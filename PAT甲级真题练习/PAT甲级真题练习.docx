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EastAsia" w:hAnsiTheme="minorHAnsi" w:cstheme="minorBidi"/>
          <w:b w:val="0"/>
          <w:bCs w:val="0"/>
          <w:color w:val="auto"/>
          <w:kern w:val="2"/>
          <w:sz w:val="21"/>
          <w:szCs w:val="22"/>
          <w:lang w:val="zh-CN"/>
        </w:rPr>
        <w:id w:val="-440528856"/>
        <w:docPartObj>
          <w:docPartGallery w:val="Table of Contents"/>
          <w:docPartUnique/>
        </w:docPartObj>
      </w:sdtPr>
      <w:sdtEndPr/>
      <w:sdtContent>
        <w:p w:rsidR="00875EB1" w:rsidRDefault="00875EB1">
          <w:pPr>
            <w:pStyle w:val="TOC"/>
          </w:pPr>
          <w:r>
            <w:rPr>
              <w:lang w:val="zh-CN"/>
            </w:rPr>
            <w:t>目录</w:t>
          </w:r>
        </w:p>
        <w:p w:rsidR="00875EB1" w:rsidRDefault="00875EB1">
          <w:pPr>
            <w:pStyle w:val="10"/>
            <w:tabs>
              <w:tab w:val="right" w:leader="dot" w:pos="8296"/>
            </w:tabs>
            <w:rPr>
              <w:noProof/>
            </w:rPr>
          </w:pPr>
          <w:r>
            <w:fldChar w:fldCharType="begin"/>
          </w:r>
          <w:r>
            <w:instrText xml:space="preserve"> TOC \o "1-3" \h \z \u </w:instrText>
          </w:r>
          <w:r>
            <w:fldChar w:fldCharType="separate"/>
          </w:r>
          <w:hyperlink w:anchor="_Toc505933168" w:history="1">
            <w:r w:rsidRPr="004C2A39">
              <w:rPr>
                <w:rStyle w:val="a5"/>
                <w:noProof/>
              </w:rPr>
              <w:t>1001. A+B Format (20)</w:t>
            </w:r>
            <w:r>
              <w:rPr>
                <w:noProof/>
                <w:webHidden/>
              </w:rPr>
              <w:tab/>
            </w:r>
            <w:r>
              <w:rPr>
                <w:noProof/>
                <w:webHidden/>
              </w:rPr>
              <w:fldChar w:fldCharType="begin"/>
            </w:r>
            <w:r>
              <w:rPr>
                <w:noProof/>
                <w:webHidden/>
              </w:rPr>
              <w:instrText xml:space="preserve"> PAGEREF _Toc505933168 \h </w:instrText>
            </w:r>
            <w:r>
              <w:rPr>
                <w:noProof/>
                <w:webHidden/>
              </w:rPr>
            </w:r>
            <w:r>
              <w:rPr>
                <w:noProof/>
                <w:webHidden/>
              </w:rPr>
              <w:fldChar w:fldCharType="separate"/>
            </w:r>
            <w:r>
              <w:rPr>
                <w:noProof/>
                <w:webHidden/>
              </w:rPr>
              <w:t>1</w:t>
            </w:r>
            <w:r>
              <w:rPr>
                <w:noProof/>
                <w:webHidden/>
              </w:rPr>
              <w:fldChar w:fldCharType="end"/>
            </w:r>
          </w:hyperlink>
        </w:p>
        <w:p w:rsidR="00875EB1" w:rsidRDefault="005944E5">
          <w:pPr>
            <w:pStyle w:val="10"/>
            <w:tabs>
              <w:tab w:val="right" w:leader="dot" w:pos="8296"/>
            </w:tabs>
            <w:rPr>
              <w:noProof/>
            </w:rPr>
          </w:pPr>
          <w:hyperlink w:anchor="_Toc505933169" w:history="1">
            <w:r w:rsidR="00875EB1" w:rsidRPr="004C2A39">
              <w:rPr>
                <w:rStyle w:val="a5"/>
                <w:noProof/>
              </w:rPr>
              <w:t>1002. A+B for Polynomials (25)</w:t>
            </w:r>
            <w:r w:rsidR="00875EB1">
              <w:rPr>
                <w:noProof/>
                <w:webHidden/>
              </w:rPr>
              <w:tab/>
            </w:r>
            <w:r w:rsidR="00875EB1">
              <w:rPr>
                <w:noProof/>
                <w:webHidden/>
              </w:rPr>
              <w:fldChar w:fldCharType="begin"/>
            </w:r>
            <w:r w:rsidR="00875EB1">
              <w:rPr>
                <w:noProof/>
                <w:webHidden/>
              </w:rPr>
              <w:instrText xml:space="preserve"> PAGEREF _Toc505933169 \h </w:instrText>
            </w:r>
            <w:r w:rsidR="00875EB1">
              <w:rPr>
                <w:noProof/>
                <w:webHidden/>
              </w:rPr>
            </w:r>
            <w:r w:rsidR="00875EB1">
              <w:rPr>
                <w:noProof/>
                <w:webHidden/>
              </w:rPr>
              <w:fldChar w:fldCharType="separate"/>
            </w:r>
            <w:r w:rsidR="00875EB1">
              <w:rPr>
                <w:noProof/>
                <w:webHidden/>
              </w:rPr>
              <w:t>1</w:t>
            </w:r>
            <w:r w:rsidR="00875EB1">
              <w:rPr>
                <w:noProof/>
                <w:webHidden/>
              </w:rPr>
              <w:fldChar w:fldCharType="end"/>
            </w:r>
          </w:hyperlink>
        </w:p>
        <w:p w:rsidR="00875EB1" w:rsidRDefault="005944E5">
          <w:pPr>
            <w:pStyle w:val="10"/>
            <w:tabs>
              <w:tab w:val="right" w:leader="dot" w:pos="8296"/>
            </w:tabs>
            <w:rPr>
              <w:noProof/>
            </w:rPr>
          </w:pPr>
          <w:hyperlink w:anchor="_Toc505933170" w:history="1">
            <w:r w:rsidR="00875EB1" w:rsidRPr="004C2A39">
              <w:rPr>
                <w:rStyle w:val="a5"/>
                <w:noProof/>
              </w:rPr>
              <w:t>1003. Emergency (25)</w:t>
            </w:r>
            <w:r w:rsidR="00875EB1">
              <w:rPr>
                <w:noProof/>
                <w:webHidden/>
              </w:rPr>
              <w:tab/>
            </w:r>
            <w:r w:rsidR="00875EB1">
              <w:rPr>
                <w:noProof/>
                <w:webHidden/>
              </w:rPr>
              <w:fldChar w:fldCharType="begin"/>
            </w:r>
            <w:r w:rsidR="00875EB1">
              <w:rPr>
                <w:noProof/>
                <w:webHidden/>
              </w:rPr>
              <w:instrText xml:space="preserve"> PAGEREF _Toc505933170 \h </w:instrText>
            </w:r>
            <w:r w:rsidR="00875EB1">
              <w:rPr>
                <w:noProof/>
                <w:webHidden/>
              </w:rPr>
            </w:r>
            <w:r w:rsidR="00875EB1">
              <w:rPr>
                <w:noProof/>
                <w:webHidden/>
              </w:rPr>
              <w:fldChar w:fldCharType="separate"/>
            </w:r>
            <w:r w:rsidR="00875EB1">
              <w:rPr>
                <w:noProof/>
                <w:webHidden/>
              </w:rPr>
              <w:t>2</w:t>
            </w:r>
            <w:r w:rsidR="00875EB1">
              <w:rPr>
                <w:noProof/>
                <w:webHidden/>
              </w:rPr>
              <w:fldChar w:fldCharType="end"/>
            </w:r>
          </w:hyperlink>
        </w:p>
        <w:p w:rsidR="00875EB1" w:rsidRDefault="005944E5">
          <w:pPr>
            <w:pStyle w:val="10"/>
            <w:tabs>
              <w:tab w:val="right" w:leader="dot" w:pos="8296"/>
            </w:tabs>
            <w:rPr>
              <w:noProof/>
            </w:rPr>
          </w:pPr>
          <w:hyperlink w:anchor="_Toc505933171" w:history="1">
            <w:r w:rsidR="00875EB1" w:rsidRPr="004C2A39">
              <w:rPr>
                <w:rStyle w:val="a5"/>
                <w:noProof/>
              </w:rPr>
              <w:t>1004. Counting Leaves (30)</w:t>
            </w:r>
            <w:r w:rsidR="00875EB1">
              <w:rPr>
                <w:noProof/>
                <w:webHidden/>
              </w:rPr>
              <w:tab/>
            </w:r>
            <w:r w:rsidR="00875EB1">
              <w:rPr>
                <w:noProof/>
                <w:webHidden/>
              </w:rPr>
              <w:fldChar w:fldCharType="begin"/>
            </w:r>
            <w:r w:rsidR="00875EB1">
              <w:rPr>
                <w:noProof/>
                <w:webHidden/>
              </w:rPr>
              <w:instrText xml:space="preserve"> PAGEREF _Toc505933171 \h </w:instrText>
            </w:r>
            <w:r w:rsidR="00875EB1">
              <w:rPr>
                <w:noProof/>
                <w:webHidden/>
              </w:rPr>
            </w:r>
            <w:r w:rsidR="00875EB1">
              <w:rPr>
                <w:noProof/>
                <w:webHidden/>
              </w:rPr>
              <w:fldChar w:fldCharType="separate"/>
            </w:r>
            <w:r w:rsidR="00875EB1">
              <w:rPr>
                <w:noProof/>
                <w:webHidden/>
              </w:rPr>
              <w:t>4</w:t>
            </w:r>
            <w:r w:rsidR="00875EB1">
              <w:rPr>
                <w:noProof/>
                <w:webHidden/>
              </w:rPr>
              <w:fldChar w:fldCharType="end"/>
            </w:r>
          </w:hyperlink>
        </w:p>
        <w:p w:rsidR="00875EB1" w:rsidRDefault="005944E5">
          <w:pPr>
            <w:pStyle w:val="10"/>
            <w:tabs>
              <w:tab w:val="right" w:leader="dot" w:pos="8296"/>
            </w:tabs>
            <w:rPr>
              <w:noProof/>
            </w:rPr>
          </w:pPr>
          <w:hyperlink w:anchor="_Toc505933172" w:history="1">
            <w:r w:rsidR="00875EB1" w:rsidRPr="004C2A39">
              <w:rPr>
                <w:rStyle w:val="a5"/>
                <w:noProof/>
              </w:rPr>
              <w:t>1005. Spell It Right (20)</w:t>
            </w:r>
            <w:r w:rsidR="00875EB1">
              <w:rPr>
                <w:noProof/>
                <w:webHidden/>
              </w:rPr>
              <w:tab/>
            </w:r>
            <w:r w:rsidR="00875EB1">
              <w:rPr>
                <w:noProof/>
                <w:webHidden/>
              </w:rPr>
              <w:fldChar w:fldCharType="begin"/>
            </w:r>
            <w:r w:rsidR="00875EB1">
              <w:rPr>
                <w:noProof/>
                <w:webHidden/>
              </w:rPr>
              <w:instrText xml:space="preserve"> PAGEREF _Toc505933172 \h </w:instrText>
            </w:r>
            <w:r w:rsidR="00875EB1">
              <w:rPr>
                <w:noProof/>
                <w:webHidden/>
              </w:rPr>
            </w:r>
            <w:r w:rsidR="00875EB1">
              <w:rPr>
                <w:noProof/>
                <w:webHidden/>
              </w:rPr>
              <w:fldChar w:fldCharType="separate"/>
            </w:r>
            <w:r w:rsidR="00875EB1">
              <w:rPr>
                <w:noProof/>
                <w:webHidden/>
              </w:rPr>
              <w:t>5</w:t>
            </w:r>
            <w:r w:rsidR="00875EB1">
              <w:rPr>
                <w:noProof/>
                <w:webHidden/>
              </w:rPr>
              <w:fldChar w:fldCharType="end"/>
            </w:r>
          </w:hyperlink>
        </w:p>
        <w:p w:rsidR="00875EB1" w:rsidRDefault="005944E5">
          <w:pPr>
            <w:pStyle w:val="10"/>
            <w:tabs>
              <w:tab w:val="right" w:leader="dot" w:pos="8296"/>
            </w:tabs>
            <w:rPr>
              <w:noProof/>
            </w:rPr>
          </w:pPr>
          <w:hyperlink w:anchor="_Toc505933173" w:history="1">
            <w:r w:rsidR="00875EB1" w:rsidRPr="004C2A39">
              <w:rPr>
                <w:rStyle w:val="a5"/>
                <w:noProof/>
              </w:rPr>
              <w:t>1006. Sign In and Sign Out (25)</w:t>
            </w:r>
            <w:r w:rsidR="00875EB1">
              <w:rPr>
                <w:noProof/>
                <w:webHidden/>
              </w:rPr>
              <w:tab/>
            </w:r>
            <w:r w:rsidR="00875EB1">
              <w:rPr>
                <w:noProof/>
                <w:webHidden/>
              </w:rPr>
              <w:fldChar w:fldCharType="begin"/>
            </w:r>
            <w:r w:rsidR="00875EB1">
              <w:rPr>
                <w:noProof/>
                <w:webHidden/>
              </w:rPr>
              <w:instrText xml:space="preserve"> PAGEREF _Toc505933173 \h </w:instrText>
            </w:r>
            <w:r w:rsidR="00875EB1">
              <w:rPr>
                <w:noProof/>
                <w:webHidden/>
              </w:rPr>
            </w:r>
            <w:r w:rsidR="00875EB1">
              <w:rPr>
                <w:noProof/>
                <w:webHidden/>
              </w:rPr>
              <w:fldChar w:fldCharType="separate"/>
            </w:r>
            <w:r w:rsidR="00875EB1">
              <w:rPr>
                <w:noProof/>
                <w:webHidden/>
              </w:rPr>
              <w:t>5</w:t>
            </w:r>
            <w:r w:rsidR="00875EB1">
              <w:rPr>
                <w:noProof/>
                <w:webHidden/>
              </w:rPr>
              <w:fldChar w:fldCharType="end"/>
            </w:r>
          </w:hyperlink>
        </w:p>
        <w:p w:rsidR="00875EB1" w:rsidRDefault="005944E5">
          <w:pPr>
            <w:pStyle w:val="10"/>
            <w:tabs>
              <w:tab w:val="right" w:leader="dot" w:pos="8296"/>
            </w:tabs>
            <w:rPr>
              <w:noProof/>
            </w:rPr>
          </w:pPr>
          <w:hyperlink w:anchor="_Toc505933174" w:history="1">
            <w:r w:rsidR="00875EB1" w:rsidRPr="004C2A39">
              <w:rPr>
                <w:rStyle w:val="a5"/>
                <w:noProof/>
              </w:rPr>
              <w:t>1007. Maximum Subsequence Sum (25)</w:t>
            </w:r>
            <w:r w:rsidR="00875EB1">
              <w:rPr>
                <w:noProof/>
                <w:webHidden/>
              </w:rPr>
              <w:tab/>
            </w:r>
            <w:r w:rsidR="00875EB1">
              <w:rPr>
                <w:noProof/>
                <w:webHidden/>
              </w:rPr>
              <w:fldChar w:fldCharType="begin"/>
            </w:r>
            <w:r w:rsidR="00875EB1">
              <w:rPr>
                <w:noProof/>
                <w:webHidden/>
              </w:rPr>
              <w:instrText xml:space="preserve"> PAGEREF _Toc505933174 \h </w:instrText>
            </w:r>
            <w:r w:rsidR="00875EB1">
              <w:rPr>
                <w:noProof/>
                <w:webHidden/>
              </w:rPr>
            </w:r>
            <w:r w:rsidR="00875EB1">
              <w:rPr>
                <w:noProof/>
                <w:webHidden/>
              </w:rPr>
              <w:fldChar w:fldCharType="separate"/>
            </w:r>
            <w:r w:rsidR="00875EB1">
              <w:rPr>
                <w:noProof/>
                <w:webHidden/>
              </w:rPr>
              <w:t>6</w:t>
            </w:r>
            <w:r w:rsidR="00875EB1">
              <w:rPr>
                <w:noProof/>
                <w:webHidden/>
              </w:rPr>
              <w:fldChar w:fldCharType="end"/>
            </w:r>
          </w:hyperlink>
        </w:p>
        <w:p w:rsidR="00875EB1" w:rsidRDefault="005944E5">
          <w:pPr>
            <w:pStyle w:val="10"/>
            <w:tabs>
              <w:tab w:val="right" w:leader="dot" w:pos="8296"/>
            </w:tabs>
            <w:rPr>
              <w:noProof/>
            </w:rPr>
          </w:pPr>
          <w:hyperlink w:anchor="_Toc505933175" w:history="1">
            <w:r w:rsidR="00875EB1" w:rsidRPr="004C2A39">
              <w:rPr>
                <w:rStyle w:val="a5"/>
                <w:noProof/>
              </w:rPr>
              <w:t>1008. Elevator (20)</w:t>
            </w:r>
            <w:r w:rsidR="00875EB1">
              <w:rPr>
                <w:noProof/>
                <w:webHidden/>
              </w:rPr>
              <w:tab/>
            </w:r>
            <w:r w:rsidR="00875EB1">
              <w:rPr>
                <w:noProof/>
                <w:webHidden/>
              </w:rPr>
              <w:fldChar w:fldCharType="begin"/>
            </w:r>
            <w:r w:rsidR="00875EB1">
              <w:rPr>
                <w:noProof/>
                <w:webHidden/>
              </w:rPr>
              <w:instrText xml:space="preserve"> PAGEREF _Toc505933175 \h </w:instrText>
            </w:r>
            <w:r w:rsidR="00875EB1">
              <w:rPr>
                <w:noProof/>
                <w:webHidden/>
              </w:rPr>
            </w:r>
            <w:r w:rsidR="00875EB1">
              <w:rPr>
                <w:noProof/>
                <w:webHidden/>
              </w:rPr>
              <w:fldChar w:fldCharType="separate"/>
            </w:r>
            <w:r w:rsidR="00875EB1">
              <w:rPr>
                <w:noProof/>
                <w:webHidden/>
              </w:rPr>
              <w:t>8</w:t>
            </w:r>
            <w:r w:rsidR="00875EB1">
              <w:rPr>
                <w:noProof/>
                <w:webHidden/>
              </w:rPr>
              <w:fldChar w:fldCharType="end"/>
            </w:r>
          </w:hyperlink>
        </w:p>
        <w:p w:rsidR="00875EB1" w:rsidRDefault="005944E5">
          <w:pPr>
            <w:pStyle w:val="10"/>
            <w:tabs>
              <w:tab w:val="right" w:leader="dot" w:pos="8296"/>
            </w:tabs>
            <w:rPr>
              <w:noProof/>
            </w:rPr>
          </w:pPr>
          <w:hyperlink w:anchor="_Toc505933176" w:history="1">
            <w:r w:rsidR="00875EB1" w:rsidRPr="004C2A39">
              <w:rPr>
                <w:rStyle w:val="a5"/>
                <w:noProof/>
              </w:rPr>
              <w:t>1009. Product of Polynomials (25)</w:t>
            </w:r>
            <w:r w:rsidR="00875EB1">
              <w:rPr>
                <w:noProof/>
                <w:webHidden/>
              </w:rPr>
              <w:tab/>
            </w:r>
            <w:r w:rsidR="00875EB1">
              <w:rPr>
                <w:noProof/>
                <w:webHidden/>
              </w:rPr>
              <w:fldChar w:fldCharType="begin"/>
            </w:r>
            <w:r w:rsidR="00875EB1">
              <w:rPr>
                <w:noProof/>
                <w:webHidden/>
              </w:rPr>
              <w:instrText xml:space="preserve"> PAGEREF _Toc505933176 \h </w:instrText>
            </w:r>
            <w:r w:rsidR="00875EB1">
              <w:rPr>
                <w:noProof/>
                <w:webHidden/>
              </w:rPr>
            </w:r>
            <w:r w:rsidR="00875EB1">
              <w:rPr>
                <w:noProof/>
                <w:webHidden/>
              </w:rPr>
              <w:fldChar w:fldCharType="separate"/>
            </w:r>
            <w:r w:rsidR="00875EB1">
              <w:rPr>
                <w:noProof/>
                <w:webHidden/>
              </w:rPr>
              <w:t>8</w:t>
            </w:r>
            <w:r w:rsidR="00875EB1">
              <w:rPr>
                <w:noProof/>
                <w:webHidden/>
              </w:rPr>
              <w:fldChar w:fldCharType="end"/>
            </w:r>
          </w:hyperlink>
        </w:p>
        <w:p w:rsidR="00875EB1" w:rsidRDefault="005944E5">
          <w:pPr>
            <w:pStyle w:val="10"/>
            <w:tabs>
              <w:tab w:val="right" w:leader="dot" w:pos="8296"/>
            </w:tabs>
            <w:rPr>
              <w:noProof/>
            </w:rPr>
          </w:pPr>
          <w:hyperlink w:anchor="_Toc505933177" w:history="1">
            <w:r w:rsidR="00875EB1" w:rsidRPr="004C2A39">
              <w:rPr>
                <w:rStyle w:val="a5"/>
                <w:noProof/>
              </w:rPr>
              <w:t>1010. Radix (25)</w:t>
            </w:r>
            <w:r w:rsidR="00875EB1">
              <w:rPr>
                <w:noProof/>
                <w:webHidden/>
              </w:rPr>
              <w:tab/>
            </w:r>
            <w:r w:rsidR="00875EB1">
              <w:rPr>
                <w:noProof/>
                <w:webHidden/>
              </w:rPr>
              <w:fldChar w:fldCharType="begin"/>
            </w:r>
            <w:r w:rsidR="00875EB1">
              <w:rPr>
                <w:noProof/>
                <w:webHidden/>
              </w:rPr>
              <w:instrText xml:space="preserve"> PAGEREF _Toc505933177 \h </w:instrText>
            </w:r>
            <w:r w:rsidR="00875EB1">
              <w:rPr>
                <w:noProof/>
                <w:webHidden/>
              </w:rPr>
            </w:r>
            <w:r w:rsidR="00875EB1">
              <w:rPr>
                <w:noProof/>
                <w:webHidden/>
              </w:rPr>
              <w:fldChar w:fldCharType="separate"/>
            </w:r>
            <w:r w:rsidR="00875EB1">
              <w:rPr>
                <w:noProof/>
                <w:webHidden/>
              </w:rPr>
              <w:t>9</w:t>
            </w:r>
            <w:r w:rsidR="00875EB1">
              <w:rPr>
                <w:noProof/>
                <w:webHidden/>
              </w:rPr>
              <w:fldChar w:fldCharType="end"/>
            </w:r>
          </w:hyperlink>
        </w:p>
        <w:p w:rsidR="00875EB1" w:rsidRDefault="005944E5">
          <w:pPr>
            <w:pStyle w:val="10"/>
            <w:tabs>
              <w:tab w:val="right" w:leader="dot" w:pos="8296"/>
            </w:tabs>
            <w:rPr>
              <w:noProof/>
            </w:rPr>
          </w:pPr>
          <w:hyperlink w:anchor="_Toc505933178" w:history="1">
            <w:r w:rsidR="00875EB1" w:rsidRPr="004C2A39">
              <w:rPr>
                <w:rStyle w:val="a5"/>
                <w:noProof/>
              </w:rPr>
              <w:t>1011. World Cup Betting (20)</w:t>
            </w:r>
            <w:r w:rsidR="00875EB1">
              <w:rPr>
                <w:noProof/>
                <w:webHidden/>
              </w:rPr>
              <w:tab/>
            </w:r>
            <w:r w:rsidR="00875EB1">
              <w:rPr>
                <w:noProof/>
                <w:webHidden/>
              </w:rPr>
              <w:fldChar w:fldCharType="begin"/>
            </w:r>
            <w:r w:rsidR="00875EB1">
              <w:rPr>
                <w:noProof/>
                <w:webHidden/>
              </w:rPr>
              <w:instrText xml:space="preserve"> PAGEREF _Toc505933178 \h </w:instrText>
            </w:r>
            <w:r w:rsidR="00875EB1">
              <w:rPr>
                <w:noProof/>
                <w:webHidden/>
              </w:rPr>
            </w:r>
            <w:r w:rsidR="00875EB1">
              <w:rPr>
                <w:noProof/>
                <w:webHidden/>
              </w:rPr>
              <w:fldChar w:fldCharType="separate"/>
            </w:r>
            <w:r w:rsidR="00875EB1">
              <w:rPr>
                <w:noProof/>
                <w:webHidden/>
              </w:rPr>
              <w:t>10</w:t>
            </w:r>
            <w:r w:rsidR="00875EB1">
              <w:rPr>
                <w:noProof/>
                <w:webHidden/>
              </w:rPr>
              <w:fldChar w:fldCharType="end"/>
            </w:r>
          </w:hyperlink>
        </w:p>
        <w:p w:rsidR="00875EB1" w:rsidRDefault="005944E5">
          <w:pPr>
            <w:pStyle w:val="10"/>
            <w:tabs>
              <w:tab w:val="right" w:leader="dot" w:pos="8296"/>
            </w:tabs>
            <w:rPr>
              <w:noProof/>
            </w:rPr>
          </w:pPr>
          <w:hyperlink w:anchor="_Toc505933179" w:history="1">
            <w:r w:rsidR="00875EB1" w:rsidRPr="004C2A39">
              <w:rPr>
                <w:rStyle w:val="a5"/>
                <w:noProof/>
              </w:rPr>
              <w:t>1012. The Best Rank (25)</w:t>
            </w:r>
            <w:r w:rsidR="00875EB1">
              <w:rPr>
                <w:noProof/>
                <w:webHidden/>
              </w:rPr>
              <w:tab/>
            </w:r>
            <w:r w:rsidR="00875EB1">
              <w:rPr>
                <w:noProof/>
                <w:webHidden/>
              </w:rPr>
              <w:fldChar w:fldCharType="begin"/>
            </w:r>
            <w:r w:rsidR="00875EB1">
              <w:rPr>
                <w:noProof/>
                <w:webHidden/>
              </w:rPr>
              <w:instrText xml:space="preserve"> PAGEREF _Toc505933179 \h </w:instrText>
            </w:r>
            <w:r w:rsidR="00875EB1">
              <w:rPr>
                <w:noProof/>
                <w:webHidden/>
              </w:rPr>
            </w:r>
            <w:r w:rsidR="00875EB1">
              <w:rPr>
                <w:noProof/>
                <w:webHidden/>
              </w:rPr>
              <w:fldChar w:fldCharType="separate"/>
            </w:r>
            <w:r w:rsidR="00875EB1">
              <w:rPr>
                <w:noProof/>
                <w:webHidden/>
              </w:rPr>
              <w:t>12</w:t>
            </w:r>
            <w:r w:rsidR="00875EB1">
              <w:rPr>
                <w:noProof/>
                <w:webHidden/>
              </w:rPr>
              <w:fldChar w:fldCharType="end"/>
            </w:r>
          </w:hyperlink>
        </w:p>
        <w:p w:rsidR="00875EB1" w:rsidRDefault="005944E5">
          <w:pPr>
            <w:pStyle w:val="10"/>
            <w:tabs>
              <w:tab w:val="right" w:leader="dot" w:pos="8296"/>
            </w:tabs>
            <w:rPr>
              <w:noProof/>
            </w:rPr>
          </w:pPr>
          <w:hyperlink w:anchor="_Toc505933180" w:history="1">
            <w:r w:rsidR="00875EB1" w:rsidRPr="004C2A39">
              <w:rPr>
                <w:rStyle w:val="a5"/>
                <w:noProof/>
              </w:rPr>
              <w:t>1013. Battle Over Cities (25)</w:t>
            </w:r>
            <w:r w:rsidR="00875EB1">
              <w:rPr>
                <w:noProof/>
                <w:webHidden/>
              </w:rPr>
              <w:tab/>
            </w:r>
            <w:r w:rsidR="00875EB1">
              <w:rPr>
                <w:noProof/>
                <w:webHidden/>
              </w:rPr>
              <w:fldChar w:fldCharType="begin"/>
            </w:r>
            <w:r w:rsidR="00875EB1">
              <w:rPr>
                <w:noProof/>
                <w:webHidden/>
              </w:rPr>
              <w:instrText xml:space="preserve"> PAGEREF _Toc505933180 \h </w:instrText>
            </w:r>
            <w:r w:rsidR="00875EB1">
              <w:rPr>
                <w:noProof/>
                <w:webHidden/>
              </w:rPr>
            </w:r>
            <w:r w:rsidR="00875EB1">
              <w:rPr>
                <w:noProof/>
                <w:webHidden/>
              </w:rPr>
              <w:fldChar w:fldCharType="separate"/>
            </w:r>
            <w:r w:rsidR="00875EB1">
              <w:rPr>
                <w:noProof/>
                <w:webHidden/>
              </w:rPr>
              <w:t>14</w:t>
            </w:r>
            <w:r w:rsidR="00875EB1">
              <w:rPr>
                <w:noProof/>
                <w:webHidden/>
              </w:rPr>
              <w:fldChar w:fldCharType="end"/>
            </w:r>
          </w:hyperlink>
        </w:p>
        <w:p w:rsidR="00875EB1" w:rsidRDefault="005944E5">
          <w:pPr>
            <w:pStyle w:val="10"/>
            <w:tabs>
              <w:tab w:val="right" w:leader="dot" w:pos="8296"/>
            </w:tabs>
            <w:rPr>
              <w:noProof/>
            </w:rPr>
          </w:pPr>
          <w:hyperlink w:anchor="_Toc505933181" w:history="1">
            <w:r w:rsidR="00875EB1" w:rsidRPr="004C2A39">
              <w:rPr>
                <w:rStyle w:val="a5"/>
                <w:noProof/>
              </w:rPr>
              <w:t>1014. Waiting in Line (30)</w:t>
            </w:r>
            <w:r w:rsidR="00875EB1">
              <w:rPr>
                <w:noProof/>
                <w:webHidden/>
              </w:rPr>
              <w:tab/>
            </w:r>
            <w:r w:rsidR="00875EB1">
              <w:rPr>
                <w:noProof/>
                <w:webHidden/>
              </w:rPr>
              <w:fldChar w:fldCharType="begin"/>
            </w:r>
            <w:r w:rsidR="00875EB1">
              <w:rPr>
                <w:noProof/>
                <w:webHidden/>
              </w:rPr>
              <w:instrText xml:space="preserve"> PAGEREF _Toc505933181 \h </w:instrText>
            </w:r>
            <w:r w:rsidR="00875EB1">
              <w:rPr>
                <w:noProof/>
                <w:webHidden/>
              </w:rPr>
            </w:r>
            <w:r w:rsidR="00875EB1">
              <w:rPr>
                <w:noProof/>
                <w:webHidden/>
              </w:rPr>
              <w:fldChar w:fldCharType="separate"/>
            </w:r>
            <w:r w:rsidR="00875EB1">
              <w:rPr>
                <w:noProof/>
                <w:webHidden/>
              </w:rPr>
              <w:t>15</w:t>
            </w:r>
            <w:r w:rsidR="00875EB1">
              <w:rPr>
                <w:noProof/>
                <w:webHidden/>
              </w:rPr>
              <w:fldChar w:fldCharType="end"/>
            </w:r>
          </w:hyperlink>
        </w:p>
        <w:p w:rsidR="00875EB1" w:rsidRDefault="005944E5">
          <w:pPr>
            <w:pStyle w:val="10"/>
            <w:tabs>
              <w:tab w:val="right" w:leader="dot" w:pos="8296"/>
            </w:tabs>
            <w:rPr>
              <w:noProof/>
            </w:rPr>
          </w:pPr>
          <w:hyperlink w:anchor="_Toc505933182" w:history="1">
            <w:r w:rsidR="00875EB1" w:rsidRPr="004C2A39">
              <w:rPr>
                <w:rStyle w:val="a5"/>
                <w:noProof/>
              </w:rPr>
              <w:t>1015. Reversible Primes (20)</w:t>
            </w:r>
            <w:r w:rsidR="00875EB1">
              <w:rPr>
                <w:noProof/>
                <w:webHidden/>
              </w:rPr>
              <w:tab/>
            </w:r>
            <w:r w:rsidR="00875EB1">
              <w:rPr>
                <w:noProof/>
                <w:webHidden/>
              </w:rPr>
              <w:fldChar w:fldCharType="begin"/>
            </w:r>
            <w:r w:rsidR="00875EB1">
              <w:rPr>
                <w:noProof/>
                <w:webHidden/>
              </w:rPr>
              <w:instrText xml:space="preserve"> PAGEREF _Toc505933182 \h </w:instrText>
            </w:r>
            <w:r w:rsidR="00875EB1">
              <w:rPr>
                <w:noProof/>
                <w:webHidden/>
              </w:rPr>
            </w:r>
            <w:r w:rsidR="00875EB1">
              <w:rPr>
                <w:noProof/>
                <w:webHidden/>
              </w:rPr>
              <w:fldChar w:fldCharType="separate"/>
            </w:r>
            <w:r w:rsidR="00875EB1">
              <w:rPr>
                <w:noProof/>
                <w:webHidden/>
              </w:rPr>
              <w:t>17</w:t>
            </w:r>
            <w:r w:rsidR="00875EB1">
              <w:rPr>
                <w:noProof/>
                <w:webHidden/>
              </w:rPr>
              <w:fldChar w:fldCharType="end"/>
            </w:r>
          </w:hyperlink>
        </w:p>
        <w:p w:rsidR="00875EB1" w:rsidRDefault="005944E5">
          <w:pPr>
            <w:pStyle w:val="10"/>
            <w:tabs>
              <w:tab w:val="right" w:leader="dot" w:pos="8296"/>
            </w:tabs>
            <w:rPr>
              <w:noProof/>
            </w:rPr>
          </w:pPr>
          <w:hyperlink w:anchor="_Toc505933183" w:history="1">
            <w:r w:rsidR="00875EB1" w:rsidRPr="004C2A39">
              <w:rPr>
                <w:rStyle w:val="a5"/>
                <w:noProof/>
              </w:rPr>
              <w:t>1016. Phone Bills (25)</w:t>
            </w:r>
            <w:r w:rsidR="00875EB1">
              <w:rPr>
                <w:noProof/>
                <w:webHidden/>
              </w:rPr>
              <w:tab/>
            </w:r>
            <w:r w:rsidR="00875EB1">
              <w:rPr>
                <w:noProof/>
                <w:webHidden/>
              </w:rPr>
              <w:fldChar w:fldCharType="begin"/>
            </w:r>
            <w:r w:rsidR="00875EB1">
              <w:rPr>
                <w:noProof/>
                <w:webHidden/>
              </w:rPr>
              <w:instrText xml:space="preserve"> PAGEREF _Toc505933183 \h </w:instrText>
            </w:r>
            <w:r w:rsidR="00875EB1">
              <w:rPr>
                <w:noProof/>
                <w:webHidden/>
              </w:rPr>
            </w:r>
            <w:r w:rsidR="00875EB1">
              <w:rPr>
                <w:noProof/>
                <w:webHidden/>
              </w:rPr>
              <w:fldChar w:fldCharType="separate"/>
            </w:r>
            <w:r w:rsidR="00875EB1">
              <w:rPr>
                <w:noProof/>
                <w:webHidden/>
              </w:rPr>
              <w:t>18</w:t>
            </w:r>
            <w:r w:rsidR="00875EB1">
              <w:rPr>
                <w:noProof/>
                <w:webHidden/>
              </w:rPr>
              <w:fldChar w:fldCharType="end"/>
            </w:r>
          </w:hyperlink>
        </w:p>
        <w:p w:rsidR="00875EB1" w:rsidRDefault="005944E5">
          <w:pPr>
            <w:pStyle w:val="10"/>
            <w:tabs>
              <w:tab w:val="right" w:leader="dot" w:pos="8296"/>
            </w:tabs>
            <w:rPr>
              <w:noProof/>
            </w:rPr>
          </w:pPr>
          <w:hyperlink w:anchor="_Toc505933184" w:history="1">
            <w:r w:rsidR="00875EB1" w:rsidRPr="004C2A39">
              <w:rPr>
                <w:rStyle w:val="a5"/>
                <w:noProof/>
              </w:rPr>
              <w:t>1017. Queueing at Bank (25)</w:t>
            </w:r>
            <w:r w:rsidR="00875EB1">
              <w:rPr>
                <w:noProof/>
                <w:webHidden/>
              </w:rPr>
              <w:tab/>
            </w:r>
            <w:r w:rsidR="00875EB1">
              <w:rPr>
                <w:noProof/>
                <w:webHidden/>
              </w:rPr>
              <w:fldChar w:fldCharType="begin"/>
            </w:r>
            <w:r w:rsidR="00875EB1">
              <w:rPr>
                <w:noProof/>
                <w:webHidden/>
              </w:rPr>
              <w:instrText xml:space="preserve"> PAGEREF _Toc505933184 \h </w:instrText>
            </w:r>
            <w:r w:rsidR="00875EB1">
              <w:rPr>
                <w:noProof/>
                <w:webHidden/>
              </w:rPr>
            </w:r>
            <w:r w:rsidR="00875EB1">
              <w:rPr>
                <w:noProof/>
                <w:webHidden/>
              </w:rPr>
              <w:fldChar w:fldCharType="separate"/>
            </w:r>
            <w:r w:rsidR="00875EB1">
              <w:rPr>
                <w:noProof/>
                <w:webHidden/>
              </w:rPr>
              <w:t>21</w:t>
            </w:r>
            <w:r w:rsidR="00875EB1">
              <w:rPr>
                <w:noProof/>
                <w:webHidden/>
              </w:rPr>
              <w:fldChar w:fldCharType="end"/>
            </w:r>
          </w:hyperlink>
        </w:p>
        <w:p w:rsidR="00875EB1" w:rsidRDefault="005944E5">
          <w:pPr>
            <w:pStyle w:val="10"/>
            <w:tabs>
              <w:tab w:val="right" w:leader="dot" w:pos="8296"/>
            </w:tabs>
            <w:rPr>
              <w:noProof/>
            </w:rPr>
          </w:pPr>
          <w:hyperlink w:anchor="_Toc505933185" w:history="1">
            <w:r w:rsidR="00875EB1" w:rsidRPr="004C2A39">
              <w:rPr>
                <w:rStyle w:val="a5"/>
                <w:noProof/>
              </w:rPr>
              <w:t>1018. Public Bike Management (30)</w:t>
            </w:r>
            <w:r w:rsidR="00875EB1">
              <w:rPr>
                <w:noProof/>
                <w:webHidden/>
              </w:rPr>
              <w:tab/>
            </w:r>
            <w:r w:rsidR="00875EB1">
              <w:rPr>
                <w:noProof/>
                <w:webHidden/>
              </w:rPr>
              <w:fldChar w:fldCharType="begin"/>
            </w:r>
            <w:r w:rsidR="00875EB1">
              <w:rPr>
                <w:noProof/>
                <w:webHidden/>
              </w:rPr>
              <w:instrText xml:space="preserve"> PAGEREF _Toc505933185 \h </w:instrText>
            </w:r>
            <w:r w:rsidR="00875EB1">
              <w:rPr>
                <w:noProof/>
                <w:webHidden/>
              </w:rPr>
            </w:r>
            <w:r w:rsidR="00875EB1">
              <w:rPr>
                <w:noProof/>
                <w:webHidden/>
              </w:rPr>
              <w:fldChar w:fldCharType="separate"/>
            </w:r>
            <w:r w:rsidR="00875EB1">
              <w:rPr>
                <w:noProof/>
                <w:webHidden/>
              </w:rPr>
              <w:t>22</w:t>
            </w:r>
            <w:r w:rsidR="00875EB1">
              <w:rPr>
                <w:noProof/>
                <w:webHidden/>
              </w:rPr>
              <w:fldChar w:fldCharType="end"/>
            </w:r>
          </w:hyperlink>
        </w:p>
        <w:p w:rsidR="00875EB1" w:rsidRDefault="005944E5">
          <w:pPr>
            <w:pStyle w:val="10"/>
            <w:tabs>
              <w:tab w:val="right" w:leader="dot" w:pos="8296"/>
            </w:tabs>
            <w:rPr>
              <w:noProof/>
            </w:rPr>
          </w:pPr>
          <w:hyperlink w:anchor="_Toc505933186" w:history="1">
            <w:r w:rsidR="00875EB1" w:rsidRPr="004C2A39">
              <w:rPr>
                <w:rStyle w:val="a5"/>
                <w:noProof/>
              </w:rPr>
              <w:t>1019. General Palindromic Number (20)</w:t>
            </w:r>
            <w:r w:rsidR="00875EB1">
              <w:rPr>
                <w:noProof/>
                <w:webHidden/>
              </w:rPr>
              <w:tab/>
            </w:r>
            <w:r w:rsidR="00875EB1">
              <w:rPr>
                <w:noProof/>
                <w:webHidden/>
              </w:rPr>
              <w:fldChar w:fldCharType="begin"/>
            </w:r>
            <w:r w:rsidR="00875EB1">
              <w:rPr>
                <w:noProof/>
                <w:webHidden/>
              </w:rPr>
              <w:instrText xml:space="preserve"> PAGEREF _Toc505933186 \h </w:instrText>
            </w:r>
            <w:r w:rsidR="00875EB1">
              <w:rPr>
                <w:noProof/>
                <w:webHidden/>
              </w:rPr>
            </w:r>
            <w:r w:rsidR="00875EB1">
              <w:rPr>
                <w:noProof/>
                <w:webHidden/>
              </w:rPr>
              <w:fldChar w:fldCharType="separate"/>
            </w:r>
            <w:r w:rsidR="00875EB1">
              <w:rPr>
                <w:noProof/>
                <w:webHidden/>
              </w:rPr>
              <w:t>25</w:t>
            </w:r>
            <w:r w:rsidR="00875EB1">
              <w:rPr>
                <w:noProof/>
                <w:webHidden/>
              </w:rPr>
              <w:fldChar w:fldCharType="end"/>
            </w:r>
          </w:hyperlink>
        </w:p>
        <w:p w:rsidR="00875EB1" w:rsidRDefault="005944E5">
          <w:pPr>
            <w:pStyle w:val="10"/>
            <w:tabs>
              <w:tab w:val="right" w:leader="dot" w:pos="8296"/>
            </w:tabs>
            <w:rPr>
              <w:noProof/>
            </w:rPr>
          </w:pPr>
          <w:hyperlink w:anchor="_Toc505933187" w:history="1">
            <w:r w:rsidR="00875EB1" w:rsidRPr="004C2A39">
              <w:rPr>
                <w:rStyle w:val="a5"/>
                <w:noProof/>
              </w:rPr>
              <w:t>1020. Tree Traversals (25)</w:t>
            </w:r>
            <w:r w:rsidR="00875EB1">
              <w:rPr>
                <w:noProof/>
                <w:webHidden/>
              </w:rPr>
              <w:tab/>
            </w:r>
            <w:r w:rsidR="00875EB1">
              <w:rPr>
                <w:noProof/>
                <w:webHidden/>
              </w:rPr>
              <w:fldChar w:fldCharType="begin"/>
            </w:r>
            <w:r w:rsidR="00875EB1">
              <w:rPr>
                <w:noProof/>
                <w:webHidden/>
              </w:rPr>
              <w:instrText xml:space="preserve"> PAGEREF _Toc505933187 \h </w:instrText>
            </w:r>
            <w:r w:rsidR="00875EB1">
              <w:rPr>
                <w:noProof/>
                <w:webHidden/>
              </w:rPr>
            </w:r>
            <w:r w:rsidR="00875EB1">
              <w:rPr>
                <w:noProof/>
                <w:webHidden/>
              </w:rPr>
              <w:fldChar w:fldCharType="separate"/>
            </w:r>
            <w:r w:rsidR="00875EB1">
              <w:rPr>
                <w:noProof/>
                <w:webHidden/>
              </w:rPr>
              <w:t>26</w:t>
            </w:r>
            <w:r w:rsidR="00875EB1">
              <w:rPr>
                <w:noProof/>
                <w:webHidden/>
              </w:rPr>
              <w:fldChar w:fldCharType="end"/>
            </w:r>
          </w:hyperlink>
        </w:p>
        <w:p w:rsidR="00875EB1" w:rsidRDefault="005944E5">
          <w:pPr>
            <w:pStyle w:val="10"/>
            <w:tabs>
              <w:tab w:val="right" w:leader="dot" w:pos="8296"/>
            </w:tabs>
            <w:rPr>
              <w:noProof/>
            </w:rPr>
          </w:pPr>
          <w:hyperlink w:anchor="_Toc505933188" w:history="1">
            <w:r w:rsidR="00875EB1" w:rsidRPr="004C2A39">
              <w:rPr>
                <w:rStyle w:val="a5"/>
                <w:noProof/>
              </w:rPr>
              <w:t>1021. Deepest Root (25)</w:t>
            </w:r>
            <w:r w:rsidR="00875EB1">
              <w:rPr>
                <w:noProof/>
                <w:webHidden/>
              </w:rPr>
              <w:tab/>
            </w:r>
            <w:r w:rsidR="00875EB1">
              <w:rPr>
                <w:noProof/>
                <w:webHidden/>
              </w:rPr>
              <w:fldChar w:fldCharType="begin"/>
            </w:r>
            <w:r w:rsidR="00875EB1">
              <w:rPr>
                <w:noProof/>
                <w:webHidden/>
              </w:rPr>
              <w:instrText xml:space="preserve"> PAGEREF _Toc505933188 \h </w:instrText>
            </w:r>
            <w:r w:rsidR="00875EB1">
              <w:rPr>
                <w:noProof/>
                <w:webHidden/>
              </w:rPr>
            </w:r>
            <w:r w:rsidR="00875EB1">
              <w:rPr>
                <w:noProof/>
                <w:webHidden/>
              </w:rPr>
              <w:fldChar w:fldCharType="separate"/>
            </w:r>
            <w:r w:rsidR="00875EB1">
              <w:rPr>
                <w:noProof/>
                <w:webHidden/>
              </w:rPr>
              <w:t>27</w:t>
            </w:r>
            <w:r w:rsidR="00875EB1">
              <w:rPr>
                <w:noProof/>
                <w:webHidden/>
              </w:rPr>
              <w:fldChar w:fldCharType="end"/>
            </w:r>
          </w:hyperlink>
        </w:p>
        <w:p w:rsidR="00875EB1" w:rsidRDefault="005944E5">
          <w:pPr>
            <w:pStyle w:val="10"/>
            <w:tabs>
              <w:tab w:val="right" w:leader="dot" w:pos="8296"/>
            </w:tabs>
            <w:rPr>
              <w:noProof/>
            </w:rPr>
          </w:pPr>
          <w:hyperlink w:anchor="_Toc505933189" w:history="1">
            <w:r w:rsidR="00875EB1" w:rsidRPr="004C2A39">
              <w:rPr>
                <w:rStyle w:val="a5"/>
                <w:noProof/>
              </w:rPr>
              <w:t>1022. Digital Library (30)</w:t>
            </w:r>
            <w:r w:rsidR="00875EB1">
              <w:rPr>
                <w:noProof/>
                <w:webHidden/>
              </w:rPr>
              <w:tab/>
            </w:r>
            <w:r w:rsidR="00875EB1">
              <w:rPr>
                <w:noProof/>
                <w:webHidden/>
              </w:rPr>
              <w:fldChar w:fldCharType="begin"/>
            </w:r>
            <w:r w:rsidR="00875EB1">
              <w:rPr>
                <w:noProof/>
                <w:webHidden/>
              </w:rPr>
              <w:instrText xml:space="preserve"> PAGEREF _Toc505933189 \h </w:instrText>
            </w:r>
            <w:r w:rsidR="00875EB1">
              <w:rPr>
                <w:noProof/>
                <w:webHidden/>
              </w:rPr>
            </w:r>
            <w:r w:rsidR="00875EB1">
              <w:rPr>
                <w:noProof/>
                <w:webHidden/>
              </w:rPr>
              <w:fldChar w:fldCharType="separate"/>
            </w:r>
            <w:r w:rsidR="00875EB1">
              <w:rPr>
                <w:noProof/>
                <w:webHidden/>
              </w:rPr>
              <w:t>29</w:t>
            </w:r>
            <w:r w:rsidR="00875EB1">
              <w:rPr>
                <w:noProof/>
                <w:webHidden/>
              </w:rPr>
              <w:fldChar w:fldCharType="end"/>
            </w:r>
          </w:hyperlink>
        </w:p>
        <w:p w:rsidR="00875EB1" w:rsidRDefault="005944E5">
          <w:pPr>
            <w:pStyle w:val="10"/>
            <w:tabs>
              <w:tab w:val="right" w:leader="dot" w:pos="8296"/>
            </w:tabs>
            <w:rPr>
              <w:noProof/>
            </w:rPr>
          </w:pPr>
          <w:hyperlink w:anchor="_Toc505933190" w:history="1">
            <w:r w:rsidR="00875EB1" w:rsidRPr="004C2A39">
              <w:rPr>
                <w:rStyle w:val="a5"/>
                <w:noProof/>
              </w:rPr>
              <w:t>1023. Have Fun with Numbers (20)</w:t>
            </w:r>
            <w:r w:rsidR="00875EB1">
              <w:rPr>
                <w:noProof/>
                <w:webHidden/>
              </w:rPr>
              <w:tab/>
            </w:r>
            <w:r w:rsidR="00875EB1">
              <w:rPr>
                <w:noProof/>
                <w:webHidden/>
              </w:rPr>
              <w:fldChar w:fldCharType="begin"/>
            </w:r>
            <w:r w:rsidR="00875EB1">
              <w:rPr>
                <w:noProof/>
                <w:webHidden/>
              </w:rPr>
              <w:instrText xml:space="preserve"> PAGEREF _Toc505933190 \h </w:instrText>
            </w:r>
            <w:r w:rsidR="00875EB1">
              <w:rPr>
                <w:noProof/>
                <w:webHidden/>
              </w:rPr>
            </w:r>
            <w:r w:rsidR="00875EB1">
              <w:rPr>
                <w:noProof/>
                <w:webHidden/>
              </w:rPr>
              <w:fldChar w:fldCharType="separate"/>
            </w:r>
            <w:r w:rsidR="00875EB1">
              <w:rPr>
                <w:noProof/>
                <w:webHidden/>
              </w:rPr>
              <w:t>32</w:t>
            </w:r>
            <w:r w:rsidR="00875EB1">
              <w:rPr>
                <w:noProof/>
                <w:webHidden/>
              </w:rPr>
              <w:fldChar w:fldCharType="end"/>
            </w:r>
          </w:hyperlink>
        </w:p>
        <w:p w:rsidR="00875EB1" w:rsidRDefault="005944E5">
          <w:pPr>
            <w:pStyle w:val="10"/>
            <w:tabs>
              <w:tab w:val="right" w:leader="dot" w:pos="8296"/>
            </w:tabs>
            <w:rPr>
              <w:noProof/>
            </w:rPr>
          </w:pPr>
          <w:hyperlink w:anchor="_Toc505933191" w:history="1">
            <w:r w:rsidR="00875EB1" w:rsidRPr="004C2A39">
              <w:rPr>
                <w:rStyle w:val="a5"/>
                <w:noProof/>
              </w:rPr>
              <w:t>1024. Palindromic Number (25)</w:t>
            </w:r>
            <w:r w:rsidR="00875EB1">
              <w:rPr>
                <w:noProof/>
                <w:webHidden/>
              </w:rPr>
              <w:tab/>
            </w:r>
            <w:r w:rsidR="00875EB1">
              <w:rPr>
                <w:noProof/>
                <w:webHidden/>
              </w:rPr>
              <w:fldChar w:fldCharType="begin"/>
            </w:r>
            <w:r w:rsidR="00875EB1">
              <w:rPr>
                <w:noProof/>
                <w:webHidden/>
              </w:rPr>
              <w:instrText xml:space="preserve"> PAGEREF _Toc505933191 \h </w:instrText>
            </w:r>
            <w:r w:rsidR="00875EB1">
              <w:rPr>
                <w:noProof/>
                <w:webHidden/>
              </w:rPr>
            </w:r>
            <w:r w:rsidR="00875EB1">
              <w:rPr>
                <w:noProof/>
                <w:webHidden/>
              </w:rPr>
              <w:fldChar w:fldCharType="separate"/>
            </w:r>
            <w:r w:rsidR="00875EB1">
              <w:rPr>
                <w:noProof/>
                <w:webHidden/>
              </w:rPr>
              <w:t>33</w:t>
            </w:r>
            <w:r w:rsidR="00875EB1">
              <w:rPr>
                <w:noProof/>
                <w:webHidden/>
              </w:rPr>
              <w:fldChar w:fldCharType="end"/>
            </w:r>
          </w:hyperlink>
        </w:p>
        <w:p w:rsidR="00875EB1" w:rsidRDefault="005944E5">
          <w:pPr>
            <w:pStyle w:val="10"/>
            <w:tabs>
              <w:tab w:val="right" w:leader="dot" w:pos="8296"/>
            </w:tabs>
            <w:rPr>
              <w:noProof/>
            </w:rPr>
          </w:pPr>
          <w:hyperlink w:anchor="_Toc505933192" w:history="1">
            <w:r w:rsidR="00875EB1" w:rsidRPr="004C2A39">
              <w:rPr>
                <w:rStyle w:val="a5"/>
                <w:noProof/>
              </w:rPr>
              <w:t>1025. PAT Ranking (25)</w:t>
            </w:r>
            <w:r w:rsidR="00875EB1">
              <w:rPr>
                <w:noProof/>
                <w:webHidden/>
              </w:rPr>
              <w:tab/>
            </w:r>
            <w:r w:rsidR="00875EB1">
              <w:rPr>
                <w:noProof/>
                <w:webHidden/>
              </w:rPr>
              <w:fldChar w:fldCharType="begin"/>
            </w:r>
            <w:r w:rsidR="00875EB1">
              <w:rPr>
                <w:noProof/>
                <w:webHidden/>
              </w:rPr>
              <w:instrText xml:space="preserve"> PAGEREF _Toc505933192 \h </w:instrText>
            </w:r>
            <w:r w:rsidR="00875EB1">
              <w:rPr>
                <w:noProof/>
                <w:webHidden/>
              </w:rPr>
            </w:r>
            <w:r w:rsidR="00875EB1">
              <w:rPr>
                <w:noProof/>
                <w:webHidden/>
              </w:rPr>
              <w:fldChar w:fldCharType="separate"/>
            </w:r>
            <w:r w:rsidR="00875EB1">
              <w:rPr>
                <w:noProof/>
                <w:webHidden/>
              </w:rPr>
              <w:t>34</w:t>
            </w:r>
            <w:r w:rsidR="00875EB1">
              <w:rPr>
                <w:noProof/>
                <w:webHidden/>
              </w:rPr>
              <w:fldChar w:fldCharType="end"/>
            </w:r>
          </w:hyperlink>
        </w:p>
        <w:p w:rsidR="00875EB1" w:rsidRDefault="005944E5">
          <w:pPr>
            <w:pStyle w:val="10"/>
            <w:tabs>
              <w:tab w:val="right" w:leader="dot" w:pos="8296"/>
            </w:tabs>
            <w:rPr>
              <w:noProof/>
            </w:rPr>
          </w:pPr>
          <w:hyperlink w:anchor="_Toc505933193" w:history="1">
            <w:r w:rsidR="00875EB1" w:rsidRPr="004C2A39">
              <w:rPr>
                <w:rStyle w:val="a5"/>
                <w:noProof/>
              </w:rPr>
              <w:t>1026. Table Tennis (30)</w:t>
            </w:r>
            <w:r w:rsidR="00875EB1">
              <w:rPr>
                <w:noProof/>
                <w:webHidden/>
              </w:rPr>
              <w:tab/>
            </w:r>
            <w:r w:rsidR="00875EB1">
              <w:rPr>
                <w:noProof/>
                <w:webHidden/>
              </w:rPr>
              <w:fldChar w:fldCharType="begin"/>
            </w:r>
            <w:r w:rsidR="00875EB1">
              <w:rPr>
                <w:noProof/>
                <w:webHidden/>
              </w:rPr>
              <w:instrText xml:space="preserve"> PAGEREF _Toc505933193 \h </w:instrText>
            </w:r>
            <w:r w:rsidR="00875EB1">
              <w:rPr>
                <w:noProof/>
                <w:webHidden/>
              </w:rPr>
            </w:r>
            <w:r w:rsidR="00875EB1">
              <w:rPr>
                <w:noProof/>
                <w:webHidden/>
              </w:rPr>
              <w:fldChar w:fldCharType="separate"/>
            </w:r>
            <w:r w:rsidR="00875EB1">
              <w:rPr>
                <w:noProof/>
                <w:webHidden/>
              </w:rPr>
              <w:t>36</w:t>
            </w:r>
            <w:r w:rsidR="00875EB1">
              <w:rPr>
                <w:noProof/>
                <w:webHidden/>
              </w:rPr>
              <w:fldChar w:fldCharType="end"/>
            </w:r>
          </w:hyperlink>
        </w:p>
        <w:p w:rsidR="00875EB1" w:rsidRDefault="005944E5">
          <w:pPr>
            <w:pStyle w:val="10"/>
            <w:tabs>
              <w:tab w:val="right" w:leader="dot" w:pos="8296"/>
            </w:tabs>
            <w:rPr>
              <w:noProof/>
            </w:rPr>
          </w:pPr>
          <w:hyperlink w:anchor="_Toc505933194" w:history="1">
            <w:r w:rsidR="00875EB1" w:rsidRPr="004C2A39">
              <w:rPr>
                <w:rStyle w:val="a5"/>
                <w:noProof/>
              </w:rPr>
              <w:t>1027. Colors in Mars (20)</w:t>
            </w:r>
            <w:r w:rsidR="00875EB1">
              <w:rPr>
                <w:noProof/>
                <w:webHidden/>
              </w:rPr>
              <w:tab/>
            </w:r>
            <w:r w:rsidR="00875EB1">
              <w:rPr>
                <w:noProof/>
                <w:webHidden/>
              </w:rPr>
              <w:fldChar w:fldCharType="begin"/>
            </w:r>
            <w:r w:rsidR="00875EB1">
              <w:rPr>
                <w:noProof/>
                <w:webHidden/>
              </w:rPr>
              <w:instrText xml:space="preserve"> PAGEREF _Toc505933194 \h </w:instrText>
            </w:r>
            <w:r w:rsidR="00875EB1">
              <w:rPr>
                <w:noProof/>
                <w:webHidden/>
              </w:rPr>
            </w:r>
            <w:r w:rsidR="00875EB1">
              <w:rPr>
                <w:noProof/>
                <w:webHidden/>
              </w:rPr>
              <w:fldChar w:fldCharType="separate"/>
            </w:r>
            <w:r w:rsidR="00875EB1">
              <w:rPr>
                <w:noProof/>
                <w:webHidden/>
              </w:rPr>
              <w:t>40</w:t>
            </w:r>
            <w:r w:rsidR="00875EB1">
              <w:rPr>
                <w:noProof/>
                <w:webHidden/>
              </w:rPr>
              <w:fldChar w:fldCharType="end"/>
            </w:r>
          </w:hyperlink>
        </w:p>
        <w:p w:rsidR="00875EB1" w:rsidRDefault="005944E5">
          <w:pPr>
            <w:pStyle w:val="10"/>
            <w:tabs>
              <w:tab w:val="right" w:leader="dot" w:pos="8296"/>
            </w:tabs>
            <w:rPr>
              <w:noProof/>
            </w:rPr>
          </w:pPr>
          <w:hyperlink w:anchor="_Toc505933195" w:history="1">
            <w:r w:rsidR="00875EB1" w:rsidRPr="004C2A39">
              <w:rPr>
                <w:rStyle w:val="a5"/>
                <w:noProof/>
              </w:rPr>
              <w:t>1028. List Sorting (25)</w:t>
            </w:r>
            <w:r w:rsidR="00875EB1">
              <w:rPr>
                <w:noProof/>
                <w:webHidden/>
              </w:rPr>
              <w:tab/>
            </w:r>
            <w:r w:rsidR="00875EB1">
              <w:rPr>
                <w:noProof/>
                <w:webHidden/>
              </w:rPr>
              <w:fldChar w:fldCharType="begin"/>
            </w:r>
            <w:r w:rsidR="00875EB1">
              <w:rPr>
                <w:noProof/>
                <w:webHidden/>
              </w:rPr>
              <w:instrText xml:space="preserve"> PAGEREF _Toc505933195 \h </w:instrText>
            </w:r>
            <w:r w:rsidR="00875EB1">
              <w:rPr>
                <w:noProof/>
                <w:webHidden/>
              </w:rPr>
            </w:r>
            <w:r w:rsidR="00875EB1">
              <w:rPr>
                <w:noProof/>
                <w:webHidden/>
              </w:rPr>
              <w:fldChar w:fldCharType="separate"/>
            </w:r>
            <w:r w:rsidR="00875EB1">
              <w:rPr>
                <w:noProof/>
                <w:webHidden/>
              </w:rPr>
              <w:t>41</w:t>
            </w:r>
            <w:r w:rsidR="00875EB1">
              <w:rPr>
                <w:noProof/>
                <w:webHidden/>
              </w:rPr>
              <w:fldChar w:fldCharType="end"/>
            </w:r>
          </w:hyperlink>
        </w:p>
        <w:p w:rsidR="00875EB1" w:rsidRDefault="005944E5">
          <w:pPr>
            <w:pStyle w:val="10"/>
            <w:tabs>
              <w:tab w:val="right" w:leader="dot" w:pos="8296"/>
            </w:tabs>
            <w:rPr>
              <w:noProof/>
            </w:rPr>
          </w:pPr>
          <w:hyperlink w:anchor="_Toc505933196" w:history="1">
            <w:r w:rsidR="00875EB1" w:rsidRPr="004C2A39">
              <w:rPr>
                <w:rStyle w:val="a5"/>
                <w:noProof/>
              </w:rPr>
              <w:t>1029. Median (25)</w:t>
            </w:r>
            <w:r w:rsidR="00875EB1">
              <w:rPr>
                <w:noProof/>
                <w:webHidden/>
              </w:rPr>
              <w:tab/>
            </w:r>
            <w:r w:rsidR="00875EB1">
              <w:rPr>
                <w:noProof/>
                <w:webHidden/>
              </w:rPr>
              <w:fldChar w:fldCharType="begin"/>
            </w:r>
            <w:r w:rsidR="00875EB1">
              <w:rPr>
                <w:noProof/>
                <w:webHidden/>
              </w:rPr>
              <w:instrText xml:space="preserve"> PAGEREF _Toc505933196 \h </w:instrText>
            </w:r>
            <w:r w:rsidR="00875EB1">
              <w:rPr>
                <w:noProof/>
                <w:webHidden/>
              </w:rPr>
            </w:r>
            <w:r w:rsidR="00875EB1">
              <w:rPr>
                <w:noProof/>
                <w:webHidden/>
              </w:rPr>
              <w:fldChar w:fldCharType="separate"/>
            </w:r>
            <w:r w:rsidR="00875EB1">
              <w:rPr>
                <w:noProof/>
                <w:webHidden/>
              </w:rPr>
              <w:t>43</w:t>
            </w:r>
            <w:r w:rsidR="00875EB1">
              <w:rPr>
                <w:noProof/>
                <w:webHidden/>
              </w:rPr>
              <w:fldChar w:fldCharType="end"/>
            </w:r>
          </w:hyperlink>
        </w:p>
        <w:p w:rsidR="00875EB1" w:rsidRDefault="005944E5">
          <w:pPr>
            <w:pStyle w:val="10"/>
            <w:tabs>
              <w:tab w:val="right" w:leader="dot" w:pos="8296"/>
            </w:tabs>
            <w:rPr>
              <w:noProof/>
            </w:rPr>
          </w:pPr>
          <w:hyperlink w:anchor="_Toc505933197" w:history="1">
            <w:r w:rsidR="00875EB1" w:rsidRPr="004C2A39">
              <w:rPr>
                <w:rStyle w:val="a5"/>
                <w:noProof/>
              </w:rPr>
              <w:t>1030. Travel Plan (30)</w:t>
            </w:r>
            <w:r w:rsidR="00875EB1">
              <w:rPr>
                <w:noProof/>
                <w:webHidden/>
              </w:rPr>
              <w:tab/>
            </w:r>
            <w:r w:rsidR="00875EB1">
              <w:rPr>
                <w:noProof/>
                <w:webHidden/>
              </w:rPr>
              <w:fldChar w:fldCharType="begin"/>
            </w:r>
            <w:r w:rsidR="00875EB1">
              <w:rPr>
                <w:noProof/>
                <w:webHidden/>
              </w:rPr>
              <w:instrText xml:space="preserve"> PAGEREF _Toc505933197 \h </w:instrText>
            </w:r>
            <w:r w:rsidR="00875EB1">
              <w:rPr>
                <w:noProof/>
                <w:webHidden/>
              </w:rPr>
            </w:r>
            <w:r w:rsidR="00875EB1">
              <w:rPr>
                <w:noProof/>
                <w:webHidden/>
              </w:rPr>
              <w:fldChar w:fldCharType="separate"/>
            </w:r>
            <w:r w:rsidR="00875EB1">
              <w:rPr>
                <w:noProof/>
                <w:webHidden/>
              </w:rPr>
              <w:t>44</w:t>
            </w:r>
            <w:r w:rsidR="00875EB1">
              <w:rPr>
                <w:noProof/>
                <w:webHidden/>
              </w:rPr>
              <w:fldChar w:fldCharType="end"/>
            </w:r>
          </w:hyperlink>
        </w:p>
        <w:p w:rsidR="00875EB1" w:rsidRDefault="005944E5">
          <w:pPr>
            <w:pStyle w:val="10"/>
            <w:tabs>
              <w:tab w:val="right" w:leader="dot" w:pos="8296"/>
            </w:tabs>
            <w:rPr>
              <w:noProof/>
            </w:rPr>
          </w:pPr>
          <w:hyperlink w:anchor="_Toc505933198" w:history="1">
            <w:r w:rsidR="00875EB1" w:rsidRPr="004C2A39">
              <w:rPr>
                <w:rStyle w:val="a5"/>
                <w:noProof/>
              </w:rPr>
              <w:t>1031. Hello World for U (20)</w:t>
            </w:r>
            <w:r w:rsidR="00875EB1">
              <w:rPr>
                <w:noProof/>
                <w:webHidden/>
              </w:rPr>
              <w:tab/>
            </w:r>
            <w:r w:rsidR="00875EB1">
              <w:rPr>
                <w:noProof/>
                <w:webHidden/>
              </w:rPr>
              <w:fldChar w:fldCharType="begin"/>
            </w:r>
            <w:r w:rsidR="00875EB1">
              <w:rPr>
                <w:noProof/>
                <w:webHidden/>
              </w:rPr>
              <w:instrText xml:space="preserve"> PAGEREF _Toc505933198 \h </w:instrText>
            </w:r>
            <w:r w:rsidR="00875EB1">
              <w:rPr>
                <w:noProof/>
                <w:webHidden/>
              </w:rPr>
            </w:r>
            <w:r w:rsidR="00875EB1">
              <w:rPr>
                <w:noProof/>
                <w:webHidden/>
              </w:rPr>
              <w:fldChar w:fldCharType="separate"/>
            </w:r>
            <w:r w:rsidR="00875EB1">
              <w:rPr>
                <w:noProof/>
                <w:webHidden/>
              </w:rPr>
              <w:t>45</w:t>
            </w:r>
            <w:r w:rsidR="00875EB1">
              <w:rPr>
                <w:noProof/>
                <w:webHidden/>
              </w:rPr>
              <w:fldChar w:fldCharType="end"/>
            </w:r>
          </w:hyperlink>
        </w:p>
        <w:p w:rsidR="00875EB1" w:rsidRDefault="005944E5">
          <w:pPr>
            <w:pStyle w:val="10"/>
            <w:tabs>
              <w:tab w:val="right" w:leader="dot" w:pos="8296"/>
            </w:tabs>
            <w:rPr>
              <w:noProof/>
            </w:rPr>
          </w:pPr>
          <w:hyperlink w:anchor="_Toc505933199" w:history="1">
            <w:r w:rsidR="00875EB1" w:rsidRPr="004C2A39">
              <w:rPr>
                <w:rStyle w:val="a5"/>
                <w:noProof/>
              </w:rPr>
              <w:t>1032. Sharing (25)</w:t>
            </w:r>
            <w:r w:rsidR="00875EB1">
              <w:rPr>
                <w:noProof/>
                <w:webHidden/>
              </w:rPr>
              <w:tab/>
            </w:r>
            <w:r w:rsidR="00875EB1">
              <w:rPr>
                <w:noProof/>
                <w:webHidden/>
              </w:rPr>
              <w:fldChar w:fldCharType="begin"/>
            </w:r>
            <w:r w:rsidR="00875EB1">
              <w:rPr>
                <w:noProof/>
                <w:webHidden/>
              </w:rPr>
              <w:instrText xml:space="preserve"> PAGEREF _Toc505933199 \h </w:instrText>
            </w:r>
            <w:r w:rsidR="00875EB1">
              <w:rPr>
                <w:noProof/>
                <w:webHidden/>
              </w:rPr>
            </w:r>
            <w:r w:rsidR="00875EB1">
              <w:rPr>
                <w:noProof/>
                <w:webHidden/>
              </w:rPr>
              <w:fldChar w:fldCharType="separate"/>
            </w:r>
            <w:r w:rsidR="00875EB1">
              <w:rPr>
                <w:noProof/>
                <w:webHidden/>
              </w:rPr>
              <w:t>47</w:t>
            </w:r>
            <w:r w:rsidR="00875EB1">
              <w:rPr>
                <w:noProof/>
                <w:webHidden/>
              </w:rPr>
              <w:fldChar w:fldCharType="end"/>
            </w:r>
          </w:hyperlink>
        </w:p>
        <w:p w:rsidR="00875EB1" w:rsidRDefault="005944E5">
          <w:pPr>
            <w:pStyle w:val="10"/>
            <w:tabs>
              <w:tab w:val="right" w:leader="dot" w:pos="8296"/>
            </w:tabs>
            <w:rPr>
              <w:noProof/>
            </w:rPr>
          </w:pPr>
          <w:hyperlink w:anchor="_Toc505933200" w:history="1">
            <w:r w:rsidR="00875EB1" w:rsidRPr="004C2A39">
              <w:rPr>
                <w:rStyle w:val="a5"/>
                <w:noProof/>
              </w:rPr>
              <w:t>1033. To Fill or Not to Fill (25)</w:t>
            </w:r>
            <w:r w:rsidR="00875EB1">
              <w:rPr>
                <w:noProof/>
                <w:webHidden/>
              </w:rPr>
              <w:tab/>
            </w:r>
            <w:r w:rsidR="00875EB1">
              <w:rPr>
                <w:noProof/>
                <w:webHidden/>
              </w:rPr>
              <w:fldChar w:fldCharType="begin"/>
            </w:r>
            <w:r w:rsidR="00875EB1">
              <w:rPr>
                <w:noProof/>
                <w:webHidden/>
              </w:rPr>
              <w:instrText xml:space="preserve"> PAGEREF _Toc505933200 \h </w:instrText>
            </w:r>
            <w:r w:rsidR="00875EB1">
              <w:rPr>
                <w:noProof/>
                <w:webHidden/>
              </w:rPr>
            </w:r>
            <w:r w:rsidR="00875EB1">
              <w:rPr>
                <w:noProof/>
                <w:webHidden/>
              </w:rPr>
              <w:fldChar w:fldCharType="separate"/>
            </w:r>
            <w:r w:rsidR="00875EB1">
              <w:rPr>
                <w:noProof/>
                <w:webHidden/>
              </w:rPr>
              <w:t>49</w:t>
            </w:r>
            <w:r w:rsidR="00875EB1">
              <w:rPr>
                <w:noProof/>
                <w:webHidden/>
              </w:rPr>
              <w:fldChar w:fldCharType="end"/>
            </w:r>
          </w:hyperlink>
        </w:p>
        <w:p w:rsidR="00875EB1" w:rsidRDefault="005944E5">
          <w:pPr>
            <w:pStyle w:val="10"/>
            <w:tabs>
              <w:tab w:val="right" w:leader="dot" w:pos="8296"/>
            </w:tabs>
            <w:rPr>
              <w:noProof/>
            </w:rPr>
          </w:pPr>
          <w:hyperlink w:anchor="_Toc505933201" w:history="1">
            <w:r w:rsidR="00875EB1" w:rsidRPr="004C2A39">
              <w:rPr>
                <w:rStyle w:val="a5"/>
                <w:noProof/>
              </w:rPr>
              <w:t>1034. Head of a Gang (30)</w:t>
            </w:r>
            <w:r w:rsidR="00875EB1">
              <w:rPr>
                <w:noProof/>
                <w:webHidden/>
              </w:rPr>
              <w:tab/>
            </w:r>
            <w:r w:rsidR="00875EB1">
              <w:rPr>
                <w:noProof/>
                <w:webHidden/>
              </w:rPr>
              <w:fldChar w:fldCharType="begin"/>
            </w:r>
            <w:r w:rsidR="00875EB1">
              <w:rPr>
                <w:noProof/>
                <w:webHidden/>
              </w:rPr>
              <w:instrText xml:space="preserve"> PAGEREF _Toc505933201 \h </w:instrText>
            </w:r>
            <w:r w:rsidR="00875EB1">
              <w:rPr>
                <w:noProof/>
                <w:webHidden/>
              </w:rPr>
            </w:r>
            <w:r w:rsidR="00875EB1">
              <w:rPr>
                <w:noProof/>
                <w:webHidden/>
              </w:rPr>
              <w:fldChar w:fldCharType="separate"/>
            </w:r>
            <w:r w:rsidR="00875EB1">
              <w:rPr>
                <w:noProof/>
                <w:webHidden/>
              </w:rPr>
              <w:t>50</w:t>
            </w:r>
            <w:r w:rsidR="00875EB1">
              <w:rPr>
                <w:noProof/>
                <w:webHidden/>
              </w:rPr>
              <w:fldChar w:fldCharType="end"/>
            </w:r>
          </w:hyperlink>
        </w:p>
        <w:p w:rsidR="00875EB1" w:rsidRDefault="005944E5">
          <w:pPr>
            <w:pStyle w:val="10"/>
            <w:tabs>
              <w:tab w:val="right" w:leader="dot" w:pos="8296"/>
            </w:tabs>
            <w:rPr>
              <w:noProof/>
            </w:rPr>
          </w:pPr>
          <w:hyperlink w:anchor="_Toc505933202" w:history="1">
            <w:r w:rsidR="00875EB1" w:rsidRPr="004C2A39">
              <w:rPr>
                <w:rStyle w:val="a5"/>
                <w:noProof/>
              </w:rPr>
              <w:t>1035. Password (20)</w:t>
            </w:r>
            <w:r w:rsidR="00875EB1">
              <w:rPr>
                <w:noProof/>
                <w:webHidden/>
              </w:rPr>
              <w:tab/>
            </w:r>
            <w:r w:rsidR="00875EB1">
              <w:rPr>
                <w:noProof/>
                <w:webHidden/>
              </w:rPr>
              <w:fldChar w:fldCharType="begin"/>
            </w:r>
            <w:r w:rsidR="00875EB1">
              <w:rPr>
                <w:noProof/>
                <w:webHidden/>
              </w:rPr>
              <w:instrText xml:space="preserve"> PAGEREF _Toc505933202 \h </w:instrText>
            </w:r>
            <w:r w:rsidR="00875EB1">
              <w:rPr>
                <w:noProof/>
                <w:webHidden/>
              </w:rPr>
            </w:r>
            <w:r w:rsidR="00875EB1">
              <w:rPr>
                <w:noProof/>
                <w:webHidden/>
              </w:rPr>
              <w:fldChar w:fldCharType="separate"/>
            </w:r>
            <w:r w:rsidR="00875EB1">
              <w:rPr>
                <w:noProof/>
                <w:webHidden/>
              </w:rPr>
              <w:t>52</w:t>
            </w:r>
            <w:r w:rsidR="00875EB1">
              <w:rPr>
                <w:noProof/>
                <w:webHidden/>
              </w:rPr>
              <w:fldChar w:fldCharType="end"/>
            </w:r>
          </w:hyperlink>
        </w:p>
        <w:p w:rsidR="00875EB1" w:rsidRDefault="005944E5">
          <w:pPr>
            <w:pStyle w:val="10"/>
            <w:tabs>
              <w:tab w:val="right" w:leader="dot" w:pos="8296"/>
            </w:tabs>
            <w:rPr>
              <w:noProof/>
            </w:rPr>
          </w:pPr>
          <w:hyperlink w:anchor="_Toc505933203" w:history="1">
            <w:r w:rsidR="00875EB1" w:rsidRPr="004C2A39">
              <w:rPr>
                <w:rStyle w:val="a5"/>
                <w:noProof/>
              </w:rPr>
              <w:t>1036. Boys vs Girls (25)</w:t>
            </w:r>
            <w:r w:rsidR="00875EB1">
              <w:rPr>
                <w:noProof/>
                <w:webHidden/>
              </w:rPr>
              <w:tab/>
            </w:r>
            <w:r w:rsidR="00875EB1">
              <w:rPr>
                <w:noProof/>
                <w:webHidden/>
              </w:rPr>
              <w:fldChar w:fldCharType="begin"/>
            </w:r>
            <w:r w:rsidR="00875EB1">
              <w:rPr>
                <w:noProof/>
                <w:webHidden/>
              </w:rPr>
              <w:instrText xml:space="preserve"> PAGEREF _Toc505933203 \h </w:instrText>
            </w:r>
            <w:r w:rsidR="00875EB1">
              <w:rPr>
                <w:noProof/>
                <w:webHidden/>
              </w:rPr>
            </w:r>
            <w:r w:rsidR="00875EB1">
              <w:rPr>
                <w:noProof/>
                <w:webHidden/>
              </w:rPr>
              <w:fldChar w:fldCharType="separate"/>
            </w:r>
            <w:r w:rsidR="00875EB1">
              <w:rPr>
                <w:noProof/>
                <w:webHidden/>
              </w:rPr>
              <w:t>54</w:t>
            </w:r>
            <w:r w:rsidR="00875EB1">
              <w:rPr>
                <w:noProof/>
                <w:webHidden/>
              </w:rPr>
              <w:fldChar w:fldCharType="end"/>
            </w:r>
          </w:hyperlink>
        </w:p>
        <w:p w:rsidR="00875EB1" w:rsidRDefault="005944E5">
          <w:pPr>
            <w:pStyle w:val="10"/>
            <w:tabs>
              <w:tab w:val="right" w:leader="dot" w:pos="8296"/>
            </w:tabs>
            <w:rPr>
              <w:noProof/>
            </w:rPr>
          </w:pPr>
          <w:hyperlink w:anchor="_Toc505933204" w:history="1">
            <w:r w:rsidR="00875EB1" w:rsidRPr="004C2A39">
              <w:rPr>
                <w:rStyle w:val="a5"/>
                <w:noProof/>
              </w:rPr>
              <w:t>1037. Magic Coupon (25)</w:t>
            </w:r>
            <w:r w:rsidR="00875EB1">
              <w:rPr>
                <w:noProof/>
                <w:webHidden/>
              </w:rPr>
              <w:tab/>
            </w:r>
            <w:r w:rsidR="00875EB1">
              <w:rPr>
                <w:noProof/>
                <w:webHidden/>
              </w:rPr>
              <w:fldChar w:fldCharType="begin"/>
            </w:r>
            <w:r w:rsidR="00875EB1">
              <w:rPr>
                <w:noProof/>
                <w:webHidden/>
              </w:rPr>
              <w:instrText xml:space="preserve"> PAGEREF _Toc505933204 \h </w:instrText>
            </w:r>
            <w:r w:rsidR="00875EB1">
              <w:rPr>
                <w:noProof/>
                <w:webHidden/>
              </w:rPr>
            </w:r>
            <w:r w:rsidR="00875EB1">
              <w:rPr>
                <w:noProof/>
                <w:webHidden/>
              </w:rPr>
              <w:fldChar w:fldCharType="separate"/>
            </w:r>
            <w:r w:rsidR="00875EB1">
              <w:rPr>
                <w:noProof/>
                <w:webHidden/>
              </w:rPr>
              <w:t>55</w:t>
            </w:r>
            <w:r w:rsidR="00875EB1">
              <w:rPr>
                <w:noProof/>
                <w:webHidden/>
              </w:rPr>
              <w:fldChar w:fldCharType="end"/>
            </w:r>
          </w:hyperlink>
        </w:p>
        <w:p w:rsidR="00875EB1" w:rsidRDefault="005944E5">
          <w:pPr>
            <w:pStyle w:val="10"/>
            <w:tabs>
              <w:tab w:val="right" w:leader="dot" w:pos="8296"/>
            </w:tabs>
            <w:rPr>
              <w:noProof/>
            </w:rPr>
          </w:pPr>
          <w:hyperlink w:anchor="_Toc505933205" w:history="1">
            <w:r w:rsidR="00875EB1" w:rsidRPr="004C2A39">
              <w:rPr>
                <w:rStyle w:val="a5"/>
                <w:noProof/>
              </w:rPr>
              <w:t>1038. Recover the Smallest Number (30)</w:t>
            </w:r>
            <w:r w:rsidR="00875EB1">
              <w:rPr>
                <w:noProof/>
                <w:webHidden/>
              </w:rPr>
              <w:tab/>
            </w:r>
            <w:r w:rsidR="00875EB1">
              <w:rPr>
                <w:noProof/>
                <w:webHidden/>
              </w:rPr>
              <w:fldChar w:fldCharType="begin"/>
            </w:r>
            <w:r w:rsidR="00875EB1">
              <w:rPr>
                <w:noProof/>
                <w:webHidden/>
              </w:rPr>
              <w:instrText xml:space="preserve"> PAGEREF _Toc505933205 \h </w:instrText>
            </w:r>
            <w:r w:rsidR="00875EB1">
              <w:rPr>
                <w:noProof/>
                <w:webHidden/>
              </w:rPr>
            </w:r>
            <w:r w:rsidR="00875EB1">
              <w:rPr>
                <w:noProof/>
                <w:webHidden/>
              </w:rPr>
              <w:fldChar w:fldCharType="separate"/>
            </w:r>
            <w:r w:rsidR="00875EB1">
              <w:rPr>
                <w:noProof/>
                <w:webHidden/>
              </w:rPr>
              <w:t>57</w:t>
            </w:r>
            <w:r w:rsidR="00875EB1">
              <w:rPr>
                <w:noProof/>
                <w:webHidden/>
              </w:rPr>
              <w:fldChar w:fldCharType="end"/>
            </w:r>
          </w:hyperlink>
        </w:p>
        <w:p w:rsidR="00875EB1" w:rsidRDefault="005944E5">
          <w:pPr>
            <w:pStyle w:val="10"/>
            <w:tabs>
              <w:tab w:val="right" w:leader="dot" w:pos="8296"/>
            </w:tabs>
            <w:rPr>
              <w:noProof/>
            </w:rPr>
          </w:pPr>
          <w:hyperlink w:anchor="_Toc505933206" w:history="1">
            <w:r w:rsidR="00875EB1" w:rsidRPr="004C2A39">
              <w:rPr>
                <w:rStyle w:val="a5"/>
                <w:noProof/>
              </w:rPr>
              <w:t>1039. Course List for Student (25)</w:t>
            </w:r>
            <w:r w:rsidR="00875EB1">
              <w:rPr>
                <w:noProof/>
                <w:webHidden/>
              </w:rPr>
              <w:tab/>
            </w:r>
            <w:r w:rsidR="00875EB1">
              <w:rPr>
                <w:noProof/>
                <w:webHidden/>
              </w:rPr>
              <w:fldChar w:fldCharType="begin"/>
            </w:r>
            <w:r w:rsidR="00875EB1">
              <w:rPr>
                <w:noProof/>
                <w:webHidden/>
              </w:rPr>
              <w:instrText xml:space="preserve"> PAGEREF _Toc505933206 \h </w:instrText>
            </w:r>
            <w:r w:rsidR="00875EB1">
              <w:rPr>
                <w:noProof/>
                <w:webHidden/>
              </w:rPr>
            </w:r>
            <w:r w:rsidR="00875EB1">
              <w:rPr>
                <w:noProof/>
                <w:webHidden/>
              </w:rPr>
              <w:fldChar w:fldCharType="separate"/>
            </w:r>
            <w:r w:rsidR="00875EB1">
              <w:rPr>
                <w:noProof/>
                <w:webHidden/>
              </w:rPr>
              <w:t>58</w:t>
            </w:r>
            <w:r w:rsidR="00875EB1">
              <w:rPr>
                <w:noProof/>
                <w:webHidden/>
              </w:rPr>
              <w:fldChar w:fldCharType="end"/>
            </w:r>
          </w:hyperlink>
        </w:p>
        <w:p w:rsidR="00875EB1" w:rsidRDefault="005944E5">
          <w:pPr>
            <w:pStyle w:val="10"/>
            <w:tabs>
              <w:tab w:val="right" w:leader="dot" w:pos="8296"/>
            </w:tabs>
            <w:rPr>
              <w:noProof/>
            </w:rPr>
          </w:pPr>
          <w:hyperlink w:anchor="_Toc505933207" w:history="1">
            <w:r w:rsidR="00875EB1" w:rsidRPr="004C2A39">
              <w:rPr>
                <w:rStyle w:val="a5"/>
                <w:noProof/>
              </w:rPr>
              <w:t>1040. Longest Symmetric String (25)</w:t>
            </w:r>
            <w:r w:rsidR="00875EB1">
              <w:rPr>
                <w:noProof/>
                <w:webHidden/>
              </w:rPr>
              <w:tab/>
            </w:r>
            <w:r w:rsidR="00875EB1">
              <w:rPr>
                <w:noProof/>
                <w:webHidden/>
              </w:rPr>
              <w:fldChar w:fldCharType="begin"/>
            </w:r>
            <w:r w:rsidR="00875EB1">
              <w:rPr>
                <w:noProof/>
                <w:webHidden/>
              </w:rPr>
              <w:instrText xml:space="preserve"> PAGEREF _Toc505933207 \h </w:instrText>
            </w:r>
            <w:r w:rsidR="00875EB1">
              <w:rPr>
                <w:noProof/>
                <w:webHidden/>
              </w:rPr>
            </w:r>
            <w:r w:rsidR="00875EB1">
              <w:rPr>
                <w:noProof/>
                <w:webHidden/>
              </w:rPr>
              <w:fldChar w:fldCharType="separate"/>
            </w:r>
            <w:r w:rsidR="00875EB1">
              <w:rPr>
                <w:noProof/>
                <w:webHidden/>
              </w:rPr>
              <w:t>60</w:t>
            </w:r>
            <w:r w:rsidR="00875EB1">
              <w:rPr>
                <w:noProof/>
                <w:webHidden/>
              </w:rPr>
              <w:fldChar w:fldCharType="end"/>
            </w:r>
          </w:hyperlink>
        </w:p>
        <w:p w:rsidR="00875EB1" w:rsidRDefault="005944E5">
          <w:pPr>
            <w:pStyle w:val="10"/>
            <w:tabs>
              <w:tab w:val="right" w:leader="dot" w:pos="8296"/>
            </w:tabs>
            <w:rPr>
              <w:noProof/>
            </w:rPr>
          </w:pPr>
          <w:hyperlink w:anchor="_Toc505933208" w:history="1">
            <w:r w:rsidR="00875EB1" w:rsidRPr="004C2A39">
              <w:rPr>
                <w:rStyle w:val="a5"/>
                <w:noProof/>
              </w:rPr>
              <w:t>1041. Be Unique (20)</w:t>
            </w:r>
            <w:r w:rsidR="00875EB1">
              <w:rPr>
                <w:noProof/>
                <w:webHidden/>
              </w:rPr>
              <w:tab/>
            </w:r>
            <w:r w:rsidR="00875EB1">
              <w:rPr>
                <w:noProof/>
                <w:webHidden/>
              </w:rPr>
              <w:fldChar w:fldCharType="begin"/>
            </w:r>
            <w:r w:rsidR="00875EB1">
              <w:rPr>
                <w:noProof/>
                <w:webHidden/>
              </w:rPr>
              <w:instrText xml:space="preserve"> PAGEREF _Toc505933208 \h </w:instrText>
            </w:r>
            <w:r w:rsidR="00875EB1">
              <w:rPr>
                <w:noProof/>
                <w:webHidden/>
              </w:rPr>
            </w:r>
            <w:r w:rsidR="00875EB1">
              <w:rPr>
                <w:noProof/>
                <w:webHidden/>
              </w:rPr>
              <w:fldChar w:fldCharType="separate"/>
            </w:r>
            <w:r w:rsidR="00875EB1">
              <w:rPr>
                <w:noProof/>
                <w:webHidden/>
              </w:rPr>
              <w:t>60</w:t>
            </w:r>
            <w:r w:rsidR="00875EB1">
              <w:rPr>
                <w:noProof/>
                <w:webHidden/>
              </w:rPr>
              <w:fldChar w:fldCharType="end"/>
            </w:r>
          </w:hyperlink>
        </w:p>
        <w:p w:rsidR="00875EB1" w:rsidRDefault="005944E5">
          <w:pPr>
            <w:pStyle w:val="10"/>
            <w:tabs>
              <w:tab w:val="right" w:leader="dot" w:pos="8296"/>
            </w:tabs>
            <w:rPr>
              <w:noProof/>
            </w:rPr>
          </w:pPr>
          <w:hyperlink w:anchor="_Toc505933209" w:history="1">
            <w:r w:rsidR="00875EB1" w:rsidRPr="004C2A39">
              <w:rPr>
                <w:rStyle w:val="a5"/>
                <w:noProof/>
              </w:rPr>
              <w:t>1042. Shuffling Machine (20)</w:t>
            </w:r>
            <w:r w:rsidR="00875EB1">
              <w:rPr>
                <w:noProof/>
                <w:webHidden/>
              </w:rPr>
              <w:tab/>
            </w:r>
            <w:r w:rsidR="00875EB1">
              <w:rPr>
                <w:noProof/>
                <w:webHidden/>
              </w:rPr>
              <w:fldChar w:fldCharType="begin"/>
            </w:r>
            <w:r w:rsidR="00875EB1">
              <w:rPr>
                <w:noProof/>
                <w:webHidden/>
              </w:rPr>
              <w:instrText xml:space="preserve"> PAGEREF _Toc505933209 \h </w:instrText>
            </w:r>
            <w:r w:rsidR="00875EB1">
              <w:rPr>
                <w:noProof/>
                <w:webHidden/>
              </w:rPr>
            </w:r>
            <w:r w:rsidR="00875EB1">
              <w:rPr>
                <w:noProof/>
                <w:webHidden/>
              </w:rPr>
              <w:fldChar w:fldCharType="separate"/>
            </w:r>
            <w:r w:rsidR="00875EB1">
              <w:rPr>
                <w:noProof/>
                <w:webHidden/>
              </w:rPr>
              <w:t>61</w:t>
            </w:r>
            <w:r w:rsidR="00875EB1">
              <w:rPr>
                <w:noProof/>
                <w:webHidden/>
              </w:rPr>
              <w:fldChar w:fldCharType="end"/>
            </w:r>
          </w:hyperlink>
        </w:p>
        <w:p w:rsidR="00875EB1" w:rsidRDefault="005944E5">
          <w:pPr>
            <w:pStyle w:val="10"/>
            <w:tabs>
              <w:tab w:val="right" w:leader="dot" w:pos="8296"/>
            </w:tabs>
            <w:rPr>
              <w:noProof/>
            </w:rPr>
          </w:pPr>
          <w:hyperlink w:anchor="_Toc505933210" w:history="1">
            <w:r w:rsidR="00875EB1" w:rsidRPr="004C2A39">
              <w:rPr>
                <w:rStyle w:val="a5"/>
                <w:noProof/>
              </w:rPr>
              <w:t>1043. Is It a Binary Search Tree (25)</w:t>
            </w:r>
            <w:r w:rsidR="00875EB1">
              <w:rPr>
                <w:noProof/>
                <w:webHidden/>
              </w:rPr>
              <w:tab/>
            </w:r>
            <w:r w:rsidR="00875EB1">
              <w:rPr>
                <w:noProof/>
                <w:webHidden/>
              </w:rPr>
              <w:fldChar w:fldCharType="begin"/>
            </w:r>
            <w:r w:rsidR="00875EB1">
              <w:rPr>
                <w:noProof/>
                <w:webHidden/>
              </w:rPr>
              <w:instrText xml:space="preserve"> PAGEREF _Toc505933210 \h </w:instrText>
            </w:r>
            <w:r w:rsidR="00875EB1">
              <w:rPr>
                <w:noProof/>
                <w:webHidden/>
              </w:rPr>
            </w:r>
            <w:r w:rsidR="00875EB1">
              <w:rPr>
                <w:noProof/>
                <w:webHidden/>
              </w:rPr>
              <w:fldChar w:fldCharType="separate"/>
            </w:r>
            <w:r w:rsidR="00875EB1">
              <w:rPr>
                <w:noProof/>
                <w:webHidden/>
              </w:rPr>
              <w:t>63</w:t>
            </w:r>
            <w:r w:rsidR="00875EB1">
              <w:rPr>
                <w:noProof/>
                <w:webHidden/>
              </w:rPr>
              <w:fldChar w:fldCharType="end"/>
            </w:r>
          </w:hyperlink>
        </w:p>
        <w:p w:rsidR="00875EB1" w:rsidRDefault="005944E5">
          <w:pPr>
            <w:pStyle w:val="10"/>
            <w:tabs>
              <w:tab w:val="right" w:leader="dot" w:pos="8296"/>
            </w:tabs>
            <w:rPr>
              <w:noProof/>
            </w:rPr>
          </w:pPr>
          <w:hyperlink w:anchor="_Toc505933211" w:history="1">
            <w:r w:rsidR="00875EB1" w:rsidRPr="004C2A39">
              <w:rPr>
                <w:rStyle w:val="a5"/>
                <w:noProof/>
              </w:rPr>
              <w:t>1044. Shopping in Mars (25)</w:t>
            </w:r>
            <w:r w:rsidR="00875EB1">
              <w:rPr>
                <w:noProof/>
                <w:webHidden/>
              </w:rPr>
              <w:tab/>
            </w:r>
            <w:r w:rsidR="00875EB1">
              <w:rPr>
                <w:noProof/>
                <w:webHidden/>
              </w:rPr>
              <w:fldChar w:fldCharType="begin"/>
            </w:r>
            <w:r w:rsidR="00875EB1">
              <w:rPr>
                <w:noProof/>
                <w:webHidden/>
              </w:rPr>
              <w:instrText xml:space="preserve"> PAGEREF _Toc505933211 \h </w:instrText>
            </w:r>
            <w:r w:rsidR="00875EB1">
              <w:rPr>
                <w:noProof/>
                <w:webHidden/>
              </w:rPr>
            </w:r>
            <w:r w:rsidR="00875EB1">
              <w:rPr>
                <w:noProof/>
                <w:webHidden/>
              </w:rPr>
              <w:fldChar w:fldCharType="separate"/>
            </w:r>
            <w:r w:rsidR="00875EB1">
              <w:rPr>
                <w:noProof/>
                <w:webHidden/>
              </w:rPr>
              <w:t>64</w:t>
            </w:r>
            <w:r w:rsidR="00875EB1">
              <w:rPr>
                <w:noProof/>
                <w:webHidden/>
              </w:rPr>
              <w:fldChar w:fldCharType="end"/>
            </w:r>
          </w:hyperlink>
        </w:p>
        <w:p w:rsidR="00875EB1" w:rsidRDefault="005944E5">
          <w:pPr>
            <w:pStyle w:val="10"/>
            <w:tabs>
              <w:tab w:val="right" w:leader="dot" w:pos="8296"/>
            </w:tabs>
            <w:rPr>
              <w:noProof/>
            </w:rPr>
          </w:pPr>
          <w:hyperlink w:anchor="_Toc505933212" w:history="1">
            <w:r w:rsidR="00875EB1" w:rsidRPr="004C2A39">
              <w:rPr>
                <w:rStyle w:val="a5"/>
                <w:noProof/>
              </w:rPr>
              <w:t>1045. Favorite Color Stripe (30)</w:t>
            </w:r>
            <w:r w:rsidR="00875EB1">
              <w:rPr>
                <w:noProof/>
                <w:webHidden/>
              </w:rPr>
              <w:tab/>
            </w:r>
            <w:r w:rsidR="00875EB1">
              <w:rPr>
                <w:noProof/>
                <w:webHidden/>
              </w:rPr>
              <w:fldChar w:fldCharType="begin"/>
            </w:r>
            <w:r w:rsidR="00875EB1">
              <w:rPr>
                <w:noProof/>
                <w:webHidden/>
              </w:rPr>
              <w:instrText xml:space="preserve"> PAGEREF _Toc505933212 \h </w:instrText>
            </w:r>
            <w:r w:rsidR="00875EB1">
              <w:rPr>
                <w:noProof/>
                <w:webHidden/>
              </w:rPr>
            </w:r>
            <w:r w:rsidR="00875EB1">
              <w:rPr>
                <w:noProof/>
                <w:webHidden/>
              </w:rPr>
              <w:fldChar w:fldCharType="separate"/>
            </w:r>
            <w:r w:rsidR="00875EB1">
              <w:rPr>
                <w:noProof/>
                <w:webHidden/>
              </w:rPr>
              <w:t>66</w:t>
            </w:r>
            <w:r w:rsidR="00875EB1">
              <w:rPr>
                <w:noProof/>
                <w:webHidden/>
              </w:rPr>
              <w:fldChar w:fldCharType="end"/>
            </w:r>
          </w:hyperlink>
        </w:p>
        <w:p w:rsidR="00875EB1" w:rsidRDefault="005944E5">
          <w:pPr>
            <w:pStyle w:val="10"/>
            <w:tabs>
              <w:tab w:val="right" w:leader="dot" w:pos="8296"/>
            </w:tabs>
            <w:rPr>
              <w:noProof/>
            </w:rPr>
          </w:pPr>
          <w:hyperlink w:anchor="_Toc505933213" w:history="1">
            <w:r w:rsidR="00875EB1" w:rsidRPr="004C2A39">
              <w:rPr>
                <w:rStyle w:val="a5"/>
                <w:noProof/>
              </w:rPr>
              <w:t>1046. Shortest Distance (20)</w:t>
            </w:r>
            <w:r w:rsidR="00875EB1">
              <w:rPr>
                <w:noProof/>
                <w:webHidden/>
              </w:rPr>
              <w:tab/>
            </w:r>
            <w:r w:rsidR="00875EB1">
              <w:rPr>
                <w:noProof/>
                <w:webHidden/>
              </w:rPr>
              <w:fldChar w:fldCharType="begin"/>
            </w:r>
            <w:r w:rsidR="00875EB1">
              <w:rPr>
                <w:noProof/>
                <w:webHidden/>
              </w:rPr>
              <w:instrText xml:space="preserve"> PAGEREF _Toc505933213 \h </w:instrText>
            </w:r>
            <w:r w:rsidR="00875EB1">
              <w:rPr>
                <w:noProof/>
                <w:webHidden/>
              </w:rPr>
            </w:r>
            <w:r w:rsidR="00875EB1">
              <w:rPr>
                <w:noProof/>
                <w:webHidden/>
              </w:rPr>
              <w:fldChar w:fldCharType="separate"/>
            </w:r>
            <w:r w:rsidR="00875EB1">
              <w:rPr>
                <w:noProof/>
                <w:webHidden/>
              </w:rPr>
              <w:t>67</w:t>
            </w:r>
            <w:r w:rsidR="00875EB1">
              <w:rPr>
                <w:noProof/>
                <w:webHidden/>
              </w:rPr>
              <w:fldChar w:fldCharType="end"/>
            </w:r>
          </w:hyperlink>
        </w:p>
        <w:p w:rsidR="00875EB1" w:rsidRDefault="005944E5">
          <w:pPr>
            <w:pStyle w:val="10"/>
            <w:tabs>
              <w:tab w:val="right" w:leader="dot" w:pos="8296"/>
            </w:tabs>
            <w:rPr>
              <w:noProof/>
            </w:rPr>
          </w:pPr>
          <w:hyperlink w:anchor="_Toc505933214" w:history="1">
            <w:r w:rsidR="00875EB1" w:rsidRPr="004C2A39">
              <w:rPr>
                <w:rStyle w:val="a5"/>
                <w:noProof/>
              </w:rPr>
              <w:t>1047. Student List for Course (25)</w:t>
            </w:r>
            <w:r w:rsidR="00875EB1">
              <w:rPr>
                <w:noProof/>
                <w:webHidden/>
              </w:rPr>
              <w:tab/>
            </w:r>
            <w:r w:rsidR="00875EB1">
              <w:rPr>
                <w:noProof/>
                <w:webHidden/>
              </w:rPr>
              <w:fldChar w:fldCharType="begin"/>
            </w:r>
            <w:r w:rsidR="00875EB1">
              <w:rPr>
                <w:noProof/>
                <w:webHidden/>
              </w:rPr>
              <w:instrText xml:space="preserve"> PAGEREF _Toc505933214 \h </w:instrText>
            </w:r>
            <w:r w:rsidR="00875EB1">
              <w:rPr>
                <w:noProof/>
                <w:webHidden/>
              </w:rPr>
            </w:r>
            <w:r w:rsidR="00875EB1">
              <w:rPr>
                <w:noProof/>
                <w:webHidden/>
              </w:rPr>
              <w:fldChar w:fldCharType="separate"/>
            </w:r>
            <w:r w:rsidR="00875EB1">
              <w:rPr>
                <w:noProof/>
                <w:webHidden/>
              </w:rPr>
              <w:t>68</w:t>
            </w:r>
            <w:r w:rsidR="00875EB1">
              <w:rPr>
                <w:noProof/>
                <w:webHidden/>
              </w:rPr>
              <w:fldChar w:fldCharType="end"/>
            </w:r>
          </w:hyperlink>
        </w:p>
        <w:p w:rsidR="00875EB1" w:rsidRDefault="005944E5">
          <w:pPr>
            <w:pStyle w:val="10"/>
            <w:tabs>
              <w:tab w:val="right" w:leader="dot" w:pos="8296"/>
            </w:tabs>
            <w:rPr>
              <w:noProof/>
            </w:rPr>
          </w:pPr>
          <w:hyperlink w:anchor="_Toc505933215" w:history="1">
            <w:r w:rsidR="00875EB1" w:rsidRPr="004C2A39">
              <w:rPr>
                <w:rStyle w:val="a5"/>
                <w:noProof/>
              </w:rPr>
              <w:t>1048. Find Coins (25)</w:t>
            </w:r>
            <w:r w:rsidR="00875EB1">
              <w:rPr>
                <w:noProof/>
                <w:webHidden/>
              </w:rPr>
              <w:tab/>
            </w:r>
            <w:r w:rsidR="00875EB1">
              <w:rPr>
                <w:noProof/>
                <w:webHidden/>
              </w:rPr>
              <w:fldChar w:fldCharType="begin"/>
            </w:r>
            <w:r w:rsidR="00875EB1">
              <w:rPr>
                <w:noProof/>
                <w:webHidden/>
              </w:rPr>
              <w:instrText xml:space="preserve"> PAGEREF _Toc505933215 \h </w:instrText>
            </w:r>
            <w:r w:rsidR="00875EB1">
              <w:rPr>
                <w:noProof/>
                <w:webHidden/>
              </w:rPr>
            </w:r>
            <w:r w:rsidR="00875EB1">
              <w:rPr>
                <w:noProof/>
                <w:webHidden/>
              </w:rPr>
              <w:fldChar w:fldCharType="separate"/>
            </w:r>
            <w:r w:rsidR="00875EB1">
              <w:rPr>
                <w:noProof/>
                <w:webHidden/>
              </w:rPr>
              <w:t>71</w:t>
            </w:r>
            <w:r w:rsidR="00875EB1">
              <w:rPr>
                <w:noProof/>
                <w:webHidden/>
              </w:rPr>
              <w:fldChar w:fldCharType="end"/>
            </w:r>
          </w:hyperlink>
        </w:p>
        <w:p w:rsidR="00875EB1" w:rsidRDefault="005944E5">
          <w:pPr>
            <w:pStyle w:val="10"/>
            <w:tabs>
              <w:tab w:val="right" w:leader="dot" w:pos="8296"/>
            </w:tabs>
            <w:rPr>
              <w:noProof/>
            </w:rPr>
          </w:pPr>
          <w:hyperlink w:anchor="_Toc505933216" w:history="1">
            <w:r w:rsidR="00875EB1" w:rsidRPr="004C2A39">
              <w:rPr>
                <w:rStyle w:val="a5"/>
                <w:noProof/>
              </w:rPr>
              <w:t>1049. Counting Ones (30)</w:t>
            </w:r>
            <w:r w:rsidR="00875EB1">
              <w:rPr>
                <w:noProof/>
                <w:webHidden/>
              </w:rPr>
              <w:tab/>
            </w:r>
            <w:r w:rsidR="00875EB1">
              <w:rPr>
                <w:noProof/>
                <w:webHidden/>
              </w:rPr>
              <w:fldChar w:fldCharType="begin"/>
            </w:r>
            <w:r w:rsidR="00875EB1">
              <w:rPr>
                <w:noProof/>
                <w:webHidden/>
              </w:rPr>
              <w:instrText xml:space="preserve"> PAGEREF _Toc505933216 \h </w:instrText>
            </w:r>
            <w:r w:rsidR="00875EB1">
              <w:rPr>
                <w:noProof/>
                <w:webHidden/>
              </w:rPr>
            </w:r>
            <w:r w:rsidR="00875EB1">
              <w:rPr>
                <w:noProof/>
                <w:webHidden/>
              </w:rPr>
              <w:fldChar w:fldCharType="separate"/>
            </w:r>
            <w:r w:rsidR="00875EB1">
              <w:rPr>
                <w:noProof/>
                <w:webHidden/>
              </w:rPr>
              <w:t>72</w:t>
            </w:r>
            <w:r w:rsidR="00875EB1">
              <w:rPr>
                <w:noProof/>
                <w:webHidden/>
              </w:rPr>
              <w:fldChar w:fldCharType="end"/>
            </w:r>
          </w:hyperlink>
        </w:p>
        <w:p w:rsidR="00875EB1" w:rsidRDefault="005944E5">
          <w:pPr>
            <w:pStyle w:val="10"/>
            <w:tabs>
              <w:tab w:val="right" w:leader="dot" w:pos="8296"/>
            </w:tabs>
            <w:rPr>
              <w:noProof/>
            </w:rPr>
          </w:pPr>
          <w:hyperlink w:anchor="_Toc505933217" w:history="1">
            <w:r w:rsidR="00875EB1" w:rsidRPr="004C2A39">
              <w:rPr>
                <w:rStyle w:val="a5"/>
                <w:noProof/>
              </w:rPr>
              <w:t>1050. String Subtraction (20)</w:t>
            </w:r>
            <w:r w:rsidR="00875EB1">
              <w:rPr>
                <w:noProof/>
                <w:webHidden/>
              </w:rPr>
              <w:tab/>
            </w:r>
            <w:r w:rsidR="00875EB1">
              <w:rPr>
                <w:noProof/>
                <w:webHidden/>
              </w:rPr>
              <w:fldChar w:fldCharType="begin"/>
            </w:r>
            <w:r w:rsidR="00875EB1">
              <w:rPr>
                <w:noProof/>
                <w:webHidden/>
              </w:rPr>
              <w:instrText xml:space="preserve"> PAGEREF _Toc505933217 \h </w:instrText>
            </w:r>
            <w:r w:rsidR="00875EB1">
              <w:rPr>
                <w:noProof/>
                <w:webHidden/>
              </w:rPr>
            </w:r>
            <w:r w:rsidR="00875EB1">
              <w:rPr>
                <w:noProof/>
                <w:webHidden/>
              </w:rPr>
              <w:fldChar w:fldCharType="separate"/>
            </w:r>
            <w:r w:rsidR="00875EB1">
              <w:rPr>
                <w:noProof/>
                <w:webHidden/>
              </w:rPr>
              <w:t>73</w:t>
            </w:r>
            <w:r w:rsidR="00875EB1">
              <w:rPr>
                <w:noProof/>
                <w:webHidden/>
              </w:rPr>
              <w:fldChar w:fldCharType="end"/>
            </w:r>
          </w:hyperlink>
        </w:p>
        <w:p w:rsidR="00875EB1" w:rsidRDefault="005944E5">
          <w:pPr>
            <w:pStyle w:val="10"/>
            <w:tabs>
              <w:tab w:val="right" w:leader="dot" w:pos="8296"/>
            </w:tabs>
            <w:rPr>
              <w:noProof/>
            </w:rPr>
          </w:pPr>
          <w:hyperlink w:anchor="_Toc505933218" w:history="1">
            <w:r w:rsidR="00875EB1" w:rsidRPr="004C2A39">
              <w:rPr>
                <w:rStyle w:val="a5"/>
                <w:noProof/>
              </w:rPr>
              <w:t>1051. Pop Sequence (25)</w:t>
            </w:r>
            <w:r w:rsidR="00875EB1">
              <w:rPr>
                <w:noProof/>
                <w:webHidden/>
              </w:rPr>
              <w:tab/>
            </w:r>
            <w:r w:rsidR="00875EB1">
              <w:rPr>
                <w:noProof/>
                <w:webHidden/>
              </w:rPr>
              <w:fldChar w:fldCharType="begin"/>
            </w:r>
            <w:r w:rsidR="00875EB1">
              <w:rPr>
                <w:noProof/>
                <w:webHidden/>
              </w:rPr>
              <w:instrText xml:space="preserve"> PAGEREF _Toc505933218 \h </w:instrText>
            </w:r>
            <w:r w:rsidR="00875EB1">
              <w:rPr>
                <w:noProof/>
                <w:webHidden/>
              </w:rPr>
            </w:r>
            <w:r w:rsidR="00875EB1">
              <w:rPr>
                <w:noProof/>
                <w:webHidden/>
              </w:rPr>
              <w:fldChar w:fldCharType="separate"/>
            </w:r>
            <w:r w:rsidR="00875EB1">
              <w:rPr>
                <w:noProof/>
                <w:webHidden/>
              </w:rPr>
              <w:t>74</w:t>
            </w:r>
            <w:r w:rsidR="00875EB1">
              <w:rPr>
                <w:noProof/>
                <w:webHidden/>
              </w:rPr>
              <w:fldChar w:fldCharType="end"/>
            </w:r>
          </w:hyperlink>
        </w:p>
        <w:p w:rsidR="00875EB1" w:rsidRDefault="005944E5">
          <w:pPr>
            <w:pStyle w:val="10"/>
            <w:tabs>
              <w:tab w:val="right" w:leader="dot" w:pos="8296"/>
            </w:tabs>
            <w:rPr>
              <w:noProof/>
            </w:rPr>
          </w:pPr>
          <w:hyperlink w:anchor="_Toc505933219" w:history="1">
            <w:r w:rsidR="00875EB1" w:rsidRPr="004C2A39">
              <w:rPr>
                <w:rStyle w:val="a5"/>
                <w:noProof/>
              </w:rPr>
              <w:t>1052. Linked List Sorting (25)</w:t>
            </w:r>
            <w:r w:rsidR="00875EB1">
              <w:rPr>
                <w:noProof/>
                <w:webHidden/>
              </w:rPr>
              <w:tab/>
            </w:r>
            <w:r w:rsidR="00875EB1">
              <w:rPr>
                <w:noProof/>
                <w:webHidden/>
              </w:rPr>
              <w:fldChar w:fldCharType="begin"/>
            </w:r>
            <w:r w:rsidR="00875EB1">
              <w:rPr>
                <w:noProof/>
                <w:webHidden/>
              </w:rPr>
              <w:instrText xml:space="preserve"> PAGEREF _Toc505933219 \h </w:instrText>
            </w:r>
            <w:r w:rsidR="00875EB1">
              <w:rPr>
                <w:noProof/>
                <w:webHidden/>
              </w:rPr>
            </w:r>
            <w:r w:rsidR="00875EB1">
              <w:rPr>
                <w:noProof/>
                <w:webHidden/>
              </w:rPr>
              <w:fldChar w:fldCharType="separate"/>
            </w:r>
            <w:r w:rsidR="00875EB1">
              <w:rPr>
                <w:noProof/>
                <w:webHidden/>
              </w:rPr>
              <w:t>75</w:t>
            </w:r>
            <w:r w:rsidR="00875EB1">
              <w:rPr>
                <w:noProof/>
                <w:webHidden/>
              </w:rPr>
              <w:fldChar w:fldCharType="end"/>
            </w:r>
          </w:hyperlink>
        </w:p>
        <w:p w:rsidR="00875EB1" w:rsidRDefault="005944E5">
          <w:pPr>
            <w:pStyle w:val="10"/>
            <w:tabs>
              <w:tab w:val="right" w:leader="dot" w:pos="8296"/>
            </w:tabs>
            <w:rPr>
              <w:noProof/>
            </w:rPr>
          </w:pPr>
          <w:hyperlink w:anchor="_Toc505933220" w:history="1">
            <w:r w:rsidR="00875EB1" w:rsidRPr="004C2A39">
              <w:rPr>
                <w:rStyle w:val="a5"/>
                <w:noProof/>
              </w:rPr>
              <w:t>1053. Path of Equal Weight (30)</w:t>
            </w:r>
            <w:r w:rsidR="00875EB1">
              <w:rPr>
                <w:noProof/>
                <w:webHidden/>
              </w:rPr>
              <w:tab/>
            </w:r>
            <w:r w:rsidR="00875EB1">
              <w:rPr>
                <w:noProof/>
                <w:webHidden/>
              </w:rPr>
              <w:fldChar w:fldCharType="begin"/>
            </w:r>
            <w:r w:rsidR="00875EB1">
              <w:rPr>
                <w:noProof/>
                <w:webHidden/>
              </w:rPr>
              <w:instrText xml:space="preserve"> PAGEREF _Toc505933220 \h </w:instrText>
            </w:r>
            <w:r w:rsidR="00875EB1">
              <w:rPr>
                <w:noProof/>
                <w:webHidden/>
              </w:rPr>
            </w:r>
            <w:r w:rsidR="00875EB1">
              <w:rPr>
                <w:noProof/>
                <w:webHidden/>
              </w:rPr>
              <w:fldChar w:fldCharType="separate"/>
            </w:r>
            <w:r w:rsidR="00875EB1">
              <w:rPr>
                <w:noProof/>
                <w:webHidden/>
              </w:rPr>
              <w:t>77</w:t>
            </w:r>
            <w:r w:rsidR="00875EB1">
              <w:rPr>
                <w:noProof/>
                <w:webHidden/>
              </w:rPr>
              <w:fldChar w:fldCharType="end"/>
            </w:r>
          </w:hyperlink>
        </w:p>
        <w:p w:rsidR="00875EB1" w:rsidRDefault="005944E5">
          <w:pPr>
            <w:pStyle w:val="10"/>
            <w:tabs>
              <w:tab w:val="right" w:leader="dot" w:pos="8296"/>
            </w:tabs>
            <w:rPr>
              <w:noProof/>
            </w:rPr>
          </w:pPr>
          <w:hyperlink w:anchor="_Toc505933221" w:history="1">
            <w:r w:rsidR="00875EB1" w:rsidRPr="004C2A39">
              <w:rPr>
                <w:rStyle w:val="a5"/>
                <w:noProof/>
              </w:rPr>
              <w:t>1054. The Dominant Color (20)</w:t>
            </w:r>
            <w:r w:rsidR="00875EB1">
              <w:rPr>
                <w:noProof/>
                <w:webHidden/>
              </w:rPr>
              <w:tab/>
            </w:r>
            <w:r w:rsidR="00875EB1">
              <w:rPr>
                <w:noProof/>
                <w:webHidden/>
              </w:rPr>
              <w:fldChar w:fldCharType="begin"/>
            </w:r>
            <w:r w:rsidR="00875EB1">
              <w:rPr>
                <w:noProof/>
                <w:webHidden/>
              </w:rPr>
              <w:instrText xml:space="preserve"> PAGEREF _Toc505933221 \h </w:instrText>
            </w:r>
            <w:r w:rsidR="00875EB1">
              <w:rPr>
                <w:noProof/>
                <w:webHidden/>
              </w:rPr>
            </w:r>
            <w:r w:rsidR="00875EB1">
              <w:rPr>
                <w:noProof/>
                <w:webHidden/>
              </w:rPr>
              <w:fldChar w:fldCharType="separate"/>
            </w:r>
            <w:r w:rsidR="00875EB1">
              <w:rPr>
                <w:noProof/>
                <w:webHidden/>
              </w:rPr>
              <w:t>79</w:t>
            </w:r>
            <w:r w:rsidR="00875EB1">
              <w:rPr>
                <w:noProof/>
                <w:webHidden/>
              </w:rPr>
              <w:fldChar w:fldCharType="end"/>
            </w:r>
          </w:hyperlink>
        </w:p>
        <w:p w:rsidR="00875EB1" w:rsidRDefault="005944E5">
          <w:pPr>
            <w:pStyle w:val="10"/>
            <w:tabs>
              <w:tab w:val="right" w:leader="dot" w:pos="8296"/>
            </w:tabs>
            <w:rPr>
              <w:noProof/>
            </w:rPr>
          </w:pPr>
          <w:hyperlink w:anchor="_Toc505933222" w:history="1">
            <w:r w:rsidR="00875EB1" w:rsidRPr="004C2A39">
              <w:rPr>
                <w:rStyle w:val="a5"/>
                <w:noProof/>
              </w:rPr>
              <w:t>1055. The World's Richest (25)</w:t>
            </w:r>
            <w:r w:rsidR="00875EB1">
              <w:rPr>
                <w:noProof/>
                <w:webHidden/>
              </w:rPr>
              <w:tab/>
            </w:r>
            <w:r w:rsidR="00875EB1">
              <w:rPr>
                <w:noProof/>
                <w:webHidden/>
              </w:rPr>
              <w:fldChar w:fldCharType="begin"/>
            </w:r>
            <w:r w:rsidR="00875EB1">
              <w:rPr>
                <w:noProof/>
                <w:webHidden/>
              </w:rPr>
              <w:instrText xml:space="preserve"> PAGEREF _Toc505933222 \h </w:instrText>
            </w:r>
            <w:r w:rsidR="00875EB1">
              <w:rPr>
                <w:noProof/>
                <w:webHidden/>
              </w:rPr>
            </w:r>
            <w:r w:rsidR="00875EB1">
              <w:rPr>
                <w:noProof/>
                <w:webHidden/>
              </w:rPr>
              <w:fldChar w:fldCharType="separate"/>
            </w:r>
            <w:r w:rsidR="00875EB1">
              <w:rPr>
                <w:noProof/>
                <w:webHidden/>
              </w:rPr>
              <w:t>80</w:t>
            </w:r>
            <w:r w:rsidR="00875EB1">
              <w:rPr>
                <w:noProof/>
                <w:webHidden/>
              </w:rPr>
              <w:fldChar w:fldCharType="end"/>
            </w:r>
          </w:hyperlink>
        </w:p>
        <w:p w:rsidR="00875EB1" w:rsidRDefault="005944E5">
          <w:pPr>
            <w:pStyle w:val="10"/>
            <w:tabs>
              <w:tab w:val="right" w:leader="dot" w:pos="8296"/>
            </w:tabs>
            <w:rPr>
              <w:noProof/>
            </w:rPr>
          </w:pPr>
          <w:hyperlink w:anchor="_Toc505933223" w:history="1">
            <w:r w:rsidR="00875EB1" w:rsidRPr="004C2A39">
              <w:rPr>
                <w:rStyle w:val="a5"/>
                <w:noProof/>
              </w:rPr>
              <w:t>1056. Mice and Rice (25)</w:t>
            </w:r>
            <w:r w:rsidR="00875EB1">
              <w:rPr>
                <w:noProof/>
                <w:webHidden/>
              </w:rPr>
              <w:tab/>
            </w:r>
            <w:r w:rsidR="00875EB1">
              <w:rPr>
                <w:noProof/>
                <w:webHidden/>
              </w:rPr>
              <w:fldChar w:fldCharType="begin"/>
            </w:r>
            <w:r w:rsidR="00875EB1">
              <w:rPr>
                <w:noProof/>
                <w:webHidden/>
              </w:rPr>
              <w:instrText xml:space="preserve"> PAGEREF _Toc505933223 \h </w:instrText>
            </w:r>
            <w:r w:rsidR="00875EB1">
              <w:rPr>
                <w:noProof/>
                <w:webHidden/>
              </w:rPr>
            </w:r>
            <w:r w:rsidR="00875EB1">
              <w:rPr>
                <w:noProof/>
                <w:webHidden/>
              </w:rPr>
              <w:fldChar w:fldCharType="separate"/>
            </w:r>
            <w:r w:rsidR="00875EB1">
              <w:rPr>
                <w:noProof/>
                <w:webHidden/>
              </w:rPr>
              <w:t>82</w:t>
            </w:r>
            <w:r w:rsidR="00875EB1">
              <w:rPr>
                <w:noProof/>
                <w:webHidden/>
              </w:rPr>
              <w:fldChar w:fldCharType="end"/>
            </w:r>
          </w:hyperlink>
        </w:p>
        <w:p w:rsidR="00875EB1" w:rsidRDefault="005944E5">
          <w:pPr>
            <w:pStyle w:val="10"/>
            <w:tabs>
              <w:tab w:val="right" w:leader="dot" w:pos="8296"/>
            </w:tabs>
            <w:rPr>
              <w:noProof/>
            </w:rPr>
          </w:pPr>
          <w:hyperlink w:anchor="_Toc505933224" w:history="1">
            <w:r w:rsidR="00875EB1" w:rsidRPr="004C2A39">
              <w:rPr>
                <w:rStyle w:val="a5"/>
                <w:noProof/>
              </w:rPr>
              <w:t>1057. Stack (30)</w:t>
            </w:r>
            <w:r w:rsidR="00875EB1">
              <w:rPr>
                <w:noProof/>
                <w:webHidden/>
              </w:rPr>
              <w:tab/>
            </w:r>
            <w:r w:rsidR="00875EB1">
              <w:rPr>
                <w:noProof/>
                <w:webHidden/>
              </w:rPr>
              <w:fldChar w:fldCharType="begin"/>
            </w:r>
            <w:r w:rsidR="00875EB1">
              <w:rPr>
                <w:noProof/>
                <w:webHidden/>
              </w:rPr>
              <w:instrText xml:space="preserve"> PAGEREF _Toc505933224 \h </w:instrText>
            </w:r>
            <w:r w:rsidR="00875EB1">
              <w:rPr>
                <w:noProof/>
                <w:webHidden/>
              </w:rPr>
            </w:r>
            <w:r w:rsidR="00875EB1">
              <w:rPr>
                <w:noProof/>
                <w:webHidden/>
              </w:rPr>
              <w:fldChar w:fldCharType="separate"/>
            </w:r>
            <w:r w:rsidR="00875EB1">
              <w:rPr>
                <w:noProof/>
                <w:webHidden/>
              </w:rPr>
              <w:t>84</w:t>
            </w:r>
            <w:r w:rsidR="00875EB1">
              <w:rPr>
                <w:noProof/>
                <w:webHidden/>
              </w:rPr>
              <w:fldChar w:fldCharType="end"/>
            </w:r>
          </w:hyperlink>
        </w:p>
        <w:p w:rsidR="00875EB1" w:rsidRDefault="005944E5">
          <w:pPr>
            <w:pStyle w:val="20"/>
            <w:tabs>
              <w:tab w:val="right" w:leader="dot" w:pos="8296"/>
            </w:tabs>
            <w:rPr>
              <w:noProof/>
            </w:rPr>
          </w:pPr>
          <w:hyperlink w:anchor="_Toc505933225" w:history="1">
            <w:r w:rsidR="00875EB1" w:rsidRPr="004C2A39">
              <w:rPr>
                <w:rStyle w:val="a5"/>
                <w:rFonts w:hint="eastAsia"/>
                <w:noProof/>
              </w:rPr>
              <w:t>解题思路</w:t>
            </w:r>
            <w:r w:rsidR="00875EB1">
              <w:rPr>
                <w:noProof/>
                <w:webHidden/>
              </w:rPr>
              <w:tab/>
            </w:r>
            <w:r w:rsidR="00875EB1">
              <w:rPr>
                <w:noProof/>
                <w:webHidden/>
              </w:rPr>
              <w:fldChar w:fldCharType="begin"/>
            </w:r>
            <w:r w:rsidR="00875EB1">
              <w:rPr>
                <w:noProof/>
                <w:webHidden/>
              </w:rPr>
              <w:instrText xml:space="preserve"> PAGEREF _Toc505933225 \h </w:instrText>
            </w:r>
            <w:r w:rsidR="00875EB1">
              <w:rPr>
                <w:noProof/>
                <w:webHidden/>
              </w:rPr>
            </w:r>
            <w:r w:rsidR="00875EB1">
              <w:rPr>
                <w:noProof/>
                <w:webHidden/>
              </w:rPr>
              <w:fldChar w:fldCharType="separate"/>
            </w:r>
            <w:r w:rsidR="00875EB1">
              <w:rPr>
                <w:noProof/>
                <w:webHidden/>
              </w:rPr>
              <w:t>95</w:t>
            </w:r>
            <w:r w:rsidR="00875EB1">
              <w:rPr>
                <w:noProof/>
                <w:webHidden/>
              </w:rPr>
              <w:fldChar w:fldCharType="end"/>
            </w:r>
          </w:hyperlink>
        </w:p>
        <w:p w:rsidR="00875EB1" w:rsidRDefault="005944E5">
          <w:pPr>
            <w:pStyle w:val="20"/>
            <w:tabs>
              <w:tab w:val="right" w:leader="dot" w:pos="8296"/>
            </w:tabs>
            <w:rPr>
              <w:noProof/>
            </w:rPr>
          </w:pPr>
          <w:hyperlink w:anchor="_Toc505933226" w:history="1">
            <w:r w:rsidR="00875EB1" w:rsidRPr="004C2A39">
              <w:rPr>
                <w:rStyle w:val="a5"/>
                <w:rFonts w:ascii="Verdana" w:eastAsia="微软雅黑" w:hAnsi="Verdana"/>
                <w:noProof/>
              </w:rPr>
              <w:t>1.</w:t>
            </w:r>
            <w:r w:rsidR="00875EB1" w:rsidRPr="004C2A39">
              <w:rPr>
                <w:rStyle w:val="a5"/>
                <w:rFonts w:ascii="Verdana" w:eastAsia="微软雅黑" w:hAnsi="Verdana" w:hint="eastAsia"/>
                <w:noProof/>
              </w:rPr>
              <w:t>树状数组</w:t>
            </w:r>
            <w:r w:rsidR="00875EB1" w:rsidRPr="004C2A39">
              <w:rPr>
                <w:rStyle w:val="a5"/>
                <w:rFonts w:ascii="Verdana" w:eastAsia="微软雅黑" w:hAnsi="Verdana"/>
                <w:noProof/>
              </w:rPr>
              <w:t>+</w:t>
            </w:r>
            <w:r w:rsidR="00875EB1" w:rsidRPr="004C2A39">
              <w:rPr>
                <w:rStyle w:val="a5"/>
                <w:rFonts w:ascii="Verdana" w:eastAsia="微软雅黑" w:hAnsi="Verdana" w:hint="eastAsia"/>
                <w:noProof/>
              </w:rPr>
              <w:t>二分查找</w:t>
            </w:r>
            <w:r w:rsidR="00875EB1">
              <w:rPr>
                <w:noProof/>
                <w:webHidden/>
              </w:rPr>
              <w:tab/>
            </w:r>
            <w:r w:rsidR="00875EB1">
              <w:rPr>
                <w:noProof/>
                <w:webHidden/>
              </w:rPr>
              <w:fldChar w:fldCharType="begin"/>
            </w:r>
            <w:r w:rsidR="00875EB1">
              <w:rPr>
                <w:noProof/>
                <w:webHidden/>
              </w:rPr>
              <w:instrText xml:space="preserve"> PAGEREF _Toc505933226 \h </w:instrText>
            </w:r>
            <w:r w:rsidR="00875EB1">
              <w:rPr>
                <w:noProof/>
                <w:webHidden/>
              </w:rPr>
            </w:r>
            <w:r w:rsidR="00875EB1">
              <w:rPr>
                <w:noProof/>
                <w:webHidden/>
              </w:rPr>
              <w:fldChar w:fldCharType="separate"/>
            </w:r>
            <w:r w:rsidR="00875EB1">
              <w:rPr>
                <w:noProof/>
                <w:webHidden/>
              </w:rPr>
              <w:t>95</w:t>
            </w:r>
            <w:r w:rsidR="00875EB1">
              <w:rPr>
                <w:noProof/>
                <w:webHidden/>
              </w:rPr>
              <w:fldChar w:fldCharType="end"/>
            </w:r>
          </w:hyperlink>
        </w:p>
        <w:p w:rsidR="00875EB1" w:rsidRDefault="005944E5">
          <w:pPr>
            <w:pStyle w:val="20"/>
            <w:tabs>
              <w:tab w:val="right" w:leader="dot" w:pos="8296"/>
            </w:tabs>
            <w:rPr>
              <w:noProof/>
            </w:rPr>
          </w:pPr>
          <w:hyperlink w:anchor="_Toc505933227" w:history="1">
            <w:r w:rsidR="00875EB1" w:rsidRPr="004C2A39">
              <w:rPr>
                <w:rStyle w:val="a5"/>
                <w:rFonts w:ascii="Verdana" w:eastAsia="微软雅黑" w:hAnsi="Verdana"/>
                <w:noProof/>
              </w:rPr>
              <w:t>2.</w:t>
            </w:r>
            <w:r w:rsidR="00875EB1" w:rsidRPr="004C2A39">
              <w:rPr>
                <w:rStyle w:val="a5"/>
                <w:rFonts w:ascii="Verdana" w:eastAsia="微软雅黑" w:hAnsi="Verdana" w:hint="eastAsia"/>
                <w:noProof/>
              </w:rPr>
              <w:t>分桶法（分治，分层</w:t>
            </w:r>
            <w:r w:rsidR="00875EB1" w:rsidRPr="004C2A39">
              <w:rPr>
                <w:rStyle w:val="a5"/>
                <w:rFonts w:ascii="Verdana" w:eastAsia="微软雅黑" w:hAnsi="Verdana"/>
                <w:noProof/>
              </w:rPr>
              <w:t>HASH</w:t>
            </w:r>
            <w:r w:rsidR="00875EB1" w:rsidRPr="004C2A39">
              <w:rPr>
                <w:rStyle w:val="a5"/>
                <w:rFonts w:ascii="Verdana" w:eastAsia="微软雅黑" w:hAnsi="Verdana" w:hint="eastAsia"/>
                <w:noProof/>
              </w:rPr>
              <w:t>，平方分割）本人快乐的原创</w:t>
            </w:r>
            <w:r w:rsidR="00875EB1">
              <w:rPr>
                <w:noProof/>
                <w:webHidden/>
              </w:rPr>
              <w:tab/>
            </w:r>
            <w:r w:rsidR="00875EB1">
              <w:rPr>
                <w:noProof/>
                <w:webHidden/>
              </w:rPr>
              <w:fldChar w:fldCharType="begin"/>
            </w:r>
            <w:r w:rsidR="00875EB1">
              <w:rPr>
                <w:noProof/>
                <w:webHidden/>
              </w:rPr>
              <w:instrText xml:space="preserve"> PAGEREF _Toc505933227 \h </w:instrText>
            </w:r>
            <w:r w:rsidR="00875EB1">
              <w:rPr>
                <w:noProof/>
                <w:webHidden/>
              </w:rPr>
            </w:r>
            <w:r w:rsidR="00875EB1">
              <w:rPr>
                <w:noProof/>
                <w:webHidden/>
              </w:rPr>
              <w:fldChar w:fldCharType="separate"/>
            </w:r>
            <w:r w:rsidR="00875EB1">
              <w:rPr>
                <w:noProof/>
                <w:webHidden/>
              </w:rPr>
              <w:t>98</w:t>
            </w:r>
            <w:r w:rsidR="00875EB1">
              <w:rPr>
                <w:noProof/>
                <w:webHidden/>
              </w:rPr>
              <w:fldChar w:fldCharType="end"/>
            </w:r>
          </w:hyperlink>
        </w:p>
        <w:p w:rsidR="00875EB1" w:rsidRDefault="005944E5">
          <w:pPr>
            <w:pStyle w:val="20"/>
            <w:tabs>
              <w:tab w:val="right" w:leader="dot" w:pos="8296"/>
            </w:tabs>
            <w:rPr>
              <w:noProof/>
            </w:rPr>
          </w:pPr>
          <w:hyperlink w:anchor="_Toc505933228" w:history="1">
            <w:r w:rsidR="00875EB1" w:rsidRPr="004C2A39">
              <w:rPr>
                <w:rStyle w:val="a5"/>
                <w:rFonts w:ascii="Verdana" w:eastAsia="微软雅黑" w:hAnsi="Verdana"/>
                <w:noProof/>
              </w:rPr>
              <w:t>3.</w:t>
            </w:r>
            <w:r w:rsidR="00875EB1" w:rsidRPr="004C2A39">
              <w:rPr>
                <w:rStyle w:val="a5"/>
                <w:rFonts w:ascii="Verdana" w:eastAsia="微软雅黑" w:hAnsi="Verdana" w:hint="eastAsia"/>
                <w:noProof/>
              </w:rPr>
              <w:t>线段树（分治）有种杀鸡用牛刀的感觉</w:t>
            </w:r>
            <w:r w:rsidR="00875EB1">
              <w:rPr>
                <w:noProof/>
                <w:webHidden/>
              </w:rPr>
              <w:tab/>
            </w:r>
            <w:r w:rsidR="00875EB1">
              <w:rPr>
                <w:noProof/>
                <w:webHidden/>
              </w:rPr>
              <w:fldChar w:fldCharType="begin"/>
            </w:r>
            <w:r w:rsidR="00875EB1">
              <w:rPr>
                <w:noProof/>
                <w:webHidden/>
              </w:rPr>
              <w:instrText xml:space="preserve"> PAGEREF _Toc505933228 \h </w:instrText>
            </w:r>
            <w:r w:rsidR="00875EB1">
              <w:rPr>
                <w:noProof/>
                <w:webHidden/>
              </w:rPr>
            </w:r>
            <w:r w:rsidR="00875EB1">
              <w:rPr>
                <w:noProof/>
                <w:webHidden/>
              </w:rPr>
              <w:fldChar w:fldCharType="separate"/>
            </w:r>
            <w:r w:rsidR="00875EB1">
              <w:rPr>
                <w:noProof/>
                <w:webHidden/>
              </w:rPr>
              <w:t>100</w:t>
            </w:r>
            <w:r w:rsidR="00875EB1">
              <w:rPr>
                <w:noProof/>
                <w:webHidden/>
              </w:rPr>
              <w:fldChar w:fldCharType="end"/>
            </w:r>
          </w:hyperlink>
        </w:p>
        <w:p w:rsidR="00875EB1" w:rsidRDefault="005944E5">
          <w:pPr>
            <w:pStyle w:val="20"/>
            <w:tabs>
              <w:tab w:val="right" w:leader="dot" w:pos="8296"/>
            </w:tabs>
            <w:rPr>
              <w:noProof/>
            </w:rPr>
          </w:pPr>
          <w:hyperlink w:anchor="_Toc505933229" w:history="1">
            <w:r w:rsidR="00875EB1" w:rsidRPr="004C2A39">
              <w:rPr>
                <w:rStyle w:val="a5"/>
                <w:rFonts w:ascii="Verdana" w:eastAsia="微软雅黑" w:hAnsi="Verdana"/>
                <w:noProof/>
              </w:rPr>
              <w:t>4.Prioriry Queue On Multiset(</w:t>
            </w:r>
            <w:r w:rsidR="00875EB1" w:rsidRPr="004C2A39">
              <w:rPr>
                <w:rStyle w:val="a5"/>
                <w:rFonts w:ascii="Verdana" w:eastAsia="微软雅黑" w:hAnsi="Verdana" w:hint="eastAsia"/>
                <w:noProof/>
              </w:rPr>
              <w:t>红黑树是支持插入与删除的堆</w:t>
            </w:r>
            <w:r w:rsidR="00875EB1" w:rsidRPr="004C2A39">
              <w:rPr>
                <w:rStyle w:val="a5"/>
                <w:rFonts w:ascii="Verdana" w:eastAsia="微软雅黑" w:hAnsi="Verdana"/>
                <w:noProof/>
              </w:rPr>
              <w:t>)</w:t>
            </w:r>
            <w:r w:rsidR="00875EB1" w:rsidRPr="004C2A39">
              <w:rPr>
                <w:rStyle w:val="a5"/>
                <w:rFonts w:ascii="Verdana" w:eastAsia="微软雅黑" w:hAnsi="Verdana" w:hint="eastAsia"/>
                <w:noProof/>
              </w:rPr>
              <w:t>真正的牛刀</w:t>
            </w:r>
            <w:r w:rsidR="00875EB1">
              <w:rPr>
                <w:noProof/>
                <w:webHidden/>
              </w:rPr>
              <w:tab/>
            </w:r>
            <w:r w:rsidR="00875EB1">
              <w:rPr>
                <w:noProof/>
                <w:webHidden/>
              </w:rPr>
              <w:fldChar w:fldCharType="begin"/>
            </w:r>
            <w:r w:rsidR="00875EB1">
              <w:rPr>
                <w:noProof/>
                <w:webHidden/>
              </w:rPr>
              <w:instrText xml:space="preserve"> PAGEREF _Toc505933229 \h </w:instrText>
            </w:r>
            <w:r w:rsidR="00875EB1">
              <w:rPr>
                <w:noProof/>
                <w:webHidden/>
              </w:rPr>
            </w:r>
            <w:r w:rsidR="00875EB1">
              <w:rPr>
                <w:noProof/>
                <w:webHidden/>
              </w:rPr>
              <w:fldChar w:fldCharType="separate"/>
            </w:r>
            <w:r w:rsidR="00875EB1">
              <w:rPr>
                <w:noProof/>
                <w:webHidden/>
              </w:rPr>
              <w:t>103</w:t>
            </w:r>
            <w:r w:rsidR="00875EB1">
              <w:rPr>
                <w:noProof/>
                <w:webHidden/>
              </w:rPr>
              <w:fldChar w:fldCharType="end"/>
            </w:r>
          </w:hyperlink>
        </w:p>
        <w:p w:rsidR="00875EB1" w:rsidRDefault="005944E5">
          <w:pPr>
            <w:pStyle w:val="20"/>
            <w:tabs>
              <w:tab w:val="right" w:leader="dot" w:pos="8296"/>
            </w:tabs>
            <w:rPr>
              <w:noProof/>
            </w:rPr>
          </w:pPr>
          <w:hyperlink w:anchor="_Toc505933230" w:history="1">
            <w:r w:rsidR="00875EB1" w:rsidRPr="004C2A39">
              <w:rPr>
                <w:rStyle w:val="a5"/>
                <w:rFonts w:ascii="微软雅黑" w:eastAsia="微软雅黑" w:hAnsi="微软雅黑"/>
                <w:noProof/>
              </w:rPr>
              <w:t xml:space="preserve">5. </w:t>
            </w:r>
            <w:r w:rsidR="00875EB1" w:rsidRPr="004C2A39">
              <w:rPr>
                <w:rStyle w:val="a5"/>
                <w:rFonts w:ascii="微软雅黑" w:eastAsia="微软雅黑" w:hAnsi="微软雅黑" w:hint="eastAsia"/>
                <w:noProof/>
              </w:rPr>
              <w:t>平衡搜索树——</w:t>
            </w:r>
            <w:r w:rsidR="00875EB1" w:rsidRPr="004C2A39">
              <w:rPr>
                <w:rStyle w:val="a5"/>
                <w:rFonts w:ascii="微软雅黑" w:eastAsia="微软雅黑" w:hAnsi="微软雅黑"/>
                <w:noProof/>
              </w:rPr>
              <w:t>Treap</w:t>
            </w:r>
            <w:r w:rsidR="00875EB1" w:rsidRPr="004C2A39">
              <w:rPr>
                <w:rStyle w:val="a5"/>
                <w:rFonts w:ascii="微软雅黑" w:eastAsia="微软雅黑" w:hAnsi="微软雅黑" w:hint="eastAsia"/>
                <w:noProof/>
              </w:rPr>
              <w:t>（我觉得从前维护两个</w:t>
            </w:r>
            <w:r w:rsidR="00875EB1" w:rsidRPr="004C2A39">
              <w:rPr>
                <w:rStyle w:val="a5"/>
                <w:rFonts w:ascii="微软雅黑" w:eastAsia="微软雅黑" w:hAnsi="微软雅黑"/>
                <w:noProof/>
              </w:rPr>
              <w:t>set</w:t>
            </w:r>
            <w:r w:rsidR="00875EB1" w:rsidRPr="004C2A39">
              <w:rPr>
                <w:rStyle w:val="a5"/>
                <w:rFonts w:ascii="微软雅黑" w:eastAsia="微软雅黑" w:hAnsi="微软雅黑" w:hint="eastAsia"/>
                <w:noProof/>
              </w:rPr>
              <w:t>求中间值是牛刀，那时我还小）</w:t>
            </w:r>
            <w:r w:rsidR="00875EB1">
              <w:rPr>
                <w:noProof/>
                <w:webHidden/>
              </w:rPr>
              <w:tab/>
            </w:r>
            <w:r w:rsidR="00875EB1">
              <w:rPr>
                <w:noProof/>
                <w:webHidden/>
              </w:rPr>
              <w:fldChar w:fldCharType="begin"/>
            </w:r>
            <w:r w:rsidR="00875EB1">
              <w:rPr>
                <w:noProof/>
                <w:webHidden/>
              </w:rPr>
              <w:instrText xml:space="preserve"> PAGEREF _Toc505933230 \h </w:instrText>
            </w:r>
            <w:r w:rsidR="00875EB1">
              <w:rPr>
                <w:noProof/>
                <w:webHidden/>
              </w:rPr>
            </w:r>
            <w:r w:rsidR="00875EB1">
              <w:rPr>
                <w:noProof/>
                <w:webHidden/>
              </w:rPr>
              <w:fldChar w:fldCharType="separate"/>
            </w:r>
            <w:r w:rsidR="00875EB1">
              <w:rPr>
                <w:noProof/>
                <w:webHidden/>
              </w:rPr>
              <w:t>107</w:t>
            </w:r>
            <w:r w:rsidR="00875EB1">
              <w:rPr>
                <w:noProof/>
                <w:webHidden/>
              </w:rPr>
              <w:fldChar w:fldCharType="end"/>
            </w:r>
          </w:hyperlink>
        </w:p>
        <w:p w:rsidR="00875EB1" w:rsidRDefault="005944E5">
          <w:pPr>
            <w:pStyle w:val="10"/>
            <w:tabs>
              <w:tab w:val="right" w:leader="dot" w:pos="8296"/>
            </w:tabs>
            <w:rPr>
              <w:noProof/>
            </w:rPr>
          </w:pPr>
          <w:hyperlink w:anchor="_Toc505933231" w:history="1">
            <w:r w:rsidR="00875EB1" w:rsidRPr="004C2A39">
              <w:rPr>
                <w:rStyle w:val="a5"/>
                <w:noProof/>
              </w:rPr>
              <w:t>1058. A+B in Hogwarts (20)</w:t>
            </w:r>
            <w:r w:rsidR="00875EB1">
              <w:rPr>
                <w:noProof/>
                <w:webHidden/>
              </w:rPr>
              <w:tab/>
            </w:r>
            <w:r w:rsidR="00875EB1">
              <w:rPr>
                <w:noProof/>
                <w:webHidden/>
              </w:rPr>
              <w:fldChar w:fldCharType="begin"/>
            </w:r>
            <w:r w:rsidR="00875EB1">
              <w:rPr>
                <w:noProof/>
                <w:webHidden/>
              </w:rPr>
              <w:instrText xml:space="preserve"> PAGEREF _Toc505933231 \h </w:instrText>
            </w:r>
            <w:r w:rsidR="00875EB1">
              <w:rPr>
                <w:noProof/>
                <w:webHidden/>
              </w:rPr>
            </w:r>
            <w:r w:rsidR="00875EB1">
              <w:rPr>
                <w:noProof/>
                <w:webHidden/>
              </w:rPr>
              <w:fldChar w:fldCharType="separate"/>
            </w:r>
            <w:r w:rsidR="00875EB1">
              <w:rPr>
                <w:noProof/>
                <w:webHidden/>
              </w:rPr>
              <w:t>113</w:t>
            </w:r>
            <w:r w:rsidR="00875EB1">
              <w:rPr>
                <w:noProof/>
                <w:webHidden/>
              </w:rPr>
              <w:fldChar w:fldCharType="end"/>
            </w:r>
          </w:hyperlink>
        </w:p>
        <w:p w:rsidR="00875EB1" w:rsidRDefault="005944E5">
          <w:pPr>
            <w:pStyle w:val="10"/>
            <w:tabs>
              <w:tab w:val="right" w:leader="dot" w:pos="8296"/>
            </w:tabs>
            <w:rPr>
              <w:noProof/>
            </w:rPr>
          </w:pPr>
          <w:hyperlink w:anchor="_Toc505933232" w:history="1">
            <w:r w:rsidR="00875EB1" w:rsidRPr="004C2A39">
              <w:rPr>
                <w:rStyle w:val="a5"/>
                <w:noProof/>
              </w:rPr>
              <w:t>1059. Prime Factors (25)</w:t>
            </w:r>
            <w:r w:rsidR="00875EB1">
              <w:rPr>
                <w:noProof/>
                <w:webHidden/>
              </w:rPr>
              <w:tab/>
            </w:r>
            <w:r w:rsidR="00875EB1">
              <w:rPr>
                <w:noProof/>
                <w:webHidden/>
              </w:rPr>
              <w:fldChar w:fldCharType="begin"/>
            </w:r>
            <w:r w:rsidR="00875EB1">
              <w:rPr>
                <w:noProof/>
                <w:webHidden/>
              </w:rPr>
              <w:instrText xml:space="preserve"> PAGEREF _Toc505933232 \h </w:instrText>
            </w:r>
            <w:r w:rsidR="00875EB1">
              <w:rPr>
                <w:noProof/>
                <w:webHidden/>
              </w:rPr>
            </w:r>
            <w:r w:rsidR="00875EB1">
              <w:rPr>
                <w:noProof/>
                <w:webHidden/>
              </w:rPr>
              <w:fldChar w:fldCharType="separate"/>
            </w:r>
            <w:r w:rsidR="00875EB1">
              <w:rPr>
                <w:noProof/>
                <w:webHidden/>
              </w:rPr>
              <w:t>114</w:t>
            </w:r>
            <w:r w:rsidR="00875EB1">
              <w:rPr>
                <w:noProof/>
                <w:webHidden/>
              </w:rPr>
              <w:fldChar w:fldCharType="end"/>
            </w:r>
          </w:hyperlink>
        </w:p>
        <w:p w:rsidR="00875EB1" w:rsidRDefault="005944E5">
          <w:pPr>
            <w:pStyle w:val="10"/>
            <w:tabs>
              <w:tab w:val="right" w:leader="dot" w:pos="8296"/>
            </w:tabs>
            <w:rPr>
              <w:noProof/>
            </w:rPr>
          </w:pPr>
          <w:hyperlink w:anchor="_Toc505933233" w:history="1">
            <w:r w:rsidR="00875EB1" w:rsidRPr="004C2A39">
              <w:rPr>
                <w:rStyle w:val="a5"/>
                <w:noProof/>
              </w:rPr>
              <w:t>1060. Are They Equal (25)</w:t>
            </w:r>
            <w:r w:rsidR="00875EB1">
              <w:rPr>
                <w:noProof/>
                <w:webHidden/>
              </w:rPr>
              <w:tab/>
            </w:r>
            <w:r w:rsidR="00875EB1">
              <w:rPr>
                <w:noProof/>
                <w:webHidden/>
              </w:rPr>
              <w:fldChar w:fldCharType="begin"/>
            </w:r>
            <w:r w:rsidR="00875EB1">
              <w:rPr>
                <w:noProof/>
                <w:webHidden/>
              </w:rPr>
              <w:instrText xml:space="preserve"> PAGEREF _Toc505933233 \h </w:instrText>
            </w:r>
            <w:r w:rsidR="00875EB1">
              <w:rPr>
                <w:noProof/>
                <w:webHidden/>
              </w:rPr>
            </w:r>
            <w:r w:rsidR="00875EB1">
              <w:rPr>
                <w:noProof/>
                <w:webHidden/>
              </w:rPr>
              <w:fldChar w:fldCharType="separate"/>
            </w:r>
            <w:r w:rsidR="00875EB1">
              <w:rPr>
                <w:noProof/>
                <w:webHidden/>
              </w:rPr>
              <w:t>115</w:t>
            </w:r>
            <w:r w:rsidR="00875EB1">
              <w:rPr>
                <w:noProof/>
                <w:webHidden/>
              </w:rPr>
              <w:fldChar w:fldCharType="end"/>
            </w:r>
          </w:hyperlink>
        </w:p>
        <w:p w:rsidR="00875EB1" w:rsidRDefault="005944E5">
          <w:pPr>
            <w:pStyle w:val="10"/>
            <w:tabs>
              <w:tab w:val="right" w:leader="dot" w:pos="8296"/>
            </w:tabs>
            <w:rPr>
              <w:noProof/>
            </w:rPr>
          </w:pPr>
          <w:hyperlink w:anchor="_Toc505933234" w:history="1">
            <w:r w:rsidR="00875EB1" w:rsidRPr="004C2A39">
              <w:rPr>
                <w:rStyle w:val="a5"/>
                <w:noProof/>
              </w:rPr>
              <w:t>1061. Dating (20)</w:t>
            </w:r>
            <w:r w:rsidR="00875EB1">
              <w:rPr>
                <w:noProof/>
                <w:webHidden/>
              </w:rPr>
              <w:tab/>
            </w:r>
            <w:r w:rsidR="00875EB1">
              <w:rPr>
                <w:noProof/>
                <w:webHidden/>
              </w:rPr>
              <w:fldChar w:fldCharType="begin"/>
            </w:r>
            <w:r w:rsidR="00875EB1">
              <w:rPr>
                <w:noProof/>
                <w:webHidden/>
              </w:rPr>
              <w:instrText xml:space="preserve"> PAGEREF _Toc505933234 \h </w:instrText>
            </w:r>
            <w:r w:rsidR="00875EB1">
              <w:rPr>
                <w:noProof/>
                <w:webHidden/>
              </w:rPr>
            </w:r>
            <w:r w:rsidR="00875EB1">
              <w:rPr>
                <w:noProof/>
                <w:webHidden/>
              </w:rPr>
              <w:fldChar w:fldCharType="separate"/>
            </w:r>
            <w:r w:rsidR="00875EB1">
              <w:rPr>
                <w:noProof/>
                <w:webHidden/>
              </w:rPr>
              <w:t>116</w:t>
            </w:r>
            <w:r w:rsidR="00875EB1">
              <w:rPr>
                <w:noProof/>
                <w:webHidden/>
              </w:rPr>
              <w:fldChar w:fldCharType="end"/>
            </w:r>
          </w:hyperlink>
        </w:p>
        <w:p w:rsidR="00875EB1" w:rsidRDefault="005944E5">
          <w:pPr>
            <w:pStyle w:val="10"/>
            <w:tabs>
              <w:tab w:val="right" w:leader="dot" w:pos="8296"/>
            </w:tabs>
            <w:rPr>
              <w:noProof/>
            </w:rPr>
          </w:pPr>
          <w:hyperlink w:anchor="_Toc505933235" w:history="1">
            <w:r w:rsidR="00875EB1" w:rsidRPr="004C2A39">
              <w:rPr>
                <w:rStyle w:val="a5"/>
                <w:rFonts w:ascii="Verdana" w:hAnsi="Verdana"/>
                <w:noProof/>
              </w:rPr>
              <w:t>1062. Talent and Virtue (25)</w:t>
            </w:r>
            <w:r w:rsidR="00875EB1">
              <w:rPr>
                <w:noProof/>
                <w:webHidden/>
              </w:rPr>
              <w:tab/>
            </w:r>
            <w:r w:rsidR="00875EB1">
              <w:rPr>
                <w:noProof/>
                <w:webHidden/>
              </w:rPr>
              <w:fldChar w:fldCharType="begin"/>
            </w:r>
            <w:r w:rsidR="00875EB1">
              <w:rPr>
                <w:noProof/>
                <w:webHidden/>
              </w:rPr>
              <w:instrText xml:space="preserve"> PAGEREF _Toc505933235 \h </w:instrText>
            </w:r>
            <w:r w:rsidR="00875EB1">
              <w:rPr>
                <w:noProof/>
                <w:webHidden/>
              </w:rPr>
            </w:r>
            <w:r w:rsidR="00875EB1">
              <w:rPr>
                <w:noProof/>
                <w:webHidden/>
              </w:rPr>
              <w:fldChar w:fldCharType="separate"/>
            </w:r>
            <w:r w:rsidR="00875EB1">
              <w:rPr>
                <w:noProof/>
                <w:webHidden/>
              </w:rPr>
              <w:t>117</w:t>
            </w:r>
            <w:r w:rsidR="00875EB1">
              <w:rPr>
                <w:noProof/>
                <w:webHidden/>
              </w:rPr>
              <w:fldChar w:fldCharType="end"/>
            </w:r>
          </w:hyperlink>
        </w:p>
        <w:p w:rsidR="00875EB1" w:rsidRDefault="005944E5">
          <w:pPr>
            <w:pStyle w:val="10"/>
            <w:tabs>
              <w:tab w:val="right" w:leader="dot" w:pos="8296"/>
            </w:tabs>
            <w:rPr>
              <w:noProof/>
            </w:rPr>
          </w:pPr>
          <w:hyperlink w:anchor="_Toc505933236" w:history="1">
            <w:r w:rsidR="00875EB1" w:rsidRPr="004C2A39">
              <w:rPr>
                <w:rStyle w:val="a5"/>
                <w:noProof/>
              </w:rPr>
              <w:t>1063. Set Similarity (25)</w:t>
            </w:r>
            <w:r w:rsidR="00875EB1">
              <w:rPr>
                <w:noProof/>
                <w:webHidden/>
              </w:rPr>
              <w:tab/>
            </w:r>
            <w:r w:rsidR="00875EB1">
              <w:rPr>
                <w:noProof/>
                <w:webHidden/>
              </w:rPr>
              <w:fldChar w:fldCharType="begin"/>
            </w:r>
            <w:r w:rsidR="00875EB1">
              <w:rPr>
                <w:noProof/>
                <w:webHidden/>
              </w:rPr>
              <w:instrText xml:space="preserve"> PAGEREF _Toc505933236 \h </w:instrText>
            </w:r>
            <w:r w:rsidR="00875EB1">
              <w:rPr>
                <w:noProof/>
                <w:webHidden/>
              </w:rPr>
            </w:r>
            <w:r w:rsidR="00875EB1">
              <w:rPr>
                <w:noProof/>
                <w:webHidden/>
              </w:rPr>
              <w:fldChar w:fldCharType="separate"/>
            </w:r>
            <w:r w:rsidR="00875EB1">
              <w:rPr>
                <w:noProof/>
                <w:webHidden/>
              </w:rPr>
              <w:t>120</w:t>
            </w:r>
            <w:r w:rsidR="00875EB1">
              <w:rPr>
                <w:noProof/>
                <w:webHidden/>
              </w:rPr>
              <w:fldChar w:fldCharType="end"/>
            </w:r>
          </w:hyperlink>
        </w:p>
        <w:p w:rsidR="00875EB1" w:rsidRDefault="005944E5">
          <w:pPr>
            <w:pStyle w:val="10"/>
            <w:tabs>
              <w:tab w:val="right" w:leader="dot" w:pos="8296"/>
            </w:tabs>
            <w:rPr>
              <w:noProof/>
            </w:rPr>
          </w:pPr>
          <w:hyperlink w:anchor="_Toc505933237" w:history="1">
            <w:r w:rsidR="00875EB1" w:rsidRPr="004C2A39">
              <w:rPr>
                <w:rStyle w:val="a5"/>
                <w:noProof/>
              </w:rPr>
              <w:t>1064. Complete Binary Search Tree (30)</w:t>
            </w:r>
            <w:r w:rsidR="00875EB1">
              <w:rPr>
                <w:noProof/>
                <w:webHidden/>
              </w:rPr>
              <w:tab/>
            </w:r>
            <w:r w:rsidR="00875EB1">
              <w:rPr>
                <w:noProof/>
                <w:webHidden/>
              </w:rPr>
              <w:fldChar w:fldCharType="begin"/>
            </w:r>
            <w:r w:rsidR="00875EB1">
              <w:rPr>
                <w:noProof/>
                <w:webHidden/>
              </w:rPr>
              <w:instrText xml:space="preserve"> PAGEREF _Toc505933237 \h </w:instrText>
            </w:r>
            <w:r w:rsidR="00875EB1">
              <w:rPr>
                <w:noProof/>
                <w:webHidden/>
              </w:rPr>
            </w:r>
            <w:r w:rsidR="00875EB1">
              <w:rPr>
                <w:noProof/>
                <w:webHidden/>
              </w:rPr>
              <w:fldChar w:fldCharType="separate"/>
            </w:r>
            <w:r w:rsidR="00875EB1">
              <w:rPr>
                <w:noProof/>
                <w:webHidden/>
              </w:rPr>
              <w:t>121</w:t>
            </w:r>
            <w:r w:rsidR="00875EB1">
              <w:rPr>
                <w:noProof/>
                <w:webHidden/>
              </w:rPr>
              <w:fldChar w:fldCharType="end"/>
            </w:r>
          </w:hyperlink>
        </w:p>
        <w:p w:rsidR="00875EB1" w:rsidRDefault="005944E5">
          <w:pPr>
            <w:pStyle w:val="10"/>
            <w:tabs>
              <w:tab w:val="right" w:leader="dot" w:pos="8296"/>
            </w:tabs>
            <w:rPr>
              <w:noProof/>
            </w:rPr>
          </w:pPr>
          <w:hyperlink w:anchor="_Toc505933238" w:history="1">
            <w:r w:rsidR="00875EB1" w:rsidRPr="004C2A39">
              <w:rPr>
                <w:rStyle w:val="a5"/>
                <w:noProof/>
              </w:rPr>
              <w:t>1065. A+B and C (64bit) (20)</w:t>
            </w:r>
            <w:r w:rsidR="00875EB1">
              <w:rPr>
                <w:noProof/>
                <w:webHidden/>
              </w:rPr>
              <w:tab/>
            </w:r>
            <w:r w:rsidR="00875EB1">
              <w:rPr>
                <w:noProof/>
                <w:webHidden/>
              </w:rPr>
              <w:fldChar w:fldCharType="begin"/>
            </w:r>
            <w:r w:rsidR="00875EB1">
              <w:rPr>
                <w:noProof/>
                <w:webHidden/>
              </w:rPr>
              <w:instrText xml:space="preserve"> PAGEREF _Toc505933238 \h </w:instrText>
            </w:r>
            <w:r w:rsidR="00875EB1">
              <w:rPr>
                <w:noProof/>
                <w:webHidden/>
              </w:rPr>
            </w:r>
            <w:r w:rsidR="00875EB1">
              <w:rPr>
                <w:noProof/>
                <w:webHidden/>
              </w:rPr>
              <w:fldChar w:fldCharType="separate"/>
            </w:r>
            <w:r w:rsidR="00875EB1">
              <w:rPr>
                <w:noProof/>
                <w:webHidden/>
              </w:rPr>
              <w:t>122</w:t>
            </w:r>
            <w:r w:rsidR="00875EB1">
              <w:rPr>
                <w:noProof/>
                <w:webHidden/>
              </w:rPr>
              <w:fldChar w:fldCharType="end"/>
            </w:r>
          </w:hyperlink>
        </w:p>
        <w:p w:rsidR="00875EB1" w:rsidRDefault="005944E5">
          <w:pPr>
            <w:pStyle w:val="10"/>
            <w:tabs>
              <w:tab w:val="right" w:leader="dot" w:pos="8296"/>
            </w:tabs>
            <w:rPr>
              <w:noProof/>
            </w:rPr>
          </w:pPr>
          <w:hyperlink w:anchor="_Toc505933239" w:history="1">
            <w:r w:rsidR="00875EB1" w:rsidRPr="004C2A39">
              <w:rPr>
                <w:rStyle w:val="a5"/>
                <w:noProof/>
              </w:rPr>
              <w:t>1066. Root of AVL Tree (25)</w:t>
            </w:r>
            <w:r w:rsidR="00875EB1">
              <w:rPr>
                <w:noProof/>
                <w:webHidden/>
              </w:rPr>
              <w:tab/>
            </w:r>
            <w:r w:rsidR="00875EB1">
              <w:rPr>
                <w:noProof/>
                <w:webHidden/>
              </w:rPr>
              <w:fldChar w:fldCharType="begin"/>
            </w:r>
            <w:r w:rsidR="00875EB1">
              <w:rPr>
                <w:noProof/>
                <w:webHidden/>
              </w:rPr>
              <w:instrText xml:space="preserve"> PAGEREF _Toc505933239 \h </w:instrText>
            </w:r>
            <w:r w:rsidR="00875EB1">
              <w:rPr>
                <w:noProof/>
                <w:webHidden/>
              </w:rPr>
            </w:r>
            <w:r w:rsidR="00875EB1">
              <w:rPr>
                <w:noProof/>
                <w:webHidden/>
              </w:rPr>
              <w:fldChar w:fldCharType="separate"/>
            </w:r>
            <w:r w:rsidR="00875EB1">
              <w:rPr>
                <w:noProof/>
                <w:webHidden/>
              </w:rPr>
              <w:t>123</w:t>
            </w:r>
            <w:r w:rsidR="00875EB1">
              <w:rPr>
                <w:noProof/>
                <w:webHidden/>
              </w:rPr>
              <w:fldChar w:fldCharType="end"/>
            </w:r>
          </w:hyperlink>
        </w:p>
        <w:p w:rsidR="00875EB1" w:rsidRDefault="005944E5">
          <w:pPr>
            <w:pStyle w:val="10"/>
            <w:tabs>
              <w:tab w:val="right" w:leader="dot" w:pos="8296"/>
            </w:tabs>
            <w:rPr>
              <w:noProof/>
            </w:rPr>
          </w:pPr>
          <w:hyperlink w:anchor="_Toc505933240" w:history="1">
            <w:r w:rsidR="00875EB1" w:rsidRPr="004C2A39">
              <w:rPr>
                <w:rStyle w:val="a5"/>
                <w:noProof/>
              </w:rPr>
              <w:t>1067. Sort with Swap(0,*) (25)</w:t>
            </w:r>
            <w:r w:rsidR="00875EB1">
              <w:rPr>
                <w:noProof/>
                <w:webHidden/>
              </w:rPr>
              <w:tab/>
            </w:r>
            <w:r w:rsidR="00875EB1">
              <w:rPr>
                <w:noProof/>
                <w:webHidden/>
              </w:rPr>
              <w:fldChar w:fldCharType="begin"/>
            </w:r>
            <w:r w:rsidR="00875EB1">
              <w:rPr>
                <w:noProof/>
                <w:webHidden/>
              </w:rPr>
              <w:instrText xml:space="preserve"> PAGEREF _Toc505933240 \h </w:instrText>
            </w:r>
            <w:r w:rsidR="00875EB1">
              <w:rPr>
                <w:noProof/>
                <w:webHidden/>
              </w:rPr>
            </w:r>
            <w:r w:rsidR="00875EB1">
              <w:rPr>
                <w:noProof/>
                <w:webHidden/>
              </w:rPr>
              <w:fldChar w:fldCharType="separate"/>
            </w:r>
            <w:r w:rsidR="00875EB1">
              <w:rPr>
                <w:noProof/>
                <w:webHidden/>
              </w:rPr>
              <w:t>125</w:t>
            </w:r>
            <w:r w:rsidR="00875EB1">
              <w:rPr>
                <w:noProof/>
                <w:webHidden/>
              </w:rPr>
              <w:fldChar w:fldCharType="end"/>
            </w:r>
          </w:hyperlink>
        </w:p>
        <w:p w:rsidR="00875EB1" w:rsidRDefault="005944E5">
          <w:pPr>
            <w:pStyle w:val="10"/>
            <w:tabs>
              <w:tab w:val="right" w:leader="dot" w:pos="8296"/>
            </w:tabs>
            <w:rPr>
              <w:noProof/>
            </w:rPr>
          </w:pPr>
          <w:hyperlink w:anchor="_Toc505933241" w:history="1">
            <w:r w:rsidR="00875EB1" w:rsidRPr="004C2A39">
              <w:rPr>
                <w:rStyle w:val="a5"/>
                <w:noProof/>
              </w:rPr>
              <w:t>1068. Find More Coins (30)</w:t>
            </w:r>
            <w:r w:rsidR="00875EB1">
              <w:rPr>
                <w:noProof/>
                <w:webHidden/>
              </w:rPr>
              <w:tab/>
            </w:r>
            <w:r w:rsidR="00875EB1">
              <w:rPr>
                <w:noProof/>
                <w:webHidden/>
              </w:rPr>
              <w:fldChar w:fldCharType="begin"/>
            </w:r>
            <w:r w:rsidR="00875EB1">
              <w:rPr>
                <w:noProof/>
                <w:webHidden/>
              </w:rPr>
              <w:instrText xml:space="preserve"> PAGEREF _Toc505933241 \h </w:instrText>
            </w:r>
            <w:r w:rsidR="00875EB1">
              <w:rPr>
                <w:noProof/>
                <w:webHidden/>
              </w:rPr>
            </w:r>
            <w:r w:rsidR="00875EB1">
              <w:rPr>
                <w:noProof/>
                <w:webHidden/>
              </w:rPr>
              <w:fldChar w:fldCharType="separate"/>
            </w:r>
            <w:r w:rsidR="00875EB1">
              <w:rPr>
                <w:noProof/>
                <w:webHidden/>
              </w:rPr>
              <w:t>126</w:t>
            </w:r>
            <w:r w:rsidR="00875EB1">
              <w:rPr>
                <w:noProof/>
                <w:webHidden/>
              </w:rPr>
              <w:fldChar w:fldCharType="end"/>
            </w:r>
          </w:hyperlink>
        </w:p>
        <w:p w:rsidR="00875EB1" w:rsidRDefault="005944E5">
          <w:pPr>
            <w:pStyle w:val="10"/>
            <w:tabs>
              <w:tab w:val="right" w:leader="dot" w:pos="8296"/>
            </w:tabs>
            <w:rPr>
              <w:noProof/>
            </w:rPr>
          </w:pPr>
          <w:hyperlink w:anchor="_Toc505933242" w:history="1">
            <w:r w:rsidR="00875EB1" w:rsidRPr="004C2A39">
              <w:rPr>
                <w:rStyle w:val="a5"/>
                <w:noProof/>
              </w:rPr>
              <w:t>1069. The Black Hole of Numbers (20)</w:t>
            </w:r>
            <w:r w:rsidR="00875EB1">
              <w:rPr>
                <w:noProof/>
                <w:webHidden/>
              </w:rPr>
              <w:tab/>
            </w:r>
            <w:r w:rsidR="00875EB1">
              <w:rPr>
                <w:noProof/>
                <w:webHidden/>
              </w:rPr>
              <w:fldChar w:fldCharType="begin"/>
            </w:r>
            <w:r w:rsidR="00875EB1">
              <w:rPr>
                <w:noProof/>
                <w:webHidden/>
              </w:rPr>
              <w:instrText xml:space="preserve"> PAGEREF _Toc505933242 \h </w:instrText>
            </w:r>
            <w:r w:rsidR="00875EB1">
              <w:rPr>
                <w:noProof/>
                <w:webHidden/>
              </w:rPr>
            </w:r>
            <w:r w:rsidR="00875EB1">
              <w:rPr>
                <w:noProof/>
                <w:webHidden/>
              </w:rPr>
              <w:fldChar w:fldCharType="separate"/>
            </w:r>
            <w:r w:rsidR="00875EB1">
              <w:rPr>
                <w:noProof/>
                <w:webHidden/>
              </w:rPr>
              <w:t>127</w:t>
            </w:r>
            <w:r w:rsidR="00875EB1">
              <w:rPr>
                <w:noProof/>
                <w:webHidden/>
              </w:rPr>
              <w:fldChar w:fldCharType="end"/>
            </w:r>
          </w:hyperlink>
        </w:p>
        <w:p w:rsidR="00875EB1" w:rsidRDefault="005944E5">
          <w:pPr>
            <w:pStyle w:val="10"/>
            <w:tabs>
              <w:tab w:val="right" w:leader="dot" w:pos="8296"/>
            </w:tabs>
            <w:rPr>
              <w:noProof/>
            </w:rPr>
          </w:pPr>
          <w:hyperlink w:anchor="_Toc505933243" w:history="1">
            <w:r w:rsidR="00875EB1" w:rsidRPr="004C2A39">
              <w:rPr>
                <w:rStyle w:val="a5"/>
                <w:rFonts w:ascii="Verdana" w:hAnsi="Verdana"/>
                <w:noProof/>
              </w:rPr>
              <w:t>1070. Mooncake (25)</w:t>
            </w:r>
            <w:r w:rsidR="00875EB1">
              <w:rPr>
                <w:noProof/>
                <w:webHidden/>
              </w:rPr>
              <w:tab/>
            </w:r>
            <w:r w:rsidR="00875EB1">
              <w:rPr>
                <w:noProof/>
                <w:webHidden/>
              </w:rPr>
              <w:fldChar w:fldCharType="begin"/>
            </w:r>
            <w:r w:rsidR="00875EB1">
              <w:rPr>
                <w:noProof/>
                <w:webHidden/>
              </w:rPr>
              <w:instrText xml:space="preserve"> PAGEREF _Toc505933243 \h </w:instrText>
            </w:r>
            <w:r w:rsidR="00875EB1">
              <w:rPr>
                <w:noProof/>
                <w:webHidden/>
              </w:rPr>
            </w:r>
            <w:r w:rsidR="00875EB1">
              <w:rPr>
                <w:noProof/>
                <w:webHidden/>
              </w:rPr>
              <w:fldChar w:fldCharType="separate"/>
            </w:r>
            <w:r w:rsidR="00875EB1">
              <w:rPr>
                <w:noProof/>
                <w:webHidden/>
              </w:rPr>
              <w:t>128</w:t>
            </w:r>
            <w:r w:rsidR="00875EB1">
              <w:rPr>
                <w:noProof/>
                <w:webHidden/>
              </w:rPr>
              <w:fldChar w:fldCharType="end"/>
            </w:r>
          </w:hyperlink>
        </w:p>
        <w:p w:rsidR="00875EB1" w:rsidRDefault="005944E5">
          <w:pPr>
            <w:pStyle w:val="10"/>
            <w:tabs>
              <w:tab w:val="right" w:leader="dot" w:pos="8296"/>
            </w:tabs>
            <w:rPr>
              <w:noProof/>
            </w:rPr>
          </w:pPr>
          <w:hyperlink w:anchor="_Toc505933244" w:history="1">
            <w:r w:rsidR="00875EB1" w:rsidRPr="004C2A39">
              <w:rPr>
                <w:rStyle w:val="a5"/>
                <w:rFonts w:ascii="Verdana" w:hAnsi="Verdana"/>
                <w:noProof/>
              </w:rPr>
              <w:t>1071. Speech Patterns (25)</w:t>
            </w:r>
            <w:r w:rsidR="00875EB1">
              <w:rPr>
                <w:noProof/>
                <w:webHidden/>
              </w:rPr>
              <w:tab/>
            </w:r>
            <w:r w:rsidR="00875EB1">
              <w:rPr>
                <w:noProof/>
                <w:webHidden/>
              </w:rPr>
              <w:fldChar w:fldCharType="begin"/>
            </w:r>
            <w:r w:rsidR="00875EB1">
              <w:rPr>
                <w:noProof/>
                <w:webHidden/>
              </w:rPr>
              <w:instrText xml:space="preserve"> PAGEREF _Toc505933244 \h </w:instrText>
            </w:r>
            <w:r w:rsidR="00875EB1">
              <w:rPr>
                <w:noProof/>
                <w:webHidden/>
              </w:rPr>
            </w:r>
            <w:r w:rsidR="00875EB1">
              <w:rPr>
                <w:noProof/>
                <w:webHidden/>
              </w:rPr>
              <w:fldChar w:fldCharType="separate"/>
            </w:r>
            <w:r w:rsidR="00875EB1">
              <w:rPr>
                <w:noProof/>
                <w:webHidden/>
              </w:rPr>
              <w:t>129</w:t>
            </w:r>
            <w:r w:rsidR="00875EB1">
              <w:rPr>
                <w:noProof/>
                <w:webHidden/>
              </w:rPr>
              <w:fldChar w:fldCharType="end"/>
            </w:r>
          </w:hyperlink>
        </w:p>
        <w:p w:rsidR="00875EB1" w:rsidRDefault="005944E5">
          <w:pPr>
            <w:pStyle w:val="10"/>
            <w:tabs>
              <w:tab w:val="right" w:leader="dot" w:pos="8296"/>
            </w:tabs>
            <w:rPr>
              <w:noProof/>
            </w:rPr>
          </w:pPr>
          <w:hyperlink w:anchor="_Toc505933245" w:history="1">
            <w:r w:rsidR="00875EB1" w:rsidRPr="004C2A39">
              <w:rPr>
                <w:rStyle w:val="a5"/>
                <w:noProof/>
              </w:rPr>
              <w:t>1072. Gas Station (30)</w:t>
            </w:r>
            <w:r w:rsidR="00875EB1">
              <w:rPr>
                <w:noProof/>
                <w:webHidden/>
              </w:rPr>
              <w:tab/>
            </w:r>
            <w:r w:rsidR="00875EB1">
              <w:rPr>
                <w:noProof/>
                <w:webHidden/>
              </w:rPr>
              <w:fldChar w:fldCharType="begin"/>
            </w:r>
            <w:r w:rsidR="00875EB1">
              <w:rPr>
                <w:noProof/>
                <w:webHidden/>
              </w:rPr>
              <w:instrText xml:space="preserve"> PAGEREF _Toc505933245 \h </w:instrText>
            </w:r>
            <w:r w:rsidR="00875EB1">
              <w:rPr>
                <w:noProof/>
                <w:webHidden/>
              </w:rPr>
            </w:r>
            <w:r w:rsidR="00875EB1">
              <w:rPr>
                <w:noProof/>
                <w:webHidden/>
              </w:rPr>
              <w:fldChar w:fldCharType="separate"/>
            </w:r>
            <w:r w:rsidR="00875EB1">
              <w:rPr>
                <w:noProof/>
                <w:webHidden/>
              </w:rPr>
              <w:t>130</w:t>
            </w:r>
            <w:r w:rsidR="00875EB1">
              <w:rPr>
                <w:noProof/>
                <w:webHidden/>
              </w:rPr>
              <w:fldChar w:fldCharType="end"/>
            </w:r>
          </w:hyperlink>
        </w:p>
        <w:p w:rsidR="00875EB1" w:rsidRDefault="00875EB1">
          <w:r>
            <w:rPr>
              <w:b/>
              <w:bCs/>
              <w:lang w:val="zh-CN"/>
            </w:rPr>
            <w:fldChar w:fldCharType="end"/>
          </w:r>
        </w:p>
      </w:sdtContent>
    </w:sdt>
    <w:p w:rsidR="00AC75D6" w:rsidRPr="00AC75D6" w:rsidRDefault="00AC75D6" w:rsidP="00AC75D6">
      <w:pPr>
        <w:pStyle w:val="1"/>
      </w:pPr>
      <w:bookmarkStart w:id="0" w:name="_Toc505933168"/>
      <w:r w:rsidRPr="00AC75D6">
        <w:lastRenderedPageBreak/>
        <w:t>1001. A+B Format (20)</w:t>
      </w:r>
      <w:bookmarkEnd w:id="0"/>
    </w:p>
    <w:p w:rsidR="00AC75D6" w:rsidRPr="00AC75D6" w:rsidRDefault="00AC75D6" w:rsidP="00AC75D6">
      <w:pPr>
        <w:widowControl/>
        <w:shd w:val="clear" w:color="auto" w:fill="DDDDDD"/>
        <w:jc w:val="center"/>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rPr>
        <w:t>时间限制</w:t>
      </w:r>
    </w:p>
    <w:p w:rsidR="00AC75D6" w:rsidRPr="00AC75D6" w:rsidRDefault="00AC75D6" w:rsidP="00AC75D6">
      <w:pPr>
        <w:widowControl/>
        <w:shd w:val="clear" w:color="auto" w:fill="FAFAFA"/>
        <w:jc w:val="center"/>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rPr>
        <w:t>400 ms</w:t>
      </w:r>
    </w:p>
    <w:p w:rsidR="00AC75D6" w:rsidRPr="00AC75D6" w:rsidRDefault="00AC75D6" w:rsidP="00AC75D6">
      <w:pPr>
        <w:widowControl/>
        <w:shd w:val="clear" w:color="auto" w:fill="DDDDDD"/>
        <w:jc w:val="center"/>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rPr>
        <w:t>内存限制</w:t>
      </w:r>
    </w:p>
    <w:p w:rsidR="00AC75D6" w:rsidRPr="00AC75D6" w:rsidRDefault="00AC75D6" w:rsidP="00AC75D6">
      <w:pPr>
        <w:widowControl/>
        <w:shd w:val="clear" w:color="auto" w:fill="FAFAFA"/>
        <w:jc w:val="center"/>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rPr>
        <w:t>65536 kB</w:t>
      </w:r>
    </w:p>
    <w:p w:rsidR="00AC75D6" w:rsidRPr="00AC75D6" w:rsidRDefault="00AC75D6" w:rsidP="00AC75D6">
      <w:pPr>
        <w:widowControl/>
        <w:shd w:val="clear" w:color="auto" w:fill="DDDDDD"/>
        <w:jc w:val="center"/>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rPr>
        <w:t>代码长度限制</w:t>
      </w:r>
    </w:p>
    <w:p w:rsidR="00AC75D6" w:rsidRPr="00AC75D6" w:rsidRDefault="00AC75D6" w:rsidP="00AC75D6">
      <w:pPr>
        <w:widowControl/>
        <w:shd w:val="clear" w:color="auto" w:fill="FAFAFA"/>
        <w:jc w:val="center"/>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rPr>
        <w:t>16000 B</w:t>
      </w:r>
    </w:p>
    <w:p w:rsidR="00AC75D6" w:rsidRPr="00AC75D6" w:rsidRDefault="00AC75D6" w:rsidP="00AC75D6">
      <w:pPr>
        <w:widowControl/>
        <w:shd w:val="clear" w:color="auto" w:fill="DDDDDD"/>
        <w:jc w:val="center"/>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rPr>
        <w:t>判题程序</w:t>
      </w:r>
    </w:p>
    <w:p w:rsidR="00AC75D6" w:rsidRPr="00AC75D6" w:rsidRDefault="00AC75D6" w:rsidP="00AC75D6">
      <w:pPr>
        <w:widowControl/>
        <w:shd w:val="clear" w:color="auto" w:fill="FAFAFA"/>
        <w:jc w:val="center"/>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bdr w:val="none" w:sz="0" w:space="0" w:color="auto" w:frame="1"/>
        </w:rPr>
        <w:t>Standard</w:t>
      </w:r>
    </w:p>
    <w:p w:rsidR="00AC75D6" w:rsidRPr="00AC75D6" w:rsidRDefault="00AC75D6" w:rsidP="00AC75D6">
      <w:pPr>
        <w:widowControl/>
        <w:shd w:val="clear" w:color="auto" w:fill="DDDDDD"/>
        <w:jc w:val="center"/>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rPr>
        <w:t>作者</w:t>
      </w:r>
    </w:p>
    <w:p w:rsidR="00AC75D6" w:rsidRPr="00AC75D6" w:rsidRDefault="00AC75D6" w:rsidP="00AC75D6">
      <w:pPr>
        <w:widowControl/>
        <w:shd w:val="clear" w:color="auto" w:fill="FAFAFA"/>
        <w:jc w:val="center"/>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rPr>
        <w:t>CHEN, Yue</w:t>
      </w:r>
    </w:p>
    <w:p w:rsidR="00AC75D6" w:rsidRPr="00AC75D6" w:rsidRDefault="00AC75D6" w:rsidP="00AC75D6">
      <w:pPr>
        <w:widowControl/>
        <w:shd w:val="clear" w:color="auto" w:fill="FAFAFA"/>
        <w:spacing w:after="360"/>
        <w:jc w:val="left"/>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rPr>
        <w:t>Calculate a + b and output the sum in standard format -- that is, the digits must be separated into groups of three by commas (unless there are less than four digits).</w:t>
      </w:r>
    </w:p>
    <w:p w:rsidR="00AC75D6" w:rsidRPr="00AC75D6" w:rsidRDefault="00AC75D6" w:rsidP="00AC75D6">
      <w:pPr>
        <w:widowControl/>
        <w:shd w:val="clear" w:color="auto" w:fill="FAFAFA"/>
        <w:spacing w:after="360"/>
        <w:jc w:val="left"/>
        <w:textAlignment w:val="baseline"/>
        <w:rPr>
          <w:rFonts w:ascii="inherit" w:eastAsia="宋体" w:hAnsi="inherit" w:cs="宋体" w:hint="eastAsia"/>
          <w:color w:val="333333"/>
          <w:kern w:val="0"/>
          <w:sz w:val="18"/>
          <w:szCs w:val="18"/>
        </w:rPr>
      </w:pPr>
      <w:r w:rsidRPr="00AC75D6">
        <w:rPr>
          <w:rFonts w:ascii="inherit" w:eastAsia="宋体" w:hAnsi="inherit" w:cs="宋体"/>
          <w:b/>
          <w:bCs/>
          <w:color w:val="333333"/>
          <w:kern w:val="0"/>
          <w:sz w:val="18"/>
          <w:szCs w:val="18"/>
        </w:rPr>
        <w:t>Input</w:t>
      </w:r>
    </w:p>
    <w:p w:rsidR="00AC75D6" w:rsidRPr="00AC75D6" w:rsidRDefault="00AC75D6" w:rsidP="00AC75D6">
      <w:pPr>
        <w:widowControl/>
        <w:shd w:val="clear" w:color="auto" w:fill="FAFAFA"/>
        <w:spacing w:after="360"/>
        <w:jc w:val="left"/>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rPr>
        <w:t xml:space="preserve">Each input file contains one test case. Each case contains a pair of integers </w:t>
      </w:r>
      <w:proofErr w:type="gramStart"/>
      <w:r w:rsidRPr="00AC75D6">
        <w:rPr>
          <w:rFonts w:ascii="inherit" w:eastAsia="宋体" w:hAnsi="inherit" w:cs="宋体"/>
          <w:color w:val="333333"/>
          <w:kern w:val="0"/>
          <w:sz w:val="18"/>
          <w:szCs w:val="18"/>
        </w:rPr>
        <w:t>a and</w:t>
      </w:r>
      <w:proofErr w:type="gramEnd"/>
      <w:r w:rsidRPr="00AC75D6">
        <w:rPr>
          <w:rFonts w:ascii="inherit" w:eastAsia="宋体" w:hAnsi="inherit" w:cs="宋体"/>
          <w:color w:val="333333"/>
          <w:kern w:val="0"/>
          <w:sz w:val="18"/>
          <w:szCs w:val="18"/>
        </w:rPr>
        <w:t xml:space="preserve"> b where -1000000 &lt;= a, b &lt;= 1000000. The numbers are separated by a space.</w:t>
      </w:r>
    </w:p>
    <w:p w:rsidR="00AC75D6" w:rsidRPr="00AC75D6" w:rsidRDefault="00AC75D6" w:rsidP="00AC75D6">
      <w:pPr>
        <w:widowControl/>
        <w:shd w:val="clear" w:color="auto" w:fill="FAFAFA"/>
        <w:spacing w:after="360"/>
        <w:jc w:val="left"/>
        <w:textAlignment w:val="baseline"/>
        <w:rPr>
          <w:rFonts w:ascii="inherit" w:eastAsia="宋体" w:hAnsi="inherit" w:cs="宋体" w:hint="eastAsia"/>
          <w:color w:val="333333"/>
          <w:kern w:val="0"/>
          <w:sz w:val="18"/>
          <w:szCs w:val="18"/>
        </w:rPr>
      </w:pPr>
      <w:r w:rsidRPr="00AC75D6">
        <w:rPr>
          <w:rFonts w:ascii="inherit" w:eastAsia="宋体" w:hAnsi="inherit" w:cs="宋体"/>
          <w:b/>
          <w:bCs/>
          <w:color w:val="333333"/>
          <w:kern w:val="0"/>
          <w:sz w:val="18"/>
          <w:szCs w:val="18"/>
        </w:rPr>
        <w:t>Output</w:t>
      </w:r>
    </w:p>
    <w:p w:rsidR="00AC75D6" w:rsidRPr="00AC75D6" w:rsidRDefault="00AC75D6" w:rsidP="00AC75D6">
      <w:pPr>
        <w:widowControl/>
        <w:shd w:val="clear" w:color="auto" w:fill="FAFAFA"/>
        <w:spacing w:after="360"/>
        <w:jc w:val="left"/>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rPr>
        <w:t xml:space="preserve">For each test case, you should output the sum of </w:t>
      </w:r>
      <w:proofErr w:type="gramStart"/>
      <w:r w:rsidRPr="00AC75D6">
        <w:rPr>
          <w:rFonts w:ascii="inherit" w:eastAsia="宋体" w:hAnsi="inherit" w:cs="宋体"/>
          <w:color w:val="333333"/>
          <w:kern w:val="0"/>
          <w:sz w:val="18"/>
          <w:szCs w:val="18"/>
        </w:rPr>
        <w:t>a and</w:t>
      </w:r>
      <w:proofErr w:type="gramEnd"/>
      <w:r w:rsidRPr="00AC75D6">
        <w:rPr>
          <w:rFonts w:ascii="inherit" w:eastAsia="宋体" w:hAnsi="inherit" w:cs="宋体"/>
          <w:color w:val="333333"/>
          <w:kern w:val="0"/>
          <w:sz w:val="18"/>
          <w:szCs w:val="18"/>
        </w:rPr>
        <w:t xml:space="preserve"> b in one line. The sum must be written in the standard format.</w:t>
      </w:r>
    </w:p>
    <w:p w:rsidR="00AC75D6" w:rsidRPr="00AC75D6" w:rsidRDefault="00AC75D6" w:rsidP="00AC75D6">
      <w:pPr>
        <w:widowControl/>
        <w:shd w:val="clear" w:color="auto" w:fill="FAFAFA"/>
        <w:jc w:val="left"/>
        <w:textAlignment w:val="baseline"/>
        <w:rPr>
          <w:rFonts w:ascii="Verdana" w:eastAsia="宋体" w:hAnsi="Verdana" w:cs="宋体"/>
          <w:color w:val="333333"/>
          <w:kern w:val="0"/>
          <w:sz w:val="18"/>
          <w:szCs w:val="18"/>
        </w:rPr>
      </w:pPr>
      <w:r w:rsidRPr="00AC75D6">
        <w:rPr>
          <w:rFonts w:ascii="Verdana" w:eastAsia="宋体" w:hAnsi="Verdana" w:cs="宋体"/>
          <w:b/>
          <w:bCs/>
          <w:color w:val="333333"/>
          <w:kern w:val="0"/>
          <w:sz w:val="18"/>
          <w:szCs w:val="18"/>
        </w:rPr>
        <w:t>Sample Input</w:t>
      </w:r>
    </w:p>
    <w:p w:rsidR="00AC75D6" w:rsidRPr="00AC75D6" w:rsidRDefault="00AC75D6" w:rsidP="00AC75D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AC75D6">
        <w:rPr>
          <w:rFonts w:ascii="Consolas" w:eastAsia="宋体" w:hAnsi="Consolas" w:cs="Consolas"/>
          <w:color w:val="333333"/>
          <w:kern w:val="0"/>
          <w:sz w:val="18"/>
          <w:szCs w:val="18"/>
        </w:rPr>
        <w:t>-1000000 9</w:t>
      </w:r>
    </w:p>
    <w:p w:rsidR="00AC75D6" w:rsidRPr="00AC75D6" w:rsidRDefault="00AC75D6" w:rsidP="00AC75D6">
      <w:pPr>
        <w:widowControl/>
        <w:shd w:val="clear" w:color="auto" w:fill="FAFAFA"/>
        <w:jc w:val="left"/>
        <w:textAlignment w:val="baseline"/>
        <w:rPr>
          <w:rFonts w:ascii="Verdana" w:eastAsia="宋体" w:hAnsi="Verdana" w:cs="宋体"/>
          <w:color w:val="333333"/>
          <w:kern w:val="0"/>
          <w:sz w:val="18"/>
          <w:szCs w:val="18"/>
        </w:rPr>
      </w:pPr>
      <w:r w:rsidRPr="00AC75D6">
        <w:rPr>
          <w:rFonts w:ascii="Verdana" w:eastAsia="宋体" w:hAnsi="Verdana" w:cs="宋体"/>
          <w:b/>
          <w:bCs/>
          <w:color w:val="333333"/>
          <w:kern w:val="0"/>
          <w:sz w:val="18"/>
          <w:szCs w:val="18"/>
        </w:rPr>
        <w:t>Sample Output</w:t>
      </w:r>
    </w:p>
    <w:p w:rsidR="00AC75D6" w:rsidRPr="00AC75D6" w:rsidRDefault="00AC75D6" w:rsidP="00AC75D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AC75D6">
        <w:rPr>
          <w:rFonts w:ascii="Consolas" w:eastAsia="宋体" w:hAnsi="Consolas" w:cs="Consolas"/>
          <w:color w:val="333333"/>
          <w:kern w:val="0"/>
          <w:sz w:val="18"/>
          <w:szCs w:val="18"/>
        </w:rPr>
        <w:t>-999,991</w:t>
      </w:r>
    </w:p>
    <w:p w:rsidR="00B36D47" w:rsidRPr="00B36D47" w:rsidRDefault="00B36D47" w:rsidP="00B36D47">
      <w:pPr>
        <w:pStyle w:val="1"/>
      </w:pPr>
      <w:bookmarkStart w:id="1" w:name="_Toc505933169"/>
      <w:r w:rsidRPr="00B36D47">
        <w:t>1002. A+B for Polynomials (25)</w:t>
      </w:r>
      <w:bookmarkEnd w:id="1"/>
    </w:p>
    <w:p w:rsidR="00B36D47" w:rsidRPr="00B36D47" w:rsidRDefault="00B36D47" w:rsidP="00B36D47">
      <w:pPr>
        <w:widowControl/>
        <w:shd w:val="clear" w:color="auto" w:fill="DDDDDD"/>
        <w:jc w:val="center"/>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rPr>
        <w:t>时间限制</w:t>
      </w:r>
    </w:p>
    <w:p w:rsidR="00B36D47" w:rsidRPr="00B36D47" w:rsidRDefault="00B36D47" w:rsidP="00B36D47">
      <w:pPr>
        <w:widowControl/>
        <w:shd w:val="clear" w:color="auto" w:fill="FAFAFA"/>
        <w:jc w:val="center"/>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rPr>
        <w:t>400 ms</w:t>
      </w:r>
    </w:p>
    <w:p w:rsidR="00B36D47" w:rsidRPr="00B36D47" w:rsidRDefault="00B36D47" w:rsidP="00B36D47">
      <w:pPr>
        <w:widowControl/>
        <w:shd w:val="clear" w:color="auto" w:fill="DDDDDD"/>
        <w:jc w:val="center"/>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rPr>
        <w:t>内存限制</w:t>
      </w:r>
    </w:p>
    <w:p w:rsidR="00B36D47" w:rsidRPr="00B36D47" w:rsidRDefault="00B36D47" w:rsidP="00B36D47">
      <w:pPr>
        <w:widowControl/>
        <w:shd w:val="clear" w:color="auto" w:fill="FAFAFA"/>
        <w:jc w:val="center"/>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rPr>
        <w:t>65536 kB</w:t>
      </w:r>
    </w:p>
    <w:p w:rsidR="00B36D47" w:rsidRPr="00B36D47" w:rsidRDefault="00B36D47" w:rsidP="00B36D47">
      <w:pPr>
        <w:widowControl/>
        <w:shd w:val="clear" w:color="auto" w:fill="DDDDDD"/>
        <w:jc w:val="center"/>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rPr>
        <w:t>代码长度限制</w:t>
      </w:r>
    </w:p>
    <w:p w:rsidR="00B36D47" w:rsidRPr="00B36D47" w:rsidRDefault="00B36D47" w:rsidP="00B36D47">
      <w:pPr>
        <w:widowControl/>
        <w:shd w:val="clear" w:color="auto" w:fill="FAFAFA"/>
        <w:jc w:val="center"/>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rPr>
        <w:t>16000 B</w:t>
      </w:r>
    </w:p>
    <w:p w:rsidR="00B36D47" w:rsidRPr="00B36D47" w:rsidRDefault="00B36D47" w:rsidP="00B36D47">
      <w:pPr>
        <w:widowControl/>
        <w:shd w:val="clear" w:color="auto" w:fill="DDDDDD"/>
        <w:jc w:val="center"/>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rPr>
        <w:lastRenderedPageBreak/>
        <w:t>判题程序</w:t>
      </w:r>
    </w:p>
    <w:p w:rsidR="00B36D47" w:rsidRPr="00B36D47" w:rsidRDefault="00B36D47" w:rsidP="00B36D47">
      <w:pPr>
        <w:widowControl/>
        <w:shd w:val="clear" w:color="auto" w:fill="FAFAFA"/>
        <w:jc w:val="center"/>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bdr w:val="none" w:sz="0" w:space="0" w:color="auto" w:frame="1"/>
        </w:rPr>
        <w:t>Standard</w:t>
      </w:r>
    </w:p>
    <w:p w:rsidR="00B36D47" w:rsidRPr="00B36D47" w:rsidRDefault="00B36D47" w:rsidP="00B36D47">
      <w:pPr>
        <w:widowControl/>
        <w:shd w:val="clear" w:color="auto" w:fill="DDDDDD"/>
        <w:jc w:val="center"/>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rPr>
        <w:t>作者</w:t>
      </w:r>
    </w:p>
    <w:p w:rsidR="00B36D47" w:rsidRPr="00B36D47" w:rsidRDefault="00B36D47" w:rsidP="00B36D47">
      <w:pPr>
        <w:widowControl/>
        <w:shd w:val="clear" w:color="auto" w:fill="FAFAFA"/>
        <w:jc w:val="center"/>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rPr>
        <w:t>CHEN, Yue</w:t>
      </w:r>
    </w:p>
    <w:p w:rsidR="00B36D47" w:rsidRPr="00B36D47" w:rsidRDefault="00B36D47" w:rsidP="00B36D47">
      <w:pPr>
        <w:widowControl/>
        <w:shd w:val="clear" w:color="auto" w:fill="FAFAFA"/>
        <w:spacing w:after="360"/>
        <w:jc w:val="left"/>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rPr>
        <w:t xml:space="preserve">This time, you are supposed to find A+B where </w:t>
      </w:r>
      <w:proofErr w:type="gramStart"/>
      <w:r w:rsidRPr="00B36D47">
        <w:rPr>
          <w:rFonts w:ascii="inherit" w:eastAsia="宋体" w:hAnsi="inherit" w:cs="宋体"/>
          <w:color w:val="333333"/>
          <w:kern w:val="0"/>
          <w:sz w:val="18"/>
          <w:szCs w:val="18"/>
        </w:rPr>
        <w:t>A and</w:t>
      </w:r>
      <w:proofErr w:type="gramEnd"/>
      <w:r w:rsidRPr="00B36D47">
        <w:rPr>
          <w:rFonts w:ascii="inherit" w:eastAsia="宋体" w:hAnsi="inherit" w:cs="宋体"/>
          <w:color w:val="333333"/>
          <w:kern w:val="0"/>
          <w:sz w:val="18"/>
          <w:szCs w:val="18"/>
        </w:rPr>
        <w:t xml:space="preserve"> B are two polynomials.</w:t>
      </w:r>
    </w:p>
    <w:p w:rsidR="00B36D47" w:rsidRPr="00B36D47" w:rsidRDefault="00B36D47" w:rsidP="00B36D47">
      <w:pPr>
        <w:widowControl/>
        <w:shd w:val="clear" w:color="auto" w:fill="FAFAFA"/>
        <w:spacing w:after="360"/>
        <w:jc w:val="left"/>
        <w:textAlignment w:val="baseline"/>
        <w:rPr>
          <w:rFonts w:ascii="inherit" w:eastAsia="宋体" w:hAnsi="inherit" w:cs="宋体" w:hint="eastAsia"/>
          <w:color w:val="333333"/>
          <w:kern w:val="0"/>
          <w:sz w:val="18"/>
          <w:szCs w:val="18"/>
        </w:rPr>
      </w:pPr>
      <w:r w:rsidRPr="00B36D47">
        <w:rPr>
          <w:rFonts w:ascii="inherit" w:eastAsia="宋体" w:hAnsi="inherit" w:cs="宋体"/>
          <w:b/>
          <w:bCs/>
          <w:color w:val="333333"/>
          <w:kern w:val="0"/>
          <w:sz w:val="18"/>
          <w:szCs w:val="18"/>
        </w:rPr>
        <w:t>Input</w:t>
      </w:r>
    </w:p>
    <w:p w:rsidR="00B36D47" w:rsidRPr="00B36D47" w:rsidRDefault="00B36D47" w:rsidP="00B36D47">
      <w:pPr>
        <w:widowControl/>
        <w:shd w:val="clear" w:color="auto" w:fill="FAFAFA"/>
        <w:spacing w:after="360"/>
        <w:jc w:val="left"/>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rPr>
        <w:t>Each input file contains one test case. Each case occupies 2 lines, and each line contains the information of a polynomial: K N1 a</w:t>
      </w:r>
      <w:r w:rsidRPr="00B36D47">
        <w:rPr>
          <w:rFonts w:ascii="inherit" w:eastAsia="宋体" w:hAnsi="inherit" w:cs="宋体"/>
          <w:color w:val="333333"/>
          <w:kern w:val="0"/>
          <w:sz w:val="18"/>
          <w:szCs w:val="18"/>
          <w:vertAlign w:val="subscript"/>
        </w:rPr>
        <w:t>N1</w:t>
      </w:r>
      <w:r w:rsidRPr="00B36D47">
        <w:rPr>
          <w:rFonts w:ascii="inherit" w:eastAsia="宋体" w:hAnsi="inherit" w:cs="宋体"/>
          <w:color w:val="333333"/>
          <w:kern w:val="0"/>
          <w:sz w:val="18"/>
          <w:szCs w:val="18"/>
        </w:rPr>
        <w:t> N2 a</w:t>
      </w:r>
      <w:r w:rsidRPr="00B36D47">
        <w:rPr>
          <w:rFonts w:ascii="inherit" w:eastAsia="宋体" w:hAnsi="inherit" w:cs="宋体"/>
          <w:color w:val="333333"/>
          <w:kern w:val="0"/>
          <w:sz w:val="18"/>
          <w:szCs w:val="18"/>
          <w:vertAlign w:val="subscript"/>
        </w:rPr>
        <w:t>N2</w:t>
      </w:r>
      <w:r w:rsidRPr="00B36D47">
        <w:rPr>
          <w:rFonts w:ascii="inherit" w:eastAsia="宋体" w:hAnsi="inherit" w:cs="宋体"/>
          <w:color w:val="333333"/>
          <w:kern w:val="0"/>
          <w:sz w:val="18"/>
          <w:szCs w:val="18"/>
        </w:rPr>
        <w:t> ... NK a</w:t>
      </w:r>
      <w:r w:rsidRPr="00B36D47">
        <w:rPr>
          <w:rFonts w:ascii="inherit" w:eastAsia="宋体" w:hAnsi="inherit" w:cs="宋体"/>
          <w:color w:val="333333"/>
          <w:kern w:val="0"/>
          <w:sz w:val="18"/>
          <w:szCs w:val="18"/>
          <w:vertAlign w:val="subscript"/>
        </w:rPr>
        <w:t>NK</w:t>
      </w:r>
      <w:r w:rsidRPr="00B36D47">
        <w:rPr>
          <w:rFonts w:ascii="inherit" w:eastAsia="宋体" w:hAnsi="inherit" w:cs="宋体"/>
          <w:color w:val="333333"/>
          <w:kern w:val="0"/>
          <w:sz w:val="18"/>
          <w:szCs w:val="18"/>
        </w:rPr>
        <w:t>, where K is the number of nonzero terms in the polynomial, Ni and a</w:t>
      </w:r>
      <w:r w:rsidRPr="00B36D47">
        <w:rPr>
          <w:rFonts w:ascii="inherit" w:eastAsia="宋体" w:hAnsi="inherit" w:cs="宋体"/>
          <w:color w:val="333333"/>
          <w:kern w:val="0"/>
          <w:sz w:val="18"/>
          <w:szCs w:val="18"/>
          <w:vertAlign w:val="subscript"/>
        </w:rPr>
        <w:t>Ni</w:t>
      </w:r>
      <w:r w:rsidRPr="00B36D47">
        <w:rPr>
          <w:rFonts w:ascii="inherit" w:eastAsia="宋体" w:hAnsi="inherit" w:cs="宋体"/>
          <w:color w:val="333333"/>
          <w:kern w:val="0"/>
          <w:sz w:val="18"/>
          <w:szCs w:val="18"/>
        </w:rPr>
        <w:t> (i=1, 2</w:t>
      </w:r>
      <w:proofErr w:type="gramStart"/>
      <w:r w:rsidRPr="00B36D47">
        <w:rPr>
          <w:rFonts w:ascii="inherit" w:eastAsia="宋体" w:hAnsi="inherit" w:cs="宋体"/>
          <w:color w:val="333333"/>
          <w:kern w:val="0"/>
          <w:sz w:val="18"/>
          <w:szCs w:val="18"/>
        </w:rPr>
        <w:t>, ...,</w:t>
      </w:r>
      <w:proofErr w:type="gramEnd"/>
      <w:r w:rsidRPr="00B36D47">
        <w:rPr>
          <w:rFonts w:ascii="inherit" w:eastAsia="宋体" w:hAnsi="inherit" w:cs="宋体"/>
          <w:color w:val="333333"/>
          <w:kern w:val="0"/>
          <w:sz w:val="18"/>
          <w:szCs w:val="18"/>
        </w:rPr>
        <w:t xml:space="preserve"> K) are the exponents and coefficients, respectively. It is given that 1 &lt;= K &lt;= 10</w:t>
      </w:r>
      <w:r w:rsidRPr="00B36D47">
        <w:rPr>
          <w:rFonts w:ascii="inherit" w:eastAsia="宋体" w:hAnsi="inherit" w:cs="宋体"/>
          <w:color w:val="333333"/>
          <w:kern w:val="0"/>
          <w:sz w:val="18"/>
          <w:szCs w:val="18"/>
        </w:rPr>
        <w:t>，</w:t>
      </w:r>
      <w:r w:rsidRPr="00B36D47">
        <w:rPr>
          <w:rFonts w:ascii="inherit" w:eastAsia="宋体" w:hAnsi="inherit" w:cs="宋体"/>
          <w:color w:val="333333"/>
          <w:kern w:val="0"/>
          <w:sz w:val="18"/>
          <w:szCs w:val="18"/>
        </w:rPr>
        <w:t>0 &lt;= NK &lt; ... &lt; N2 &lt; N1 &lt;=1000.</w:t>
      </w:r>
    </w:p>
    <w:p w:rsidR="00B36D47" w:rsidRPr="00B36D47" w:rsidRDefault="00B36D47" w:rsidP="00B36D47">
      <w:pPr>
        <w:widowControl/>
        <w:shd w:val="clear" w:color="auto" w:fill="FAFAFA"/>
        <w:spacing w:after="360"/>
        <w:jc w:val="left"/>
        <w:textAlignment w:val="baseline"/>
        <w:rPr>
          <w:rFonts w:ascii="inherit" w:eastAsia="宋体" w:hAnsi="inherit" w:cs="宋体" w:hint="eastAsia"/>
          <w:color w:val="333333"/>
          <w:kern w:val="0"/>
          <w:sz w:val="18"/>
          <w:szCs w:val="18"/>
        </w:rPr>
      </w:pPr>
      <w:r w:rsidRPr="00B36D47">
        <w:rPr>
          <w:rFonts w:ascii="inherit" w:eastAsia="宋体" w:hAnsi="inherit" w:cs="宋体"/>
          <w:b/>
          <w:bCs/>
          <w:color w:val="333333"/>
          <w:kern w:val="0"/>
          <w:sz w:val="18"/>
          <w:szCs w:val="18"/>
        </w:rPr>
        <w:t>Output</w:t>
      </w:r>
    </w:p>
    <w:p w:rsidR="00B36D47" w:rsidRPr="00B36D47" w:rsidRDefault="00B36D47" w:rsidP="00B36D47">
      <w:pPr>
        <w:widowControl/>
        <w:shd w:val="clear" w:color="auto" w:fill="FAFAFA"/>
        <w:spacing w:after="360"/>
        <w:jc w:val="left"/>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rPr>
        <w:t>For each test case you should output the sum of A and B in one line, with the same format as the input. Notice that there must be NO extra space at the end of each line. Please be accurate to 1 decimal place.</w:t>
      </w:r>
    </w:p>
    <w:p w:rsidR="00B36D47" w:rsidRPr="00B36D47" w:rsidRDefault="00B36D47" w:rsidP="00B36D47">
      <w:pPr>
        <w:widowControl/>
        <w:shd w:val="clear" w:color="auto" w:fill="FAFAFA"/>
        <w:jc w:val="left"/>
        <w:textAlignment w:val="baseline"/>
        <w:rPr>
          <w:rFonts w:ascii="Verdana" w:eastAsia="宋体" w:hAnsi="Verdana" w:cs="宋体"/>
          <w:color w:val="333333"/>
          <w:kern w:val="0"/>
          <w:sz w:val="18"/>
          <w:szCs w:val="18"/>
        </w:rPr>
      </w:pPr>
      <w:r w:rsidRPr="00B36D47">
        <w:rPr>
          <w:rFonts w:ascii="Verdana" w:eastAsia="宋体" w:hAnsi="Verdana" w:cs="宋体"/>
          <w:b/>
          <w:bCs/>
          <w:color w:val="333333"/>
          <w:kern w:val="0"/>
          <w:sz w:val="18"/>
          <w:szCs w:val="18"/>
        </w:rPr>
        <w:t>Sample Input</w:t>
      </w:r>
    </w:p>
    <w:p w:rsidR="00B36D47" w:rsidRPr="00B36D47" w:rsidRDefault="00B36D47" w:rsidP="00B36D47">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B36D47">
        <w:rPr>
          <w:rFonts w:ascii="Consolas" w:eastAsia="宋体" w:hAnsi="Consolas" w:cs="Consolas"/>
          <w:color w:val="333333"/>
          <w:kern w:val="0"/>
          <w:sz w:val="18"/>
          <w:szCs w:val="18"/>
        </w:rPr>
        <w:t>2 1 2.4 0 3.2</w:t>
      </w:r>
    </w:p>
    <w:p w:rsidR="00B36D47" w:rsidRPr="00B36D47" w:rsidRDefault="00B36D47" w:rsidP="00B36D47">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B36D47">
        <w:rPr>
          <w:rFonts w:ascii="Consolas" w:eastAsia="宋体" w:hAnsi="Consolas" w:cs="Consolas"/>
          <w:color w:val="333333"/>
          <w:kern w:val="0"/>
          <w:sz w:val="18"/>
          <w:szCs w:val="18"/>
        </w:rPr>
        <w:t>2 2 1.5 1 0.5</w:t>
      </w:r>
    </w:p>
    <w:p w:rsidR="00B36D47" w:rsidRPr="00B36D47" w:rsidRDefault="00B36D47" w:rsidP="00B36D47">
      <w:pPr>
        <w:widowControl/>
        <w:shd w:val="clear" w:color="auto" w:fill="FAFAFA"/>
        <w:jc w:val="left"/>
        <w:textAlignment w:val="baseline"/>
        <w:rPr>
          <w:rFonts w:ascii="Verdana" w:eastAsia="宋体" w:hAnsi="Verdana" w:cs="宋体"/>
          <w:color w:val="333333"/>
          <w:kern w:val="0"/>
          <w:sz w:val="18"/>
          <w:szCs w:val="18"/>
        </w:rPr>
      </w:pPr>
      <w:r w:rsidRPr="00B36D47">
        <w:rPr>
          <w:rFonts w:ascii="Verdana" w:eastAsia="宋体" w:hAnsi="Verdana" w:cs="宋体"/>
          <w:b/>
          <w:bCs/>
          <w:color w:val="333333"/>
          <w:kern w:val="0"/>
          <w:sz w:val="18"/>
          <w:szCs w:val="18"/>
        </w:rPr>
        <w:t>Sample Output</w:t>
      </w:r>
    </w:p>
    <w:p w:rsidR="00B36D47" w:rsidRPr="00B36D47" w:rsidRDefault="00B36D47" w:rsidP="00B36D47">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B36D47">
        <w:rPr>
          <w:rFonts w:ascii="Consolas" w:eastAsia="宋体" w:hAnsi="Consolas" w:cs="Consolas"/>
          <w:color w:val="333333"/>
          <w:kern w:val="0"/>
          <w:sz w:val="18"/>
          <w:szCs w:val="18"/>
        </w:rPr>
        <w:t>3 2 1.5 1 2.9 0 3.2</w:t>
      </w:r>
    </w:p>
    <w:p w:rsidR="00236D20" w:rsidRDefault="000756C1">
      <w:pPr>
        <w:rPr>
          <w:color w:val="FF0000"/>
        </w:rPr>
      </w:pPr>
      <w:proofErr w:type="gramStart"/>
      <w:r w:rsidRPr="000756C1">
        <w:rPr>
          <w:rFonts w:hint="eastAsia"/>
          <w:color w:val="FF0000"/>
        </w:rPr>
        <w:t>这道题不需要</w:t>
      </w:r>
      <w:proofErr w:type="gramEnd"/>
      <w:r w:rsidRPr="000756C1">
        <w:rPr>
          <w:rFonts w:hint="eastAsia"/>
          <w:color w:val="FF0000"/>
        </w:rPr>
        <w:t>当没有项的时候输出</w:t>
      </w:r>
      <w:r w:rsidRPr="000756C1">
        <w:rPr>
          <w:rFonts w:hint="eastAsia"/>
          <w:color w:val="FF0000"/>
        </w:rPr>
        <w:t>0 0</w:t>
      </w:r>
      <w:r w:rsidR="00372E41">
        <w:rPr>
          <w:rFonts w:hint="eastAsia"/>
          <w:color w:val="FF0000"/>
        </w:rPr>
        <w:t>。</w:t>
      </w:r>
    </w:p>
    <w:p w:rsidR="00E42598" w:rsidRDefault="00E42598">
      <w:pPr>
        <w:rPr>
          <w:color w:val="FF0000"/>
        </w:rPr>
      </w:pPr>
      <w:r>
        <w:rPr>
          <w:rFonts w:hint="eastAsia"/>
          <w:color w:val="FF0000"/>
        </w:rPr>
        <w:t>注意和多项式的项数不一定小于</w:t>
      </w:r>
      <w:r>
        <w:rPr>
          <w:rFonts w:hint="eastAsia"/>
          <w:color w:val="FF0000"/>
        </w:rPr>
        <w:t>MAXK=10</w:t>
      </w:r>
      <w:r>
        <w:rPr>
          <w:rFonts w:hint="eastAsia"/>
          <w:color w:val="FF0000"/>
        </w:rPr>
        <w:t>。</w:t>
      </w:r>
    </w:p>
    <w:p w:rsidR="00840DFF" w:rsidRPr="00840DFF" w:rsidRDefault="00840DFF" w:rsidP="00840DFF">
      <w:pPr>
        <w:pStyle w:val="1"/>
      </w:pPr>
      <w:bookmarkStart w:id="2" w:name="_Toc505933170"/>
      <w:r w:rsidRPr="00840DFF">
        <w:t>1003. Emergency (25)</w:t>
      </w:r>
      <w:bookmarkEnd w:id="2"/>
    </w:p>
    <w:p w:rsidR="00840DFF" w:rsidRDefault="00840DFF" w:rsidP="00840DF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840DFF" w:rsidRDefault="00840DFF" w:rsidP="00840DF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840DFF" w:rsidRDefault="00840DFF" w:rsidP="00840DF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840DFF" w:rsidRDefault="00840DFF" w:rsidP="00840DF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840DFF" w:rsidRDefault="00840DFF" w:rsidP="00840DF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840DFF" w:rsidRDefault="00840DFF" w:rsidP="00840DF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840DFF" w:rsidRDefault="00840DFF" w:rsidP="00840DF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840DFF" w:rsidRDefault="00840DFF" w:rsidP="00840DF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840DFF" w:rsidRDefault="00840DFF" w:rsidP="00840DF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840DFF" w:rsidRDefault="00840DFF" w:rsidP="00840DF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CHEN, Yue</w:t>
      </w:r>
    </w:p>
    <w:p w:rsidR="00840DFF" w:rsidRDefault="00840DFF" w:rsidP="00840DF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As an emergency rescue team leader of a city, you are given a special map of your country. The map shows several scattered cities connected by some roads. Amount of rescue teams in each city and the length of each road between any pair of cities are marked on the map. When there is an emergency call to you from some other city, your job is to lead your men to the place as quickly as possible, and at the mean time, call up as many hands on the way as possible.</w:t>
      </w:r>
    </w:p>
    <w:p w:rsidR="00840DFF" w:rsidRDefault="00840DFF" w:rsidP="00840DF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w:t>
      </w:r>
    </w:p>
    <w:p w:rsidR="00840DFF" w:rsidRDefault="00840DFF" w:rsidP="00840DF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Each input file contains one test case. For each test case, the first line contains 4 positive integers: N (&lt;= 500) - the number of cities (and the cities are numbered from 0 to N-1), M - the number of roads, C1 and C2 - the cities that you are currently in and that you must save, respectively. The next line contains N integers, where </w:t>
      </w:r>
      <w:proofErr w:type="gramStart"/>
      <w:r>
        <w:rPr>
          <w:rFonts w:ascii="inherit" w:hAnsi="inherit"/>
          <w:color w:val="333333"/>
          <w:sz w:val="18"/>
          <w:szCs w:val="18"/>
        </w:rPr>
        <w:t>the i</w:t>
      </w:r>
      <w:proofErr w:type="gramEnd"/>
      <w:r>
        <w:rPr>
          <w:rFonts w:ascii="inherit" w:hAnsi="inherit"/>
          <w:color w:val="333333"/>
          <w:sz w:val="18"/>
          <w:szCs w:val="18"/>
        </w:rPr>
        <w:t>-th integer is the number of rescue teams in the i-th city. Then M lines follow, each describes a road with three integers c1, c2 and L, which are the pair of cities connected by a road and the length of that road, respectively. It is guaranteed that there exists at least one path from C1 to C2.</w:t>
      </w:r>
    </w:p>
    <w:p w:rsidR="00840DFF" w:rsidRDefault="00840DFF" w:rsidP="00840DF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w:t>
      </w:r>
    </w:p>
    <w:p w:rsidR="00840DFF" w:rsidRDefault="00840DFF" w:rsidP="00840DF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two numbers: the number of different shortest paths between C1 and C2, and the maximum amount of rescue teams you can possibly gather.</w:t>
      </w:r>
      <w:r>
        <w:rPr>
          <w:rFonts w:ascii="inherit" w:hAnsi="inherit"/>
          <w:color w:val="333333"/>
          <w:sz w:val="18"/>
          <w:szCs w:val="18"/>
        </w:rPr>
        <w:br/>
        <w:t>All the numbers in a line must be separated by exactly one space, and there is no extra space allowed at the end of a line.</w:t>
      </w:r>
    </w:p>
    <w:p w:rsidR="00840DFF" w:rsidRDefault="00840DFF" w:rsidP="00840DFF">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840DFF" w:rsidRDefault="00840DFF" w:rsidP="00840DF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5 6 0 2</w:t>
      </w:r>
    </w:p>
    <w:p w:rsidR="00840DFF" w:rsidRDefault="00840DFF" w:rsidP="00840DF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1 2 1 5 3</w:t>
      </w:r>
    </w:p>
    <w:p w:rsidR="00840DFF" w:rsidRDefault="00840DFF" w:rsidP="00840DF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0 1 1</w:t>
      </w:r>
    </w:p>
    <w:p w:rsidR="00840DFF" w:rsidRDefault="00840DFF" w:rsidP="00840DF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0 2 2</w:t>
      </w:r>
    </w:p>
    <w:p w:rsidR="00840DFF" w:rsidRDefault="00840DFF" w:rsidP="00840DF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0 3 1</w:t>
      </w:r>
    </w:p>
    <w:p w:rsidR="00840DFF" w:rsidRDefault="00840DFF" w:rsidP="00840DF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1 2 1</w:t>
      </w:r>
    </w:p>
    <w:p w:rsidR="00840DFF" w:rsidRDefault="00840DFF" w:rsidP="00840DF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2 4 1</w:t>
      </w:r>
    </w:p>
    <w:p w:rsidR="00840DFF" w:rsidRDefault="00840DFF" w:rsidP="00840DF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3 4 1</w:t>
      </w:r>
    </w:p>
    <w:p w:rsidR="00840DFF" w:rsidRDefault="00840DFF" w:rsidP="00840DFF">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840DFF" w:rsidRDefault="00840DFF" w:rsidP="00840DF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2 4</w:t>
      </w:r>
    </w:p>
    <w:p w:rsidR="0008616D" w:rsidRPr="0008616D" w:rsidRDefault="0008616D" w:rsidP="0008616D">
      <w:pPr>
        <w:pStyle w:val="1"/>
      </w:pPr>
      <w:bookmarkStart w:id="3" w:name="_Toc505933171"/>
      <w:r w:rsidRPr="0008616D">
        <w:t>1004. Counting Leaves (30)</w:t>
      </w:r>
      <w:bookmarkEnd w:id="3"/>
    </w:p>
    <w:p w:rsidR="0008616D" w:rsidRDefault="0008616D" w:rsidP="0008616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08616D" w:rsidRDefault="0008616D" w:rsidP="0008616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08616D" w:rsidRDefault="0008616D" w:rsidP="0008616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08616D" w:rsidRDefault="0008616D" w:rsidP="0008616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08616D" w:rsidRDefault="0008616D" w:rsidP="0008616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08616D" w:rsidRDefault="0008616D" w:rsidP="0008616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08616D" w:rsidRDefault="0008616D" w:rsidP="0008616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08616D" w:rsidRDefault="0008616D" w:rsidP="0008616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08616D" w:rsidRDefault="0008616D" w:rsidP="0008616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08616D" w:rsidRDefault="0008616D" w:rsidP="0008616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08616D" w:rsidRDefault="0008616D" w:rsidP="0008616D">
      <w:pPr>
        <w:shd w:val="clear" w:color="auto" w:fill="FAFAFA"/>
        <w:jc w:val="left"/>
        <w:textAlignment w:val="baseline"/>
        <w:rPr>
          <w:rFonts w:ascii="Verdana" w:hAnsi="Verdana"/>
          <w:color w:val="333333"/>
          <w:sz w:val="18"/>
          <w:szCs w:val="18"/>
        </w:rPr>
      </w:pPr>
      <w:r>
        <w:rPr>
          <w:rFonts w:ascii="Verdana" w:hAnsi="Verdana"/>
          <w:color w:val="333333"/>
          <w:sz w:val="18"/>
          <w:szCs w:val="18"/>
        </w:rPr>
        <w:t>A family hierarchy is usually presented by a pedigree tree. Your job is to count those family members who have no child.</w:t>
      </w:r>
    </w:p>
    <w:p w:rsidR="0008616D" w:rsidRDefault="0008616D" w:rsidP="000861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w:t>
      </w:r>
    </w:p>
    <w:p w:rsidR="0008616D" w:rsidRDefault="0008616D" w:rsidP="000861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starts with a line containing 0 &lt; N &lt; 100, the number of nodes in a tree, and M (&lt; N), the number of non-leaf nodes. Then M lines follow, each in the format:</w:t>
      </w:r>
    </w:p>
    <w:p w:rsidR="0008616D" w:rsidRDefault="0008616D" w:rsidP="000861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xml:space="preserve">ID K </w:t>
      </w:r>
      <w:proofErr w:type="gramStart"/>
      <w:r>
        <w:rPr>
          <w:rFonts w:ascii="Consolas" w:hAnsi="Consolas" w:cs="Consolas"/>
          <w:color w:val="333333"/>
          <w:sz w:val="18"/>
          <w:szCs w:val="18"/>
        </w:rPr>
        <w:t>ID[</w:t>
      </w:r>
      <w:proofErr w:type="gramEnd"/>
      <w:r>
        <w:rPr>
          <w:rFonts w:ascii="Consolas" w:hAnsi="Consolas" w:cs="Consolas"/>
          <w:color w:val="333333"/>
          <w:sz w:val="18"/>
          <w:szCs w:val="18"/>
        </w:rPr>
        <w:t>1] ID[2] ... ID[K]</w:t>
      </w:r>
    </w:p>
    <w:p w:rsidR="0008616D" w:rsidRDefault="0008616D" w:rsidP="0008616D">
      <w:pPr>
        <w:shd w:val="clear" w:color="auto" w:fill="FAFAFA"/>
        <w:textAlignment w:val="baseline"/>
        <w:rPr>
          <w:rFonts w:ascii="Verdana" w:hAnsi="Verdana"/>
          <w:color w:val="333333"/>
          <w:sz w:val="18"/>
          <w:szCs w:val="18"/>
        </w:rPr>
      </w:pPr>
      <w:proofErr w:type="gramStart"/>
      <w:r>
        <w:rPr>
          <w:rFonts w:ascii="Verdana" w:hAnsi="Verdana"/>
          <w:color w:val="333333"/>
          <w:sz w:val="18"/>
          <w:szCs w:val="18"/>
        </w:rPr>
        <w:t>where</w:t>
      </w:r>
      <w:proofErr w:type="gramEnd"/>
      <w:r>
        <w:rPr>
          <w:rFonts w:ascii="Verdana" w:hAnsi="Verdana"/>
          <w:color w:val="333333"/>
          <w:sz w:val="18"/>
          <w:szCs w:val="18"/>
        </w:rPr>
        <w:t xml:space="preserve"> ID is a two-digit number representing a given non-leaf node, K is the number of its children, followed by a sequence of two-digit ID's of its children. For the sake of simplicity, let us fix the root ID to be 01.</w:t>
      </w:r>
    </w:p>
    <w:p w:rsidR="0008616D" w:rsidRDefault="0008616D" w:rsidP="000861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w:t>
      </w:r>
    </w:p>
    <w:p w:rsidR="0008616D" w:rsidRDefault="0008616D" w:rsidP="000861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you are supposed to count those family members who have no child</w:t>
      </w:r>
      <w:r>
        <w:rPr>
          <w:rStyle w:val="apple-converted-space"/>
          <w:rFonts w:ascii="inherit" w:hAnsi="inherit"/>
          <w:color w:val="333333"/>
          <w:sz w:val="18"/>
          <w:szCs w:val="18"/>
        </w:rPr>
        <w:t> </w:t>
      </w:r>
      <w:r>
        <w:rPr>
          <w:rFonts w:ascii="inherit" w:hAnsi="inherit"/>
          <w:b/>
          <w:bCs/>
          <w:color w:val="333333"/>
          <w:sz w:val="18"/>
          <w:szCs w:val="18"/>
        </w:rPr>
        <w:t>for every seniority level</w:t>
      </w:r>
      <w:r>
        <w:rPr>
          <w:rStyle w:val="apple-converted-space"/>
          <w:rFonts w:ascii="inherit" w:hAnsi="inherit"/>
          <w:color w:val="333333"/>
          <w:sz w:val="18"/>
          <w:szCs w:val="18"/>
        </w:rPr>
        <w:t> </w:t>
      </w:r>
      <w:r>
        <w:rPr>
          <w:rFonts w:ascii="inherit" w:hAnsi="inherit"/>
          <w:color w:val="333333"/>
          <w:sz w:val="18"/>
          <w:szCs w:val="18"/>
        </w:rPr>
        <w:t>starting from the root. The numbers must be printed in a line, separated by a space, and there must be no extra space at the end of each line.</w:t>
      </w:r>
    </w:p>
    <w:p w:rsidR="0008616D" w:rsidRDefault="0008616D" w:rsidP="000861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sample case represents a tree with only 2 nodes, where 01 is the root and 02 is its only child. Hence on the root 01 level, there is 0 leaf node; and on the next level, there is 1 leaf node. Then we should output "0 1" in a line.</w:t>
      </w:r>
    </w:p>
    <w:p w:rsidR="0008616D" w:rsidRDefault="0008616D" w:rsidP="0008616D">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08616D" w:rsidRDefault="0008616D" w:rsidP="000861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2 1</w:t>
      </w:r>
    </w:p>
    <w:p w:rsidR="0008616D" w:rsidRDefault="0008616D" w:rsidP="000861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01 1 02</w:t>
      </w:r>
    </w:p>
    <w:p w:rsidR="0008616D" w:rsidRDefault="0008616D" w:rsidP="0008616D">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08616D" w:rsidRDefault="0008616D" w:rsidP="000861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0 1</w:t>
      </w:r>
    </w:p>
    <w:p w:rsidR="00682267" w:rsidRPr="00682267" w:rsidRDefault="00682267" w:rsidP="00682267">
      <w:pPr>
        <w:pStyle w:val="1"/>
      </w:pPr>
      <w:bookmarkStart w:id="4" w:name="_Toc505933172"/>
      <w:r w:rsidRPr="00682267">
        <w:t>1005. Spell It Right (20)</w:t>
      </w:r>
      <w:bookmarkEnd w:id="4"/>
    </w:p>
    <w:p w:rsidR="00682267" w:rsidRDefault="00682267" w:rsidP="0068226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682267" w:rsidRDefault="00682267" w:rsidP="0068226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682267" w:rsidRDefault="00682267" w:rsidP="0068226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682267" w:rsidRDefault="00682267" w:rsidP="0068226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682267" w:rsidRDefault="00682267" w:rsidP="0068226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682267" w:rsidRDefault="00682267" w:rsidP="0068226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682267" w:rsidRDefault="00682267" w:rsidP="0068226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682267" w:rsidRDefault="00682267" w:rsidP="0068226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682267" w:rsidRDefault="00682267" w:rsidP="0068226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682267" w:rsidRDefault="00682267" w:rsidP="0068226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682267" w:rsidRDefault="00682267" w:rsidP="0068226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non-negative integer N, your task is to compute the sum of all the digits of N, and output every digit of the sum in English.</w:t>
      </w:r>
    </w:p>
    <w:p w:rsidR="00682267" w:rsidRDefault="00682267" w:rsidP="0068226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682267" w:rsidRDefault="00682267" w:rsidP="0068226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occupies one line which contains an N (&lt;= 10</w:t>
      </w:r>
      <w:r>
        <w:rPr>
          <w:rFonts w:ascii="inherit" w:hAnsi="inherit"/>
          <w:color w:val="333333"/>
          <w:sz w:val="18"/>
          <w:szCs w:val="18"/>
          <w:vertAlign w:val="superscript"/>
        </w:rPr>
        <w:t>100</w:t>
      </w:r>
      <w:r>
        <w:rPr>
          <w:rFonts w:ascii="inherit" w:hAnsi="inherit"/>
          <w:color w:val="333333"/>
          <w:sz w:val="18"/>
          <w:szCs w:val="18"/>
        </w:rPr>
        <w:t>).</w:t>
      </w:r>
    </w:p>
    <w:p w:rsidR="00682267" w:rsidRDefault="00682267" w:rsidP="0068226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682267" w:rsidRDefault="00682267" w:rsidP="0068226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output in one line the digits of the sum in English words. There must be one space between two consecutive words, but no extra space at the end of a line.</w:t>
      </w:r>
    </w:p>
    <w:p w:rsidR="00682267" w:rsidRDefault="00682267" w:rsidP="00682267">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682267" w:rsidRDefault="00682267" w:rsidP="0068226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w:t>
      </w:r>
    </w:p>
    <w:p w:rsidR="00682267" w:rsidRDefault="00682267" w:rsidP="0068226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682267" w:rsidRDefault="00682267" w:rsidP="00682267">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one</w:t>
      </w:r>
      <w:proofErr w:type="gramEnd"/>
      <w:r>
        <w:rPr>
          <w:rFonts w:ascii="Consolas" w:hAnsi="Consolas" w:cs="Consolas"/>
          <w:color w:val="333333"/>
          <w:sz w:val="18"/>
          <w:szCs w:val="18"/>
        </w:rPr>
        <w:t xml:space="preserve"> five</w:t>
      </w:r>
    </w:p>
    <w:p w:rsidR="007A77EA" w:rsidRPr="007A77EA" w:rsidRDefault="007A77EA" w:rsidP="007A77EA">
      <w:pPr>
        <w:pStyle w:val="1"/>
      </w:pPr>
      <w:bookmarkStart w:id="5" w:name="_Toc505933173"/>
      <w:r w:rsidRPr="007A77EA">
        <w:t>1006. Sign In and Sign Out (25)</w:t>
      </w:r>
      <w:bookmarkEnd w:id="5"/>
    </w:p>
    <w:p w:rsidR="007A77EA" w:rsidRDefault="007A77EA" w:rsidP="007A77E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7A77EA" w:rsidRDefault="007A77EA" w:rsidP="007A77E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7A77EA" w:rsidRDefault="007A77EA" w:rsidP="007A77E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7A77EA" w:rsidRDefault="007A77EA" w:rsidP="007A77E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7A77EA" w:rsidRDefault="007A77EA" w:rsidP="007A77E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7A77EA" w:rsidRDefault="007A77EA" w:rsidP="007A77E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16000 B</w:t>
      </w:r>
    </w:p>
    <w:p w:rsidR="007A77EA" w:rsidRDefault="007A77EA" w:rsidP="007A77E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7A77EA" w:rsidRDefault="007A77EA" w:rsidP="007A77E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7A77EA" w:rsidRDefault="007A77EA" w:rsidP="007A77E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7A77EA" w:rsidRDefault="007A77EA" w:rsidP="007A77E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7A77EA" w:rsidRDefault="007A77EA" w:rsidP="007A77E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At the beginning of every day, the first person who signs in the computer room will unlock the door, and the last one who signs out will lock the door. Given the records of signing in's and out's, you are supposed to find the ones who have unlocked and locked the door on that day.</w:t>
      </w:r>
    </w:p>
    <w:p w:rsidR="007A77EA" w:rsidRDefault="007A77EA" w:rsidP="007A77E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7A77EA" w:rsidRDefault="007A77EA" w:rsidP="007A77E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contains the records for one day. The case starts with a positive integer M, which is the total number of records, followed by M lines, each in the format:</w:t>
      </w:r>
    </w:p>
    <w:p w:rsidR="007A77EA" w:rsidRDefault="007A77EA" w:rsidP="007A77E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ID_number Sign_in_time Sign_out_time</w:t>
      </w:r>
    </w:p>
    <w:p w:rsidR="007A77EA" w:rsidRDefault="007A77EA" w:rsidP="007A77EA">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color w:val="333333"/>
          <w:sz w:val="18"/>
          <w:szCs w:val="18"/>
        </w:rPr>
        <w:t>where</w:t>
      </w:r>
      <w:proofErr w:type="gramEnd"/>
      <w:r>
        <w:rPr>
          <w:rFonts w:ascii="inherit" w:hAnsi="inherit"/>
          <w:color w:val="333333"/>
          <w:sz w:val="18"/>
          <w:szCs w:val="18"/>
        </w:rPr>
        <w:t xml:space="preserve"> times are given in the format HH:MM:SS, and ID number is a string with no more than 15 characters.</w:t>
      </w:r>
    </w:p>
    <w:p w:rsidR="007A77EA" w:rsidRDefault="007A77EA" w:rsidP="007A77E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7A77EA" w:rsidRDefault="007A77EA" w:rsidP="007A77E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output in one line the ID numbers of the persons who have unlocked and locked the door on that day. The two ID numbers must be separated by one space.</w:t>
      </w:r>
    </w:p>
    <w:p w:rsidR="007A77EA" w:rsidRDefault="007A77EA" w:rsidP="007A77E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Note: It is guaranteed that the records are consistent. That is, the sign in time must be earlier than the sign out time for each person, and there are no two persons sign in or out at the same moment.</w:t>
      </w:r>
    </w:p>
    <w:p w:rsidR="007A77EA" w:rsidRDefault="007A77EA" w:rsidP="007A77EA">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7A77EA" w:rsidRDefault="007A77EA" w:rsidP="007A77E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7A77EA" w:rsidRDefault="007A77EA" w:rsidP="007A77E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CS301111 15:30:28 17:00:10</w:t>
      </w:r>
    </w:p>
    <w:p w:rsidR="007A77EA" w:rsidRDefault="007A77EA" w:rsidP="007A77E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SC3021234 08:00:00 11:25:25</w:t>
      </w:r>
    </w:p>
    <w:p w:rsidR="007A77EA" w:rsidRDefault="007A77EA" w:rsidP="007A77E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CS301133 21:45:00 21:58:40</w:t>
      </w:r>
    </w:p>
    <w:p w:rsidR="007A77EA" w:rsidRDefault="007A77EA" w:rsidP="007A77EA">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7A77EA" w:rsidRDefault="007A77EA" w:rsidP="007A77E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SC3021234 CS301133</w:t>
      </w:r>
    </w:p>
    <w:p w:rsidR="00437889" w:rsidRPr="00437889" w:rsidRDefault="00437889" w:rsidP="00437889">
      <w:pPr>
        <w:pStyle w:val="1"/>
      </w:pPr>
      <w:bookmarkStart w:id="6" w:name="_Toc505933174"/>
      <w:r w:rsidRPr="00437889">
        <w:t>1007. Maximum Subsequence Sum (25)</w:t>
      </w:r>
      <w:bookmarkEnd w:id="6"/>
    </w:p>
    <w:p w:rsidR="00437889" w:rsidRDefault="00437889" w:rsidP="0043788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时间限制</w:t>
      </w:r>
    </w:p>
    <w:p w:rsidR="00437889" w:rsidRDefault="00437889" w:rsidP="0043788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437889" w:rsidRDefault="00437889" w:rsidP="0043788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437889" w:rsidRDefault="00437889" w:rsidP="0043788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437889" w:rsidRDefault="00437889" w:rsidP="0043788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437889" w:rsidRDefault="00437889" w:rsidP="0043788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437889" w:rsidRDefault="00437889" w:rsidP="0043788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437889" w:rsidRDefault="00437889" w:rsidP="0043788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437889" w:rsidRDefault="00437889" w:rsidP="0043788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437889" w:rsidRDefault="00437889" w:rsidP="0043788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437889" w:rsidRDefault="00437889" w:rsidP="0043788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Given a sequence of K integers </w:t>
      </w:r>
      <w:proofErr w:type="gramStart"/>
      <w:r>
        <w:rPr>
          <w:rFonts w:ascii="inherit" w:hAnsi="inherit"/>
          <w:color w:val="333333"/>
          <w:sz w:val="18"/>
          <w:szCs w:val="18"/>
        </w:rPr>
        <w:t>{ N</w:t>
      </w:r>
      <w:r>
        <w:rPr>
          <w:rFonts w:ascii="inherit" w:hAnsi="inherit"/>
          <w:color w:val="333333"/>
          <w:sz w:val="18"/>
          <w:szCs w:val="18"/>
          <w:vertAlign w:val="subscript"/>
        </w:rPr>
        <w:t>1</w:t>
      </w:r>
      <w:proofErr w:type="gramEnd"/>
      <w:r>
        <w:rPr>
          <w:rFonts w:ascii="inherit" w:hAnsi="inherit"/>
          <w:color w:val="333333"/>
          <w:sz w:val="18"/>
          <w:szCs w:val="18"/>
        </w:rPr>
        <w:t>, N</w:t>
      </w:r>
      <w:r>
        <w:rPr>
          <w:rFonts w:ascii="inherit" w:hAnsi="inherit"/>
          <w:color w:val="333333"/>
          <w:sz w:val="18"/>
          <w:szCs w:val="18"/>
          <w:vertAlign w:val="subscript"/>
        </w:rPr>
        <w:t>2</w:t>
      </w:r>
      <w:r>
        <w:rPr>
          <w:rFonts w:ascii="inherit" w:hAnsi="inherit"/>
          <w:color w:val="333333"/>
          <w:sz w:val="18"/>
          <w:szCs w:val="18"/>
        </w:rPr>
        <w:t>, ..., N</w:t>
      </w:r>
      <w:r>
        <w:rPr>
          <w:rFonts w:ascii="inherit" w:hAnsi="inherit"/>
          <w:color w:val="333333"/>
          <w:sz w:val="18"/>
          <w:szCs w:val="18"/>
          <w:vertAlign w:val="subscript"/>
        </w:rPr>
        <w:t>K</w:t>
      </w:r>
      <w:r>
        <w:rPr>
          <w:rStyle w:val="apple-converted-space"/>
          <w:rFonts w:ascii="inherit" w:hAnsi="inherit"/>
          <w:color w:val="333333"/>
          <w:sz w:val="18"/>
          <w:szCs w:val="18"/>
        </w:rPr>
        <w:t> </w:t>
      </w:r>
      <w:r>
        <w:rPr>
          <w:rFonts w:ascii="inherit" w:hAnsi="inherit"/>
          <w:color w:val="333333"/>
          <w:sz w:val="18"/>
          <w:szCs w:val="18"/>
        </w:rPr>
        <w:t xml:space="preserve">}. A continuous subsequence is defined to be </w:t>
      </w:r>
      <w:proofErr w:type="gramStart"/>
      <w:r>
        <w:rPr>
          <w:rFonts w:ascii="inherit" w:hAnsi="inherit"/>
          <w:color w:val="333333"/>
          <w:sz w:val="18"/>
          <w:szCs w:val="18"/>
        </w:rPr>
        <w:t>{ N</w:t>
      </w:r>
      <w:r>
        <w:rPr>
          <w:rFonts w:ascii="inherit" w:hAnsi="inherit"/>
          <w:color w:val="333333"/>
          <w:sz w:val="18"/>
          <w:szCs w:val="18"/>
          <w:vertAlign w:val="subscript"/>
        </w:rPr>
        <w:t>i</w:t>
      </w:r>
      <w:proofErr w:type="gramEnd"/>
      <w:r>
        <w:rPr>
          <w:rFonts w:ascii="inherit" w:hAnsi="inherit"/>
          <w:color w:val="333333"/>
          <w:sz w:val="18"/>
          <w:szCs w:val="18"/>
        </w:rPr>
        <w:t>, N</w:t>
      </w:r>
      <w:r>
        <w:rPr>
          <w:rFonts w:ascii="inherit" w:hAnsi="inherit"/>
          <w:color w:val="333333"/>
          <w:sz w:val="18"/>
          <w:szCs w:val="18"/>
          <w:vertAlign w:val="subscript"/>
        </w:rPr>
        <w:t>i+1</w:t>
      </w:r>
      <w:r>
        <w:rPr>
          <w:rFonts w:ascii="inherit" w:hAnsi="inherit"/>
          <w:color w:val="333333"/>
          <w:sz w:val="18"/>
          <w:szCs w:val="18"/>
        </w:rPr>
        <w:t>, ..., N</w:t>
      </w:r>
      <w:r>
        <w:rPr>
          <w:rFonts w:ascii="inherit" w:hAnsi="inherit"/>
          <w:color w:val="333333"/>
          <w:sz w:val="18"/>
          <w:szCs w:val="18"/>
          <w:vertAlign w:val="subscript"/>
        </w:rPr>
        <w:t>j</w:t>
      </w:r>
      <w:r>
        <w:rPr>
          <w:rStyle w:val="apple-converted-space"/>
          <w:rFonts w:ascii="inherit" w:hAnsi="inherit"/>
          <w:color w:val="333333"/>
          <w:sz w:val="18"/>
          <w:szCs w:val="18"/>
        </w:rPr>
        <w:t> </w:t>
      </w:r>
      <w:r>
        <w:rPr>
          <w:rFonts w:ascii="inherit" w:hAnsi="inherit"/>
          <w:color w:val="333333"/>
          <w:sz w:val="18"/>
          <w:szCs w:val="18"/>
        </w:rPr>
        <w:t>} where 1 &lt;= i &lt;= j &lt;= K. The</w:t>
      </w:r>
      <w:r>
        <w:rPr>
          <w:rStyle w:val="apple-converted-space"/>
          <w:rFonts w:ascii="inherit" w:hAnsi="inherit"/>
          <w:color w:val="333333"/>
          <w:sz w:val="18"/>
          <w:szCs w:val="18"/>
        </w:rPr>
        <w:t> </w:t>
      </w:r>
      <w:r>
        <w:rPr>
          <w:rFonts w:ascii="inherit" w:hAnsi="inherit"/>
          <w:i/>
          <w:iCs/>
          <w:color w:val="333333"/>
          <w:sz w:val="18"/>
          <w:szCs w:val="18"/>
        </w:rPr>
        <w:t>Maximum Subsequence</w:t>
      </w:r>
      <w:r>
        <w:rPr>
          <w:rStyle w:val="apple-converted-space"/>
          <w:rFonts w:ascii="inherit" w:hAnsi="inherit"/>
          <w:color w:val="333333"/>
          <w:sz w:val="18"/>
          <w:szCs w:val="18"/>
        </w:rPr>
        <w:t> </w:t>
      </w:r>
      <w:r>
        <w:rPr>
          <w:rFonts w:ascii="inherit" w:hAnsi="inherit"/>
          <w:color w:val="333333"/>
          <w:sz w:val="18"/>
          <w:szCs w:val="18"/>
        </w:rPr>
        <w:t xml:space="preserve">is the continuous subsequence which has the largest sum of its elements. For example, given sequence </w:t>
      </w:r>
      <w:proofErr w:type="gramStart"/>
      <w:r>
        <w:rPr>
          <w:rFonts w:ascii="inherit" w:hAnsi="inherit"/>
          <w:color w:val="333333"/>
          <w:sz w:val="18"/>
          <w:szCs w:val="18"/>
        </w:rPr>
        <w:t>{ -</w:t>
      </w:r>
      <w:proofErr w:type="gramEnd"/>
      <w:r>
        <w:rPr>
          <w:rFonts w:ascii="inherit" w:hAnsi="inherit"/>
          <w:color w:val="333333"/>
          <w:sz w:val="18"/>
          <w:szCs w:val="18"/>
        </w:rPr>
        <w:t>2, 11, -4, 13, -5, -2 }, its maximum subsequence is { 11, -4, 13 } with the largest sum being 20.</w:t>
      </w:r>
    </w:p>
    <w:p w:rsidR="00437889" w:rsidRDefault="00437889" w:rsidP="0043788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you are supposed to find the largest sum, together with the first and the last numbers of the maximum subsequence.</w:t>
      </w:r>
    </w:p>
    <w:p w:rsidR="00437889" w:rsidRDefault="00437889" w:rsidP="0043788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437889" w:rsidRDefault="00437889" w:rsidP="0043788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occupies two lines. The first line contains a positive integer K (&lt;= 10000). The second line contains K numbers, separated by a space.</w:t>
      </w:r>
    </w:p>
    <w:p w:rsidR="00437889" w:rsidRDefault="00437889" w:rsidP="0043788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437889" w:rsidRDefault="00437889" w:rsidP="0043788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output in one line the largest sum, together with the first and the last numbers of the maximum subsequence. The numbers must be separated by one space, but there must be no extra space at the end of a line. In case that the maximum subsequence is not unique, output the one with the smallest indices i and j (as shown by the sample case). If all the K numbers are negative, then its maximum sum is defined to be 0, and you are supposed to output the first and the last numbers of the whole sequence.</w:t>
      </w:r>
    </w:p>
    <w:p w:rsidR="00437889" w:rsidRDefault="00437889" w:rsidP="00437889">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437889" w:rsidRDefault="00437889" w:rsidP="0043788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w:t>
      </w:r>
    </w:p>
    <w:p w:rsidR="00437889" w:rsidRDefault="00437889" w:rsidP="0043788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1 2 3 4 -5 -23 3 7 -21</w:t>
      </w:r>
    </w:p>
    <w:p w:rsidR="00437889" w:rsidRDefault="00437889" w:rsidP="00437889">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437889" w:rsidRDefault="00437889" w:rsidP="0043788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10 1 4</w:t>
      </w:r>
    </w:p>
    <w:p w:rsidR="00840DFF" w:rsidRDefault="002E42C5">
      <w:pPr>
        <w:rPr>
          <w:color w:val="FF0000"/>
        </w:rPr>
      </w:pPr>
      <w:r>
        <w:rPr>
          <w:rFonts w:hint="eastAsia"/>
          <w:color w:val="FF0000"/>
        </w:rPr>
        <w:t>此题要注意对于最大子列和为</w:t>
      </w:r>
      <w:r>
        <w:rPr>
          <w:rFonts w:hint="eastAsia"/>
          <w:color w:val="FF0000"/>
        </w:rPr>
        <w:t>0</w:t>
      </w:r>
      <w:r>
        <w:rPr>
          <w:rFonts w:hint="eastAsia"/>
          <w:color w:val="FF0000"/>
        </w:rPr>
        <w:t>的情况，就不是全是负数那种输出整个子列的第一个和最后一个值了</w:t>
      </w:r>
    </w:p>
    <w:p w:rsidR="00170B2E" w:rsidRPr="00170B2E" w:rsidRDefault="00170B2E" w:rsidP="00170B2E">
      <w:pPr>
        <w:pStyle w:val="1"/>
      </w:pPr>
      <w:bookmarkStart w:id="7" w:name="_Toc505933175"/>
      <w:r w:rsidRPr="00170B2E">
        <w:lastRenderedPageBreak/>
        <w:t>1008. Elevator (20)</w:t>
      </w:r>
      <w:bookmarkEnd w:id="7"/>
    </w:p>
    <w:p w:rsidR="00170B2E" w:rsidRDefault="00170B2E" w:rsidP="00170B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170B2E" w:rsidRDefault="00170B2E" w:rsidP="00170B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170B2E" w:rsidRDefault="00170B2E" w:rsidP="00170B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170B2E" w:rsidRDefault="00170B2E" w:rsidP="00170B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170B2E" w:rsidRDefault="00170B2E" w:rsidP="00170B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170B2E" w:rsidRDefault="00170B2E" w:rsidP="00170B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170B2E" w:rsidRDefault="00170B2E" w:rsidP="00170B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170B2E" w:rsidRDefault="00170B2E" w:rsidP="00170B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170B2E" w:rsidRDefault="00170B2E" w:rsidP="00170B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170B2E" w:rsidRDefault="00170B2E" w:rsidP="00170B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170B2E" w:rsidRDefault="00170B2E" w:rsidP="00170B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highest building in our city has only one elevator. A request list is made up with N positive numbers. The numbers denote at which floors the elevator will stop, in specified order. It costs 6 seconds to move the elevator up one floor, and 4 seconds to move down one floor. The elevator will stay for 5 seconds at each stop.</w:t>
      </w:r>
    </w:p>
    <w:p w:rsidR="00170B2E" w:rsidRDefault="00170B2E" w:rsidP="00170B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a given request list, you are to compute the total time spent to fulfill the requests on the list. The elevator is on the 0th floor at the beginning and does not have to return to the ground floor when the requests are fulfilled.</w:t>
      </w:r>
    </w:p>
    <w:p w:rsidR="00170B2E" w:rsidRDefault="00170B2E" w:rsidP="00170B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170B2E" w:rsidRDefault="00170B2E" w:rsidP="00170B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contains a positive integer N, followed by N positive numbers. All the numbers in the input are less than 100.</w:t>
      </w:r>
    </w:p>
    <w:p w:rsidR="00170B2E" w:rsidRDefault="00170B2E" w:rsidP="00170B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170B2E" w:rsidRDefault="00170B2E" w:rsidP="00170B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the total time on a single line.</w:t>
      </w:r>
    </w:p>
    <w:p w:rsidR="00170B2E" w:rsidRDefault="00170B2E" w:rsidP="00170B2E">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170B2E" w:rsidRDefault="00170B2E" w:rsidP="00170B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3 2 3 1</w:t>
      </w:r>
    </w:p>
    <w:p w:rsidR="00170B2E" w:rsidRDefault="00170B2E" w:rsidP="00170B2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170B2E" w:rsidRDefault="00170B2E" w:rsidP="00170B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41</w:t>
      </w:r>
    </w:p>
    <w:p w:rsidR="00F508ED" w:rsidRPr="00F508ED" w:rsidRDefault="00F508ED" w:rsidP="00F508ED">
      <w:pPr>
        <w:pStyle w:val="1"/>
      </w:pPr>
      <w:bookmarkStart w:id="8" w:name="_Toc505933176"/>
      <w:r w:rsidRPr="00F508ED">
        <w:t>1009. Product of Polynomials (25)</w:t>
      </w:r>
      <w:bookmarkEnd w:id="8"/>
    </w:p>
    <w:p w:rsidR="00F508ED" w:rsidRDefault="00F508ED" w:rsidP="00F508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F508ED" w:rsidRDefault="00F508ED" w:rsidP="00F508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F508ED" w:rsidRDefault="00F508ED" w:rsidP="00F508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F508ED" w:rsidRDefault="00F508ED" w:rsidP="00F508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65536 kB</w:t>
      </w:r>
    </w:p>
    <w:p w:rsidR="00F508ED" w:rsidRDefault="00F508ED" w:rsidP="00F508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F508ED" w:rsidRDefault="00F508ED" w:rsidP="00F508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F508ED" w:rsidRDefault="00F508ED" w:rsidP="00F508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F508ED" w:rsidRDefault="00F508ED" w:rsidP="00F508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F508ED" w:rsidRDefault="00F508ED" w:rsidP="00F508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F508ED" w:rsidRDefault="00F508ED" w:rsidP="00F508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F508ED" w:rsidRDefault="00F508ED" w:rsidP="00F50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This time, you are supposed to find A*B where </w:t>
      </w:r>
      <w:proofErr w:type="gramStart"/>
      <w:r>
        <w:rPr>
          <w:rFonts w:ascii="inherit" w:hAnsi="inherit"/>
          <w:color w:val="333333"/>
          <w:sz w:val="18"/>
          <w:szCs w:val="18"/>
        </w:rPr>
        <w:t>A and</w:t>
      </w:r>
      <w:proofErr w:type="gramEnd"/>
      <w:r>
        <w:rPr>
          <w:rFonts w:ascii="inherit" w:hAnsi="inherit"/>
          <w:color w:val="333333"/>
          <w:sz w:val="18"/>
          <w:szCs w:val="18"/>
        </w:rPr>
        <w:t xml:space="preserve"> B are two polynomials.</w:t>
      </w:r>
    </w:p>
    <w:p w:rsidR="00F508ED" w:rsidRDefault="00F508ED" w:rsidP="00F50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F508ED" w:rsidRDefault="00F508ED" w:rsidP="00F50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occupies 2 lines, and each line contains the information of a polynomial: K N1 a</w:t>
      </w:r>
      <w:r>
        <w:rPr>
          <w:rFonts w:ascii="inherit" w:hAnsi="inherit"/>
          <w:color w:val="333333"/>
          <w:sz w:val="18"/>
          <w:szCs w:val="18"/>
          <w:vertAlign w:val="subscript"/>
        </w:rPr>
        <w:t>N1</w:t>
      </w:r>
      <w:r>
        <w:rPr>
          <w:rStyle w:val="apple-converted-space"/>
          <w:rFonts w:ascii="inherit" w:hAnsi="inherit"/>
          <w:color w:val="333333"/>
          <w:sz w:val="18"/>
          <w:szCs w:val="18"/>
        </w:rPr>
        <w:t> </w:t>
      </w:r>
      <w:r>
        <w:rPr>
          <w:rFonts w:ascii="inherit" w:hAnsi="inherit"/>
          <w:color w:val="333333"/>
          <w:sz w:val="18"/>
          <w:szCs w:val="18"/>
        </w:rPr>
        <w:t>N2 a</w:t>
      </w:r>
      <w:r>
        <w:rPr>
          <w:rFonts w:ascii="inherit" w:hAnsi="inherit"/>
          <w:color w:val="333333"/>
          <w:sz w:val="18"/>
          <w:szCs w:val="18"/>
          <w:vertAlign w:val="subscript"/>
        </w:rPr>
        <w:t>N2</w:t>
      </w:r>
      <w:r>
        <w:rPr>
          <w:rStyle w:val="apple-converted-space"/>
          <w:rFonts w:ascii="inherit" w:hAnsi="inherit"/>
          <w:color w:val="333333"/>
          <w:sz w:val="18"/>
          <w:szCs w:val="18"/>
        </w:rPr>
        <w:t> </w:t>
      </w:r>
      <w:r>
        <w:rPr>
          <w:rFonts w:ascii="inherit" w:hAnsi="inherit"/>
          <w:color w:val="333333"/>
          <w:sz w:val="18"/>
          <w:szCs w:val="18"/>
        </w:rPr>
        <w:t>... NK a</w:t>
      </w:r>
      <w:r>
        <w:rPr>
          <w:rFonts w:ascii="inherit" w:hAnsi="inherit"/>
          <w:color w:val="333333"/>
          <w:sz w:val="18"/>
          <w:szCs w:val="18"/>
          <w:vertAlign w:val="subscript"/>
        </w:rPr>
        <w:t>NK</w:t>
      </w:r>
      <w:r>
        <w:rPr>
          <w:rFonts w:ascii="inherit" w:hAnsi="inherit"/>
          <w:color w:val="333333"/>
          <w:sz w:val="18"/>
          <w:szCs w:val="18"/>
        </w:rPr>
        <w:t>, where K is the number of nonzero terms in the polynomial, Ni and a</w:t>
      </w:r>
      <w:r>
        <w:rPr>
          <w:rFonts w:ascii="inherit" w:hAnsi="inherit"/>
          <w:color w:val="333333"/>
          <w:sz w:val="18"/>
          <w:szCs w:val="18"/>
          <w:vertAlign w:val="subscript"/>
        </w:rPr>
        <w:t>Ni</w:t>
      </w:r>
      <w:r>
        <w:rPr>
          <w:rStyle w:val="apple-converted-space"/>
          <w:rFonts w:ascii="inherit" w:hAnsi="inherit"/>
          <w:color w:val="333333"/>
          <w:sz w:val="18"/>
          <w:szCs w:val="18"/>
        </w:rPr>
        <w:t> </w:t>
      </w:r>
      <w:r>
        <w:rPr>
          <w:rFonts w:ascii="inherit" w:hAnsi="inherit"/>
          <w:color w:val="333333"/>
          <w:sz w:val="18"/>
          <w:szCs w:val="18"/>
        </w:rPr>
        <w:t>(i=1, 2</w:t>
      </w:r>
      <w:proofErr w:type="gramStart"/>
      <w:r>
        <w:rPr>
          <w:rFonts w:ascii="inherit" w:hAnsi="inherit"/>
          <w:color w:val="333333"/>
          <w:sz w:val="18"/>
          <w:szCs w:val="18"/>
        </w:rPr>
        <w:t>, ...,</w:t>
      </w:r>
      <w:proofErr w:type="gramEnd"/>
      <w:r>
        <w:rPr>
          <w:rFonts w:ascii="inherit" w:hAnsi="inherit"/>
          <w:color w:val="333333"/>
          <w:sz w:val="18"/>
          <w:szCs w:val="18"/>
        </w:rPr>
        <w:t xml:space="preserve"> K) are the exponents and coefficients, respectively. It is given that 1 &lt;= K &lt;= 10, 0 &lt;= NK &lt; ... &lt; N2 &lt; N1 &lt;=1000.</w:t>
      </w:r>
    </w:p>
    <w:p w:rsidR="00F508ED" w:rsidRDefault="00F508ED" w:rsidP="00F50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F508ED" w:rsidRDefault="00F508ED" w:rsidP="00F50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you should output the product of A and B in one line, with the same format as the input. Notice that there must be NO extra space at the end of each line. Please be accurate up to 1 decimal place.</w:t>
      </w:r>
    </w:p>
    <w:p w:rsidR="00F508ED" w:rsidRDefault="00F508ED" w:rsidP="00F508ED">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F508ED" w:rsidRDefault="00F508ED" w:rsidP="00F50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2 1 2.4 0 3.2</w:t>
      </w:r>
    </w:p>
    <w:p w:rsidR="00F508ED" w:rsidRDefault="00F508ED" w:rsidP="00F50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2 2 1.5 1 0.5</w:t>
      </w:r>
    </w:p>
    <w:p w:rsidR="00F508ED" w:rsidRDefault="00F508ED" w:rsidP="00F508ED">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F508ED" w:rsidRDefault="00F508ED" w:rsidP="00F50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3 3 3.6 2 6.0 1 1.6</w:t>
      </w:r>
    </w:p>
    <w:p w:rsidR="003648B2" w:rsidRPr="003648B2" w:rsidRDefault="003648B2" w:rsidP="003648B2">
      <w:pPr>
        <w:pStyle w:val="1"/>
      </w:pPr>
      <w:bookmarkStart w:id="9" w:name="_Toc505933177"/>
      <w:r w:rsidRPr="003648B2">
        <w:t>1010. Radix (25)</w:t>
      </w:r>
      <w:bookmarkEnd w:id="9"/>
    </w:p>
    <w:p w:rsidR="003648B2" w:rsidRDefault="003648B2" w:rsidP="003648B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3648B2" w:rsidRDefault="003648B2" w:rsidP="003648B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3648B2" w:rsidRDefault="003648B2" w:rsidP="003648B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3648B2" w:rsidRDefault="003648B2" w:rsidP="003648B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3648B2" w:rsidRDefault="003648B2" w:rsidP="003648B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3648B2" w:rsidRDefault="003648B2" w:rsidP="003648B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3648B2" w:rsidRDefault="003648B2" w:rsidP="003648B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3648B2" w:rsidRDefault="003648B2" w:rsidP="003648B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3648B2" w:rsidRDefault="003648B2" w:rsidP="003648B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3648B2" w:rsidRDefault="003648B2" w:rsidP="003648B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CHEN, Yue</w:t>
      </w:r>
    </w:p>
    <w:p w:rsidR="003648B2" w:rsidRDefault="003648B2" w:rsidP="003648B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pair of positive integers, for example, 6 and 110, can this equation 6 = 110 be true? The answer is "yes", if 6 is a decimal number and 110 is a binary number.</w:t>
      </w:r>
    </w:p>
    <w:p w:rsidR="003648B2" w:rsidRDefault="003648B2" w:rsidP="003648B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for any pair of positive integers N1 and N2, your task is to find the radix of one number while that of the other is given.</w:t>
      </w:r>
    </w:p>
    <w:p w:rsidR="003648B2" w:rsidRDefault="003648B2" w:rsidP="003648B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3648B2" w:rsidRDefault="003648B2" w:rsidP="003648B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occupies a line which contains 4 positive integers</w:t>
      </w:r>
      <w:proofErr w:type="gramStart"/>
      <w:r>
        <w:rPr>
          <w:rFonts w:ascii="inherit" w:hAnsi="inherit"/>
          <w:color w:val="333333"/>
          <w:sz w:val="18"/>
          <w:szCs w:val="18"/>
        </w:rPr>
        <w:t>:</w:t>
      </w:r>
      <w:proofErr w:type="gramEnd"/>
      <w:r>
        <w:rPr>
          <w:rFonts w:ascii="inherit" w:hAnsi="inherit"/>
          <w:color w:val="333333"/>
          <w:sz w:val="18"/>
          <w:szCs w:val="18"/>
        </w:rPr>
        <w:br/>
        <w:t>N1 N2 tag radix</w:t>
      </w:r>
      <w:r>
        <w:rPr>
          <w:rFonts w:ascii="inherit" w:hAnsi="inherit"/>
          <w:color w:val="333333"/>
          <w:sz w:val="18"/>
          <w:szCs w:val="18"/>
        </w:rPr>
        <w:br/>
        <w:t xml:space="preserve">Here N1 and N2 each has no more than 10 digits. A digit is less than its radix and is chosen from the set {0-9, a-z} where 0-9 represent the decimal numbers 0-9, and a-z represent the decimal numbers 10-35. The last number "radix" is the radix of N1 if "tag" is </w:t>
      </w:r>
      <w:proofErr w:type="gramStart"/>
      <w:r>
        <w:rPr>
          <w:rFonts w:ascii="inherit" w:hAnsi="inherit"/>
          <w:color w:val="333333"/>
          <w:sz w:val="18"/>
          <w:szCs w:val="18"/>
        </w:rPr>
        <w:t>1,</w:t>
      </w:r>
      <w:proofErr w:type="gramEnd"/>
      <w:r>
        <w:rPr>
          <w:rFonts w:ascii="inherit" w:hAnsi="inherit"/>
          <w:color w:val="333333"/>
          <w:sz w:val="18"/>
          <w:szCs w:val="18"/>
        </w:rPr>
        <w:t xml:space="preserve"> or of N2 if "tag" is 2.</w:t>
      </w:r>
    </w:p>
    <w:p w:rsidR="003648B2" w:rsidRDefault="003648B2" w:rsidP="003648B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3648B2" w:rsidRDefault="003648B2" w:rsidP="003648B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radix of the other number so that the equation N1 = N2 is true. If the equation is impossible, print "Impossible". If the solution is not unique, output the smallest possible radix.</w:t>
      </w:r>
    </w:p>
    <w:p w:rsidR="003648B2" w:rsidRDefault="003648B2" w:rsidP="003648B2">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3648B2" w:rsidRDefault="003648B2" w:rsidP="003648B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6 110 1 10</w:t>
      </w:r>
    </w:p>
    <w:p w:rsidR="003648B2" w:rsidRDefault="003648B2" w:rsidP="003648B2">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3648B2" w:rsidRDefault="003648B2" w:rsidP="003648B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3648B2" w:rsidRDefault="003648B2" w:rsidP="003648B2">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3648B2" w:rsidRDefault="003648B2" w:rsidP="003648B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ab 1 2</w:t>
      </w:r>
    </w:p>
    <w:p w:rsidR="003648B2" w:rsidRDefault="003648B2" w:rsidP="003648B2">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3648B2" w:rsidRDefault="003648B2" w:rsidP="003648B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Impossible</w:t>
      </w:r>
    </w:p>
    <w:p w:rsidR="00BF2D46" w:rsidRPr="00BF2D46" w:rsidRDefault="00BF2D46" w:rsidP="00BF2D46">
      <w:pPr>
        <w:pStyle w:val="1"/>
      </w:pPr>
      <w:bookmarkStart w:id="10" w:name="_Toc505933178"/>
      <w:r w:rsidRPr="00BF2D46">
        <w:t>1011. World Cup Betting (20)</w:t>
      </w:r>
      <w:bookmarkEnd w:id="10"/>
    </w:p>
    <w:p w:rsidR="00BF2D46" w:rsidRDefault="00BF2D46" w:rsidP="00BF2D4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BF2D46" w:rsidRDefault="00BF2D46" w:rsidP="00BF2D4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BF2D46" w:rsidRDefault="00BF2D46" w:rsidP="00BF2D4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BF2D46" w:rsidRDefault="00BF2D46" w:rsidP="00BF2D4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65536 kB</w:t>
      </w:r>
    </w:p>
    <w:p w:rsidR="00BF2D46" w:rsidRDefault="00BF2D46" w:rsidP="00BF2D4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BF2D46" w:rsidRDefault="00BF2D46" w:rsidP="00BF2D4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BF2D46" w:rsidRDefault="00BF2D46" w:rsidP="00BF2D4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BF2D46" w:rsidRDefault="00BF2D46" w:rsidP="00BF2D4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BF2D46" w:rsidRDefault="00BF2D46" w:rsidP="00BF2D4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BF2D46" w:rsidRDefault="00BF2D46" w:rsidP="00BF2D4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BF2D46" w:rsidRDefault="00BF2D46" w:rsidP="00BF2D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With the 2010 FIFA World Cup running, football fans the world over were becoming increasingly excited as the best players from the best teams doing battles for the World Cup trophy in South Africa. Similarly, football betting fans were putting their money where their mouths were, by laying all manner of World Cup bets.</w:t>
      </w:r>
    </w:p>
    <w:p w:rsidR="00BF2D46" w:rsidRDefault="00BF2D46" w:rsidP="00BF2D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Chinese Football Lottery provided a "Triple Winning" game. The rule of winning was simple: first select any three of the games. Then for each selected game, bet on one of the three possible results -- namely W for win, T for tie, and L for lose. There was an odd assigned to each result. The winner's odd would be the product of the three odds times 65%.</w:t>
      </w:r>
    </w:p>
    <w:p w:rsidR="00BF2D46" w:rsidRDefault="00BF2D46" w:rsidP="00BF2D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example, 3 games' odds are given as the following:</w:t>
      </w:r>
    </w:p>
    <w:p w:rsidR="00BF2D46" w:rsidRDefault="00BF2D46" w:rsidP="00BF2D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xml:space="preserve"> W    T    L</w:t>
      </w:r>
    </w:p>
    <w:p w:rsidR="00BF2D46" w:rsidRDefault="00BF2D46" w:rsidP="00BF2D46">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1.1  2.5</w:t>
      </w:r>
      <w:proofErr w:type="gramEnd"/>
      <w:r>
        <w:rPr>
          <w:rFonts w:ascii="Consolas" w:hAnsi="Consolas" w:cs="Consolas"/>
          <w:color w:val="333333"/>
          <w:sz w:val="18"/>
          <w:szCs w:val="18"/>
        </w:rPr>
        <w:t xml:space="preserve">  1.7</w:t>
      </w:r>
    </w:p>
    <w:p w:rsidR="00BF2D46" w:rsidRDefault="00BF2D46" w:rsidP="00BF2D46">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1.2  3.0</w:t>
      </w:r>
      <w:proofErr w:type="gramEnd"/>
      <w:r>
        <w:rPr>
          <w:rFonts w:ascii="Consolas" w:hAnsi="Consolas" w:cs="Consolas"/>
          <w:color w:val="333333"/>
          <w:sz w:val="18"/>
          <w:szCs w:val="18"/>
        </w:rPr>
        <w:t xml:space="preserve">  1.6</w:t>
      </w:r>
    </w:p>
    <w:p w:rsidR="00BF2D46" w:rsidRDefault="00BF2D46" w:rsidP="00BF2D46">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4.1  1.2</w:t>
      </w:r>
      <w:proofErr w:type="gramEnd"/>
      <w:r>
        <w:rPr>
          <w:rFonts w:ascii="Consolas" w:hAnsi="Consolas" w:cs="Consolas"/>
          <w:color w:val="333333"/>
          <w:sz w:val="18"/>
          <w:szCs w:val="18"/>
        </w:rPr>
        <w:t xml:space="preserve">  1.1</w:t>
      </w:r>
    </w:p>
    <w:p w:rsidR="00BF2D46" w:rsidRDefault="00BF2D46" w:rsidP="00BF2D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To obtain the maximum profit, one must buy W for the 3rd game, T for the 2nd game, and T for the 1st game. If each bet takes 2 yuans, then the maximum profit would be (4.1*3.0*2.5*65%-1)*2 = 37.98 yuans (accurate up to 2 decimal places).</w:t>
      </w:r>
    </w:p>
    <w:p w:rsidR="00BF2D46" w:rsidRDefault="00BF2D46" w:rsidP="00BF2D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w:t>
      </w:r>
    </w:p>
    <w:p w:rsidR="00BF2D46" w:rsidRDefault="00BF2D46" w:rsidP="00BF2D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contains the betting information of 3 games. Each game occupies a line with three distinct odds corresponding to W, T and L.</w:t>
      </w:r>
    </w:p>
    <w:p w:rsidR="00BF2D46" w:rsidRDefault="00BF2D46" w:rsidP="00BF2D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w:t>
      </w:r>
    </w:p>
    <w:p w:rsidR="00BF2D46" w:rsidRDefault="00BF2D46" w:rsidP="00BF2D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best bet of each game, and the maximum profit accurate up to 2 decimal places. The characters and the number must be separated by one space.</w:t>
      </w:r>
    </w:p>
    <w:p w:rsidR="00BF2D46" w:rsidRDefault="00BF2D46" w:rsidP="00BF2D46">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BF2D46" w:rsidRDefault="00BF2D46" w:rsidP="00BF2D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1.1 2.5 1.7</w:t>
      </w:r>
    </w:p>
    <w:p w:rsidR="00BF2D46" w:rsidRDefault="00BF2D46" w:rsidP="00BF2D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1.2 3.0 1.6</w:t>
      </w:r>
    </w:p>
    <w:p w:rsidR="00BF2D46" w:rsidRDefault="00BF2D46" w:rsidP="00BF2D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4.1 1.2 1.1</w:t>
      </w:r>
    </w:p>
    <w:p w:rsidR="00BF2D46" w:rsidRDefault="00BF2D46" w:rsidP="00BF2D46">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BF2D46" w:rsidRDefault="00BF2D46" w:rsidP="00BF2D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 T W 37.98</w:t>
      </w:r>
    </w:p>
    <w:p w:rsidR="00170B2E" w:rsidRDefault="009C6E2A" w:rsidP="00E87707">
      <w:pPr>
        <w:tabs>
          <w:tab w:val="left" w:pos="180"/>
        </w:tabs>
        <w:rPr>
          <w:color w:val="FF0000"/>
        </w:rPr>
      </w:pPr>
      <w:r>
        <w:rPr>
          <w:color w:val="FF0000"/>
        </w:rPr>
        <w:tab/>
      </w:r>
      <w:r w:rsidR="00E87707">
        <w:rPr>
          <w:rFonts w:hint="eastAsia"/>
          <w:color w:val="FF0000"/>
        </w:rPr>
        <w:t>此题要求保留两位小数，指的是四舍五入，</w:t>
      </w:r>
      <w:r w:rsidR="00E87707">
        <w:rPr>
          <w:rFonts w:hint="eastAsia"/>
          <w:color w:val="FF0000"/>
        </w:rPr>
        <w:t>Python</w:t>
      </w:r>
      <w:r w:rsidR="00E87707">
        <w:rPr>
          <w:rFonts w:hint="eastAsia"/>
          <w:color w:val="FF0000"/>
        </w:rPr>
        <w:t>的</w:t>
      </w:r>
      <w:r w:rsidR="00E87707">
        <w:rPr>
          <w:rFonts w:hint="eastAsia"/>
          <w:color w:val="FF0000"/>
        </w:rPr>
        <w:t>.2f%</w:t>
      </w:r>
      <w:r w:rsidR="00E87707">
        <w:rPr>
          <w:rFonts w:hint="eastAsia"/>
          <w:color w:val="FF0000"/>
        </w:rPr>
        <w:t>是天然的四舍五入到</w:t>
      </w:r>
      <w:proofErr w:type="gramStart"/>
      <w:r w:rsidR="00E87707">
        <w:rPr>
          <w:rFonts w:hint="eastAsia"/>
          <w:color w:val="FF0000"/>
        </w:rPr>
        <w:t>第二位但是</w:t>
      </w:r>
      <w:proofErr w:type="gramEnd"/>
      <w:r w:rsidR="00E87707">
        <w:rPr>
          <w:rFonts w:hint="eastAsia"/>
          <w:color w:val="FF0000"/>
        </w:rPr>
        <w:t>有可能浮点数的精度会不足，比如会以</w:t>
      </w:r>
      <w:r w:rsidR="00E87707">
        <w:rPr>
          <w:rFonts w:hint="eastAsia"/>
          <w:color w:val="FF0000"/>
        </w:rPr>
        <w:t>0.004999999998</w:t>
      </w:r>
      <w:r w:rsidR="00E87707">
        <w:rPr>
          <w:rFonts w:hint="eastAsia"/>
          <w:color w:val="FF0000"/>
        </w:rPr>
        <w:t>表示</w:t>
      </w:r>
      <w:r w:rsidR="00E87707">
        <w:rPr>
          <w:rFonts w:hint="eastAsia"/>
          <w:color w:val="FF0000"/>
        </w:rPr>
        <w:t>0.005</w:t>
      </w:r>
      <w:r w:rsidR="00E87707">
        <w:rPr>
          <w:rFonts w:hint="eastAsia"/>
          <w:color w:val="FF0000"/>
        </w:rPr>
        <w:t>这样四舍五入的结果就会有差别。做法是加上</w:t>
      </w:r>
      <w:r w:rsidR="00E87707">
        <w:rPr>
          <w:rFonts w:hint="eastAsia"/>
          <w:color w:val="FF0000"/>
        </w:rPr>
        <w:t>0.00</w:t>
      </w:r>
      <w:r w:rsidR="00B60464">
        <w:rPr>
          <w:rFonts w:hint="eastAsia"/>
          <w:color w:val="FF0000"/>
        </w:rPr>
        <w:t>0</w:t>
      </w:r>
      <w:r w:rsidR="00E87707">
        <w:rPr>
          <w:rFonts w:hint="eastAsia"/>
          <w:color w:val="FF0000"/>
        </w:rPr>
        <w:t>1</w:t>
      </w:r>
      <w:r w:rsidR="00501B5B">
        <w:rPr>
          <w:rFonts w:hint="eastAsia"/>
          <w:color w:val="FF0000"/>
        </w:rPr>
        <w:t>。</w:t>
      </w:r>
      <w:r w:rsidR="00501B5B">
        <w:rPr>
          <w:rFonts w:hint="eastAsia"/>
          <w:color w:val="FF0000"/>
        </w:rPr>
        <w:t>C</w:t>
      </w:r>
      <w:r w:rsidR="00501B5B">
        <w:rPr>
          <w:rFonts w:hint="eastAsia"/>
          <w:color w:val="FF0000"/>
        </w:rPr>
        <w:t>语言是直接舍掉，做法可以是加上</w:t>
      </w:r>
      <w:r w:rsidR="00501B5B">
        <w:rPr>
          <w:rFonts w:hint="eastAsia"/>
          <w:color w:val="FF0000"/>
        </w:rPr>
        <w:t>0.0051</w:t>
      </w:r>
    </w:p>
    <w:p w:rsidR="00947647" w:rsidRDefault="00947647" w:rsidP="00E87707">
      <w:pPr>
        <w:tabs>
          <w:tab w:val="left" w:pos="180"/>
        </w:tabs>
        <w:rPr>
          <w:color w:val="FF0000"/>
        </w:rPr>
      </w:pPr>
    </w:p>
    <w:p w:rsidR="00947647" w:rsidRPr="007E4FC8" w:rsidRDefault="00947647" w:rsidP="007E4FC8">
      <w:pPr>
        <w:pStyle w:val="1"/>
      </w:pPr>
      <w:bookmarkStart w:id="11" w:name="_Toc505933179"/>
      <w:r w:rsidRPr="007E4FC8">
        <w:t>1012. The Best Rank (25)</w:t>
      </w:r>
      <w:bookmarkEnd w:id="11"/>
    </w:p>
    <w:p w:rsidR="00947647" w:rsidRDefault="00947647" w:rsidP="0094764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947647" w:rsidRDefault="00947647" w:rsidP="0094764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947647" w:rsidRDefault="00947647" w:rsidP="0094764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947647" w:rsidRDefault="00947647" w:rsidP="0094764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947647" w:rsidRDefault="00947647" w:rsidP="0094764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947647" w:rsidRDefault="00947647" w:rsidP="0094764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947647" w:rsidRDefault="00947647" w:rsidP="0094764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947647" w:rsidRDefault="00947647" w:rsidP="0094764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947647" w:rsidRDefault="00947647" w:rsidP="0094764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947647" w:rsidRDefault="00947647" w:rsidP="0094764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947647" w:rsidRDefault="00947647" w:rsidP="0094764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To evaluate the performance of our first year CS majored students, we consider their grades of three courses only: C - C Programming Language, M - Mathematics (Calculus or Linear Algebra), and E - English. At the mean time, we encourage students by emphasizing on their best ranks -- that is, among the four ranks with respect to the three courses and the average grade, we print the best rank for each student.</w:t>
      </w:r>
    </w:p>
    <w:p w:rsidR="00947647" w:rsidRDefault="00947647" w:rsidP="0094764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For example, </w:t>
      </w:r>
      <w:proofErr w:type="gramStart"/>
      <w:r>
        <w:rPr>
          <w:rFonts w:ascii="inherit" w:hAnsi="inherit"/>
          <w:color w:val="333333"/>
          <w:sz w:val="18"/>
          <w:szCs w:val="18"/>
        </w:rPr>
        <w:t>The</w:t>
      </w:r>
      <w:proofErr w:type="gramEnd"/>
      <w:r>
        <w:rPr>
          <w:rFonts w:ascii="inherit" w:hAnsi="inherit"/>
          <w:color w:val="333333"/>
          <w:sz w:val="18"/>
          <w:szCs w:val="18"/>
        </w:rPr>
        <w:t xml:space="preserve"> grades of C, M, E and A - Average of 4 students are given as the following:</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StudentID  C</w:t>
      </w:r>
      <w:proofErr w:type="gramEnd"/>
      <w:r>
        <w:rPr>
          <w:rFonts w:ascii="Consolas" w:hAnsi="Consolas" w:cs="Consolas"/>
          <w:color w:val="333333"/>
          <w:sz w:val="18"/>
          <w:szCs w:val="18"/>
        </w:rPr>
        <w:t xml:space="preserve">  M  E  A</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310101     98 85 88 90</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310102     70 95 88 84</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310103     82 87 94 88</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310104     91 91 91 91</w:t>
      </w:r>
    </w:p>
    <w:p w:rsidR="00947647" w:rsidRDefault="00947647" w:rsidP="0094764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Then the best ranks for all the students are</w:t>
      </w:r>
      <w:r>
        <w:rPr>
          <w:rStyle w:val="apple-converted-space"/>
          <w:rFonts w:ascii="inherit" w:hAnsi="inherit"/>
          <w:color w:val="333333"/>
          <w:sz w:val="18"/>
          <w:szCs w:val="18"/>
        </w:rPr>
        <w:t> </w:t>
      </w:r>
      <w:r>
        <w:rPr>
          <w:rFonts w:ascii="inherit" w:hAnsi="inherit"/>
          <w:i/>
          <w:iCs/>
          <w:color w:val="333333"/>
          <w:sz w:val="18"/>
          <w:szCs w:val="18"/>
        </w:rPr>
        <w:t>No.1</w:t>
      </w:r>
      <w:r>
        <w:rPr>
          <w:rStyle w:val="apple-converted-space"/>
          <w:rFonts w:ascii="inherit" w:hAnsi="inherit"/>
          <w:color w:val="333333"/>
          <w:sz w:val="18"/>
          <w:szCs w:val="18"/>
        </w:rPr>
        <w:t> </w:t>
      </w:r>
      <w:r>
        <w:rPr>
          <w:rFonts w:ascii="inherit" w:hAnsi="inherit"/>
          <w:color w:val="333333"/>
          <w:sz w:val="18"/>
          <w:szCs w:val="18"/>
        </w:rPr>
        <w:t>since the 1st one has done the best in C Programming Language, while the 2nd one in Mathematics, the 3rd one in English, and the last one in average.</w:t>
      </w:r>
    </w:p>
    <w:p w:rsidR="00947647" w:rsidRDefault="00947647" w:rsidP="0094764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w:t>
      </w:r>
    </w:p>
    <w:p w:rsidR="00947647" w:rsidRDefault="00947647" w:rsidP="0094764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starts with a line containing 2 numbers N and M (&lt;=2000), which are the total number of students, and the number of students who would check their ranks, respectively. Then N lines follow, each contains a student ID which is a string of 6 digits, followed by the three integer grades (in the range of [0, 100]) of that student in the order of C, M and E. Then there are M lines, each containing a student ID.</w:t>
      </w:r>
    </w:p>
    <w:p w:rsidR="00947647" w:rsidRDefault="00947647" w:rsidP="0094764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w:t>
      </w:r>
    </w:p>
    <w:p w:rsidR="00947647" w:rsidRDefault="00947647" w:rsidP="0094764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of the M students, print in one line the best rank for him/her, and the symbol of the corresponding rank, separated by a space.</w:t>
      </w:r>
    </w:p>
    <w:p w:rsidR="00947647" w:rsidRDefault="00947647" w:rsidP="0094764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priorities of the ranking methods are ordered as A &gt; C &gt; M &gt; E. Hence if there are two or more ways for a student to obtain the same best rank, output the one with the highest priority.</w:t>
      </w:r>
    </w:p>
    <w:p w:rsidR="00947647" w:rsidRDefault="00947647" w:rsidP="0094764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If a student is not on the grading list, simply output "N/A".</w:t>
      </w:r>
    </w:p>
    <w:p w:rsidR="00947647" w:rsidRDefault="00947647" w:rsidP="00947647">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5 6</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310101 98 85 88</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310102 70 95 88</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310103 82 87 94</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310104 91 91 91</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310105 85 90 90</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310101</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310102</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310103</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310104</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310105</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999999</w:t>
      </w:r>
    </w:p>
    <w:p w:rsidR="00947647" w:rsidRDefault="00947647" w:rsidP="0094764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C</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M</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E</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A</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A</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N/A</w:t>
      </w:r>
    </w:p>
    <w:p w:rsidR="00BE28A7" w:rsidRPr="00BE28A7" w:rsidRDefault="00BE28A7" w:rsidP="00BE28A7">
      <w:pPr>
        <w:pStyle w:val="1"/>
      </w:pPr>
      <w:bookmarkStart w:id="12" w:name="_Toc505933180"/>
      <w:r w:rsidRPr="00BE28A7">
        <w:t>1013. Battle Over Cities (25)</w:t>
      </w:r>
      <w:bookmarkEnd w:id="12"/>
    </w:p>
    <w:p w:rsidR="00BE28A7" w:rsidRDefault="00BE28A7" w:rsidP="00BE28A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BE28A7" w:rsidRDefault="00BE28A7" w:rsidP="00BE28A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BE28A7" w:rsidRDefault="00BE28A7" w:rsidP="00BE28A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BE28A7" w:rsidRDefault="00BE28A7" w:rsidP="00BE28A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BE28A7" w:rsidRDefault="00BE28A7" w:rsidP="00BE28A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BE28A7" w:rsidRDefault="00BE28A7" w:rsidP="00BE28A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BE28A7" w:rsidRDefault="00BE28A7" w:rsidP="00BE28A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BE28A7" w:rsidRDefault="00BE28A7" w:rsidP="00BE28A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BE28A7" w:rsidRDefault="00BE28A7" w:rsidP="00BE28A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BE28A7" w:rsidRDefault="00BE28A7" w:rsidP="00BE28A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BE28A7" w:rsidRDefault="00BE28A7" w:rsidP="00BE28A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It is vitally important to have all the cities connected by highways in a war. If a city is occupied by the enemy, all the highways from/toward that city are closed. We must know immediately if we need to repair any other highways to keep the rest of the cities connected. Given the map of cities which have all the remaining highways marked, you are supposed to tell the </w:t>
      </w:r>
      <w:proofErr w:type="gramStart"/>
      <w:r>
        <w:rPr>
          <w:rFonts w:ascii="inherit" w:hAnsi="inherit"/>
          <w:color w:val="333333"/>
          <w:sz w:val="18"/>
          <w:szCs w:val="18"/>
        </w:rPr>
        <w:t>number of highways need</w:t>
      </w:r>
      <w:proofErr w:type="gramEnd"/>
      <w:r>
        <w:rPr>
          <w:rFonts w:ascii="inherit" w:hAnsi="inherit"/>
          <w:color w:val="333333"/>
          <w:sz w:val="18"/>
          <w:szCs w:val="18"/>
        </w:rPr>
        <w:t xml:space="preserve"> to be repaired, quickly.</w:t>
      </w:r>
    </w:p>
    <w:p w:rsidR="00BE28A7" w:rsidRDefault="00BE28A7" w:rsidP="00BE28A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example, if we have 3 cities and 2 highways connecting city</w:t>
      </w:r>
      <w:r>
        <w:rPr>
          <w:rFonts w:ascii="inherit" w:hAnsi="inherit"/>
          <w:color w:val="333333"/>
          <w:sz w:val="18"/>
          <w:szCs w:val="18"/>
          <w:vertAlign w:val="subscript"/>
        </w:rPr>
        <w:t>1</w:t>
      </w:r>
      <w:r>
        <w:rPr>
          <w:rFonts w:ascii="inherit" w:hAnsi="inherit"/>
          <w:color w:val="333333"/>
          <w:sz w:val="18"/>
          <w:szCs w:val="18"/>
        </w:rPr>
        <w:t>-city</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and city</w:t>
      </w:r>
      <w:r>
        <w:rPr>
          <w:rFonts w:ascii="inherit" w:hAnsi="inherit"/>
          <w:color w:val="333333"/>
          <w:sz w:val="18"/>
          <w:szCs w:val="18"/>
          <w:vertAlign w:val="subscript"/>
        </w:rPr>
        <w:t>1</w:t>
      </w:r>
      <w:r>
        <w:rPr>
          <w:rFonts w:ascii="inherit" w:hAnsi="inherit"/>
          <w:color w:val="333333"/>
          <w:sz w:val="18"/>
          <w:szCs w:val="18"/>
        </w:rPr>
        <w:t>-city</w:t>
      </w:r>
      <w:r>
        <w:rPr>
          <w:rFonts w:ascii="inherit" w:hAnsi="inherit"/>
          <w:color w:val="333333"/>
          <w:sz w:val="18"/>
          <w:szCs w:val="18"/>
          <w:vertAlign w:val="subscript"/>
        </w:rPr>
        <w:t>3</w:t>
      </w:r>
      <w:r>
        <w:rPr>
          <w:rFonts w:ascii="inherit" w:hAnsi="inherit"/>
          <w:color w:val="333333"/>
          <w:sz w:val="18"/>
          <w:szCs w:val="18"/>
        </w:rPr>
        <w:t>. Then if city</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 xml:space="preserve">is occupied by the enemy, we must have 1 highway </w:t>
      </w:r>
      <w:proofErr w:type="gramStart"/>
      <w:r>
        <w:rPr>
          <w:rFonts w:ascii="inherit" w:hAnsi="inherit"/>
          <w:color w:val="333333"/>
          <w:sz w:val="18"/>
          <w:szCs w:val="18"/>
        </w:rPr>
        <w:t>repaired, that</w:t>
      </w:r>
      <w:proofErr w:type="gramEnd"/>
      <w:r>
        <w:rPr>
          <w:rFonts w:ascii="inherit" w:hAnsi="inherit"/>
          <w:color w:val="333333"/>
          <w:sz w:val="18"/>
          <w:szCs w:val="18"/>
        </w:rPr>
        <w:t xml:space="preserve"> is the highway city</w:t>
      </w:r>
      <w:r>
        <w:rPr>
          <w:rFonts w:ascii="inherit" w:hAnsi="inherit"/>
          <w:color w:val="333333"/>
          <w:sz w:val="18"/>
          <w:szCs w:val="18"/>
          <w:vertAlign w:val="subscript"/>
        </w:rPr>
        <w:t>2</w:t>
      </w:r>
      <w:r>
        <w:rPr>
          <w:rFonts w:ascii="inherit" w:hAnsi="inherit"/>
          <w:color w:val="333333"/>
          <w:sz w:val="18"/>
          <w:szCs w:val="18"/>
        </w:rPr>
        <w:t>-city</w:t>
      </w:r>
      <w:r>
        <w:rPr>
          <w:rFonts w:ascii="inherit" w:hAnsi="inherit"/>
          <w:color w:val="333333"/>
          <w:sz w:val="18"/>
          <w:szCs w:val="18"/>
          <w:vertAlign w:val="subscript"/>
        </w:rPr>
        <w:t>3</w:t>
      </w:r>
      <w:r>
        <w:rPr>
          <w:rFonts w:ascii="inherit" w:hAnsi="inherit"/>
          <w:color w:val="333333"/>
          <w:sz w:val="18"/>
          <w:szCs w:val="18"/>
        </w:rPr>
        <w:t>.</w:t>
      </w:r>
    </w:p>
    <w:p w:rsidR="00BE28A7" w:rsidRDefault="00BE28A7" w:rsidP="00BE28A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w:t>
      </w:r>
    </w:p>
    <w:p w:rsidR="00BE28A7" w:rsidRDefault="00BE28A7" w:rsidP="00BE28A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Each input file contains one test case. Each case starts with a line containing 3 numbers N (&lt;1000), M and K, which are the total number of cities, the number of remaining highways, and the number of cities to be checked, respectively. Then M lines follow, each describes a highway by 2 integers, which are the numbers of the cities the highway connects. The cities are numbered from 1 to N. Finally there is a line containing K numbers, which represent the cities we concern.</w:t>
      </w:r>
    </w:p>
    <w:p w:rsidR="00BE28A7" w:rsidRDefault="00BE28A7" w:rsidP="00BE28A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w:t>
      </w:r>
    </w:p>
    <w:p w:rsidR="00BE28A7" w:rsidRDefault="00BE28A7" w:rsidP="00BE28A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of the K cities, output in a line the number of highways need to be repaired if that city is lost.</w:t>
      </w:r>
    </w:p>
    <w:p w:rsidR="00BE28A7" w:rsidRDefault="00BE28A7" w:rsidP="00BE28A7">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BE28A7" w:rsidRDefault="00BE28A7" w:rsidP="00BE28A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3 2 3</w:t>
      </w:r>
    </w:p>
    <w:p w:rsidR="00BE28A7" w:rsidRDefault="00BE28A7" w:rsidP="00BE28A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w:t>
      </w:r>
    </w:p>
    <w:p w:rsidR="00BE28A7" w:rsidRDefault="00BE28A7" w:rsidP="00BE28A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w:t>
      </w:r>
    </w:p>
    <w:p w:rsidR="00BE28A7" w:rsidRDefault="00BE28A7" w:rsidP="00BE28A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1 2 3</w:t>
      </w:r>
    </w:p>
    <w:p w:rsidR="00BE28A7" w:rsidRDefault="00BE28A7" w:rsidP="00BE28A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BE28A7" w:rsidRDefault="00BE28A7" w:rsidP="00BE28A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w:t>
      </w:r>
    </w:p>
    <w:p w:rsidR="00BE28A7" w:rsidRDefault="00BE28A7" w:rsidP="00BE28A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w:t>
      </w:r>
    </w:p>
    <w:p w:rsidR="00BE28A7" w:rsidRDefault="00BE28A7" w:rsidP="00BE28A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w:t>
      </w:r>
    </w:p>
    <w:p w:rsidR="005922FC" w:rsidRPr="005922FC" w:rsidRDefault="005922FC" w:rsidP="000A2684">
      <w:pPr>
        <w:pStyle w:val="1"/>
      </w:pPr>
      <w:bookmarkStart w:id="13" w:name="_Toc505933181"/>
      <w:r w:rsidRPr="005922FC">
        <w:t>1014. Waiting in Line (30)</w:t>
      </w:r>
      <w:bookmarkEnd w:id="13"/>
    </w:p>
    <w:p w:rsidR="005922FC" w:rsidRPr="005922FC" w:rsidRDefault="005922FC" w:rsidP="005922FC">
      <w:pPr>
        <w:widowControl/>
        <w:shd w:val="clear" w:color="auto" w:fill="DDDDDD"/>
        <w:jc w:val="center"/>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时间限制</w:t>
      </w:r>
    </w:p>
    <w:p w:rsidR="005922FC" w:rsidRPr="005922FC" w:rsidRDefault="005922FC" w:rsidP="005922FC">
      <w:pPr>
        <w:widowControl/>
        <w:shd w:val="clear" w:color="auto" w:fill="FAFAFA"/>
        <w:jc w:val="center"/>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400 ms</w:t>
      </w:r>
    </w:p>
    <w:p w:rsidR="005922FC" w:rsidRPr="005922FC" w:rsidRDefault="005922FC" w:rsidP="005922FC">
      <w:pPr>
        <w:widowControl/>
        <w:shd w:val="clear" w:color="auto" w:fill="DDDDDD"/>
        <w:jc w:val="center"/>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内存限制</w:t>
      </w:r>
    </w:p>
    <w:p w:rsidR="005922FC" w:rsidRPr="005922FC" w:rsidRDefault="005922FC" w:rsidP="005922FC">
      <w:pPr>
        <w:widowControl/>
        <w:shd w:val="clear" w:color="auto" w:fill="FAFAFA"/>
        <w:jc w:val="center"/>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65536 kB</w:t>
      </w:r>
    </w:p>
    <w:p w:rsidR="005922FC" w:rsidRPr="005922FC" w:rsidRDefault="005922FC" w:rsidP="005922FC">
      <w:pPr>
        <w:widowControl/>
        <w:shd w:val="clear" w:color="auto" w:fill="DDDDDD"/>
        <w:jc w:val="center"/>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代码长度限制</w:t>
      </w:r>
    </w:p>
    <w:p w:rsidR="005922FC" w:rsidRPr="005922FC" w:rsidRDefault="005922FC" w:rsidP="005922FC">
      <w:pPr>
        <w:widowControl/>
        <w:shd w:val="clear" w:color="auto" w:fill="FAFAFA"/>
        <w:jc w:val="center"/>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16000 B</w:t>
      </w:r>
    </w:p>
    <w:p w:rsidR="005922FC" w:rsidRPr="005922FC" w:rsidRDefault="005922FC" w:rsidP="005922FC">
      <w:pPr>
        <w:widowControl/>
        <w:shd w:val="clear" w:color="auto" w:fill="DDDDDD"/>
        <w:jc w:val="center"/>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判题程序</w:t>
      </w:r>
    </w:p>
    <w:p w:rsidR="005922FC" w:rsidRPr="005922FC" w:rsidRDefault="005922FC" w:rsidP="005922FC">
      <w:pPr>
        <w:widowControl/>
        <w:shd w:val="clear" w:color="auto" w:fill="FAFAFA"/>
        <w:jc w:val="center"/>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bdr w:val="none" w:sz="0" w:space="0" w:color="auto" w:frame="1"/>
        </w:rPr>
        <w:t>Standard</w:t>
      </w:r>
    </w:p>
    <w:p w:rsidR="005922FC" w:rsidRPr="005922FC" w:rsidRDefault="005922FC" w:rsidP="005922FC">
      <w:pPr>
        <w:widowControl/>
        <w:shd w:val="clear" w:color="auto" w:fill="DDDDDD"/>
        <w:jc w:val="center"/>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作者</w:t>
      </w:r>
    </w:p>
    <w:p w:rsidR="005922FC" w:rsidRPr="005922FC" w:rsidRDefault="005922FC" w:rsidP="005922FC">
      <w:pPr>
        <w:widowControl/>
        <w:shd w:val="clear" w:color="auto" w:fill="FAFAFA"/>
        <w:jc w:val="center"/>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CHEN, Yue</w:t>
      </w:r>
    </w:p>
    <w:p w:rsidR="005922FC" w:rsidRPr="005922FC" w:rsidRDefault="005922FC" w:rsidP="005922FC">
      <w:pPr>
        <w:widowControl/>
        <w:shd w:val="clear" w:color="auto" w:fill="FAFAFA"/>
        <w:spacing w:after="360"/>
        <w:jc w:val="left"/>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Suppose a bank has N windows open for service. There is a yellow line in front of the windows which devides the waiting area into two parts. The rules for the customers to wait in line are:</w:t>
      </w:r>
    </w:p>
    <w:p w:rsidR="005922FC" w:rsidRPr="005922FC" w:rsidRDefault="005922FC" w:rsidP="005922FC">
      <w:pPr>
        <w:widowControl/>
        <w:numPr>
          <w:ilvl w:val="0"/>
          <w:numId w:val="1"/>
        </w:numPr>
        <w:shd w:val="clear" w:color="auto" w:fill="FAFAFA"/>
        <w:ind w:left="0" w:right="360"/>
        <w:jc w:val="left"/>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lastRenderedPageBreak/>
        <w:t>The space inside the yellow line in front of each window is enough to contain a line with M customers. Hence when all the N lines are full, all the customers after (and including) the (NM+1</w:t>
      </w:r>
      <w:proofErr w:type="gramStart"/>
      <w:r w:rsidRPr="005922FC">
        <w:rPr>
          <w:rFonts w:ascii="inherit" w:eastAsia="宋体" w:hAnsi="inherit" w:cs="宋体"/>
          <w:color w:val="333333"/>
          <w:kern w:val="0"/>
          <w:sz w:val="18"/>
          <w:szCs w:val="18"/>
        </w:rPr>
        <w:t>)st</w:t>
      </w:r>
      <w:proofErr w:type="gramEnd"/>
      <w:r w:rsidRPr="005922FC">
        <w:rPr>
          <w:rFonts w:ascii="inherit" w:eastAsia="宋体" w:hAnsi="inherit" w:cs="宋体"/>
          <w:color w:val="333333"/>
          <w:kern w:val="0"/>
          <w:sz w:val="18"/>
          <w:szCs w:val="18"/>
        </w:rPr>
        <w:t xml:space="preserve"> one will have to wait in a line behind the yellow line.</w:t>
      </w:r>
    </w:p>
    <w:p w:rsidR="005922FC" w:rsidRPr="005922FC" w:rsidRDefault="005922FC" w:rsidP="005922FC">
      <w:pPr>
        <w:widowControl/>
        <w:numPr>
          <w:ilvl w:val="0"/>
          <w:numId w:val="1"/>
        </w:numPr>
        <w:shd w:val="clear" w:color="auto" w:fill="FAFAFA"/>
        <w:ind w:left="0" w:right="360"/>
        <w:jc w:val="left"/>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Each customer will choose the shortest line to wait in when crossing the yellow line. If there are two or more lines with the same length, the customer will always choose the window with the smallest number.</w:t>
      </w:r>
    </w:p>
    <w:p w:rsidR="005922FC" w:rsidRPr="005922FC" w:rsidRDefault="005922FC" w:rsidP="005922FC">
      <w:pPr>
        <w:widowControl/>
        <w:numPr>
          <w:ilvl w:val="0"/>
          <w:numId w:val="1"/>
        </w:numPr>
        <w:shd w:val="clear" w:color="auto" w:fill="FAFAFA"/>
        <w:ind w:left="0" w:right="360"/>
        <w:jc w:val="left"/>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Customer[i] will take T[i] minutes to have his/her transaction processed.</w:t>
      </w:r>
    </w:p>
    <w:p w:rsidR="005922FC" w:rsidRPr="005922FC" w:rsidRDefault="005922FC" w:rsidP="005922FC">
      <w:pPr>
        <w:widowControl/>
        <w:numPr>
          <w:ilvl w:val="0"/>
          <w:numId w:val="1"/>
        </w:numPr>
        <w:shd w:val="clear" w:color="auto" w:fill="FAFAFA"/>
        <w:ind w:left="0" w:right="360"/>
        <w:jc w:val="left"/>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The first N customers are assumed to be served at 8:00am.</w:t>
      </w:r>
    </w:p>
    <w:p w:rsidR="005922FC" w:rsidRPr="005922FC" w:rsidRDefault="005922FC" w:rsidP="005922FC">
      <w:pPr>
        <w:widowControl/>
        <w:shd w:val="clear" w:color="auto" w:fill="FAFAFA"/>
        <w:spacing w:after="360"/>
        <w:jc w:val="left"/>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Now given the processing time of each customer, you are supposed to tell the exact time at which a customer has his/her business done.</w:t>
      </w:r>
    </w:p>
    <w:p w:rsidR="005922FC" w:rsidRPr="005922FC" w:rsidRDefault="005922FC" w:rsidP="005922FC">
      <w:pPr>
        <w:widowControl/>
        <w:shd w:val="clear" w:color="auto" w:fill="FAFAFA"/>
        <w:spacing w:after="360"/>
        <w:jc w:val="left"/>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For example, suppose that a bank has 2 windows and each window may have 2 custmers waiting inside the yellow line. There are 5 customers waiting with transactions taking 1, 2, 6, 4 and 3 minutes, respectively. At 08:00 in the morning, customer</w:t>
      </w:r>
      <w:r w:rsidRPr="005922FC">
        <w:rPr>
          <w:rFonts w:ascii="inherit" w:eastAsia="宋体" w:hAnsi="inherit" w:cs="宋体"/>
          <w:color w:val="333333"/>
          <w:kern w:val="0"/>
          <w:sz w:val="18"/>
          <w:szCs w:val="18"/>
          <w:vertAlign w:val="subscript"/>
        </w:rPr>
        <w:t>1</w:t>
      </w:r>
      <w:r w:rsidRPr="005922FC">
        <w:rPr>
          <w:rFonts w:ascii="inherit" w:eastAsia="宋体" w:hAnsi="inherit" w:cs="宋体"/>
          <w:color w:val="333333"/>
          <w:kern w:val="0"/>
          <w:sz w:val="18"/>
          <w:szCs w:val="18"/>
        </w:rPr>
        <w:t> is served at window</w:t>
      </w:r>
      <w:r w:rsidRPr="005922FC">
        <w:rPr>
          <w:rFonts w:ascii="inherit" w:eastAsia="宋体" w:hAnsi="inherit" w:cs="宋体"/>
          <w:color w:val="333333"/>
          <w:kern w:val="0"/>
          <w:sz w:val="18"/>
          <w:szCs w:val="18"/>
          <w:vertAlign w:val="subscript"/>
        </w:rPr>
        <w:t>1</w:t>
      </w:r>
      <w:r w:rsidRPr="005922FC">
        <w:rPr>
          <w:rFonts w:ascii="inherit" w:eastAsia="宋体" w:hAnsi="inherit" w:cs="宋体"/>
          <w:color w:val="333333"/>
          <w:kern w:val="0"/>
          <w:sz w:val="18"/>
          <w:szCs w:val="18"/>
        </w:rPr>
        <w:t> while customer</w:t>
      </w:r>
      <w:r w:rsidRPr="005922FC">
        <w:rPr>
          <w:rFonts w:ascii="inherit" w:eastAsia="宋体" w:hAnsi="inherit" w:cs="宋体"/>
          <w:color w:val="333333"/>
          <w:kern w:val="0"/>
          <w:sz w:val="18"/>
          <w:szCs w:val="18"/>
          <w:vertAlign w:val="subscript"/>
        </w:rPr>
        <w:t>2</w:t>
      </w:r>
      <w:r w:rsidRPr="005922FC">
        <w:rPr>
          <w:rFonts w:ascii="inherit" w:eastAsia="宋体" w:hAnsi="inherit" w:cs="宋体"/>
          <w:color w:val="333333"/>
          <w:kern w:val="0"/>
          <w:sz w:val="18"/>
          <w:szCs w:val="18"/>
        </w:rPr>
        <w:t> is served at window</w:t>
      </w:r>
      <w:r w:rsidRPr="005922FC">
        <w:rPr>
          <w:rFonts w:ascii="inherit" w:eastAsia="宋体" w:hAnsi="inherit" w:cs="宋体"/>
          <w:color w:val="333333"/>
          <w:kern w:val="0"/>
          <w:sz w:val="18"/>
          <w:szCs w:val="18"/>
          <w:vertAlign w:val="subscript"/>
        </w:rPr>
        <w:t>2</w:t>
      </w:r>
      <w:r w:rsidRPr="005922FC">
        <w:rPr>
          <w:rFonts w:ascii="inherit" w:eastAsia="宋体" w:hAnsi="inherit" w:cs="宋体"/>
          <w:color w:val="333333"/>
          <w:kern w:val="0"/>
          <w:sz w:val="18"/>
          <w:szCs w:val="18"/>
        </w:rPr>
        <w:t>. Customer</w:t>
      </w:r>
      <w:r w:rsidRPr="005922FC">
        <w:rPr>
          <w:rFonts w:ascii="inherit" w:eastAsia="宋体" w:hAnsi="inherit" w:cs="宋体"/>
          <w:color w:val="333333"/>
          <w:kern w:val="0"/>
          <w:sz w:val="18"/>
          <w:szCs w:val="18"/>
          <w:vertAlign w:val="subscript"/>
        </w:rPr>
        <w:t>3</w:t>
      </w:r>
      <w:r w:rsidRPr="005922FC">
        <w:rPr>
          <w:rFonts w:ascii="inherit" w:eastAsia="宋体" w:hAnsi="inherit" w:cs="宋体"/>
          <w:color w:val="333333"/>
          <w:kern w:val="0"/>
          <w:sz w:val="18"/>
          <w:szCs w:val="18"/>
        </w:rPr>
        <w:t> will wait in front of window</w:t>
      </w:r>
      <w:r w:rsidRPr="005922FC">
        <w:rPr>
          <w:rFonts w:ascii="inherit" w:eastAsia="宋体" w:hAnsi="inherit" w:cs="宋体"/>
          <w:color w:val="333333"/>
          <w:kern w:val="0"/>
          <w:sz w:val="18"/>
          <w:szCs w:val="18"/>
          <w:vertAlign w:val="subscript"/>
        </w:rPr>
        <w:t>1</w:t>
      </w:r>
      <w:r w:rsidRPr="005922FC">
        <w:rPr>
          <w:rFonts w:ascii="inherit" w:eastAsia="宋体" w:hAnsi="inherit" w:cs="宋体"/>
          <w:color w:val="333333"/>
          <w:kern w:val="0"/>
          <w:sz w:val="18"/>
          <w:szCs w:val="18"/>
        </w:rPr>
        <w:t> and customer</w:t>
      </w:r>
      <w:r w:rsidRPr="005922FC">
        <w:rPr>
          <w:rFonts w:ascii="inherit" w:eastAsia="宋体" w:hAnsi="inherit" w:cs="宋体"/>
          <w:color w:val="333333"/>
          <w:kern w:val="0"/>
          <w:sz w:val="18"/>
          <w:szCs w:val="18"/>
          <w:vertAlign w:val="subscript"/>
        </w:rPr>
        <w:t>4</w:t>
      </w:r>
      <w:r w:rsidRPr="005922FC">
        <w:rPr>
          <w:rFonts w:ascii="inherit" w:eastAsia="宋体" w:hAnsi="inherit" w:cs="宋体"/>
          <w:color w:val="333333"/>
          <w:kern w:val="0"/>
          <w:sz w:val="18"/>
          <w:szCs w:val="18"/>
        </w:rPr>
        <w:t> will wait in front of window</w:t>
      </w:r>
      <w:r w:rsidRPr="005922FC">
        <w:rPr>
          <w:rFonts w:ascii="inherit" w:eastAsia="宋体" w:hAnsi="inherit" w:cs="宋体"/>
          <w:color w:val="333333"/>
          <w:kern w:val="0"/>
          <w:sz w:val="18"/>
          <w:szCs w:val="18"/>
          <w:vertAlign w:val="subscript"/>
        </w:rPr>
        <w:t>2</w:t>
      </w:r>
      <w:r w:rsidRPr="005922FC">
        <w:rPr>
          <w:rFonts w:ascii="inherit" w:eastAsia="宋体" w:hAnsi="inherit" w:cs="宋体"/>
          <w:color w:val="333333"/>
          <w:kern w:val="0"/>
          <w:sz w:val="18"/>
          <w:szCs w:val="18"/>
        </w:rPr>
        <w:t>. Customer</w:t>
      </w:r>
      <w:r w:rsidRPr="005922FC">
        <w:rPr>
          <w:rFonts w:ascii="inherit" w:eastAsia="宋体" w:hAnsi="inherit" w:cs="宋体"/>
          <w:color w:val="333333"/>
          <w:kern w:val="0"/>
          <w:sz w:val="18"/>
          <w:szCs w:val="18"/>
          <w:vertAlign w:val="subscript"/>
        </w:rPr>
        <w:t>5</w:t>
      </w:r>
      <w:r w:rsidRPr="005922FC">
        <w:rPr>
          <w:rFonts w:ascii="inherit" w:eastAsia="宋体" w:hAnsi="inherit" w:cs="宋体"/>
          <w:color w:val="333333"/>
          <w:kern w:val="0"/>
          <w:sz w:val="18"/>
          <w:szCs w:val="18"/>
        </w:rPr>
        <w:t> will wait behind the yellow line.</w:t>
      </w:r>
    </w:p>
    <w:p w:rsidR="005922FC" w:rsidRPr="005922FC" w:rsidRDefault="005922FC" w:rsidP="005922FC">
      <w:pPr>
        <w:widowControl/>
        <w:shd w:val="clear" w:color="auto" w:fill="FAFAFA"/>
        <w:spacing w:after="360"/>
        <w:jc w:val="left"/>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At 08:01, customer</w:t>
      </w:r>
      <w:r w:rsidRPr="005922FC">
        <w:rPr>
          <w:rFonts w:ascii="inherit" w:eastAsia="宋体" w:hAnsi="inherit" w:cs="宋体"/>
          <w:color w:val="333333"/>
          <w:kern w:val="0"/>
          <w:sz w:val="18"/>
          <w:szCs w:val="18"/>
          <w:vertAlign w:val="subscript"/>
        </w:rPr>
        <w:t>1</w:t>
      </w:r>
      <w:r w:rsidRPr="005922FC">
        <w:rPr>
          <w:rFonts w:ascii="inherit" w:eastAsia="宋体" w:hAnsi="inherit" w:cs="宋体"/>
          <w:color w:val="333333"/>
          <w:kern w:val="0"/>
          <w:sz w:val="18"/>
          <w:szCs w:val="18"/>
        </w:rPr>
        <w:t> is done and customer</w:t>
      </w:r>
      <w:r w:rsidRPr="005922FC">
        <w:rPr>
          <w:rFonts w:ascii="inherit" w:eastAsia="宋体" w:hAnsi="inherit" w:cs="宋体"/>
          <w:color w:val="333333"/>
          <w:kern w:val="0"/>
          <w:sz w:val="18"/>
          <w:szCs w:val="18"/>
          <w:vertAlign w:val="subscript"/>
        </w:rPr>
        <w:t>5</w:t>
      </w:r>
      <w:r w:rsidRPr="005922FC">
        <w:rPr>
          <w:rFonts w:ascii="inherit" w:eastAsia="宋体" w:hAnsi="inherit" w:cs="宋体"/>
          <w:color w:val="333333"/>
          <w:kern w:val="0"/>
          <w:sz w:val="18"/>
          <w:szCs w:val="18"/>
        </w:rPr>
        <w:t> enters the line in front of window</w:t>
      </w:r>
      <w:r w:rsidRPr="005922FC">
        <w:rPr>
          <w:rFonts w:ascii="inherit" w:eastAsia="宋体" w:hAnsi="inherit" w:cs="宋体"/>
          <w:color w:val="333333"/>
          <w:kern w:val="0"/>
          <w:sz w:val="18"/>
          <w:szCs w:val="18"/>
          <w:vertAlign w:val="subscript"/>
        </w:rPr>
        <w:t>1</w:t>
      </w:r>
      <w:r w:rsidRPr="005922FC">
        <w:rPr>
          <w:rFonts w:ascii="inherit" w:eastAsia="宋体" w:hAnsi="inherit" w:cs="宋体"/>
          <w:color w:val="333333"/>
          <w:kern w:val="0"/>
          <w:sz w:val="18"/>
          <w:szCs w:val="18"/>
        </w:rPr>
        <w:t> since that line seems shorter now. Customer</w:t>
      </w:r>
      <w:r w:rsidRPr="005922FC">
        <w:rPr>
          <w:rFonts w:ascii="inherit" w:eastAsia="宋体" w:hAnsi="inherit" w:cs="宋体"/>
          <w:color w:val="333333"/>
          <w:kern w:val="0"/>
          <w:sz w:val="18"/>
          <w:szCs w:val="18"/>
          <w:vertAlign w:val="subscript"/>
        </w:rPr>
        <w:t>2</w:t>
      </w:r>
      <w:r w:rsidRPr="005922FC">
        <w:rPr>
          <w:rFonts w:ascii="inherit" w:eastAsia="宋体" w:hAnsi="inherit" w:cs="宋体"/>
          <w:color w:val="333333"/>
          <w:kern w:val="0"/>
          <w:sz w:val="18"/>
          <w:szCs w:val="18"/>
        </w:rPr>
        <w:t> will leave at 08:02, customer</w:t>
      </w:r>
      <w:r w:rsidRPr="005922FC">
        <w:rPr>
          <w:rFonts w:ascii="inherit" w:eastAsia="宋体" w:hAnsi="inherit" w:cs="宋体"/>
          <w:color w:val="333333"/>
          <w:kern w:val="0"/>
          <w:sz w:val="18"/>
          <w:szCs w:val="18"/>
          <w:vertAlign w:val="subscript"/>
        </w:rPr>
        <w:t>4</w:t>
      </w:r>
      <w:r w:rsidRPr="005922FC">
        <w:rPr>
          <w:rFonts w:ascii="inherit" w:eastAsia="宋体" w:hAnsi="inherit" w:cs="宋体"/>
          <w:color w:val="333333"/>
          <w:kern w:val="0"/>
          <w:sz w:val="18"/>
          <w:szCs w:val="18"/>
        </w:rPr>
        <w:t xml:space="preserve"> at 08:06, </w:t>
      </w:r>
      <w:proofErr w:type="gramStart"/>
      <w:r w:rsidRPr="005922FC">
        <w:rPr>
          <w:rFonts w:ascii="inherit" w:eastAsia="宋体" w:hAnsi="inherit" w:cs="宋体"/>
          <w:color w:val="333333"/>
          <w:kern w:val="0"/>
          <w:sz w:val="18"/>
          <w:szCs w:val="18"/>
        </w:rPr>
        <w:t>customer</w:t>
      </w:r>
      <w:r w:rsidRPr="005922FC">
        <w:rPr>
          <w:rFonts w:ascii="inherit" w:eastAsia="宋体" w:hAnsi="inherit" w:cs="宋体"/>
          <w:color w:val="333333"/>
          <w:kern w:val="0"/>
          <w:sz w:val="18"/>
          <w:szCs w:val="18"/>
          <w:vertAlign w:val="subscript"/>
        </w:rPr>
        <w:t>3</w:t>
      </w:r>
      <w:proofErr w:type="gramEnd"/>
      <w:r w:rsidRPr="005922FC">
        <w:rPr>
          <w:rFonts w:ascii="inherit" w:eastAsia="宋体" w:hAnsi="inherit" w:cs="宋体"/>
          <w:color w:val="333333"/>
          <w:kern w:val="0"/>
          <w:sz w:val="18"/>
          <w:szCs w:val="18"/>
        </w:rPr>
        <w:t> at 08:07, and finally customer</w:t>
      </w:r>
      <w:r w:rsidRPr="005922FC">
        <w:rPr>
          <w:rFonts w:ascii="inherit" w:eastAsia="宋体" w:hAnsi="inherit" w:cs="宋体"/>
          <w:color w:val="333333"/>
          <w:kern w:val="0"/>
          <w:sz w:val="18"/>
          <w:szCs w:val="18"/>
          <w:vertAlign w:val="subscript"/>
        </w:rPr>
        <w:t>5</w:t>
      </w:r>
      <w:r w:rsidRPr="005922FC">
        <w:rPr>
          <w:rFonts w:ascii="inherit" w:eastAsia="宋体" w:hAnsi="inherit" w:cs="宋体"/>
          <w:color w:val="333333"/>
          <w:kern w:val="0"/>
          <w:sz w:val="18"/>
          <w:szCs w:val="18"/>
        </w:rPr>
        <w:t> at 08:10.</w:t>
      </w:r>
    </w:p>
    <w:p w:rsidR="005922FC" w:rsidRPr="005922FC" w:rsidRDefault="005922FC" w:rsidP="005922FC">
      <w:pPr>
        <w:widowControl/>
        <w:shd w:val="clear" w:color="auto" w:fill="FAFAFA"/>
        <w:spacing w:after="360"/>
        <w:jc w:val="left"/>
        <w:textAlignment w:val="baseline"/>
        <w:rPr>
          <w:rFonts w:ascii="inherit" w:eastAsia="宋体" w:hAnsi="inherit" w:cs="宋体" w:hint="eastAsia"/>
          <w:color w:val="333333"/>
          <w:kern w:val="0"/>
          <w:sz w:val="18"/>
          <w:szCs w:val="18"/>
        </w:rPr>
      </w:pPr>
      <w:r w:rsidRPr="005922FC">
        <w:rPr>
          <w:rFonts w:ascii="inherit" w:eastAsia="宋体" w:hAnsi="inherit" w:cs="宋体"/>
          <w:b/>
          <w:bCs/>
          <w:color w:val="333333"/>
          <w:kern w:val="0"/>
          <w:sz w:val="18"/>
          <w:szCs w:val="18"/>
        </w:rPr>
        <w:t>Input</w:t>
      </w:r>
    </w:p>
    <w:p w:rsidR="005922FC" w:rsidRPr="005922FC" w:rsidRDefault="005922FC" w:rsidP="005922FC">
      <w:pPr>
        <w:widowControl/>
        <w:shd w:val="clear" w:color="auto" w:fill="FAFAFA"/>
        <w:spacing w:after="360"/>
        <w:jc w:val="left"/>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Each input file contains one test case. Each case starts with a line containing 4 positive integers: N (&lt;=20, number of windows), M (&lt;=10, the maximum capacity of each line inside the yellow line), K (&lt;=1000, number of customers), and Q (&lt;=1000, number of customer queries).</w:t>
      </w:r>
    </w:p>
    <w:p w:rsidR="005922FC" w:rsidRPr="005922FC" w:rsidRDefault="005922FC" w:rsidP="005922FC">
      <w:pPr>
        <w:widowControl/>
        <w:shd w:val="clear" w:color="auto" w:fill="FAFAFA"/>
        <w:spacing w:after="360"/>
        <w:jc w:val="left"/>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The next line contains K positive integers, which are the processing time of the K customers.</w:t>
      </w:r>
    </w:p>
    <w:p w:rsidR="005922FC" w:rsidRPr="005922FC" w:rsidRDefault="005922FC" w:rsidP="005922FC">
      <w:pPr>
        <w:widowControl/>
        <w:shd w:val="clear" w:color="auto" w:fill="FAFAFA"/>
        <w:spacing w:after="360"/>
        <w:jc w:val="left"/>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The last line contains Q positive integers, which represent the customers who are asking about the time they can have their transactions done. The customers are numbered from 1 to K.</w:t>
      </w:r>
    </w:p>
    <w:p w:rsidR="005922FC" w:rsidRPr="005922FC" w:rsidRDefault="005922FC" w:rsidP="005922FC">
      <w:pPr>
        <w:widowControl/>
        <w:shd w:val="clear" w:color="auto" w:fill="FAFAFA"/>
        <w:spacing w:after="360"/>
        <w:jc w:val="left"/>
        <w:textAlignment w:val="baseline"/>
        <w:rPr>
          <w:rFonts w:ascii="inherit" w:eastAsia="宋体" w:hAnsi="inherit" w:cs="宋体" w:hint="eastAsia"/>
          <w:color w:val="333333"/>
          <w:kern w:val="0"/>
          <w:sz w:val="18"/>
          <w:szCs w:val="18"/>
        </w:rPr>
      </w:pPr>
      <w:r w:rsidRPr="005922FC">
        <w:rPr>
          <w:rFonts w:ascii="inherit" w:eastAsia="宋体" w:hAnsi="inherit" w:cs="宋体"/>
          <w:b/>
          <w:bCs/>
          <w:color w:val="333333"/>
          <w:kern w:val="0"/>
          <w:sz w:val="18"/>
          <w:szCs w:val="18"/>
        </w:rPr>
        <w:t>Output</w:t>
      </w:r>
    </w:p>
    <w:p w:rsidR="005922FC" w:rsidRPr="005922FC" w:rsidRDefault="005922FC" w:rsidP="005922FC">
      <w:pPr>
        <w:widowControl/>
        <w:shd w:val="clear" w:color="auto" w:fill="FAFAFA"/>
        <w:spacing w:after="360"/>
        <w:jc w:val="left"/>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For each of the Q customers, print in one line the time at which his/her transaction is finished, in the format HH:MM where HH is in [08, 17] and MM is in [00, 59]. Note that since the bank is closed everyday after 17:00, for those customers who cannot be served before 17:00, you must output "Sorry" instead.</w:t>
      </w:r>
    </w:p>
    <w:p w:rsidR="005922FC" w:rsidRPr="005922FC" w:rsidRDefault="005922FC" w:rsidP="005922FC">
      <w:pPr>
        <w:widowControl/>
        <w:shd w:val="clear" w:color="auto" w:fill="FAFAFA"/>
        <w:jc w:val="left"/>
        <w:textAlignment w:val="baseline"/>
        <w:rPr>
          <w:rFonts w:ascii="Verdana" w:eastAsia="宋体" w:hAnsi="Verdana" w:cs="宋体"/>
          <w:color w:val="333333"/>
          <w:kern w:val="0"/>
          <w:sz w:val="18"/>
          <w:szCs w:val="18"/>
        </w:rPr>
      </w:pPr>
      <w:r w:rsidRPr="005922FC">
        <w:rPr>
          <w:rFonts w:ascii="Verdana" w:eastAsia="宋体" w:hAnsi="Verdana" w:cs="宋体"/>
          <w:b/>
          <w:bCs/>
          <w:color w:val="333333"/>
          <w:kern w:val="0"/>
          <w:sz w:val="18"/>
          <w:szCs w:val="18"/>
        </w:rPr>
        <w:t>Sample Input</w:t>
      </w:r>
    </w:p>
    <w:p w:rsidR="005922FC" w:rsidRPr="005922FC" w:rsidRDefault="005922FC" w:rsidP="005922FC">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922FC">
        <w:rPr>
          <w:rFonts w:ascii="Consolas" w:eastAsia="宋体" w:hAnsi="Consolas" w:cs="Consolas"/>
          <w:color w:val="333333"/>
          <w:kern w:val="0"/>
          <w:sz w:val="18"/>
          <w:szCs w:val="18"/>
        </w:rPr>
        <w:t>2 2 7 5</w:t>
      </w:r>
    </w:p>
    <w:p w:rsidR="005922FC" w:rsidRPr="005922FC" w:rsidRDefault="005922FC" w:rsidP="005922FC">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922FC">
        <w:rPr>
          <w:rFonts w:ascii="Consolas" w:eastAsia="宋体" w:hAnsi="Consolas" w:cs="Consolas"/>
          <w:color w:val="333333"/>
          <w:kern w:val="0"/>
          <w:sz w:val="18"/>
          <w:szCs w:val="18"/>
        </w:rPr>
        <w:t>1 2 6 4 3 534 2</w:t>
      </w:r>
    </w:p>
    <w:p w:rsidR="005922FC" w:rsidRPr="005922FC" w:rsidRDefault="005922FC" w:rsidP="005922FC">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922FC">
        <w:rPr>
          <w:rFonts w:ascii="Consolas" w:eastAsia="宋体" w:hAnsi="Consolas" w:cs="Consolas"/>
          <w:color w:val="333333"/>
          <w:kern w:val="0"/>
          <w:sz w:val="18"/>
          <w:szCs w:val="18"/>
        </w:rPr>
        <w:t>3 4 5 6 7</w:t>
      </w:r>
    </w:p>
    <w:p w:rsidR="005922FC" w:rsidRPr="005922FC" w:rsidRDefault="005922FC" w:rsidP="005922FC">
      <w:pPr>
        <w:widowControl/>
        <w:shd w:val="clear" w:color="auto" w:fill="FAFAFA"/>
        <w:jc w:val="left"/>
        <w:textAlignment w:val="baseline"/>
        <w:rPr>
          <w:rFonts w:ascii="Verdana" w:eastAsia="宋体" w:hAnsi="Verdana" w:cs="宋体"/>
          <w:color w:val="333333"/>
          <w:kern w:val="0"/>
          <w:sz w:val="18"/>
          <w:szCs w:val="18"/>
        </w:rPr>
      </w:pPr>
      <w:r w:rsidRPr="005922FC">
        <w:rPr>
          <w:rFonts w:ascii="Verdana" w:eastAsia="宋体" w:hAnsi="Verdana" w:cs="宋体"/>
          <w:b/>
          <w:bCs/>
          <w:color w:val="333333"/>
          <w:kern w:val="0"/>
          <w:sz w:val="18"/>
          <w:szCs w:val="18"/>
        </w:rPr>
        <w:lastRenderedPageBreak/>
        <w:t>Sample Output</w:t>
      </w:r>
    </w:p>
    <w:p w:rsidR="005922FC" w:rsidRPr="005922FC" w:rsidRDefault="005922FC" w:rsidP="005922FC">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922FC">
        <w:rPr>
          <w:rFonts w:ascii="Consolas" w:eastAsia="宋体" w:hAnsi="Consolas" w:cs="Consolas"/>
          <w:color w:val="333333"/>
          <w:kern w:val="0"/>
          <w:sz w:val="18"/>
          <w:szCs w:val="18"/>
        </w:rPr>
        <w:t>08:07</w:t>
      </w:r>
    </w:p>
    <w:p w:rsidR="005922FC" w:rsidRPr="005922FC" w:rsidRDefault="005922FC" w:rsidP="005922FC">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922FC">
        <w:rPr>
          <w:rFonts w:ascii="Consolas" w:eastAsia="宋体" w:hAnsi="Consolas" w:cs="Consolas"/>
          <w:color w:val="333333"/>
          <w:kern w:val="0"/>
          <w:sz w:val="18"/>
          <w:szCs w:val="18"/>
        </w:rPr>
        <w:t>08:06</w:t>
      </w:r>
    </w:p>
    <w:p w:rsidR="005922FC" w:rsidRPr="005922FC" w:rsidRDefault="005922FC" w:rsidP="005922FC">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922FC">
        <w:rPr>
          <w:rFonts w:ascii="Consolas" w:eastAsia="宋体" w:hAnsi="Consolas" w:cs="Consolas"/>
          <w:color w:val="333333"/>
          <w:kern w:val="0"/>
          <w:sz w:val="18"/>
          <w:szCs w:val="18"/>
        </w:rPr>
        <w:t>08:10</w:t>
      </w:r>
    </w:p>
    <w:p w:rsidR="005922FC" w:rsidRPr="005922FC" w:rsidRDefault="005922FC" w:rsidP="005922FC">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922FC">
        <w:rPr>
          <w:rFonts w:ascii="Consolas" w:eastAsia="宋体" w:hAnsi="Consolas" w:cs="Consolas"/>
          <w:color w:val="333333"/>
          <w:kern w:val="0"/>
          <w:sz w:val="18"/>
          <w:szCs w:val="18"/>
        </w:rPr>
        <w:t>17:00</w:t>
      </w:r>
    </w:p>
    <w:p w:rsidR="005922FC" w:rsidRPr="005922FC" w:rsidRDefault="005922FC" w:rsidP="005922FC">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922FC">
        <w:rPr>
          <w:rFonts w:ascii="Consolas" w:eastAsia="宋体" w:hAnsi="Consolas" w:cs="Consolas"/>
          <w:color w:val="333333"/>
          <w:kern w:val="0"/>
          <w:sz w:val="18"/>
          <w:szCs w:val="18"/>
        </w:rPr>
        <w:t>Sorry</w:t>
      </w:r>
    </w:p>
    <w:p w:rsidR="008E0D1A" w:rsidRPr="008E0D1A" w:rsidRDefault="008E0D1A" w:rsidP="008E0D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3"/>
          <w:szCs w:val="23"/>
        </w:rPr>
      </w:pPr>
      <w:r w:rsidRPr="008E0D1A">
        <w:rPr>
          <w:rFonts w:ascii="宋体" w:eastAsia="宋体" w:hAnsi="宋体" w:cs="宋体"/>
          <w:color w:val="FF0000"/>
          <w:kern w:val="0"/>
          <w:sz w:val="23"/>
          <w:szCs w:val="23"/>
        </w:rPr>
        <w:t>/* 题目大意：程序模拟银行</w:t>
      </w:r>
      <w:proofErr w:type="gramStart"/>
      <w:r w:rsidRPr="008E0D1A">
        <w:rPr>
          <w:rFonts w:ascii="宋体" w:eastAsia="宋体" w:hAnsi="宋体" w:cs="宋体"/>
          <w:color w:val="FF0000"/>
          <w:kern w:val="0"/>
          <w:sz w:val="23"/>
          <w:szCs w:val="23"/>
        </w:rPr>
        <w:t>排队办</w:t>
      </w:r>
      <w:proofErr w:type="gramEnd"/>
      <w:r w:rsidRPr="008E0D1A">
        <w:rPr>
          <w:rFonts w:ascii="宋体" w:eastAsia="宋体" w:hAnsi="宋体" w:cs="宋体"/>
          <w:color w:val="FF0000"/>
          <w:kern w:val="0"/>
          <w:sz w:val="23"/>
          <w:szCs w:val="23"/>
        </w:rPr>
        <w:t>业务。</w:t>
      </w:r>
    </w:p>
    <w:p w:rsidR="008E0D1A" w:rsidRPr="008E0D1A" w:rsidRDefault="008E0D1A" w:rsidP="008E0D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3"/>
          <w:szCs w:val="23"/>
        </w:rPr>
      </w:pPr>
      <w:r w:rsidRPr="008E0D1A">
        <w:rPr>
          <w:rFonts w:ascii="宋体" w:eastAsia="宋体" w:hAnsi="宋体" w:cs="宋体"/>
          <w:color w:val="FF0000"/>
          <w:kern w:val="0"/>
          <w:sz w:val="23"/>
          <w:szCs w:val="23"/>
        </w:rPr>
        <w:t xml:space="preserve">   共n</w:t>
      </w:r>
      <w:proofErr w:type="gramStart"/>
      <w:r w:rsidRPr="008E0D1A">
        <w:rPr>
          <w:rFonts w:ascii="宋体" w:eastAsia="宋体" w:hAnsi="宋体" w:cs="宋体"/>
          <w:color w:val="FF0000"/>
          <w:kern w:val="0"/>
          <w:sz w:val="23"/>
          <w:szCs w:val="23"/>
        </w:rPr>
        <w:t>个</w:t>
      </w:r>
      <w:proofErr w:type="gramEnd"/>
      <w:r w:rsidRPr="008E0D1A">
        <w:rPr>
          <w:rFonts w:ascii="宋体" w:eastAsia="宋体" w:hAnsi="宋体" w:cs="宋体"/>
          <w:color w:val="FF0000"/>
          <w:kern w:val="0"/>
          <w:sz w:val="23"/>
          <w:szCs w:val="23"/>
        </w:rPr>
        <w:t xml:space="preserve">窗口 每个窗口外都有黄线 黄线内最多可以站m个人进行排队 共有k个人 剩下的k-m*n个人就只能在黄线外等待。每当黄线内可以站人时，黄线外的人就进入需要排队的人最少的窗口进行排队（若存在多个这样的窗口，则选择窗口序号最小的）。17:00之前没能开始办理业务的 输出Sorry 否则输出办完业务的时间。 </w:t>
      </w:r>
    </w:p>
    <w:p w:rsidR="008E0D1A" w:rsidRPr="008E0D1A" w:rsidRDefault="008E0D1A" w:rsidP="008E0D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3"/>
          <w:szCs w:val="23"/>
        </w:rPr>
      </w:pPr>
      <w:r w:rsidRPr="008E0D1A">
        <w:rPr>
          <w:rFonts w:ascii="宋体" w:eastAsia="宋体" w:hAnsi="宋体" w:cs="宋体"/>
          <w:color w:val="FF0000"/>
          <w:kern w:val="0"/>
          <w:sz w:val="23"/>
          <w:szCs w:val="23"/>
        </w:rPr>
        <w:t>*/</w:t>
      </w:r>
    </w:p>
    <w:p w:rsidR="00947647" w:rsidRDefault="00947647" w:rsidP="00E87707">
      <w:pPr>
        <w:tabs>
          <w:tab w:val="left" w:pos="180"/>
        </w:tabs>
        <w:rPr>
          <w:color w:val="FF0000"/>
        </w:rPr>
      </w:pPr>
    </w:p>
    <w:p w:rsidR="00DB5F11" w:rsidRPr="00DB5F11" w:rsidRDefault="00DB5F11" w:rsidP="00DB5F11">
      <w:pPr>
        <w:pStyle w:val="1"/>
      </w:pPr>
      <w:bookmarkStart w:id="14" w:name="_Toc505933182"/>
      <w:r w:rsidRPr="00DB5F11">
        <w:t>1015. Reversible Primes (20)</w:t>
      </w:r>
      <w:bookmarkEnd w:id="14"/>
    </w:p>
    <w:p w:rsidR="00DB5F11" w:rsidRDefault="00DB5F11" w:rsidP="00DB5F1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B5F11" w:rsidRDefault="00DB5F11" w:rsidP="00DB5F1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DB5F11" w:rsidRDefault="00DB5F11" w:rsidP="00DB5F1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B5F11" w:rsidRDefault="00DB5F11" w:rsidP="00DB5F1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DB5F11" w:rsidRDefault="00DB5F11" w:rsidP="00DB5F1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B5F11" w:rsidRDefault="00DB5F11" w:rsidP="00DB5F1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B5F11" w:rsidRDefault="00DB5F11" w:rsidP="00DB5F1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B5F11" w:rsidRDefault="00DB5F11" w:rsidP="00DB5F1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B5F11" w:rsidRDefault="00DB5F11" w:rsidP="00DB5F1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B5F11" w:rsidRDefault="00DB5F11" w:rsidP="00DB5F1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DB5F11" w:rsidRDefault="00DB5F11" w:rsidP="00DB5F1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w:t>
      </w:r>
      <w:r>
        <w:rPr>
          <w:rStyle w:val="apple-converted-space"/>
          <w:rFonts w:ascii="inherit" w:hAnsi="inherit"/>
          <w:color w:val="333333"/>
          <w:sz w:val="18"/>
          <w:szCs w:val="18"/>
        </w:rPr>
        <w:t> </w:t>
      </w:r>
      <w:r>
        <w:rPr>
          <w:rFonts w:ascii="inherit" w:hAnsi="inherit"/>
          <w:i/>
          <w:iCs/>
          <w:color w:val="333333"/>
          <w:sz w:val="18"/>
          <w:szCs w:val="18"/>
        </w:rPr>
        <w:t>reversible prime</w:t>
      </w:r>
      <w:r>
        <w:rPr>
          <w:rStyle w:val="apple-converted-space"/>
          <w:rFonts w:ascii="inherit" w:hAnsi="inherit"/>
          <w:color w:val="333333"/>
          <w:sz w:val="18"/>
          <w:szCs w:val="18"/>
        </w:rPr>
        <w:t> </w:t>
      </w:r>
      <w:r>
        <w:rPr>
          <w:rFonts w:ascii="inherit" w:hAnsi="inherit"/>
          <w:color w:val="333333"/>
          <w:sz w:val="18"/>
          <w:szCs w:val="18"/>
        </w:rPr>
        <w:t xml:space="preserve">in any number system is a prime </w:t>
      </w:r>
      <w:proofErr w:type="gramStart"/>
      <w:r>
        <w:rPr>
          <w:rFonts w:ascii="inherit" w:hAnsi="inherit"/>
          <w:color w:val="333333"/>
          <w:sz w:val="18"/>
          <w:szCs w:val="18"/>
        </w:rPr>
        <w:t>whose</w:t>
      </w:r>
      <w:proofErr w:type="gramEnd"/>
      <w:r>
        <w:rPr>
          <w:rFonts w:ascii="inherit" w:hAnsi="inherit"/>
          <w:color w:val="333333"/>
          <w:sz w:val="18"/>
          <w:szCs w:val="18"/>
        </w:rPr>
        <w:t xml:space="preserve"> "reverse" in that number system is also a prime. For example in the decimal system 73 is a reversible prime because its reverse 37 is also a prime.</w:t>
      </w:r>
    </w:p>
    <w:p w:rsidR="00DB5F11" w:rsidRDefault="00DB5F11" w:rsidP="00DB5F1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any two positive integers N (&lt; 10</w:t>
      </w:r>
      <w:r>
        <w:rPr>
          <w:rFonts w:ascii="inherit" w:hAnsi="inherit"/>
          <w:color w:val="333333"/>
          <w:sz w:val="18"/>
          <w:szCs w:val="18"/>
          <w:vertAlign w:val="superscript"/>
        </w:rPr>
        <w:t>5</w:t>
      </w:r>
      <w:r>
        <w:rPr>
          <w:rFonts w:ascii="inherit" w:hAnsi="inherit"/>
          <w:color w:val="333333"/>
          <w:sz w:val="18"/>
          <w:szCs w:val="18"/>
        </w:rPr>
        <w:t>) and D (1 &lt; D &lt;= 10), you are supposed to tell if N is a reversible prime with radix D.</w:t>
      </w:r>
    </w:p>
    <w:p w:rsidR="00DB5F11" w:rsidRDefault="00DB5F11" w:rsidP="00DB5F1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B5F11" w:rsidRDefault="00DB5F11" w:rsidP="00DB5F1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The input file consists of several test cases. Each case occupies a line which contains two integers N and D. The input is finished by a negative N.</w:t>
      </w:r>
    </w:p>
    <w:p w:rsidR="00DB5F11" w:rsidRDefault="00DB5F11" w:rsidP="00DB5F1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B5F11" w:rsidRDefault="00DB5F11" w:rsidP="00DB5F1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"Yes" if N is a reversible prime with radix D, or "No" if not.</w:t>
      </w:r>
    </w:p>
    <w:p w:rsidR="00DB5F11" w:rsidRDefault="00DB5F11" w:rsidP="00DB5F11">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DB5F11" w:rsidRDefault="00DB5F11" w:rsidP="00DB5F1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73 10</w:t>
      </w:r>
    </w:p>
    <w:p w:rsidR="00DB5F11" w:rsidRDefault="00DB5F11" w:rsidP="00DB5F1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23 2</w:t>
      </w:r>
    </w:p>
    <w:p w:rsidR="00DB5F11" w:rsidRDefault="00DB5F11" w:rsidP="00DB5F1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23 10</w:t>
      </w:r>
    </w:p>
    <w:p w:rsidR="00DB5F11" w:rsidRDefault="00DB5F11" w:rsidP="00DB5F1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DB5F11" w:rsidRDefault="00DB5F11" w:rsidP="00DB5F11">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DB5F11" w:rsidRDefault="00DB5F11" w:rsidP="00DB5F1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DB5F11" w:rsidRDefault="00DB5F11" w:rsidP="00DB5F1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DB5F11" w:rsidRDefault="00DB5F11" w:rsidP="00DB5F1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7140F8" w:rsidRPr="007140F8" w:rsidRDefault="007140F8" w:rsidP="007140F8">
      <w:pPr>
        <w:pStyle w:val="1"/>
      </w:pPr>
      <w:bookmarkStart w:id="15" w:name="_Toc505933183"/>
      <w:r w:rsidRPr="007140F8">
        <w:t>1016. Phone Bills (25)</w:t>
      </w:r>
      <w:bookmarkEnd w:id="15"/>
    </w:p>
    <w:p w:rsidR="007140F8" w:rsidRDefault="007140F8" w:rsidP="007140F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7140F8" w:rsidRDefault="007140F8" w:rsidP="007140F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7140F8" w:rsidRDefault="007140F8" w:rsidP="007140F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7140F8" w:rsidRDefault="007140F8" w:rsidP="007140F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7140F8" w:rsidRDefault="007140F8" w:rsidP="007140F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7140F8" w:rsidRDefault="007140F8" w:rsidP="007140F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7140F8" w:rsidRDefault="007140F8" w:rsidP="007140F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7140F8" w:rsidRDefault="007140F8" w:rsidP="007140F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7140F8" w:rsidRDefault="007140F8" w:rsidP="007140F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7140F8" w:rsidRDefault="007140F8" w:rsidP="007140F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7140F8" w:rsidRDefault="007140F8" w:rsidP="007140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 long-distance telephone company charges its customers by the following rules:</w:t>
      </w:r>
    </w:p>
    <w:p w:rsidR="007140F8" w:rsidRDefault="007140F8" w:rsidP="007140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Making a long-distance call costs a certain amount per minute, depending on the time of day when the call is made. When a customer starts connecting a long-distance call, the time will be recorded, and so will be the time when the </w:t>
      </w:r>
      <w:r>
        <w:rPr>
          <w:rFonts w:ascii="inherit" w:hAnsi="inherit"/>
          <w:color w:val="333333"/>
          <w:sz w:val="18"/>
          <w:szCs w:val="18"/>
        </w:rPr>
        <w:lastRenderedPageBreak/>
        <w:t>customer hangs up the phone. Every calendar month, a bill is sent to the customer for each minute called (at a rate determined by the time of day). Your job is to prepare the bills for each month, given a set of phone call records.</w:t>
      </w:r>
    </w:p>
    <w:p w:rsidR="007140F8" w:rsidRDefault="007140F8" w:rsidP="007140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7140F8" w:rsidRDefault="007140F8" w:rsidP="007140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has two parts: the rate structure, and the phone call records.</w:t>
      </w:r>
    </w:p>
    <w:p w:rsidR="007140F8" w:rsidRDefault="007140F8" w:rsidP="007140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rate structure consists of a line with 24 non-negative integers denoting the toll (cents/minute) from 00:00 - 01:00, the toll from 01:00 - 02:00, and so on for each hour in the day.</w:t>
      </w:r>
    </w:p>
    <w:p w:rsidR="007140F8" w:rsidRDefault="007140F8" w:rsidP="007140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next line contains a positive number N (&lt;= 1000), followed by N lines of records. Each phone call record consists of the name of the customer (string of up to 20 characters without space), the time and date (mm</w:t>
      </w:r>
      <w:proofErr w:type="gramStart"/>
      <w:r>
        <w:rPr>
          <w:rFonts w:ascii="inherit" w:hAnsi="inherit"/>
          <w:color w:val="333333"/>
          <w:sz w:val="18"/>
          <w:szCs w:val="18"/>
        </w:rPr>
        <w:t>:dd:hh:mm</w:t>
      </w:r>
      <w:proofErr w:type="gramEnd"/>
      <w:r>
        <w:rPr>
          <w:rFonts w:ascii="inherit" w:hAnsi="inherit"/>
          <w:color w:val="333333"/>
          <w:sz w:val="18"/>
          <w:szCs w:val="18"/>
        </w:rPr>
        <w:t>), and the word "on-line" or "off-line".</w:t>
      </w:r>
    </w:p>
    <w:p w:rsidR="007140F8" w:rsidRDefault="007140F8" w:rsidP="007140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all dates will be within a single month. Each "on-line" record is paired with the chronologically next record for the same customer provided it is an "off-line" record. Any "on-line" records that are not paired with an "off-line" record are ignored, as are "off-line" records not paired with an "on-line" record. It is guaranteed that at least one call is well paired in the input. You may assume that no two records for the same customer have the same time. Times are recorded using a 24-hour clock.</w:t>
      </w:r>
    </w:p>
    <w:p w:rsidR="007140F8" w:rsidRDefault="007140F8" w:rsidP="007140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7140F8" w:rsidRDefault="007140F8" w:rsidP="007140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you must print a phone bill for each customer.</w:t>
      </w:r>
    </w:p>
    <w:p w:rsidR="007140F8" w:rsidRDefault="007140F8" w:rsidP="007140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Bills must be printed in alphabetical order of customers' names. For each customer, first print in a line the name of the customer and the month of the bill in the format shown by the sample. Then for each time period of a call, print in one line the beginning and ending time and date (dd</w:t>
      </w:r>
      <w:proofErr w:type="gramStart"/>
      <w:r>
        <w:rPr>
          <w:rFonts w:ascii="inherit" w:hAnsi="inherit"/>
          <w:color w:val="333333"/>
          <w:sz w:val="18"/>
          <w:szCs w:val="18"/>
        </w:rPr>
        <w:t>:hh:mm</w:t>
      </w:r>
      <w:proofErr w:type="gramEnd"/>
      <w:r>
        <w:rPr>
          <w:rFonts w:ascii="inherit" w:hAnsi="inherit"/>
          <w:color w:val="333333"/>
          <w:sz w:val="18"/>
          <w:szCs w:val="18"/>
        </w:rPr>
        <w:t>), the lasting time (in minute) and the charge of the call. The calls must be listed in chronological order. Finally, print the total charge for the month in the format shown by the sample.</w:t>
      </w:r>
    </w:p>
    <w:p w:rsidR="007140F8" w:rsidRDefault="007140F8" w:rsidP="007140F8">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10 10 10 10 10 10 20 20 20 15 15 15 15 15 15 15 20 30 20 15 15 10 10 10</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CYLL 01:01:06:01 on-line</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CYLL 01:28:16:05 off-line</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CYJJ 01:01:07:00 off-line</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CYLL 01:01:08:03 off-line</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CYJJ 01:01:05:59 on-line</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aaa</w:t>
      </w:r>
      <w:proofErr w:type="gramEnd"/>
      <w:r>
        <w:rPr>
          <w:rFonts w:ascii="Consolas" w:hAnsi="Consolas" w:cs="Consolas"/>
          <w:color w:val="333333"/>
          <w:sz w:val="18"/>
          <w:szCs w:val="18"/>
        </w:rPr>
        <w:t xml:space="preserve"> 01:01:01:03 on-line</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aaa</w:t>
      </w:r>
      <w:proofErr w:type="gramEnd"/>
      <w:r>
        <w:rPr>
          <w:rFonts w:ascii="Consolas" w:hAnsi="Consolas" w:cs="Consolas"/>
          <w:color w:val="333333"/>
          <w:sz w:val="18"/>
          <w:szCs w:val="18"/>
        </w:rPr>
        <w:t xml:space="preserve"> 01:02:00:01 on-line</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CYLL 01:28:15:41 on-line</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aaa</w:t>
      </w:r>
      <w:proofErr w:type="gramEnd"/>
      <w:r>
        <w:rPr>
          <w:rFonts w:ascii="Consolas" w:hAnsi="Consolas" w:cs="Consolas"/>
          <w:color w:val="333333"/>
          <w:sz w:val="18"/>
          <w:szCs w:val="18"/>
        </w:rPr>
        <w:t xml:space="preserve"> 01:05:02:24 on-line</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aaa</w:t>
      </w:r>
      <w:proofErr w:type="gramEnd"/>
      <w:r>
        <w:rPr>
          <w:rFonts w:ascii="Consolas" w:hAnsi="Consolas" w:cs="Consolas"/>
          <w:color w:val="333333"/>
          <w:sz w:val="18"/>
          <w:szCs w:val="18"/>
        </w:rPr>
        <w:t xml:space="preserve"> 01:04:23:59 off-line</w:t>
      </w:r>
    </w:p>
    <w:p w:rsidR="007140F8" w:rsidRDefault="007140F8" w:rsidP="007140F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CYJJ 01</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01:05:59 01:07:00 61 $12.10</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Total amount: $12.10</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CYLL 01</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01:06:01 01:08:03 122 $24.40</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28:15:41 28:16:05 24 $3.85</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Total amount: $28.25</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aaa</w:t>
      </w:r>
      <w:proofErr w:type="gramEnd"/>
      <w:r>
        <w:rPr>
          <w:rFonts w:ascii="Consolas" w:hAnsi="Consolas" w:cs="Consolas"/>
          <w:color w:val="333333"/>
          <w:sz w:val="18"/>
          <w:szCs w:val="18"/>
        </w:rPr>
        <w:t xml:space="preserve"> 01</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02:00:01 04:23:59 4318 $638.80</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Total amount: $638.80</w:t>
      </w:r>
    </w:p>
    <w:p w:rsidR="00142B6C" w:rsidRDefault="00142B6C" w:rsidP="00142B6C">
      <w:pPr>
        <w:widowControl/>
        <w:shd w:val="clear" w:color="auto" w:fill="FFFFFF"/>
        <w:spacing w:after="225" w:line="420" w:lineRule="atLeast"/>
        <w:ind w:firstLine="480"/>
        <w:jc w:val="left"/>
        <w:rPr>
          <w:rFonts w:ascii="Tahoma" w:eastAsia="宋体" w:hAnsi="Tahoma" w:cs="Tahoma"/>
          <w:color w:val="FF0000"/>
          <w:kern w:val="0"/>
          <w:szCs w:val="21"/>
        </w:rPr>
      </w:pPr>
      <w:r w:rsidRPr="00142B6C">
        <w:rPr>
          <w:rFonts w:ascii="Tahoma" w:eastAsia="宋体" w:hAnsi="Tahoma" w:cs="Tahoma"/>
          <w:color w:val="FF0000"/>
          <w:kern w:val="0"/>
          <w:szCs w:val="21"/>
        </w:rPr>
        <w:t>分析：</w:t>
      </w:r>
    </w:p>
    <w:p w:rsidR="003F5BCA" w:rsidRPr="00142B6C" w:rsidRDefault="003F5BCA" w:rsidP="00142B6C">
      <w:pPr>
        <w:widowControl/>
        <w:shd w:val="clear" w:color="auto" w:fill="FFFFFF"/>
        <w:spacing w:after="225" w:line="420" w:lineRule="atLeast"/>
        <w:ind w:firstLine="480"/>
        <w:jc w:val="left"/>
        <w:rPr>
          <w:rFonts w:ascii="Tahoma" w:eastAsia="宋体" w:hAnsi="Tahoma" w:cs="Tahoma"/>
          <w:color w:val="FF0000"/>
          <w:kern w:val="0"/>
          <w:szCs w:val="21"/>
        </w:rPr>
      </w:pPr>
      <w:r w:rsidRPr="003F5BCA">
        <w:rPr>
          <w:rFonts w:ascii="Tahoma" w:eastAsia="宋体" w:hAnsi="Tahoma" w:cs="Tahoma" w:hint="eastAsia"/>
          <w:color w:val="FF0000"/>
          <w:kern w:val="0"/>
          <w:szCs w:val="21"/>
        </w:rPr>
        <w:t>来自：</w:t>
      </w:r>
      <w:r w:rsidRPr="003F5BCA">
        <w:rPr>
          <w:rFonts w:ascii="Tahoma" w:eastAsia="宋体" w:hAnsi="Tahoma" w:cs="Tahoma" w:hint="eastAsia"/>
          <w:color w:val="FF0000"/>
          <w:kern w:val="0"/>
          <w:szCs w:val="21"/>
        </w:rPr>
        <w:t>http://www.th7.cn/Program/cp/201402/174424.shtml</w:t>
      </w:r>
    </w:p>
    <w:p w:rsidR="00142B6C" w:rsidRPr="00142B6C" w:rsidRDefault="00142B6C" w:rsidP="00142B6C">
      <w:pPr>
        <w:widowControl/>
        <w:shd w:val="clear" w:color="auto" w:fill="FFFFFF"/>
        <w:spacing w:after="225" w:line="420" w:lineRule="atLeast"/>
        <w:ind w:firstLine="480"/>
        <w:jc w:val="left"/>
        <w:rPr>
          <w:rFonts w:ascii="Tahoma" w:eastAsia="宋体" w:hAnsi="Tahoma" w:cs="Tahoma"/>
          <w:color w:val="FF0000"/>
          <w:kern w:val="0"/>
          <w:szCs w:val="21"/>
        </w:rPr>
      </w:pPr>
      <w:r w:rsidRPr="00142B6C">
        <w:rPr>
          <w:rFonts w:ascii="Tahoma" w:eastAsia="宋体" w:hAnsi="Tahoma" w:cs="Tahoma"/>
          <w:color w:val="FF0000"/>
          <w:kern w:val="0"/>
          <w:szCs w:val="21"/>
        </w:rPr>
        <w:t xml:space="preserve">　　模拟题，提交无数次</w:t>
      </w:r>
      <w:r w:rsidRPr="00142B6C">
        <w:rPr>
          <w:rFonts w:ascii="Tahoma" w:eastAsia="宋体" w:hAnsi="Tahoma" w:cs="Tahoma"/>
          <w:color w:val="FF0000"/>
          <w:kern w:val="0"/>
          <w:szCs w:val="21"/>
        </w:rPr>
        <w:t>WA</w:t>
      </w:r>
      <w:r w:rsidRPr="00142B6C">
        <w:rPr>
          <w:rFonts w:ascii="Tahoma" w:eastAsia="宋体" w:hAnsi="Tahoma" w:cs="Tahoma"/>
          <w:color w:val="FF0000"/>
          <w:kern w:val="0"/>
          <w:szCs w:val="21"/>
        </w:rPr>
        <w:t>，注意几点：</w:t>
      </w:r>
    </w:p>
    <w:p w:rsidR="00142B6C" w:rsidRPr="00142B6C" w:rsidRDefault="00142B6C" w:rsidP="00142B6C">
      <w:pPr>
        <w:widowControl/>
        <w:shd w:val="clear" w:color="auto" w:fill="FFFFFF"/>
        <w:spacing w:after="225" w:line="420" w:lineRule="atLeast"/>
        <w:ind w:firstLine="480"/>
        <w:jc w:val="left"/>
        <w:rPr>
          <w:rFonts w:ascii="Tahoma" w:eastAsia="宋体" w:hAnsi="Tahoma" w:cs="Tahoma"/>
          <w:color w:val="FF0000"/>
          <w:kern w:val="0"/>
          <w:szCs w:val="21"/>
        </w:rPr>
      </w:pPr>
      <w:r w:rsidRPr="00142B6C">
        <w:rPr>
          <w:rFonts w:ascii="Tahoma" w:eastAsia="宋体" w:hAnsi="Tahoma" w:cs="Tahoma"/>
          <w:color w:val="FF0000"/>
          <w:kern w:val="0"/>
          <w:szCs w:val="21"/>
        </w:rPr>
        <w:lastRenderedPageBreak/>
        <w:t xml:space="preserve">　　</w:t>
      </w:r>
      <w:r w:rsidRPr="00142B6C">
        <w:rPr>
          <w:rFonts w:ascii="Tahoma" w:eastAsia="宋体" w:hAnsi="Tahoma" w:cs="Tahoma"/>
          <w:color w:val="FF0000"/>
          <w:kern w:val="0"/>
          <w:szCs w:val="21"/>
        </w:rPr>
        <w:t>1.</w:t>
      </w:r>
      <w:r w:rsidRPr="00142B6C">
        <w:rPr>
          <w:rFonts w:ascii="Tahoma" w:eastAsia="宋体" w:hAnsi="Tahoma" w:cs="Tahoma"/>
          <w:color w:val="FF0000"/>
          <w:kern w:val="0"/>
          <w:szCs w:val="21"/>
        </w:rPr>
        <w:t>如果某人没有有效通话记录，则不输出该人的信息，在此</w:t>
      </w:r>
      <w:r w:rsidRPr="00142B6C">
        <w:rPr>
          <w:rFonts w:ascii="Tahoma" w:eastAsia="宋体" w:hAnsi="Tahoma" w:cs="Tahoma"/>
          <w:color w:val="FF0000"/>
          <w:kern w:val="0"/>
          <w:szCs w:val="21"/>
        </w:rPr>
        <w:t>WA15</w:t>
      </w:r>
      <w:r w:rsidRPr="00142B6C">
        <w:rPr>
          <w:rFonts w:ascii="Tahoma" w:eastAsia="宋体" w:hAnsi="Tahoma" w:cs="Tahoma"/>
          <w:color w:val="FF0000"/>
          <w:kern w:val="0"/>
          <w:szCs w:val="21"/>
        </w:rPr>
        <w:t>次，题目看了</w:t>
      </w:r>
      <w:r w:rsidRPr="00142B6C">
        <w:rPr>
          <w:rFonts w:ascii="Tahoma" w:eastAsia="宋体" w:hAnsi="Tahoma" w:cs="Tahoma"/>
          <w:color w:val="FF0000"/>
          <w:kern w:val="0"/>
          <w:szCs w:val="21"/>
        </w:rPr>
        <w:t>N</w:t>
      </w:r>
      <w:r w:rsidRPr="00142B6C">
        <w:rPr>
          <w:rFonts w:ascii="Tahoma" w:eastAsia="宋体" w:hAnsi="Tahoma" w:cs="Tahoma"/>
          <w:color w:val="FF0000"/>
          <w:kern w:val="0"/>
          <w:szCs w:val="21"/>
        </w:rPr>
        <w:t>遍也没出现啊。</w:t>
      </w:r>
    </w:p>
    <w:p w:rsidR="00142B6C" w:rsidRPr="00142B6C" w:rsidRDefault="00142B6C" w:rsidP="00142B6C">
      <w:pPr>
        <w:widowControl/>
        <w:shd w:val="clear" w:color="auto" w:fill="FFFFFF"/>
        <w:spacing w:after="225" w:line="420" w:lineRule="atLeast"/>
        <w:ind w:firstLine="480"/>
        <w:jc w:val="left"/>
        <w:rPr>
          <w:rFonts w:ascii="Tahoma" w:eastAsia="宋体" w:hAnsi="Tahoma" w:cs="Tahoma"/>
          <w:color w:val="FF0000"/>
          <w:kern w:val="0"/>
          <w:szCs w:val="21"/>
        </w:rPr>
      </w:pPr>
      <w:r w:rsidRPr="00142B6C">
        <w:rPr>
          <w:rFonts w:ascii="Tahoma" w:eastAsia="宋体" w:hAnsi="Tahoma" w:cs="Tahoma"/>
          <w:color w:val="FF0000"/>
          <w:kern w:val="0"/>
          <w:szCs w:val="21"/>
        </w:rPr>
        <w:t xml:space="preserve">　　</w:t>
      </w:r>
      <w:r w:rsidRPr="00142B6C">
        <w:rPr>
          <w:rFonts w:ascii="Tahoma" w:eastAsia="宋体" w:hAnsi="Tahoma" w:cs="Tahoma"/>
          <w:color w:val="FF0000"/>
          <w:kern w:val="0"/>
          <w:szCs w:val="21"/>
        </w:rPr>
        <w:t>2.</w:t>
      </w:r>
      <w:r w:rsidRPr="00142B6C">
        <w:rPr>
          <w:rFonts w:ascii="Tahoma" w:eastAsia="宋体" w:hAnsi="Tahoma" w:cs="Tahoma"/>
          <w:color w:val="FF0000"/>
          <w:kern w:val="0"/>
          <w:szCs w:val="21"/>
        </w:rPr>
        <w:t>通话时间钱的计算：假设我们计算</w:t>
      </w:r>
      <w:r w:rsidRPr="00142B6C">
        <w:rPr>
          <w:rFonts w:ascii="Tahoma" w:eastAsia="宋体" w:hAnsi="Tahoma" w:cs="Tahoma"/>
          <w:color w:val="FF0000"/>
          <w:kern w:val="0"/>
          <w:szCs w:val="21"/>
        </w:rPr>
        <w:t>time1</w:t>
      </w:r>
      <w:r w:rsidRPr="00142B6C">
        <w:rPr>
          <w:rFonts w:ascii="Tahoma" w:eastAsia="宋体" w:hAnsi="Tahoma" w:cs="Tahoma"/>
          <w:color w:val="FF0000"/>
          <w:kern w:val="0"/>
          <w:szCs w:val="21"/>
        </w:rPr>
        <w:t>到</w:t>
      </w:r>
      <w:r w:rsidRPr="00142B6C">
        <w:rPr>
          <w:rFonts w:ascii="Tahoma" w:eastAsia="宋体" w:hAnsi="Tahoma" w:cs="Tahoma"/>
          <w:color w:val="FF0000"/>
          <w:kern w:val="0"/>
          <w:szCs w:val="21"/>
        </w:rPr>
        <w:t>time2</w:t>
      </w:r>
      <w:r w:rsidRPr="00142B6C">
        <w:rPr>
          <w:rFonts w:ascii="Tahoma" w:eastAsia="宋体" w:hAnsi="Tahoma" w:cs="Tahoma"/>
          <w:color w:val="FF0000"/>
          <w:kern w:val="0"/>
          <w:szCs w:val="21"/>
        </w:rPr>
        <w:t>的账单；</w:t>
      </w:r>
    </w:p>
    <w:p w:rsidR="00142B6C" w:rsidRPr="00142B6C" w:rsidRDefault="00142B6C" w:rsidP="00142B6C">
      <w:pPr>
        <w:widowControl/>
        <w:shd w:val="clear" w:color="auto" w:fill="FFFFFF"/>
        <w:spacing w:after="225" w:line="420" w:lineRule="atLeast"/>
        <w:ind w:firstLine="480"/>
        <w:jc w:val="left"/>
        <w:rPr>
          <w:rFonts w:ascii="Tahoma" w:eastAsia="宋体" w:hAnsi="Tahoma" w:cs="Tahoma"/>
          <w:color w:val="FF0000"/>
          <w:kern w:val="0"/>
          <w:szCs w:val="21"/>
        </w:rPr>
      </w:pPr>
      <w:r w:rsidRPr="00142B6C">
        <w:rPr>
          <w:rFonts w:ascii="Tahoma" w:eastAsia="宋体" w:hAnsi="Tahoma" w:cs="Tahoma"/>
          <w:color w:val="FF0000"/>
          <w:kern w:val="0"/>
          <w:szCs w:val="21"/>
        </w:rPr>
        <w:t xml:space="preserve">　　　　　　　　　　　　</w:t>
      </w:r>
      <w:r w:rsidRPr="00142B6C">
        <w:rPr>
          <w:rFonts w:ascii="Tahoma" w:eastAsia="宋体" w:hAnsi="Tahoma" w:cs="Tahoma"/>
          <w:color w:val="FF0000"/>
          <w:kern w:val="0"/>
          <w:szCs w:val="21"/>
        </w:rPr>
        <w:t>(1)</w:t>
      </w:r>
      <w:r w:rsidRPr="00142B6C">
        <w:rPr>
          <w:rFonts w:ascii="Tahoma" w:eastAsia="宋体" w:hAnsi="Tahoma" w:cs="Tahoma"/>
          <w:color w:val="FF0000"/>
          <w:kern w:val="0"/>
          <w:szCs w:val="21"/>
        </w:rPr>
        <w:t>我们可以采用从起点（即</w:t>
      </w:r>
      <w:r w:rsidRPr="00142B6C">
        <w:rPr>
          <w:rFonts w:ascii="Tahoma" w:eastAsia="宋体" w:hAnsi="Tahoma" w:cs="Tahoma"/>
          <w:color w:val="FF0000"/>
          <w:kern w:val="0"/>
          <w:szCs w:val="21"/>
        </w:rPr>
        <w:t>00</w:t>
      </w:r>
      <w:r w:rsidRPr="00142B6C">
        <w:rPr>
          <w:rFonts w:ascii="Tahoma" w:eastAsia="宋体" w:hAnsi="Tahoma" w:cs="Tahoma"/>
          <w:color w:val="FF0000"/>
          <w:kern w:val="0"/>
          <w:szCs w:val="21"/>
        </w:rPr>
        <w:t>：</w:t>
      </w:r>
      <w:r w:rsidRPr="00142B6C">
        <w:rPr>
          <w:rFonts w:ascii="Tahoma" w:eastAsia="宋体" w:hAnsi="Tahoma" w:cs="Tahoma"/>
          <w:color w:val="FF0000"/>
          <w:kern w:val="0"/>
          <w:szCs w:val="21"/>
        </w:rPr>
        <w:t>00</w:t>
      </w:r>
      <w:r w:rsidRPr="00142B6C">
        <w:rPr>
          <w:rFonts w:ascii="Tahoma" w:eastAsia="宋体" w:hAnsi="Tahoma" w:cs="Tahoma"/>
          <w:color w:val="FF0000"/>
          <w:kern w:val="0"/>
          <w:szCs w:val="21"/>
        </w:rPr>
        <w:t>：</w:t>
      </w:r>
      <w:r w:rsidRPr="00142B6C">
        <w:rPr>
          <w:rFonts w:ascii="Tahoma" w:eastAsia="宋体" w:hAnsi="Tahoma" w:cs="Tahoma"/>
          <w:color w:val="FF0000"/>
          <w:kern w:val="0"/>
          <w:szCs w:val="21"/>
        </w:rPr>
        <w:t>00</w:t>
      </w:r>
      <w:r w:rsidRPr="00142B6C">
        <w:rPr>
          <w:rFonts w:ascii="Tahoma" w:eastAsia="宋体" w:hAnsi="Tahoma" w:cs="Tahoma"/>
          <w:color w:val="FF0000"/>
          <w:kern w:val="0"/>
          <w:szCs w:val="21"/>
        </w:rPr>
        <w:t>）开始计算，结果就是</w:t>
      </w:r>
      <w:r w:rsidRPr="00142B6C">
        <w:rPr>
          <w:rFonts w:ascii="Tahoma" w:eastAsia="宋体" w:hAnsi="Tahoma" w:cs="Tahoma"/>
          <w:color w:val="FF0000"/>
          <w:kern w:val="0"/>
          <w:szCs w:val="21"/>
        </w:rPr>
        <w:t xml:space="preserve">get_money(time2) - get_money(time1), </w:t>
      </w:r>
      <w:r w:rsidRPr="00142B6C">
        <w:rPr>
          <w:rFonts w:ascii="Tahoma" w:eastAsia="宋体" w:hAnsi="Tahoma" w:cs="Tahoma"/>
          <w:color w:val="FF0000"/>
          <w:kern w:val="0"/>
          <w:szCs w:val="21"/>
        </w:rPr>
        <w:t>这样计算方便。</w:t>
      </w:r>
    </w:p>
    <w:p w:rsidR="00142B6C" w:rsidRPr="00142B6C" w:rsidRDefault="00142B6C" w:rsidP="00142B6C">
      <w:pPr>
        <w:widowControl/>
        <w:shd w:val="clear" w:color="auto" w:fill="FFFFFF"/>
        <w:spacing w:after="225" w:line="420" w:lineRule="atLeast"/>
        <w:ind w:firstLine="480"/>
        <w:jc w:val="left"/>
        <w:rPr>
          <w:rFonts w:ascii="Tahoma" w:eastAsia="宋体" w:hAnsi="Tahoma" w:cs="Tahoma"/>
          <w:color w:val="FF0000"/>
          <w:kern w:val="0"/>
          <w:szCs w:val="21"/>
        </w:rPr>
      </w:pPr>
      <w:r w:rsidRPr="00142B6C">
        <w:rPr>
          <w:rFonts w:ascii="Tahoma" w:eastAsia="宋体" w:hAnsi="Tahoma" w:cs="Tahoma"/>
          <w:color w:val="FF0000"/>
          <w:kern w:val="0"/>
          <w:szCs w:val="21"/>
        </w:rPr>
        <w:t xml:space="preserve">　　　　　　　　　　　　</w:t>
      </w:r>
      <w:r w:rsidRPr="00142B6C">
        <w:rPr>
          <w:rFonts w:ascii="Tahoma" w:eastAsia="宋体" w:hAnsi="Tahoma" w:cs="Tahoma"/>
          <w:color w:val="FF0000"/>
          <w:kern w:val="0"/>
          <w:szCs w:val="21"/>
        </w:rPr>
        <w:t>(2)</w:t>
      </w:r>
      <w:r w:rsidRPr="00142B6C">
        <w:rPr>
          <w:rFonts w:ascii="Tahoma" w:eastAsia="宋体" w:hAnsi="Tahoma" w:cs="Tahoma"/>
          <w:color w:val="FF0000"/>
          <w:kern w:val="0"/>
          <w:szCs w:val="21"/>
        </w:rPr>
        <w:t>我们也可以采用从</w:t>
      </w:r>
      <w:r w:rsidRPr="00142B6C">
        <w:rPr>
          <w:rFonts w:ascii="Tahoma" w:eastAsia="宋体" w:hAnsi="Tahoma" w:cs="Tahoma"/>
          <w:color w:val="FF0000"/>
          <w:kern w:val="0"/>
          <w:szCs w:val="21"/>
        </w:rPr>
        <w:t>time1</w:t>
      </w:r>
      <w:r w:rsidRPr="00142B6C">
        <w:rPr>
          <w:rFonts w:ascii="Tahoma" w:eastAsia="宋体" w:hAnsi="Tahoma" w:cs="Tahoma"/>
          <w:color w:val="FF0000"/>
          <w:kern w:val="0"/>
          <w:szCs w:val="21"/>
        </w:rPr>
        <w:t>开始递增直到</w:t>
      </w:r>
      <w:r w:rsidRPr="00142B6C">
        <w:rPr>
          <w:rFonts w:ascii="Tahoma" w:eastAsia="宋体" w:hAnsi="Tahoma" w:cs="Tahoma"/>
          <w:color w:val="FF0000"/>
          <w:kern w:val="0"/>
          <w:szCs w:val="21"/>
        </w:rPr>
        <w:t>time2</w:t>
      </w:r>
      <w:r w:rsidRPr="00142B6C">
        <w:rPr>
          <w:rFonts w:ascii="Tahoma" w:eastAsia="宋体" w:hAnsi="Tahoma" w:cs="Tahoma"/>
          <w:color w:val="FF0000"/>
          <w:kern w:val="0"/>
          <w:szCs w:val="21"/>
        </w:rPr>
        <w:t>，</w:t>
      </w:r>
      <w:r w:rsidRPr="00142B6C">
        <w:rPr>
          <w:rFonts w:ascii="Tahoma" w:eastAsia="宋体" w:hAnsi="Tahoma" w:cs="Tahoma"/>
          <w:color w:val="FF0000"/>
          <w:kern w:val="0"/>
          <w:szCs w:val="21"/>
        </w:rPr>
        <w:t xml:space="preserve"> </w:t>
      </w:r>
      <w:r w:rsidRPr="00142B6C">
        <w:rPr>
          <w:rFonts w:ascii="Tahoma" w:eastAsia="宋体" w:hAnsi="Tahoma" w:cs="Tahoma"/>
          <w:color w:val="FF0000"/>
          <w:kern w:val="0"/>
          <w:szCs w:val="21"/>
        </w:rPr>
        <w:t>这样比较烦。</w:t>
      </w:r>
    </w:p>
    <w:p w:rsidR="00142B6C" w:rsidRPr="00142B6C" w:rsidRDefault="00142B6C" w:rsidP="00142B6C">
      <w:pPr>
        <w:widowControl/>
        <w:shd w:val="clear" w:color="auto" w:fill="FFFFFF"/>
        <w:spacing w:line="420" w:lineRule="atLeast"/>
        <w:ind w:firstLine="480"/>
        <w:jc w:val="left"/>
        <w:rPr>
          <w:rFonts w:ascii="Tahoma" w:eastAsia="宋体" w:hAnsi="Tahoma" w:cs="Tahoma"/>
          <w:color w:val="FF0000"/>
          <w:kern w:val="0"/>
          <w:szCs w:val="21"/>
        </w:rPr>
      </w:pPr>
      <w:r w:rsidRPr="00142B6C">
        <w:rPr>
          <w:rFonts w:ascii="Tahoma" w:eastAsia="宋体" w:hAnsi="Tahoma" w:cs="Tahoma"/>
          <w:color w:val="FF0000"/>
          <w:kern w:val="0"/>
          <w:szCs w:val="21"/>
        </w:rPr>
        <w:t xml:space="preserve">　　</w:t>
      </w:r>
      <w:r w:rsidRPr="00142B6C">
        <w:rPr>
          <w:rFonts w:ascii="Tahoma" w:eastAsia="宋体" w:hAnsi="Tahoma" w:cs="Tahoma"/>
          <w:color w:val="FF0000"/>
          <w:kern w:val="0"/>
          <w:szCs w:val="21"/>
        </w:rPr>
        <w:t>3.</w:t>
      </w:r>
      <w:r w:rsidRPr="00142B6C">
        <w:rPr>
          <w:rFonts w:ascii="Tahoma" w:eastAsia="宋体" w:hAnsi="Tahoma" w:cs="Tahoma"/>
          <w:color w:val="FF0000"/>
          <w:kern w:val="0"/>
          <w:szCs w:val="21"/>
        </w:rPr>
        <w:t>有效的通话记录是指：如果某人的通话记录为</w:t>
      </w:r>
      <w:r w:rsidRPr="00142B6C">
        <w:rPr>
          <w:rFonts w:ascii="宋体" w:eastAsia="宋体" w:hAnsi="宋体" w:cs="宋体"/>
          <w:color w:val="FF0000"/>
          <w:kern w:val="0"/>
          <w:sz w:val="24"/>
          <w:szCs w:val="24"/>
        </w:rPr>
        <w:t>1.on;2.on;3.off;</w:t>
      </w:r>
      <w:r w:rsidRPr="00142B6C">
        <w:rPr>
          <w:rFonts w:ascii="Tahoma" w:eastAsia="宋体" w:hAnsi="Tahoma" w:cs="Tahoma"/>
          <w:color w:val="FF0000"/>
          <w:kern w:val="0"/>
          <w:szCs w:val="21"/>
        </w:rPr>
        <w:t>，则其中</w:t>
      </w:r>
      <w:r w:rsidRPr="00142B6C">
        <w:rPr>
          <w:rFonts w:ascii="宋体" w:eastAsia="宋体" w:hAnsi="宋体" w:cs="宋体"/>
          <w:color w:val="FF0000"/>
          <w:kern w:val="0"/>
          <w:sz w:val="24"/>
          <w:szCs w:val="24"/>
        </w:rPr>
        <w:t>1.on</w:t>
      </w:r>
      <w:r w:rsidRPr="00142B6C">
        <w:rPr>
          <w:rFonts w:ascii="Tahoma" w:eastAsia="宋体" w:hAnsi="Tahoma" w:cs="Tahoma"/>
          <w:color w:val="FF0000"/>
          <w:kern w:val="0"/>
          <w:szCs w:val="21"/>
        </w:rPr>
        <w:t>将被抛弃，匹配到</w:t>
      </w:r>
      <w:r w:rsidRPr="00142B6C">
        <w:rPr>
          <w:rFonts w:ascii="宋体" w:eastAsia="宋体" w:hAnsi="宋体" w:cs="宋体"/>
          <w:color w:val="FF0000"/>
          <w:kern w:val="0"/>
          <w:sz w:val="24"/>
          <w:szCs w:val="24"/>
        </w:rPr>
        <w:t>2.on;3.off;</w:t>
      </w:r>
      <w:r w:rsidRPr="00142B6C">
        <w:rPr>
          <w:rFonts w:ascii="Tahoma" w:eastAsia="宋体" w:hAnsi="Tahoma" w:cs="Tahoma"/>
          <w:color w:val="FF0000"/>
          <w:kern w:val="0"/>
          <w:szCs w:val="21"/>
        </w:rPr>
        <w:t>。</w:t>
      </w:r>
    </w:p>
    <w:p w:rsidR="00D70DBB" w:rsidRPr="00D70DBB" w:rsidRDefault="00D70DBB" w:rsidP="00D70DBB">
      <w:pPr>
        <w:pStyle w:val="1"/>
      </w:pPr>
      <w:bookmarkStart w:id="16" w:name="_Toc505933184"/>
      <w:r w:rsidRPr="00D70DBB">
        <w:t>1017. Queueing at Bank (25)</w:t>
      </w:r>
      <w:bookmarkEnd w:id="16"/>
    </w:p>
    <w:p w:rsidR="00D70DBB" w:rsidRDefault="00D70DBB" w:rsidP="00D70DB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70DBB" w:rsidRDefault="00D70DBB" w:rsidP="00D70DB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D70DBB" w:rsidRDefault="00D70DBB" w:rsidP="00D70DB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70DBB" w:rsidRDefault="00D70DBB" w:rsidP="00D70DB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D70DBB" w:rsidRDefault="00D70DBB" w:rsidP="00D70DB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70DBB" w:rsidRDefault="00D70DBB" w:rsidP="00D70DB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70DBB" w:rsidRDefault="00D70DBB" w:rsidP="00D70DB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70DBB" w:rsidRDefault="00D70DBB" w:rsidP="00D70DB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70DBB" w:rsidRDefault="00D70DBB" w:rsidP="00D70DB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70DBB" w:rsidRDefault="00D70DBB" w:rsidP="00D70DB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D70DBB" w:rsidRDefault="00D70DBB" w:rsidP="00D70DB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Suppose a bank has K windows open for service. There is a yellow line in front of the windows which devides the waiting area into two parts. All the customers have to wait in line behind the yellow line, until it is his/her turn to be served and there is a window available. It is assumed that no window can be occupied by a single customer for more than 1 hour.</w:t>
      </w:r>
    </w:p>
    <w:p w:rsidR="00D70DBB" w:rsidRDefault="00D70DBB" w:rsidP="00D70DB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the arriving time T and the processing time P of each customer, you are supposed to tell the average waiting time of all the customers.</w:t>
      </w:r>
    </w:p>
    <w:p w:rsidR="00D70DBB" w:rsidRDefault="00D70DBB" w:rsidP="00D70DB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70DBB" w:rsidRDefault="00D70DBB" w:rsidP="00D70DB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Each input file contains one test case. For each case, the first line contains 2 numbers: N (&lt;=10000) - the total number of customers, and K (&lt;=100) - the number of windows. Then N lines follow, each contains 2 times: HH:MM:SS - the arriving time, and P - the processing time in minutes of a customer. Here HH is in the range [00, 23], MM and SS are both in [00, 59]. It is assumed that no two customers </w:t>
      </w:r>
      <w:proofErr w:type="gramStart"/>
      <w:r>
        <w:rPr>
          <w:rFonts w:ascii="inherit" w:hAnsi="inherit"/>
          <w:color w:val="333333"/>
          <w:sz w:val="18"/>
          <w:szCs w:val="18"/>
        </w:rPr>
        <w:t>arrives</w:t>
      </w:r>
      <w:proofErr w:type="gramEnd"/>
      <w:r>
        <w:rPr>
          <w:rFonts w:ascii="inherit" w:hAnsi="inherit"/>
          <w:color w:val="333333"/>
          <w:sz w:val="18"/>
          <w:szCs w:val="18"/>
        </w:rPr>
        <w:t xml:space="preserve"> at the same time.</w:t>
      </w:r>
    </w:p>
    <w:p w:rsidR="00D70DBB" w:rsidRDefault="00D70DBB" w:rsidP="00D70DB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Notice that the bank opens from 08:00 to 17:00. Anyone arrives early will have to wait in line till 08:00, and anyone comes too late (at or after 17:00:01) will not be served nor counted into the average.</w:t>
      </w:r>
    </w:p>
    <w:p w:rsidR="00D70DBB" w:rsidRDefault="00D70DBB" w:rsidP="00D70DB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70DBB" w:rsidRDefault="00D70DBB" w:rsidP="00D70DB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average waiting time of all the customers, in minutes and accurate up to 1 decimal place.</w:t>
      </w:r>
    </w:p>
    <w:p w:rsidR="00D70DBB" w:rsidRDefault="00D70DBB" w:rsidP="00D70DBB">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D70DBB" w:rsidRDefault="00D70DBB" w:rsidP="00D70DB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7 3</w:t>
      </w:r>
    </w:p>
    <w:p w:rsidR="00D70DBB" w:rsidRDefault="00D70DBB" w:rsidP="00D70DB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07:55:00 16</w:t>
      </w:r>
    </w:p>
    <w:p w:rsidR="00D70DBB" w:rsidRDefault="00D70DBB" w:rsidP="00D70DB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17:00:01 2</w:t>
      </w:r>
    </w:p>
    <w:p w:rsidR="00D70DBB" w:rsidRDefault="00D70DBB" w:rsidP="00D70DB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07:59:59 15</w:t>
      </w:r>
    </w:p>
    <w:p w:rsidR="00D70DBB" w:rsidRDefault="00D70DBB" w:rsidP="00D70DB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08:01:00 60</w:t>
      </w:r>
    </w:p>
    <w:p w:rsidR="00D70DBB" w:rsidRDefault="00D70DBB" w:rsidP="00D70DB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08:00:00 30</w:t>
      </w:r>
    </w:p>
    <w:p w:rsidR="00D70DBB" w:rsidRDefault="00D70DBB" w:rsidP="00D70DB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08:00:02 2</w:t>
      </w:r>
    </w:p>
    <w:p w:rsidR="00D70DBB" w:rsidRDefault="00D70DBB" w:rsidP="00D70DB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08:03:00 10</w:t>
      </w:r>
    </w:p>
    <w:p w:rsidR="00D70DBB" w:rsidRDefault="00D70DBB" w:rsidP="00D70DB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D70DBB" w:rsidRDefault="00D70DBB" w:rsidP="00D70DB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8.2</w:t>
      </w:r>
    </w:p>
    <w:p w:rsidR="00AD0066" w:rsidRPr="00AD0066" w:rsidRDefault="00AD0066" w:rsidP="00AD0066">
      <w:pPr>
        <w:pStyle w:val="1"/>
      </w:pPr>
      <w:bookmarkStart w:id="17" w:name="_Toc505933185"/>
      <w:r w:rsidRPr="00AD0066">
        <w:t>1018. Public Bike Management (30)</w:t>
      </w:r>
      <w:bookmarkEnd w:id="17"/>
    </w:p>
    <w:p w:rsidR="00AD0066" w:rsidRDefault="00AD0066" w:rsidP="00AD006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AD0066" w:rsidRDefault="00AD0066" w:rsidP="00AD006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AD0066" w:rsidRDefault="00AD0066" w:rsidP="00AD006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AD0066" w:rsidRDefault="00AD0066" w:rsidP="00AD006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AD0066" w:rsidRDefault="00AD0066" w:rsidP="00AD006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AD0066" w:rsidRDefault="00AD0066" w:rsidP="00AD006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AD0066" w:rsidRDefault="00AD0066" w:rsidP="00AD006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AD0066" w:rsidRDefault="00AD0066" w:rsidP="00AD006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AD0066" w:rsidRDefault="00AD0066" w:rsidP="00AD006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AD0066" w:rsidRDefault="00AD0066" w:rsidP="00AD006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CHEN, Yue</w:t>
      </w:r>
    </w:p>
    <w:p w:rsidR="00AD0066" w:rsidRDefault="00AD0066" w:rsidP="00AD006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There is a public bike service in Hangzhou City which provides great convenience to the tourists from all over the world. One may rent a bike at any station and return it to any other stations in the city.</w:t>
      </w:r>
    </w:p>
    <w:p w:rsidR="00AD0066" w:rsidRDefault="00AD0066" w:rsidP="00AD006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Public Bike Management Center (PBMC) keeps monitoring the real-time capacity of all the stations. A station is said to be in</w:t>
      </w:r>
      <w:r>
        <w:rPr>
          <w:rStyle w:val="apple-converted-space"/>
          <w:rFonts w:ascii="inherit" w:hAnsi="inherit"/>
          <w:color w:val="333333"/>
          <w:sz w:val="18"/>
          <w:szCs w:val="18"/>
        </w:rPr>
        <w:t> </w:t>
      </w:r>
      <w:r>
        <w:rPr>
          <w:rFonts w:ascii="inherit" w:hAnsi="inherit"/>
          <w:i/>
          <w:iCs/>
          <w:color w:val="333333"/>
          <w:sz w:val="18"/>
          <w:szCs w:val="18"/>
        </w:rPr>
        <w:t>perfect</w:t>
      </w:r>
      <w:r>
        <w:rPr>
          <w:rStyle w:val="apple-converted-space"/>
          <w:rFonts w:ascii="inherit" w:hAnsi="inherit"/>
          <w:color w:val="333333"/>
          <w:sz w:val="18"/>
          <w:szCs w:val="18"/>
        </w:rPr>
        <w:t> </w:t>
      </w:r>
      <w:r>
        <w:rPr>
          <w:rFonts w:ascii="inherit" w:hAnsi="inherit"/>
          <w:color w:val="333333"/>
          <w:sz w:val="18"/>
          <w:szCs w:val="18"/>
        </w:rPr>
        <w:t>condition if it is exactly half-full. If a station is full or empty, PBMC will collect or send bikes to adjust the condition of that station to perfect. And more, all the stations on the way will be adjusted as well.</w:t>
      </w:r>
    </w:p>
    <w:p w:rsidR="00AD0066" w:rsidRDefault="00AD0066" w:rsidP="00AD006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When a problem station is reported, PBMC will always choose the shortest path to reach that station. If there </w:t>
      </w:r>
      <w:proofErr w:type="gramStart"/>
      <w:r>
        <w:rPr>
          <w:rFonts w:ascii="inherit" w:hAnsi="inherit"/>
          <w:color w:val="333333"/>
          <w:sz w:val="18"/>
          <w:szCs w:val="18"/>
        </w:rPr>
        <w:t>are</w:t>
      </w:r>
      <w:proofErr w:type="gramEnd"/>
      <w:r>
        <w:rPr>
          <w:rFonts w:ascii="inherit" w:hAnsi="inherit"/>
          <w:color w:val="333333"/>
          <w:sz w:val="18"/>
          <w:szCs w:val="18"/>
        </w:rPr>
        <w:t xml:space="preserve"> more than one shortest path, the one that requires the least number of bikes sent from PBMC will be chosen.</w:t>
      </w:r>
    </w:p>
    <w:p w:rsidR="00AD0066" w:rsidRDefault="00AD0066" w:rsidP="00AD0066">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2019300" cy="1733550"/>
            <wp:effectExtent l="0" t="0" r="0" b="0"/>
            <wp:docPr id="1" name="图片 1" descr="http://nos.patest.cn/11_lrrk0m5o4k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nos.patest.cn/11_lrrk0m5o4kg.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19300" cy="1733550"/>
                    </a:xfrm>
                    <a:prstGeom prst="rect">
                      <a:avLst/>
                    </a:prstGeom>
                    <a:noFill/>
                    <a:ln>
                      <a:noFill/>
                    </a:ln>
                  </pic:spPr>
                </pic:pic>
              </a:graphicData>
            </a:graphic>
          </wp:inline>
        </w:drawing>
      </w:r>
      <w:r>
        <w:rPr>
          <w:rFonts w:ascii="Verdana" w:hAnsi="Verdana"/>
          <w:color w:val="333333"/>
          <w:sz w:val="18"/>
          <w:szCs w:val="18"/>
        </w:rPr>
        <w:br/>
        <w:t>Figure 1</w:t>
      </w:r>
    </w:p>
    <w:p w:rsidR="00AD0066" w:rsidRDefault="00AD0066" w:rsidP="00AD006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Figure 1 illustrates an example. The stations are represented by vertices and the roads correspond to the edges. The number on an edge is the time taken to reach one end station from another. The number written inside a vertex S is the current number of bikes stored at S. Given that the maximum capacity of each station is 10. To solve the problem at S</w:t>
      </w:r>
      <w:r>
        <w:rPr>
          <w:rFonts w:ascii="inherit" w:hAnsi="inherit"/>
          <w:color w:val="333333"/>
          <w:sz w:val="18"/>
          <w:szCs w:val="18"/>
          <w:vertAlign w:val="subscript"/>
        </w:rPr>
        <w:t>3</w:t>
      </w:r>
      <w:r>
        <w:rPr>
          <w:rFonts w:ascii="inherit" w:hAnsi="inherit"/>
          <w:color w:val="333333"/>
          <w:sz w:val="18"/>
          <w:szCs w:val="18"/>
        </w:rPr>
        <w:t>, we have 2 different shortest paths:</w:t>
      </w:r>
    </w:p>
    <w:p w:rsidR="00AD0066" w:rsidRDefault="00AD0066" w:rsidP="00AD006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1. PBMC -&gt; S</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-&gt; S</w:t>
      </w:r>
      <w:r>
        <w:rPr>
          <w:rFonts w:ascii="inherit" w:hAnsi="inherit"/>
          <w:color w:val="333333"/>
          <w:sz w:val="18"/>
          <w:szCs w:val="18"/>
          <w:vertAlign w:val="subscript"/>
        </w:rPr>
        <w:t>3</w:t>
      </w:r>
      <w:r>
        <w:rPr>
          <w:rFonts w:ascii="inherit" w:hAnsi="inherit"/>
          <w:color w:val="333333"/>
          <w:sz w:val="18"/>
          <w:szCs w:val="18"/>
        </w:rPr>
        <w:t>. In this case, 4 bikes must be sent from PBMC, because we can collect 1 bike from S</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and then take 5 bikes to S</w:t>
      </w:r>
      <w:r>
        <w:rPr>
          <w:rFonts w:ascii="inherit" w:hAnsi="inherit"/>
          <w:color w:val="333333"/>
          <w:sz w:val="18"/>
          <w:szCs w:val="18"/>
          <w:vertAlign w:val="subscript"/>
        </w:rPr>
        <w:t>3</w:t>
      </w:r>
      <w:r>
        <w:rPr>
          <w:rFonts w:ascii="inherit" w:hAnsi="inherit"/>
          <w:color w:val="333333"/>
          <w:sz w:val="18"/>
          <w:szCs w:val="18"/>
        </w:rPr>
        <w:t>, so that both stations will be in perfect conditions.</w:t>
      </w:r>
    </w:p>
    <w:p w:rsidR="00AD0066" w:rsidRDefault="00AD0066" w:rsidP="00AD006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2. PBMC -&gt; S</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-&gt; S</w:t>
      </w:r>
      <w:r>
        <w:rPr>
          <w:rFonts w:ascii="inherit" w:hAnsi="inherit"/>
          <w:color w:val="333333"/>
          <w:sz w:val="18"/>
          <w:szCs w:val="18"/>
          <w:vertAlign w:val="subscript"/>
        </w:rPr>
        <w:t>3</w:t>
      </w:r>
      <w:r>
        <w:rPr>
          <w:rFonts w:ascii="inherit" w:hAnsi="inherit"/>
          <w:color w:val="333333"/>
          <w:sz w:val="18"/>
          <w:szCs w:val="18"/>
        </w:rPr>
        <w:t>. This path requires the same time as path 1, but only 3 bikes sent from PBMC and hence is the one that will be chosen.</w:t>
      </w:r>
    </w:p>
    <w:p w:rsidR="00AD0066" w:rsidRDefault="00AD0066" w:rsidP="00AD006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AD0066" w:rsidRDefault="00AD0066" w:rsidP="00AD006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4 numbers: C</w:t>
      </w:r>
      <w:r>
        <w:rPr>
          <w:rFonts w:ascii="inherit" w:hAnsi="inherit"/>
          <w:color w:val="333333"/>
          <w:sz w:val="18"/>
          <w:szCs w:val="18"/>
          <w:vertAlign w:val="subscript"/>
        </w:rPr>
        <w:t>max</w:t>
      </w:r>
      <w:r>
        <w:rPr>
          <w:rStyle w:val="apple-converted-space"/>
          <w:rFonts w:ascii="inherit" w:hAnsi="inherit"/>
          <w:color w:val="333333"/>
          <w:sz w:val="18"/>
          <w:szCs w:val="18"/>
        </w:rPr>
        <w:t> </w:t>
      </w:r>
      <w:r>
        <w:rPr>
          <w:rFonts w:ascii="inherit" w:hAnsi="inherit"/>
          <w:color w:val="333333"/>
          <w:sz w:val="18"/>
          <w:szCs w:val="18"/>
        </w:rPr>
        <w:t>(&lt;= 100), always an even number, is the maximum capacity of each station; N (&lt;= 500), the total number of stations; S</w:t>
      </w:r>
      <w:r>
        <w:rPr>
          <w:rFonts w:ascii="inherit" w:hAnsi="inherit"/>
          <w:color w:val="333333"/>
          <w:sz w:val="18"/>
          <w:szCs w:val="18"/>
          <w:vertAlign w:val="subscript"/>
        </w:rPr>
        <w:t>p</w:t>
      </w:r>
      <w:r>
        <w:rPr>
          <w:rFonts w:ascii="inherit" w:hAnsi="inherit"/>
          <w:color w:val="333333"/>
          <w:sz w:val="18"/>
          <w:szCs w:val="18"/>
        </w:rPr>
        <w:t>, the index of the problem station (the stations are numbered from 1 to N, and PBMC is represented by the vertex 0); and M, the number of roads. The second line contains N non-negative numbers C</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(i=1</w:t>
      </w:r>
      <w:proofErr w:type="gramStart"/>
      <w:r>
        <w:rPr>
          <w:rFonts w:ascii="inherit" w:hAnsi="inherit"/>
          <w:color w:val="333333"/>
          <w:sz w:val="18"/>
          <w:szCs w:val="18"/>
        </w:rPr>
        <w:t>,...</w:t>
      </w:r>
      <w:proofErr w:type="gramEnd"/>
      <w:r>
        <w:rPr>
          <w:rFonts w:ascii="inherit" w:hAnsi="inherit"/>
          <w:color w:val="333333"/>
          <w:sz w:val="18"/>
          <w:szCs w:val="18"/>
        </w:rPr>
        <w:t>N) where each C</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is the current number of bikes at S</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respectively. Then M lines follow, each contains 3 numbers: S</w:t>
      </w:r>
      <w:r>
        <w:rPr>
          <w:rFonts w:ascii="inherit" w:hAnsi="inherit"/>
          <w:color w:val="333333"/>
          <w:sz w:val="18"/>
          <w:szCs w:val="18"/>
          <w:vertAlign w:val="subscript"/>
        </w:rPr>
        <w:t>i</w:t>
      </w:r>
      <w:r>
        <w:rPr>
          <w:rFonts w:ascii="inherit" w:hAnsi="inherit"/>
          <w:color w:val="333333"/>
          <w:sz w:val="18"/>
          <w:szCs w:val="18"/>
        </w:rPr>
        <w:t>, S</w:t>
      </w:r>
      <w:r>
        <w:rPr>
          <w:rFonts w:ascii="inherit" w:hAnsi="inherit"/>
          <w:color w:val="333333"/>
          <w:sz w:val="18"/>
          <w:szCs w:val="18"/>
          <w:vertAlign w:val="subscript"/>
        </w:rPr>
        <w:t>j</w:t>
      </w:r>
      <w:r>
        <w:rPr>
          <w:rFonts w:ascii="inherit" w:hAnsi="inherit"/>
          <w:color w:val="333333"/>
          <w:sz w:val="18"/>
          <w:szCs w:val="18"/>
        </w:rPr>
        <w:t>, and T</w:t>
      </w:r>
      <w:r>
        <w:rPr>
          <w:rFonts w:ascii="inherit" w:hAnsi="inherit"/>
          <w:color w:val="333333"/>
          <w:sz w:val="18"/>
          <w:szCs w:val="18"/>
          <w:vertAlign w:val="subscript"/>
        </w:rPr>
        <w:t>ij</w:t>
      </w:r>
      <w:r>
        <w:rPr>
          <w:rStyle w:val="apple-converted-space"/>
          <w:rFonts w:ascii="inherit" w:hAnsi="inherit"/>
          <w:color w:val="333333"/>
          <w:sz w:val="18"/>
          <w:szCs w:val="18"/>
        </w:rPr>
        <w:t> </w:t>
      </w:r>
      <w:r>
        <w:rPr>
          <w:rFonts w:ascii="inherit" w:hAnsi="inherit"/>
          <w:color w:val="333333"/>
          <w:sz w:val="18"/>
          <w:szCs w:val="18"/>
        </w:rPr>
        <w:t>which describe the time T</w:t>
      </w:r>
      <w:r>
        <w:rPr>
          <w:rFonts w:ascii="inherit" w:hAnsi="inherit"/>
          <w:color w:val="333333"/>
          <w:sz w:val="18"/>
          <w:szCs w:val="18"/>
          <w:vertAlign w:val="subscript"/>
        </w:rPr>
        <w:t>ij</w:t>
      </w:r>
      <w:r>
        <w:rPr>
          <w:rStyle w:val="apple-converted-space"/>
          <w:rFonts w:ascii="inherit" w:hAnsi="inherit"/>
          <w:color w:val="333333"/>
          <w:sz w:val="18"/>
          <w:szCs w:val="18"/>
        </w:rPr>
        <w:t> </w:t>
      </w:r>
      <w:r>
        <w:rPr>
          <w:rFonts w:ascii="inherit" w:hAnsi="inherit"/>
          <w:color w:val="333333"/>
          <w:sz w:val="18"/>
          <w:szCs w:val="18"/>
        </w:rPr>
        <w:t>taken to move betwen stations S</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and S</w:t>
      </w:r>
      <w:r>
        <w:rPr>
          <w:rFonts w:ascii="inherit" w:hAnsi="inherit"/>
          <w:color w:val="333333"/>
          <w:sz w:val="18"/>
          <w:szCs w:val="18"/>
          <w:vertAlign w:val="subscript"/>
        </w:rPr>
        <w:t>j</w:t>
      </w:r>
      <w:r>
        <w:rPr>
          <w:rFonts w:ascii="inherit" w:hAnsi="inherit"/>
          <w:color w:val="333333"/>
          <w:sz w:val="18"/>
          <w:szCs w:val="18"/>
        </w:rPr>
        <w:t>. All the numbers in a line are separated by a space.</w:t>
      </w:r>
    </w:p>
    <w:p w:rsidR="00AD0066" w:rsidRDefault="00AD0066" w:rsidP="00AD006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AD0066" w:rsidRDefault="00AD0066" w:rsidP="00AD006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For each test case, print your results in one line. First output the number of bikes that PBMC must send. Then after one space, output the path in the format: 0-&gt;S</w:t>
      </w:r>
      <w:r>
        <w:rPr>
          <w:rFonts w:ascii="inherit" w:hAnsi="inherit"/>
          <w:color w:val="333333"/>
          <w:sz w:val="18"/>
          <w:szCs w:val="18"/>
          <w:vertAlign w:val="subscript"/>
        </w:rPr>
        <w:t>1</w:t>
      </w:r>
      <w:r>
        <w:rPr>
          <w:rFonts w:ascii="inherit" w:hAnsi="inherit"/>
          <w:color w:val="333333"/>
          <w:sz w:val="18"/>
          <w:szCs w:val="18"/>
        </w:rPr>
        <w:t>-&gt;...-&gt;</w:t>
      </w:r>
      <w:proofErr w:type="gramStart"/>
      <w:r>
        <w:rPr>
          <w:rFonts w:ascii="inherit" w:hAnsi="inherit"/>
          <w:color w:val="333333"/>
          <w:sz w:val="18"/>
          <w:szCs w:val="18"/>
        </w:rPr>
        <w:t>S</w:t>
      </w:r>
      <w:r>
        <w:rPr>
          <w:rFonts w:ascii="inherit" w:hAnsi="inherit"/>
          <w:color w:val="333333"/>
          <w:sz w:val="18"/>
          <w:szCs w:val="18"/>
          <w:vertAlign w:val="subscript"/>
        </w:rPr>
        <w:t>p</w:t>
      </w:r>
      <w:proofErr w:type="gramEnd"/>
      <w:r>
        <w:rPr>
          <w:rFonts w:ascii="inherit" w:hAnsi="inherit"/>
          <w:color w:val="333333"/>
          <w:sz w:val="18"/>
          <w:szCs w:val="18"/>
        </w:rPr>
        <w:t>. Finally after another space, output the number of bikes that we must take back to PBMC after the condition of S</w:t>
      </w:r>
      <w:r>
        <w:rPr>
          <w:rFonts w:ascii="inherit" w:hAnsi="inherit"/>
          <w:color w:val="333333"/>
          <w:sz w:val="18"/>
          <w:szCs w:val="18"/>
          <w:vertAlign w:val="subscript"/>
        </w:rPr>
        <w:t>p</w:t>
      </w:r>
      <w:r>
        <w:rPr>
          <w:rStyle w:val="apple-converted-space"/>
          <w:rFonts w:ascii="inherit" w:hAnsi="inherit"/>
          <w:color w:val="333333"/>
          <w:sz w:val="18"/>
          <w:szCs w:val="18"/>
        </w:rPr>
        <w:t> </w:t>
      </w:r>
      <w:r>
        <w:rPr>
          <w:rFonts w:ascii="inherit" w:hAnsi="inherit"/>
          <w:color w:val="333333"/>
          <w:sz w:val="18"/>
          <w:szCs w:val="18"/>
        </w:rPr>
        <w:t>is adjusted to perfect.</w:t>
      </w:r>
    </w:p>
    <w:p w:rsidR="00AD0066" w:rsidRDefault="00AD0066" w:rsidP="00AD006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Note that if such a path is not </w:t>
      </w:r>
      <w:proofErr w:type="gramStart"/>
      <w:r>
        <w:rPr>
          <w:rFonts w:ascii="inherit" w:hAnsi="inherit"/>
          <w:color w:val="333333"/>
          <w:sz w:val="18"/>
          <w:szCs w:val="18"/>
        </w:rPr>
        <w:t>unique,</w:t>
      </w:r>
      <w:proofErr w:type="gramEnd"/>
      <w:r>
        <w:rPr>
          <w:rFonts w:ascii="inherit" w:hAnsi="inherit"/>
          <w:color w:val="333333"/>
          <w:sz w:val="18"/>
          <w:szCs w:val="18"/>
        </w:rPr>
        <w:t xml:space="preserve"> output the one that requires minimum number of bikes that we must take back to PBMC. The judge's data guarantee that such a path is unique.</w:t>
      </w:r>
    </w:p>
    <w:p w:rsidR="00AD0066" w:rsidRDefault="00AD0066" w:rsidP="00AD0066">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AD0066" w:rsidRDefault="00AD0066" w:rsidP="00AD006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10 3 3 5</w:t>
      </w:r>
    </w:p>
    <w:p w:rsidR="00AD0066" w:rsidRDefault="00AD0066" w:rsidP="00AD006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6 7 0</w:t>
      </w:r>
    </w:p>
    <w:p w:rsidR="00AD0066" w:rsidRDefault="00AD0066" w:rsidP="00AD006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0 1 1</w:t>
      </w:r>
    </w:p>
    <w:p w:rsidR="00AD0066" w:rsidRDefault="00AD0066" w:rsidP="00AD006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0 2 1</w:t>
      </w:r>
    </w:p>
    <w:p w:rsidR="00AD0066" w:rsidRDefault="00AD0066" w:rsidP="00AD006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0 3 3</w:t>
      </w:r>
    </w:p>
    <w:p w:rsidR="00AD0066" w:rsidRDefault="00AD0066" w:rsidP="00AD006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1 3 1</w:t>
      </w:r>
    </w:p>
    <w:p w:rsidR="00AD0066" w:rsidRDefault="00AD0066" w:rsidP="00AD006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2 3 1</w:t>
      </w:r>
    </w:p>
    <w:p w:rsidR="00AD0066" w:rsidRDefault="00AD0066" w:rsidP="00AD0066">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AD0066" w:rsidRDefault="00AD0066" w:rsidP="00AD006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0-&gt;2-&gt;3 0</w:t>
      </w:r>
    </w:p>
    <w:p w:rsidR="00835FE7" w:rsidRPr="00835FE7" w:rsidRDefault="00835FE7" w:rsidP="00835FE7">
      <w:pPr>
        <w:tabs>
          <w:tab w:val="left" w:pos="180"/>
        </w:tabs>
        <w:rPr>
          <w:color w:val="FF0000"/>
        </w:rPr>
      </w:pPr>
      <w:r w:rsidRPr="00835FE7">
        <w:rPr>
          <w:rFonts w:hint="eastAsia"/>
          <w:color w:val="FF0000"/>
        </w:rPr>
        <w:t>注意自行车只能从前一个站点送到下一个或者直接送回</w:t>
      </w:r>
      <w:r w:rsidRPr="00835FE7">
        <w:rPr>
          <w:rFonts w:hint="eastAsia"/>
          <w:color w:val="FF0000"/>
        </w:rPr>
        <w:t>PBMC</w:t>
      </w:r>
      <w:r w:rsidRPr="00835FE7">
        <w:rPr>
          <w:rFonts w:hint="eastAsia"/>
          <w:color w:val="FF0000"/>
        </w:rPr>
        <w:t>，而不能往上一个站点输送。</w:t>
      </w:r>
    </w:p>
    <w:p w:rsidR="00835FE7" w:rsidRPr="00835FE7" w:rsidRDefault="00835FE7" w:rsidP="00835FE7">
      <w:pPr>
        <w:tabs>
          <w:tab w:val="left" w:pos="180"/>
        </w:tabs>
        <w:rPr>
          <w:color w:val="FF0000"/>
        </w:rPr>
      </w:pPr>
      <w:r w:rsidRPr="00835FE7">
        <w:rPr>
          <w:rFonts w:hint="eastAsia"/>
          <w:color w:val="FF0000"/>
        </w:rPr>
        <w:t>不能采用贪心法求解，要用</w:t>
      </w:r>
      <w:r w:rsidRPr="00835FE7">
        <w:rPr>
          <w:rFonts w:hint="eastAsia"/>
          <w:color w:val="FF0000"/>
        </w:rPr>
        <w:t>DFS</w:t>
      </w:r>
      <w:r w:rsidRPr="00835FE7">
        <w:rPr>
          <w:rFonts w:hint="eastAsia"/>
          <w:color w:val="FF0000"/>
        </w:rPr>
        <w:t>来求解，比较出每一条路径的参数才行。</w:t>
      </w:r>
    </w:p>
    <w:p w:rsidR="00835FE7" w:rsidRPr="00835FE7" w:rsidRDefault="00835FE7" w:rsidP="00835FE7">
      <w:pPr>
        <w:tabs>
          <w:tab w:val="left" w:pos="180"/>
        </w:tabs>
        <w:rPr>
          <w:color w:val="FF0000"/>
        </w:rPr>
      </w:pPr>
      <w:r w:rsidRPr="00835FE7">
        <w:rPr>
          <w:rFonts w:hint="eastAsia"/>
          <w:color w:val="FF0000"/>
        </w:rPr>
        <w:t>注意对于共同祖先的结点的搜索容易被忽视，因此每次搜索完后要初始化收集序列。</w:t>
      </w:r>
    </w:p>
    <w:p w:rsidR="0050629E" w:rsidRDefault="00835FE7" w:rsidP="00835FE7">
      <w:pPr>
        <w:tabs>
          <w:tab w:val="left" w:pos="180"/>
        </w:tabs>
        <w:rPr>
          <w:color w:val="FF0000"/>
        </w:rPr>
      </w:pPr>
      <w:r w:rsidRPr="00835FE7">
        <w:rPr>
          <w:rFonts w:hint="eastAsia"/>
          <w:color w:val="FF0000"/>
        </w:rPr>
        <w:t>首先选择</w:t>
      </w:r>
      <w:r w:rsidRPr="00835FE7">
        <w:rPr>
          <w:rFonts w:hint="eastAsia"/>
          <w:color w:val="FF0000"/>
        </w:rPr>
        <w:t>send</w:t>
      </w:r>
      <w:r w:rsidRPr="00835FE7">
        <w:rPr>
          <w:rFonts w:hint="eastAsia"/>
          <w:color w:val="FF0000"/>
        </w:rPr>
        <w:t>最少的，</w:t>
      </w:r>
      <w:r w:rsidRPr="00835FE7">
        <w:rPr>
          <w:rFonts w:hint="eastAsia"/>
          <w:color w:val="FF0000"/>
        </w:rPr>
        <w:t>send</w:t>
      </w:r>
      <w:r w:rsidRPr="00835FE7">
        <w:rPr>
          <w:rFonts w:hint="eastAsia"/>
          <w:color w:val="FF0000"/>
        </w:rPr>
        <w:t>相同时选择</w:t>
      </w:r>
      <w:r w:rsidRPr="00835FE7">
        <w:rPr>
          <w:rFonts w:hint="eastAsia"/>
          <w:color w:val="FF0000"/>
        </w:rPr>
        <w:t>take back</w:t>
      </w:r>
      <w:r w:rsidRPr="00835FE7">
        <w:rPr>
          <w:rFonts w:hint="eastAsia"/>
          <w:color w:val="FF0000"/>
        </w:rPr>
        <w:t>最少的。</w:t>
      </w:r>
    </w:p>
    <w:p w:rsidR="008363B7" w:rsidRDefault="008363B7" w:rsidP="00835FE7">
      <w:pPr>
        <w:tabs>
          <w:tab w:val="left" w:pos="180"/>
        </w:tabs>
        <w:rPr>
          <w:color w:val="FF0000"/>
        </w:rPr>
      </w:pPr>
      <w:r>
        <w:rPr>
          <w:rFonts w:hint="eastAsia"/>
          <w:color w:val="FF0000"/>
        </w:rPr>
        <w:t>测试数据：</w:t>
      </w:r>
    </w:p>
    <w:p w:rsidR="008363B7" w:rsidRDefault="008363B7" w:rsidP="007B36C7">
      <w:pPr>
        <w:tabs>
          <w:tab w:val="left" w:pos="180"/>
        </w:tabs>
        <w:rPr>
          <w:color w:val="FF0000"/>
        </w:rPr>
      </w:pPr>
      <w:r>
        <w:rPr>
          <w:rFonts w:hint="eastAsia"/>
          <w:color w:val="FF0000"/>
        </w:rPr>
        <w:t>10 4 4 5</w:t>
      </w:r>
    </w:p>
    <w:p w:rsidR="008363B7" w:rsidRDefault="008363B7" w:rsidP="007B36C7">
      <w:pPr>
        <w:tabs>
          <w:tab w:val="left" w:pos="180"/>
        </w:tabs>
        <w:rPr>
          <w:color w:val="FF0000"/>
        </w:rPr>
      </w:pPr>
      <w:r>
        <w:rPr>
          <w:rFonts w:hint="eastAsia"/>
          <w:color w:val="FF0000"/>
        </w:rPr>
        <w:t>5 6 7 2</w:t>
      </w:r>
    </w:p>
    <w:p w:rsidR="008363B7" w:rsidRDefault="008363B7" w:rsidP="007B36C7">
      <w:pPr>
        <w:tabs>
          <w:tab w:val="left" w:pos="180"/>
        </w:tabs>
        <w:rPr>
          <w:color w:val="FF0000"/>
        </w:rPr>
      </w:pPr>
      <w:r>
        <w:rPr>
          <w:rFonts w:hint="eastAsia"/>
          <w:color w:val="FF0000"/>
        </w:rPr>
        <w:t>0 1 1</w:t>
      </w:r>
    </w:p>
    <w:p w:rsidR="008363B7" w:rsidRDefault="008363B7" w:rsidP="007B36C7">
      <w:pPr>
        <w:tabs>
          <w:tab w:val="left" w:pos="180"/>
        </w:tabs>
        <w:rPr>
          <w:color w:val="FF0000"/>
        </w:rPr>
      </w:pPr>
      <w:r>
        <w:rPr>
          <w:rFonts w:hint="eastAsia"/>
          <w:color w:val="FF0000"/>
        </w:rPr>
        <w:t>1 2 1</w:t>
      </w:r>
    </w:p>
    <w:p w:rsidR="008363B7" w:rsidRDefault="008363B7" w:rsidP="007B36C7">
      <w:pPr>
        <w:tabs>
          <w:tab w:val="left" w:pos="180"/>
        </w:tabs>
        <w:rPr>
          <w:color w:val="FF0000"/>
        </w:rPr>
      </w:pPr>
      <w:r>
        <w:rPr>
          <w:rFonts w:hint="eastAsia"/>
          <w:color w:val="FF0000"/>
        </w:rPr>
        <w:t>1 3 1</w:t>
      </w:r>
    </w:p>
    <w:p w:rsidR="008363B7" w:rsidRDefault="008363B7" w:rsidP="007B36C7">
      <w:pPr>
        <w:tabs>
          <w:tab w:val="left" w:pos="180"/>
        </w:tabs>
        <w:rPr>
          <w:color w:val="FF0000"/>
        </w:rPr>
      </w:pPr>
      <w:r>
        <w:rPr>
          <w:rFonts w:hint="eastAsia"/>
          <w:color w:val="FF0000"/>
        </w:rPr>
        <w:t>2 4 1</w:t>
      </w:r>
    </w:p>
    <w:p w:rsidR="008363B7" w:rsidRDefault="008363B7" w:rsidP="007B36C7">
      <w:pPr>
        <w:tabs>
          <w:tab w:val="left" w:pos="180"/>
        </w:tabs>
        <w:rPr>
          <w:color w:val="FF0000"/>
        </w:rPr>
      </w:pPr>
      <w:r>
        <w:rPr>
          <w:rFonts w:hint="eastAsia"/>
          <w:color w:val="FF0000"/>
        </w:rPr>
        <w:t>3 4 1</w:t>
      </w:r>
    </w:p>
    <w:p w:rsidR="008363B7" w:rsidRDefault="00B74D01" w:rsidP="007B36C7">
      <w:pPr>
        <w:tabs>
          <w:tab w:val="left" w:pos="180"/>
        </w:tabs>
        <w:rPr>
          <w:color w:val="FF0000"/>
        </w:rPr>
      </w:pPr>
      <w:r>
        <w:rPr>
          <w:rFonts w:hint="eastAsia"/>
          <w:color w:val="FF0000"/>
        </w:rPr>
        <w:t>1 0-&gt;1-&gt;3-&gt;4 0</w:t>
      </w:r>
    </w:p>
    <w:p w:rsidR="00B74D01" w:rsidRDefault="00B74D01" w:rsidP="007B36C7">
      <w:pPr>
        <w:tabs>
          <w:tab w:val="left" w:pos="180"/>
        </w:tabs>
        <w:rPr>
          <w:color w:val="FF0000"/>
        </w:rPr>
      </w:pPr>
    </w:p>
    <w:p w:rsidR="008363B7" w:rsidRDefault="008363B7" w:rsidP="007B36C7">
      <w:pPr>
        <w:tabs>
          <w:tab w:val="left" w:pos="180"/>
        </w:tabs>
        <w:rPr>
          <w:color w:val="FF0000"/>
        </w:rPr>
      </w:pPr>
      <w:r>
        <w:rPr>
          <w:rFonts w:hint="eastAsia"/>
          <w:color w:val="FF0000"/>
        </w:rPr>
        <w:t>10 6 6 8</w:t>
      </w:r>
    </w:p>
    <w:p w:rsidR="008363B7" w:rsidRDefault="002436C6" w:rsidP="007B36C7">
      <w:pPr>
        <w:tabs>
          <w:tab w:val="left" w:pos="180"/>
        </w:tabs>
        <w:rPr>
          <w:color w:val="FF0000"/>
        </w:rPr>
      </w:pPr>
      <w:r>
        <w:rPr>
          <w:rFonts w:hint="eastAsia"/>
          <w:color w:val="FF0000"/>
        </w:rPr>
        <w:lastRenderedPageBreak/>
        <w:t>8 9 4</w:t>
      </w:r>
      <w:r w:rsidR="008363B7">
        <w:rPr>
          <w:rFonts w:hint="eastAsia"/>
          <w:color w:val="FF0000"/>
        </w:rPr>
        <w:t xml:space="preserve"> 6 7 2</w:t>
      </w:r>
    </w:p>
    <w:p w:rsidR="008363B7" w:rsidRDefault="008363B7" w:rsidP="007B36C7">
      <w:pPr>
        <w:tabs>
          <w:tab w:val="left" w:pos="180"/>
        </w:tabs>
        <w:rPr>
          <w:color w:val="FF0000"/>
        </w:rPr>
      </w:pPr>
      <w:r>
        <w:rPr>
          <w:rFonts w:hint="eastAsia"/>
          <w:color w:val="FF0000"/>
        </w:rPr>
        <w:t>0 1 1</w:t>
      </w:r>
    </w:p>
    <w:p w:rsidR="008363B7" w:rsidRDefault="008363B7" w:rsidP="007B36C7">
      <w:pPr>
        <w:tabs>
          <w:tab w:val="left" w:pos="180"/>
        </w:tabs>
        <w:rPr>
          <w:color w:val="FF0000"/>
        </w:rPr>
      </w:pPr>
      <w:r>
        <w:rPr>
          <w:rFonts w:hint="eastAsia"/>
          <w:color w:val="FF0000"/>
        </w:rPr>
        <w:t>0 2 1</w:t>
      </w:r>
    </w:p>
    <w:p w:rsidR="008363B7" w:rsidRDefault="008363B7" w:rsidP="007B36C7">
      <w:pPr>
        <w:tabs>
          <w:tab w:val="left" w:pos="180"/>
        </w:tabs>
        <w:rPr>
          <w:color w:val="FF0000"/>
        </w:rPr>
      </w:pPr>
      <w:r>
        <w:rPr>
          <w:rFonts w:hint="eastAsia"/>
          <w:color w:val="FF0000"/>
        </w:rPr>
        <w:t>1 3 1</w:t>
      </w:r>
    </w:p>
    <w:p w:rsidR="008363B7" w:rsidRDefault="008363B7" w:rsidP="007B36C7">
      <w:pPr>
        <w:tabs>
          <w:tab w:val="left" w:pos="180"/>
        </w:tabs>
        <w:rPr>
          <w:color w:val="FF0000"/>
        </w:rPr>
      </w:pPr>
      <w:r>
        <w:rPr>
          <w:rFonts w:hint="eastAsia"/>
          <w:color w:val="FF0000"/>
        </w:rPr>
        <w:t>2 3 1</w:t>
      </w:r>
    </w:p>
    <w:p w:rsidR="008363B7" w:rsidRDefault="008363B7" w:rsidP="007B36C7">
      <w:pPr>
        <w:tabs>
          <w:tab w:val="left" w:pos="180"/>
        </w:tabs>
        <w:rPr>
          <w:color w:val="FF0000"/>
        </w:rPr>
      </w:pPr>
      <w:r>
        <w:rPr>
          <w:rFonts w:hint="eastAsia"/>
          <w:color w:val="FF0000"/>
        </w:rPr>
        <w:t>3 4 1</w:t>
      </w:r>
    </w:p>
    <w:p w:rsidR="008363B7" w:rsidRDefault="008363B7" w:rsidP="007B36C7">
      <w:pPr>
        <w:tabs>
          <w:tab w:val="left" w:pos="180"/>
        </w:tabs>
        <w:rPr>
          <w:color w:val="FF0000"/>
        </w:rPr>
      </w:pPr>
      <w:r>
        <w:rPr>
          <w:rFonts w:hint="eastAsia"/>
          <w:color w:val="FF0000"/>
        </w:rPr>
        <w:t>3 5 2</w:t>
      </w:r>
    </w:p>
    <w:p w:rsidR="008363B7" w:rsidRDefault="008363B7" w:rsidP="007B36C7">
      <w:pPr>
        <w:tabs>
          <w:tab w:val="left" w:pos="180"/>
        </w:tabs>
        <w:rPr>
          <w:color w:val="FF0000"/>
        </w:rPr>
      </w:pPr>
      <w:r>
        <w:rPr>
          <w:rFonts w:hint="eastAsia"/>
          <w:color w:val="FF0000"/>
        </w:rPr>
        <w:t>4 6 1</w:t>
      </w:r>
    </w:p>
    <w:p w:rsidR="008363B7" w:rsidRDefault="008363B7" w:rsidP="007B36C7">
      <w:pPr>
        <w:tabs>
          <w:tab w:val="left" w:pos="180"/>
        </w:tabs>
        <w:rPr>
          <w:color w:val="FF0000"/>
        </w:rPr>
      </w:pPr>
      <w:r>
        <w:rPr>
          <w:rFonts w:hint="eastAsia"/>
          <w:color w:val="FF0000"/>
        </w:rPr>
        <w:t>5 6 1</w:t>
      </w:r>
    </w:p>
    <w:p w:rsidR="008363B7" w:rsidRDefault="00B74D01" w:rsidP="007B36C7">
      <w:pPr>
        <w:tabs>
          <w:tab w:val="left" w:pos="180"/>
        </w:tabs>
        <w:rPr>
          <w:color w:val="FF0000"/>
        </w:rPr>
      </w:pPr>
      <w:r>
        <w:rPr>
          <w:rFonts w:hint="eastAsia"/>
          <w:color w:val="FF0000"/>
        </w:rPr>
        <w:t>0 0-&gt;1-&gt;3-&gt;4-&gt;6 0</w:t>
      </w:r>
    </w:p>
    <w:p w:rsidR="00104FB4" w:rsidRPr="00104FB4" w:rsidRDefault="00104FB4" w:rsidP="00104FB4">
      <w:pPr>
        <w:pStyle w:val="1"/>
      </w:pPr>
      <w:bookmarkStart w:id="18" w:name="_Toc505933186"/>
      <w:r w:rsidRPr="00104FB4">
        <w:t>1019. General Palindromic Number (20)</w:t>
      </w:r>
      <w:bookmarkEnd w:id="18"/>
    </w:p>
    <w:p w:rsidR="00104FB4" w:rsidRDefault="00104FB4" w:rsidP="00104FB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104FB4" w:rsidRDefault="00104FB4" w:rsidP="00104FB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104FB4" w:rsidRDefault="00104FB4" w:rsidP="00104FB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104FB4" w:rsidRDefault="00104FB4" w:rsidP="00104FB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104FB4" w:rsidRDefault="00104FB4" w:rsidP="00104FB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104FB4" w:rsidRDefault="00104FB4" w:rsidP="00104FB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104FB4" w:rsidRDefault="00104FB4" w:rsidP="00104FB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104FB4" w:rsidRDefault="00104FB4" w:rsidP="00104FB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104FB4" w:rsidRDefault="00104FB4" w:rsidP="00104FB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104FB4" w:rsidRDefault="00104FB4" w:rsidP="00104FB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104FB4" w:rsidRDefault="00104FB4" w:rsidP="00104FB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 number that will be the same when it is written forwards or backwards is known as a Palindromic Number. For example, 1234321 is a palindromic number. All single digit numbers are palindromic numbers.</w:t>
      </w:r>
    </w:p>
    <w:p w:rsidR="00104FB4" w:rsidRDefault="00104FB4" w:rsidP="00104FB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Although palindromic numbers are most often considered in the decimal system, the concept of palindromicity can be applied to the natural numbers in any numeral system. Consider a number N &gt; 0 in base b &gt;= 2, where it is written in standard notation with k+1 digits a</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as the sum of (a</w:t>
      </w:r>
      <w:r>
        <w:rPr>
          <w:rFonts w:ascii="inherit" w:hAnsi="inherit"/>
          <w:color w:val="333333"/>
          <w:sz w:val="18"/>
          <w:szCs w:val="18"/>
          <w:vertAlign w:val="subscript"/>
        </w:rPr>
        <w:t>i</w:t>
      </w:r>
      <w:r>
        <w:rPr>
          <w:rFonts w:ascii="inherit" w:hAnsi="inherit"/>
          <w:color w:val="333333"/>
          <w:sz w:val="18"/>
          <w:szCs w:val="18"/>
        </w:rPr>
        <w:t>b</w:t>
      </w:r>
      <w:r>
        <w:rPr>
          <w:rFonts w:ascii="inherit" w:hAnsi="inherit"/>
          <w:color w:val="333333"/>
          <w:sz w:val="18"/>
          <w:szCs w:val="18"/>
          <w:vertAlign w:val="superscript"/>
        </w:rPr>
        <w:t>i</w:t>
      </w:r>
      <w:r>
        <w:rPr>
          <w:rFonts w:ascii="inherit" w:hAnsi="inherit"/>
          <w:color w:val="333333"/>
          <w:sz w:val="18"/>
          <w:szCs w:val="18"/>
        </w:rPr>
        <w:t>) for i from 0 to k. Here, as usual, 0 &lt;= a</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 xml:space="preserve">&lt; b for all i and </w:t>
      </w:r>
      <w:proofErr w:type="gramStart"/>
      <w:r>
        <w:rPr>
          <w:rFonts w:ascii="inherit" w:hAnsi="inherit"/>
          <w:color w:val="333333"/>
          <w:sz w:val="18"/>
          <w:szCs w:val="18"/>
        </w:rPr>
        <w:t>a</w:t>
      </w:r>
      <w:r>
        <w:rPr>
          <w:rFonts w:ascii="inherit" w:hAnsi="inherit"/>
          <w:color w:val="333333"/>
          <w:sz w:val="18"/>
          <w:szCs w:val="18"/>
          <w:vertAlign w:val="subscript"/>
        </w:rPr>
        <w:t>k</w:t>
      </w:r>
      <w:proofErr w:type="gramEnd"/>
      <w:r>
        <w:rPr>
          <w:rStyle w:val="apple-converted-space"/>
          <w:rFonts w:ascii="inherit" w:hAnsi="inherit"/>
          <w:color w:val="333333"/>
          <w:sz w:val="18"/>
          <w:szCs w:val="18"/>
        </w:rPr>
        <w:t> </w:t>
      </w:r>
      <w:r>
        <w:rPr>
          <w:rFonts w:ascii="inherit" w:hAnsi="inherit"/>
          <w:color w:val="333333"/>
          <w:sz w:val="18"/>
          <w:szCs w:val="18"/>
        </w:rPr>
        <w:t>is non-zero. Then N is palindromic if and only if a</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 a</w:t>
      </w:r>
      <w:r>
        <w:rPr>
          <w:rFonts w:ascii="inherit" w:hAnsi="inherit"/>
          <w:color w:val="333333"/>
          <w:sz w:val="18"/>
          <w:szCs w:val="18"/>
          <w:vertAlign w:val="subscript"/>
        </w:rPr>
        <w:t>k-i</w:t>
      </w:r>
      <w:r>
        <w:rPr>
          <w:rStyle w:val="apple-converted-space"/>
          <w:rFonts w:ascii="inherit" w:hAnsi="inherit"/>
          <w:color w:val="333333"/>
          <w:sz w:val="18"/>
          <w:szCs w:val="18"/>
        </w:rPr>
        <w:t> </w:t>
      </w:r>
      <w:r>
        <w:rPr>
          <w:rFonts w:ascii="inherit" w:hAnsi="inherit"/>
          <w:color w:val="333333"/>
          <w:sz w:val="18"/>
          <w:szCs w:val="18"/>
        </w:rPr>
        <w:t>for all i. Zero is written 0 in any base and is also palindromic by definition.</w:t>
      </w:r>
    </w:p>
    <w:p w:rsidR="00104FB4" w:rsidRDefault="00104FB4" w:rsidP="00104FB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any non-negative decimal integer N and a base b, you are supposed to tell if N is a palindromic number in base b.</w:t>
      </w:r>
    </w:p>
    <w:p w:rsidR="00104FB4" w:rsidRDefault="00104FB4" w:rsidP="00104FB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104FB4" w:rsidRDefault="00104FB4" w:rsidP="00104FB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consists of two non-negative numbers N and b, where 0 &lt;= N &lt;= 10</w:t>
      </w:r>
      <w:r>
        <w:rPr>
          <w:rFonts w:ascii="inherit" w:hAnsi="inherit"/>
          <w:color w:val="333333"/>
          <w:sz w:val="18"/>
          <w:szCs w:val="18"/>
          <w:vertAlign w:val="superscript"/>
        </w:rPr>
        <w:t>9</w:t>
      </w:r>
      <w:r>
        <w:rPr>
          <w:rStyle w:val="apple-converted-space"/>
          <w:rFonts w:ascii="inherit" w:hAnsi="inherit"/>
          <w:color w:val="333333"/>
          <w:sz w:val="18"/>
          <w:szCs w:val="18"/>
        </w:rPr>
        <w:t> </w:t>
      </w:r>
      <w:r>
        <w:rPr>
          <w:rFonts w:ascii="inherit" w:hAnsi="inherit"/>
          <w:color w:val="333333"/>
          <w:sz w:val="18"/>
          <w:szCs w:val="18"/>
        </w:rPr>
        <w:t>is the decimal number and 2 &lt;= b &lt;= 10</w:t>
      </w:r>
      <w:r>
        <w:rPr>
          <w:rFonts w:ascii="inherit" w:hAnsi="inherit"/>
          <w:color w:val="333333"/>
          <w:sz w:val="18"/>
          <w:szCs w:val="18"/>
          <w:vertAlign w:val="superscript"/>
        </w:rPr>
        <w:t>9</w:t>
      </w:r>
      <w:r>
        <w:rPr>
          <w:rStyle w:val="apple-converted-space"/>
          <w:rFonts w:ascii="inherit" w:hAnsi="inherit"/>
          <w:color w:val="333333"/>
          <w:sz w:val="18"/>
          <w:szCs w:val="18"/>
        </w:rPr>
        <w:t> </w:t>
      </w:r>
      <w:r>
        <w:rPr>
          <w:rFonts w:ascii="inherit" w:hAnsi="inherit"/>
          <w:color w:val="333333"/>
          <w:sz w:val="18"/>
          <w:szCs w:val="18"/>
        </w:rPr>
        <w:t>is the base. The numbers are separated by a space.</w:t>
      </w:r>
    </w:p>
    <w:p w:rsidR="00104FB4" w:rsidRDefault="00104FB4" w:rsidP="00104FB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104FB4" w:rsidRDefault="00104FB4" w:rsidP="00104FB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 xml:space="preserve">For each test case, first print in one line "Yes" if N is a palindromic number in base b, or "No" if not. </w:t>
      </w:r>
      <w:proofErr w:type="gramStart"/>
      <w:r>
        <w:rPr>
          <w:rFonts w:ascii="inherit" w:hAnsi="inherit"/>
          <w:color w:val="333333"/>
          <w:sz w:val="18"/>
          <w:szCs w:val="18"/>
        </w:rPr>
        <w:t>Then in the next line, print N as the number in base b in the form "a</w:t>
      </w:r>
      <w:r>
        <w:rPr>
          <w:rFonts w:ascii="inherit" w:hAnsi="inherit"/>
          <w:color w:val="333333"/>
          <w:sz w:val="18"/>
          <w:szCs w:val="18"/>
          <w:vertAlign w:val="subscript"/>
        </w:rPr>
        <w:t>k</w:t>
      </w:r>
      <w:r>
        <w:rPr>
          <w:rStyle w:val="apple-converted-space"/>
          <w:rFonts w:ascii="inherit" w:hAnsi="inherit"/>
          <w:color w:val="333333"/>
          <w:sz w:val="18"/>
          <w:szCs w:val="18"/>
        </w:rPr>
        <w:t> </w:t>
      </w:r>
      <w:r>
        <w:rPr>
          <w:rFonts w:ascii="inherit" w:hAnsi="inherit"/>
          <w:color w:val="333333"/>
          <w:sz w:val="18"/>
          <w:szCs w:val="18"/>
        </w:rPr>
        <w:t>a</w:t>
      </w:r>
      <w:r>
        <w:rPr>
          <w:rFonts w:ascii="inherit" w:hAnsi="inherit"/>
          <w:color w:val="333333"/>
          <w:sz w:val="18"/>
          <w:szCs w:val="18"/>
          <w:vertAlign w:val="subscript"/>
        </w:rPr>
        <w:t>k-1</w:t>
      </w:r>
      <w:r>
        <w:rPr>
          <w:rStyle w:val="apple-converted-space"/>
          <w:rFonts w:ascii="inherit" w:hAnsi="inherit"/>
          <w:color w:val="333333"/>
          <w:sz w:val="18"/>
          <w:szCs w:val="18"/>
        </w:rPr>
        <w:t> </w:t>
      </w:r>
      <w:r>
        <w:rPr>
          <w:rFonts w:ascii="inherit" w:hAnsi="inherit"/>
          <w:color w:val="333333"/>
          <w:sz w:val="18"/>
          <w:szCs w:val="18"/>
        </w:rPr>
        <w:t>... a</w:t>
      </w:r>
      <w:r>
        <w:rPr>
          <w:rFonts w:ascii="inherit" w:hAnsi="inherit"/>
          <w:color w:val="333333"/>
          <w:sz w:val="18"/>
          <w:szCs w:val="18"/>
          <w:vertAlign w:val="subscript"/>
        </w:rPr>
        <w:t>0</w:t>
      </w:r>
      <w:r>
        <w:rPr>
          <w:rFonts w:ascii="inherit" w:hAnsi="inherit"/>
          <w:color w:val="333333"/>
          <w:sz w:val="18"/>
          <w:szCs w:val="18"/>
        </w:rPr>
        <w:t>".</w:t>
      </w:r>
      <w:proofErr w:type="gramEnd"/>
      <w:r>
        <w:rPr>
          <w:rFonts w:ascii="inherit" w:hAnsi="inherit"/>
          <w:color w:val="333333"/>
          <w:sz w:val="18"/>
          <w:szCs w:val="18"/>
        </w:rPr>
        <w:t xml:space="preserve"> Notice that there must be no extra space at the end of output.</w:t>
      </w:r>
    </w:p>
    <w:p w:rsidR="00104FB4" w:rsidRDefault="00104FB4" w:rsidP="00104FB4">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104FB4" w:rsidRDefault="00104FB4" w:rsidP="00104FB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27 2</w:t>
      </w:r>
    </w:p>
    <w:p w:rsidR="00104FB4" w:rsidRDefault="00104FB4" w:rsidP="00104FB4">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104FB4" w:rsidRDefault="00104FB4" w:rsidP="00104FB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104FB4" w:rsidRDefault="00104FB4" w:rsidP="00104FB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1 1 0 1 1</w:t>
      </w:r>
    </w:p>
    <w:p w:rsidR="00104FB4" w:rsidRDefault="00104FB4" w:rsidP="00104FB4">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104FB4" w:rsidRDefault="00104FB4" w:rsidP="00104FB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121 5</w:t>
      </w:r>
    </w:p>
    <w:p w:rsidR="00104FB4" w:rsidRDefault="00104FB4" w:rsidP="00104FB4">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104FB4" w:rsidRDefault="00104FB4" w:rsidP="00104FB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104FB4" w:rsidRDefault="00104FB4" w:rsidP="00104FB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4 4 1</w:t>
      </w:r>
    </w:p>
    <w:p w:rsidR="00C01F2C" w:rsidRDefault="00C01F2C" w:rsidP="00C01F2C">
      <w:pPr>
        <w:rPr>
          <w:color w:val="FF0000"/>
        </w:rPr>
      </w:pPr>
      <w:r w:rsidRPr="00C01F2C">
        <w:rPr>
          <w:rFonts w:hint="eastAsia"/>
          <w:color w:val="FF0000"/>
        </w:rPr>
        <w:t>注意</w:t>
      </w:r>
      <w:r w:rsidRPr="00C01F2C">
        <w:rPr>
          <w:rFonts w:hint="eastAsia"/>
          <w:color w:val="FF0000"/>
        </w:rPr>
        <w:t>N=0</w:t>
      </w:r>
      <w:r w:rsidRPr="00C01F2C">
        <w:rPr>
          <w:rFonts w:hint="eastAsia"/>
          <w:color w:val="FF0000"/>
        </w:rPr>
        <w:t>的情况</w:t>
      </w:r>
      <w:r w:rsidR="00C3175D">
        <w:rPr>
          <w:rFonts w:hint="eastAsia"/>
          <w:color w:val="FF0000"/>
        </w:rPr>
        <w:t>，要输出：</w:t>
      </w:r>
    </w:p>
    <w:p w:rsidR="00C3175D" w:rsidRDefault="00C3175D" w:rsidP="00C01F2C">
      <w:pPr>
        <w:rPr>
          <w:color w:val="FF0000"/>
        </w:rPr>
      </w:pPr>
      <w:r>
        <w:rPr>
          <w:rFonts w:hint="eastAsia"/>
          <w:color w:val="FF0000"/>
        </w:rPr>
        <w:t>No</w:t>
      </w:r>
    </w:p>
    <w:p w:rsidR="00C3175D" w:rsidRPr="00C3175D" w:rsidRDefault="00C3175D" w:rsidP="00C01F2C">
      <w:pPr>
        <w:rPr>
          <w:color w:val="FF0000"/>
        </w:rPr>
      </w:pPr>
      <w:r>
        <w:rPr>
          <w:rFonts w:hint="eastAsia"/>
          <w:color w:val="FF0000"/>
        </w:rPr>
        <w:t>0</w:t>
      </w:r>
    </w:p>
    <w:p w:rsidR="00C01F2C" w:rsidRPr="00C01F2C" w:rsidRDefault="00C01F2C" w:rsidP="00C01F2C">
      <w:pPr>
        <w:pStyle w:val="1"/>
      </w:pPr>
      <w:bookmarkStart w:id="19" w:name="_Toc505933187"/>
      <w:r w:rsidRPr="00C01F2C">
        <w:t>1020. Tree Traversals (25)</w:t>
      </w:r>
      <w:bookmarkEnd w:id="19"/>
    </w:p>
    <w:p w:rsidR="00C01F2C" w:rsidRDefault="00C01F2C" w:rsidP="00C01F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C01F2C" w:rsidRDefault="00C01F2C" w:rsidP="00C01F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C01F2C" w:rsidRDefault="00C01F2C" w:rsidP="00C01F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C01F2C" w:rsidRDefault="00C01F2C" w:rsidP="00C01F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C01F2C" w:rsidRDefault="00C01F2C" w:rsidP="00C01F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C01F2C" w:rsidRDefault="00C01F2C" w:rsidP="00C01F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C01F2C" w:rsidRDefault="00C01F2C" w:rsidP="00C01F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C01F2C" w:rsidRDefault="00C01F2C" w:rsidP="00C01F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C01F2C" w:rsidRDefault="00C01F2C" w:rsidP="00C01F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C01F2C" w:rsidRDefault="00C01F2C" w:rsidP="00C01F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C01F2C" w:rsidRDefault="00C01F2C" w:rsidP="00C01F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Suppose that all the keys in a binary tree are distinct positive integers. Given the postorder and inorder traversal sequences, you are supposed to output the level order traversal sequence of the corresponding binary tree.</w:t>
      </w:r>
    </w:p>
    <w:p w:rsidR="00C01F2C" w:rsidRDefault="00C01F2C" w:rsidP="00C01F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lastRenderedPageBreak/>
        <w:t>Input Specification:</w:t>
      </w:r>
    </w:p>
    <w:p w:rsidR="00C01F2C" w:rsidRDefault="00C01F2C" w:rsidP="00C01F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(&lt;=30), the total number of nodes in the binary tree. The second line gives the postorder sequence and the third line gives the inorder sequence. All the numbers in a line are separated by a space.</w:t>
      </w:r>
    </w:p>
    <w:p w:rsidR="00C01F2C" w:rsidRDefault="00C01F2C" w:rsidP="00C01F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C01F2C" w:rsidRDefault="00C01F2C" w:rsidP="00C01F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level order traversal sequence of the corresponding binary tree. All the numbers in a line must be separated by exactly one space, and there must be no extra space at the end of the line.</w:t>
      </w:r>
    </w:p>
    <w:p w:rsidR="00C01F2C" w:rsidRDefault="00C01F2C" w:rsidP="00C01F2C">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C01F2C" w:rsidRDefault="00C01F2C" w:rsidP="00C01F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w:t>
      </w:r>
    </w:p>
    <w:p w:rsidR="00C01F2C" w:rsidRDefault="00C01F2C" w:rsidP="00C01F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2 3 1 5 7 6 4</w:t>
      </w:r>
    </w:p>
    <w:p w:rsidR="00C01F2C" w:rsidRDefault="00C01F2C" w:rsidP="00C01F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1 2 3 4 5 6 7</w:t>
      </w:r>
    </w:p>
    <w:p w:rsidR="00C01F2C" w:rsidRDefault="00C01F2C" w:rsidP="00C01F2C">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C01F2C" w:rsidRDefault="00C01F2C" w:rsidP="00C01F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4 1 6 3 5 7 2</w:t>
      </w:r>
    </w:p>
    <w:p w:rsidR="00D10698" w:rsidRPr="00A779F7" w:rsidRDefault="00D10698" w:rsidP="00A779F7">
      <w:pPr>
        <w:pStyle w:val="1"/>
      </w:pPr>
      <w:bookmarkStart w:id="20" w:name="_Toc505933188"/>
      <w:r w:rsidRPr="00A779F7">
        <w:t>1021. Deepest Root (25)</w:t>
      </w:r>
      <w:bookmarkEnd w:id="20"/>
    </w:p>
    <w:p w:rsidR="00D10698" w:rsidRDefault="00D10698" w:rsidP="00D1069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10698" w:rsidRDefault="00D10698" w:rsidP="00D1069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1500 ms</w:t>
      </w:r>
    </w:p>
    <w:p w:rsidR="00D10698" w:rsidRDefault="00D10698" w:rsidP="00D1069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10698" w:rsidRDefault="00D10698" w:rsidP="00D1069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D10698" w:rsidRDefault="00D10698" w:rsidP="00D1069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10698" w:rsidRDefault="00D10698" w:rsidP="00D1069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10698" w:rsidRDefault="00D10698" w:rsidP="00D1069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10698" w:rsidRDefault="00D10698" w:rsidP="00D1069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10698" w:rsidRDefault="00D10698" w:rsidP="00D1069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10698" w:rsidRDefault="00D10698" w:rsidP="00D1069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D10698" w:rsidRDefault="00D10698" w:rsidP="00D1069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A graph which is connected and acyclic can be considered a tree. The height of the tree depends on the selected root. Now you are supposed to find the root </w:t>
      </w:r>
      <w:proofErr w:type="gramStart"/>
      <w:r>
        <w:rPr>
          <w:rFonts w:ascii="inherit" w:hAnsi="inherit"/>
          <w:color w:val="333333"/>
          <w:sz w:val="18"/>
          <w:szCs w:val="18"/>
        </w:rPr>
        <w:t>that results</w:t>
      </w:r>
      <w:proofErr w:type="gramEnd"/>
      <w:r>
        <w:rPr>
          <w:rFonts w:ascii="inherit" w:hAnsi="inherit"/>
          <w:color w:val="333333"/>
          <w:sz w:val="18"/>
          <w:szCs w:val="18"/>
        </w:rPr>
        <w:t xml:space="preserve"> in a highest tree. Such a root is called</w:t>
      </w:r>
      <w:r>
        <w:rPr>
          <w:rStyle w:val="apple-converted-space"/>
          <w:rFonts w:ascii="inherit" w:hAnsi="inherit"/>
          <w:color w:val="333333"/>
          <w:sz w:val="18"/>
          <w:szCs w:val="18"/>
        </w:rPr>
        <w:t> </w:t>
      </w:r>
      <w:r>
        <w:rPr>
          <w:rFonts w:ascii="inherit" w:hAnsi="inherit"/>
          <w:i/>
          <w:iCs/>
          <w:color w:val="333333"/>
          <w:sz w:val="18"/>
          <w:szCs w:val="18"/>
        </w:rPr>
        <w:t>the deepest root</w:t>
      </w:r>
      <w:r>
        <w:rPr>
          <w:rFonts w:ascii="inherit" w:hAnsi="inherit"/>
          <w:color w:val="333333"/>
          <w:sz w:val="18"/>
          <w:szCs w:val="18"/>
        </w:rPr>
        <w:t>.</w:t>
      </w:r>
    </w:p>
    <w:p w:rsidR="00D10698" w:rsidRDefault="00D10698" w:rsidP="00D1069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10698" w:rsidRDefault="00D10698" w:rsidP="00D1069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Each input file contains one test case. For each case, the first line contains a positive integer N (&lt;=10000) which is the number of nodes, and hence the nodes are numbered from 1 to N. Then N-1 lines follow, each describes an edge by given the two adjacent nodes' numbers.</w:t>
      </w:r>
    </w:p>
    <w:p w:rsidR="00D10698" w:rsidRDefault="00D10698" w:rsidP="00D1069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10698" w:rsidRDefault="00D10698" w:rsidP="00D1069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each of the deepest roots in a line. If such a root is not unique, print them in increasing order of their numbers. In case that the given graph is not a tree, print "Error: K components" where K is the number of connected components in the graph.</w:t>
      </w:r>
    </w:p>
    <w:p w:rsidR="00D10698" w:rsidRDefault="00D10698" w:rsidP="00D10698">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2 5</w:t>
      </w:r>
    </w:p>
    <w:p w:rsidR="00D10698" w:rsidRDefault="00D10698" w:rsidP="00D1069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w:t>
      </w:r>
    </w:p>
    <w:p w:rsidR="00D10698" w:rsidRDefault="00D10698" w:rsidP="00D10698">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2 5</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3 4</w:t>
      </w:r>
    </w:p>
    <w:p w:rsidR="00D10698" w:rsidRDefault="00D10698" w:rsidP="00D10698">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Output 2:</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Error: 2 components</w:t>
      </w:r>
    </w:p>
    <w:p w:rsidR="00964B75" w:rsidRDefault="00964B75" w:rsidP="00964B75">
      <w:pPr>
        <w:tabs>
          <w:tab w:val="left" w:pos="180"/>
        </w:tabs>
        <w:rPr>
          <w:color w:val="FF0000"/>
        </w:rPr>
      </w:pPr>
      <w:r>
        <w:rPr>
          <w:rFonts w:hint="eastAsia"/>
          <w:color w:val="FF0000"/>
        </w:rPr>
        <w:t>思路来自：</w:t>
      </w:r>
      <w:r w:rsidRPr="00964B75">
        <w:rPr>
          <w:color w:val="FF0000"/>
        </w:rPr>
        <w:t>https://www.2cto.com/px/201707/660235.html</w:t>
      </w:r>
    </w:p>
    <w:p w:rsidR="002B2C6B" w:rsidRDefault="00964B75" w:rsidP="00964B75">
      <w:pPr>
        <w:tabs>
          <w:tab w:val="left" w:pos="180"/>
        </w:tabs>
        <w:rPr>
          <w:color w:val="FF0000"/>
        </w:rPr>
      </w:pPr>
      <w:r w:rsidRPr="00964B75">
        <w:rPr>
          <w:rFonts w:hint="eastAsia"/>
          <w:color w:val="FF0000"/>
        </w:rPr>
        <w:t>题意：无环连通图也可以视为一棵树，选定图中任意一点作为根，如果这时候整个树的深度最大，则称其为</w:t>
      </w:r>
      <w:r w:rsidRPr="00964B75">
        <w:rPr>
          <w:rFonts w:hint="eastAsia"/>
          <w:color w:val="FF0000"/>
        </w:rPr>
        <w:t xml:space="preserve"> deepest root</w:t>
      </w:r>
      <w:r w:rsidRPr="00964B75">
        <w:rPr>
          <w:rFonts w:hint="eastAsia"/>
          <w:color w:val="FF0000"/>
        </w:rPr>
        <w:t>。</w:t>
      </w:r>
    </w:p>
    <w:p w:rsidR="00964B75" w:rsidRPr="00964B75" w:rsidRDefault="00964B75" w:rsidP="00964B75">
      <w:pPr>
        <w:tabs>
          <w:tab w:val="left" w:pos="180"/>
        </w:tabs>
        <w:rPr>
          <w:color w:val="FF0000"/>
        </w:rPr>
      </w:pPr>
      <w:r w:rsidRPr="00964B75">
        <w:rPr>
          <w:rFonts w:hint="eastAsia"/>
          <w:color w:val="FF0000"/>
        </w:rPr>
        <w:t xml:space="preserve"> </w:t>
      </w:r>
      <w:r w:rsidRPr="00964B75">
        <w:rPr>
          <w:rFonts w:hint="eastAsia"/>
          <w:color w:val="FF0000"/>
        </w:rPr>
        <w:t>给定一个图，按升序输出所有</w:t>
      </w:r>
      <w:r w:rsidRPr="00964B75">
        <w:rPr>
          <w:rFonts w:hint="eastAsia"/>
          <w:color w:val="FF0000"/>
        </w:rPr>
        <w:t xml:space="preserve"> deepest root</w:t>
      </w:r>
      <w:r w:rsidRPr="00964B75">
        <w:rPr>
          <w:rFonts w:hint="eastAsia"/>
          <w:color w:val="FF0000"/>
        </w:rPr>
        <w:t>。如果给定的图有多个连通分量，则输出连通分量的数量</w:t>
      </w:r>
    </w:p>
    <w:p w:rsidR="002B2C6B" w:rsidRDefault="00964B75" w:rsidP="00964B75">
      <w:pPr>
        <w:tabs>
          <w:tab w:val="left" w:pos="180"/>
        </w:tabs>
        <w:rPr>
          <w:color w:val="FF0000"/>
        </w:rPr>
      </w:pPr>
      <w:r w:rsidRPr="00964B75">
        <w:rPr>
          <w:rFonts w:hint="eastAsia"/>
          <w:color w:val="FF0000"/>
        </w:rPr>
        <w:t>解题思路：先用并查</w:t>
      </w:r>
      <w:proofErr w:type="gramStart"/>
      <w:r w:rsidRPr="00964B75">
        <w:rPr>
          <w:rFonts w:hint="eastAsia"/>
          <w:color w:val="FF0000"/>
        </w:rPr>
        <w:t>集判断</w:t>
      </w:r>
      <w:proofErr w:type="gramEnd"/>
      <w:r w:rsidRPr="00964B75">
        <w:rPr>
          <w:rFonts w:hint="eastAsia"/>
          <w:color w:val="FF0000"/>
        </w:rPr>
        <w:t>是不是一个联通分量，若是则后面的问题</w:t>
      </w:r>
      <w:proofErr w:type="gramStart"/>
      <w:r w:rsidRPr="00964B75">
        <w:rPr>
          <w:rFonts w:hint="eastAsia"/>
          <w:color w:val="FF0000"/>
        </w:rPr>
        <w:t>就是求树的</w:t>
      </w:r>
      <w:proofErr w:type="gramEnd"/>
      <w:r w:rsidRPr="00964B75">
        <w:rPr>
          <w:rFonts w:hint="eastAsia"/>
          <w:color w:val="FF0000"/>
        </w:rPr>
        <w:t>直径，可以通过两次</w:t>
      </w:r>
      <w:r w:rsidRPr="00964B75">
        <w:rPr>
          <w:rFonts w:hint="eastAsia"/>
          <w:color w:val="FF0000"/>
        </w:rPr>
        <w:t>dfs</w:t>
      </w:r>
      <w:r w:rsidRPr="00964B75">
        <w:rPr>
          <w:rFonts w:hint="eastAsia"/>
          <w:color w:val="FF0000"/>
        </w:rPr>
        <w:t>求出树的直径。</w:t>
      </w:r>
    </w:p>
    <w:p w:rsidR="002B2C6B" w:rsidRDefault="00964B75" w:rsidP="00964B75">
      <w:pPr>
        <w:tabs>
          <w:tab w:val="left" w:pos="180"/>
        </w:tabs>
        <w:rPr>
          <w:color w:val="FF0000"/>
        </w:rPr>
      </w:pPr>
      <w:r w:rsidRPr="00964B75">
        <w:rPr>
          <w:rFonts w:hint="eastAsia"/>
          <w:color w:val="FF0000"/>
        </w:rPr>
        <w:t>首先从任意一点进行深搜，把其中距离最远的点记录下来，这些点是最长根，然后从这些最远点中任选一点再进行深度搜索，这个时候的所有最远点都是最长根。关键是第一遍</w:t>
      </w:r>
      <w:r w:rsidRPr="00964B75">
        <w:rPr>
          <w:rFonts w:hint="eastAsia"/>
          <w:color w:val="FF0000"/>
        </w:rPr>
        <w:t>dfs</w:t>
      </w:r>
      <w:r w:rsidR="002B2C6B">
        <w:rPr>
          <w:rFonts w:hint="eastAsia"/>
          <w:color w:val="FF0000"/>
        </w:rPr>
        <w:t>保存的最远点也是最长根。</w:t>
      </w:r>
    </w:p>
    <w:p w:rsidR="002B2C6B" w:rsidRDefault="00964B75" w:rsidP="00964B75">
      <w:pPr>
        <w:tabs>
          <w:tab w:val="left" w:pos="180"/>
        </w:tabs>
        <w:rPr>
          <w:color w:val="FF0000"/>
        </w:rPr>
      </w:pPr>
      <w:r w:rsidRPr="00964B75">
        <w:rPr>
          <w:rFonts w:hint="eastAsia"/>
          <w:color w:val="FF0000"/>
        </w:rPr>
        <w:t>首先，若第一遍</w:t>
      </w:r>
      <w:r w:rsidRPr="00964B75">
        <w:rPr>
          <w:rFonts w:hint="eastAsia"/>
          <w:color w:val="FF0000"/>
        </w:rPr>
        <w:t>dfs</w:t>
      </w:r>
      <w:r w:rsidRPr="00964B75">
        <w:rPr>
          <w:rFonts w:hint="eastAsia"/>
          <w:color w:val="FF0000"/>
        </w:rPr>
        <w:t>后的最远根不在从</w:t>
      </w:r>
      <w:r w:rsidRPr="00964B75">
        <w:rPr>
          <w:rFonts w:hint="eastAsia"/>
          <w:color w:val="FF0000"/>
        </w:rPr>
        <w:t>1</w:t>
      </w:r>
      <w:r w:rsidRPr="00964B75">
        <w:rPr>
          <w:rFonts w:hint="eastAsia"/>
          <w:color w:val="FF0000"/>
        </w:rPr>
        <w:t>开始的同一条支路上（他们的最近公共祖先是</w:t>
      </w:r>
      <w:r w:rsidRPr="00964B75">
        <w:rPr>
          <w:rFonts w:hint="eastAsia"/>
          <w:color w:val="FF0000"/>
        </w:rPr>
        <w:t>1</w:t>
      </w:r>
      <w:r w:rsidRPr="00964B75">
        <w:rPr>
          <w:rFonts w:hint="eastAsia"/>
          <w:color w:val="FF0000"/>
        </w:rPr>
        <w:t>），这是这些点必定都会是将来的最长根这很明显</w:t>
      </w:r>
      <w:r w:rsidR="002B2C6B">
        <w:rPr>
          <w:rFonts w:hint="eastAsia"/>
          <w:color w:val="FF0000"/>
        </w:rPr>
        <w:t>。</w:t>
      </w:r>
    </w:p>
    <w:p w:rsidR="002B2C6B" w:rsidRDefault="00964B75" w:rsidP="00964B75">
      <w:pPr>
        <w:tabs>
          <w:tab w:val="left" w:pos="180"/>
        </w:tabs>
        <w:rPr>
          <w:color w:val="FF0000"/>
        </w:rPr>
      </w:pPr>
      <w:r w:rsidRPr="00964B75">
        <w:rPr>
          <w:rFonts w:hint="eastAsia"/>
          <w:color w:val="FF0000"/>
        </w:rPr>
        <w:t>若第一遍</w:t>
      </w:r>
      <w:r w:rsidRPr="00964B75">
        <w:rPr>
          <w:rFonts w:hint="eastAsia"/>
          <w:color w:val="FF0000"/>
        </w:rPr>
        <w:t>dfs</w:t>
      </w:r>
      <w:r w:rsidRPr="00964B75">
        <w:rPr>
          <w:rFonts w:hint="eastAsia"/>
          <w:color w:val="FF0000"/>
        </w:rPr>
        <w:t>后的最远根在从</w:t>
      </w:r>
      <w:r w:rsidRPr="00964B75">
        <w:rPr>
          <w:rFonts w:hint="eastAsia"/>
          <w:color w:val="FF0000"/>
        </w:rPr>
        <w:t>1</w:t>
      </w:r>
      <w:r w:rsidRPr="00964B75">
        <w:rPr>
          <w:rFonts w:hint="eastAsia"/>
          <w:color w:val="FF0000"/>
        </w:rPr>
        <w:t>开始的同一条支路上，那么第二次</w:t>
      </w:r>
      <w:r w:rsidRPr="00964B75">
        <w:rPr>
          <w:rFonts w:hint="eastAsia"/>
          <w:color w:val="FF0000"/>
        </w:rPr>
        <w:t>dfs</w:t>
      </w:r>
      <w:r w:rsidRPr="00964B75">
        <w:rPr>
          <w:rFonts w:hint="eastAsia"/>
          <w:color w:val="FF0000"/>
        </w:rPr>
        <w:t>时就会漏掉同一支路上的最远根。</w:t>
      </w:r>
    </w:p>
    <w:p w:rsidR="00104FB4" w:rsidRDefault="00964B75" w:rsidP="00964B75">
      <w:pPr>
        <w:tabs>
          <w:tab w:val="left" w:pos="180"/>
        </w:tabs>
        <w:rPr>
          <w:color w:val="FF0000"/>
        </w:rPr>
      </w:pPr>
      <w:r w:rsidRPr="00964B75">
        <w:rPr>
          <w:rFonts w:hint="eastAsia"/>
          <w:color w:val="FF0000"/>
        </w:rPr>
        <w:t>所以第一次与第二次</w:t>
      </w:r>
      <w:r w:rsidRPr="00964B75">
        <w:rPr>
          <w:rFonts w:hint="eastAsia"/>
          <w:color w:val="FF0000"/>
        </w:rPr>
        <w:t>dfs</w:t>
      </w:r>
      <w:r w:rsidRPr="00964B75">
        <w:rPr>
          <w:rFonts w:hint="eastAsia"/>
          <w:color w:val="FF0000"/>
        </w:rPr>
        <w:t>的合集才是最终结果</w:t>
      </w:r>
    </w:p>
    <w:p w:rsidR="005C0833" w:rsidRPr="005C0833" w:rsidRDefault="005C0833" w:rsidP="005C0833">
      <w:pPr>
        <w:pStyle w:val="1"/>
      </w:pPr>
      <w:bookmarkStart w:id="21" w:name="_Toc505933189"/>
      <w:r w:rsidRPr="005C0833">
        <w:t>1022. Digital Library (30)</w:t>
      </w:r>
      <w:bookmarkEnd w:id="21"/>
    </w:p>
    <w:p w:rsidR="005C0833" w:rsidRPr="005C0833" w:rsidRDefault="005C0833" w:rsidP="005C0833">
      <w:pPr>
        <w:widowControl/>
        <w:shd w:val="clear" w:color="auto" w:fill="DDDDDD"/>
        <w:jc w:val="center"/>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时间限制</w:t>
      </w:r>
    </w:p>
    <w:p w:rsidR="005C0833" w:rsidRPr="005C0833" w:rsidRDefault="005C0833" w:rsidP="005C0833">
      <w:pPr>
        <w:widowControl/>
        <w:shd w:val="clear" w:color="auto" w:fill="FAFAFA"/>
        <w:jc w:val="center"/>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1000 ms</w:t>
      </w:r>
    </w:p>
    <w:p w:rsidR="005C0833" w:rsidRPr="005C0833" w:rsidRDefault="005C0833" w:rsidP="005C0833">
      <w:pPr>
        <w:widowControl/>
        <w:shd w:val="clear" w:color="auto" w:fill="DDDDDD"/>
        <w:jc w:val="center"/>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内存限制</w:t>
      </w:r>
    </w:p>
    <w:p w:rsidR="005C0833" w:rsidRPr="005C0833" w:rsidRDefault="005C0833" w:rsidP="005C0833">
      <w:pPr>
        <w:widowControl/>
        <w:shd w:val="clear" w:color="auto" w:fill="FAFAFA"/>
        <w:jc w:val="center"/>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65536 kB</w:t>
      </w:r>
    </w:p>
    <w:p w:rsidR="005C0833" w:rsidRPr="005C0833" w:rsidRDefault="005C0833" w:rsidP="005C0833">
      <w:pPr>
        <w:widowControl/>
        <w:shd w:val="clear" w:color="auto" w:fill="DDDDDD"/>
        <w:jc w:val="center"/>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代码长度限制</w:t>
      </w:r>
    </w:p>
    <w:p w:rsidR="005C0833" w:rsidRPr="005C0833" w:rsidRDefault="005C0833" w:rsidP="005C0833">
      <w:pPr>
        <w:widowControl/>
        <w:shd w:val="clear" w:color="auto" w:fill="FAFAFA"/>
        <w:jc w:val="center"/>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16000 B</w:t>
      </w:r>
    </w:p>
    <w:p w:rsidR="005C0833" w:rsidRPr="005C0833" w:rsidRDefault="005C0833" w:rsidP="005C0833">
      <w:pPr>
        <w:widowControl/>
        <w:shd w:val="clear" w:color="auto" w:fill="DDDDDD"/>
        <w:jc w:val="center"/>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判题程序</w:t>
      </w:r>
    </w:p>
    <w:p w:rsidR="005C0833" w:rsidRPr="005C0833" w:rsidRDefault="005C0833" w:rsidP="005C0833">
      <w:pPr>
        <w:widowControl/>
        <w:shd w:val="clear" w:color="auto" w:fill="FAFAFA"/>
        <w:jc w:val="center"/>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bdr w:val="none" w:sz="0" w:space="0" w:color="auto" w:frame="1"/>
        </w:rPr>
        <w:t>Standard</w:t>
      </w:r>
    </w:p>
    <w:p w:rsidR="005C0833" w:rsidRPr="005C0833" w:rsidRDefault="005C0833" w:rsidP="005C0833">
      <w:pPr>
        <w:widowControl/>
        <w:shd w:val="clear" w:color="auto" w:fill="DDDDDD"/>
        <w:jc w:val="center"/>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作者</w:t>
      </w:r>
    </w:p>
    <w:p w:rsidR="005C0833" w:rsidRPr="005C0833" w:rsidRDefault="005C0833" w:rsidP="005C0833">
      <w:pPr>
        <w:widowControl/>
        <w:shd w:val="clear" w:color="auto" w:fill="FAFAFA"/>
        <w:jc w:val="center"/>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CHEN, Yue</w:t>
      </w:r>
    </w:p>
    <w:p w:rsidR="005C0833" w:rsidRPr="005C0833" w:rsidRDefault="005C0833" w:rsidP="005C0833">
      <w:pPr>
        <w:widowControl/>
        <w:shd w:val="clear" w:color="auto" w:fill="FAFAFA"/>
        <w:spacing w:after="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 xml:space="preserve">A Digital Library contains millions of books, stored according to their titles, authors, </w:t>
      </w:r>
      <w:proofErr w:type="gramStart"/>
      <w:r w:rsidRPr="005C0833">
        <w:rPr>
          <w:rFonts w:ascii="inherit" w:eastAsia="宋体" w:hAnsi="inherit" w:cs="宋体"/>
          <w:color w:val="333333"/>
          <w:kern w:val="0"/>
          <w:sz w:val="18"/>
          <w:szCs w:val="18"/>
        </w:rPr>
        <w:t>key</w:t>
      </w:r>
      <w:proofErr w:type="gramEnd"/>
      <w:r w:rsidRPr="005C0833">
        <w:rPr>
          <w:rFonts w:ascii="inherit" w:eastAsia="宋体" w:hAnsi="inherit" w:cs="宋体"/>
          <w:color w:val="333333"/>
          <w:kern w:val="0"/>
          <w:sz w:val="18"/>
          <w:szCs w:val="18"/>
        </w:rPr>
        <w:t xml:space="preserve"> words of their abstracts, publishers, and published years. Each book is assigned an unique 7-digit number as </w:t>
      </w:r>
      <w:proofErr w:type="gramStart"/>
      <w:r w:rsidRPr="005C0833">
        <w:rPr>
          <w:rFonts w:ascii="inherit" w:eastAsia="宋体" w:hAnsi="inherit" w:cs="宋体"/>
          <w:color w:val="333333"/>
          <w:kern w:val="0"/>
          <w:sz w:val="18"/>
          <w:szCs w:val="18"/>
        </w:rPr>
        <w:t>its</w:t>
      </w:r>
      <w:proofErr w:type="gramEnd"/>
      <w:r w:rsidRPr="005C0833">
        <w:rPr>
          <w:rFonts w:ascii="inherit" w:eastAsia="宋体" w:hAnsi="inherit" w:cs="宋体"/>
          <w:color w:val="333333"/>
          <w:kern w:val="0"/>
          <w:sz w:val="18"/>
          <w:szCs w:val="18"/>
        </w:rPr>
        <w:t xml:space="preserve"> ID. Given any query from a reader, you are supposed to output the resulting books, sorted in increasing order of their ID's.</w:t>
      </w:r>
    </w:p>
    <w:p w:rsidR="005C0833" w:rsidRPr="005C0833" w:rsidRDefault="005C0833" w:rsidP="005C0833">
      <w:pPr>
        <w:widowControl/>
        <w:shd w:val="clear" w:color="auto" w:fill="FAFAFA"/>
        <w:spacing w:after="360"/>
        <w:jc w:val="left"/>
        <w:textAlignment w:val="baseline"/>
        <w:rPr>
          <w:rFonts w:ascii="inherit" w:eastAsia="宋体" w:hAnsi="inherit" w:cs="宋体" w:hint="eastAsia"/>
          <w:color w:val="333333"/>
          <w:kern w:val="0"/>
          <w:sz w:val="18"/>
          <w:szCs w:val="18"/>
        </w:rPr>
      </w:pPr>
      <w:r w:rsidRPr="005C0833">
        <w:rPr>
          <w:rFonts w:ascii="inherit" w:eastAsia="宋体" w:hAnsi="inherit" w:cs="宋体"/>
          <w:b/>
          <w:bCs/>
          <w:color w:val="333333"/>
          <w:kern w:val="0"/>
          <w:sz w:val="18"/>
          <w:szCs w:val="18"/>
        </w:rPr>
        <w:t>Input Specification:</w:t>
      </w:r>
    </w:p>
    <w:p w:rsidR="005C0833" w:rsidRPr="005C0833" w:rsidRDefault="005C0833" w:rsidP="005C0833">
      <w:pPr>
        <w:widowControl/>
        <w:shd w:val="clear" w:color="auto" w:fill="FAFAFA"/>
        <w:spacing w:after="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Each input file contains one test case. For each case, the first line contains a positive integer N (&lt;=10000) which is the total number of books. Then N blocks follow, each contains the information of a book in 6 lines:</w:t>
      </w:r>
    </w:p>
    <w:p w:rsidR="005C0833" w:rsidRPr="005C0833" w:rsidRDefault="005C0833" w:rsidP="005C0833">
      <w:pPr>
        <w:widowControl/>
        <w:numPr>
          <w:ilvl w:val="0"/>
          <w:numId w:val="2"/>
        </w:numPr>
        <w:shd w:val="clear" w:color="auto" w:fill="FAFAFA"/>
        <w:ind w:left="0" w:right="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Line #1: the 7-digit ID number;</w:t>
      </w:r>
    </w:p>
    <w:p w:rsidR="005C0833" w:rsidRPr="005C0833" w:rsidRDefault="005C0833" w:rsidP="005C0833">
      <w:pPr>
        <w:widowControl/>
        <w:numPr>
          <w:ilvl w:val="0"/>
          <w:numId w:val="2"/>
        </w:numPr>
        <w:shd w:val="clear" w:color="auto" w:fill="FAFAFA"/>
        <w:ind w:left="0" w:right="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Line #2: the book title -- a string of no more than 80 characters;</w:t>
      </w:r>
    </w:p>
    <w:p w:rsidR="005C0833" w:rsidRPr="005C0833" w:rsidRDefault="005C0833" w:rsidP="005C0833">
      <w:pPr>
        <w:widowControl/>
        <w:numPr>
          <w:ilvl w:val="0"/>
          <w:numId w:val="2"/>
        </w:numPr>
        <w:shd w:val="clear" w:color="auto" w:fill="FAFAFA"/>
        <w:ind w:left="0" w:right="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lastRenderedPageBreak/>
        <w:t>Line #3: the author -- a string of no more than 80 characters;</w:t>
      </w:r>
    </w:p>
    <w:p w:rsidR="005C0833" w:rsidRPr="005C0833" w:rsidRDefault="005C0833" w:rsidP="005C0833">
      <w:pPr>
        <w:widowControl/>
        <w:numPr>
          <w:ilvl w:val="0"/>
          <w:numId w:val="2"/>
        </w:numPr>
        <w:shd w:val="clear" w:color="auto" w:fill="FAFAFA"/>
        <w:ind w:left="0" w:right="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Line #4: the key words -- each word is a string of no more than 10 characters without any white space, and the keywords are separated by exactly one space;</w:t>
      </w:r>
    </w:p>
    <w:p w:rsidR="005C0833" w:rsidRPr="005C0833" w:rsidRDefault="005C0833" w:rsidP="005C0833">
      <w:pPr>
        <w:widowControl/>
        <w:numPr>
          <w:ilvl w:val="0"/>
          <w:numId w:val="2"/>
        </w:numPr>
        <w:shd w:val="clear" w:color="auto" w:fill="FAFAFA"/>
        <w:ind w:left="0" w:right="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Line #5: the publisher -- a string of no more than 80 characters;</w:t>
      </w:r>
    </w:p>
    <w:p w:rsidR="005C0833" w:rsidRPr="005C0833" w:rsidRDefault="005C0833" w:rsidP="005C0833">
      <w:pPr>
        <w:widowControl/>
        <w:numPr>
          <w:ilvl w:val="0"/>
          <w:numId w:val="2"/>
        </w:numPr>
        <w:shd w:val="clear" w:color="auto" w:fill="FAFAFA"/>
        <w:ind w:left="0" w:right="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Line #6: the published year -- a 4-digit number which is in the range [1000, 3000].</w:t>
      </w:r>
    </w:p>
    <w:p w:rsidR="005C0833" w:rsidRPr="005C0833" w:rsidRDefault="005C0833" w:rsidP="005C0833">
      <w:pPr>
        <w:widowControl/>
        <w:shd w:val="clear" w:color="auto" w:fill="FAFAFA"/>
        <w:spacing w:after="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It is assumed that each book belongs to one author only, and contains no more than 5 key words; there are no more than 1000 distinct key words in total; and there are no more than 1000 distinct publishers.</w:t>
      </w:r>
    </w:p>
    <w:p w:rsidR="005C0833" w:rsidRPr="005C0833" w:rsidRDefault="005C0833" w:rsidP="005C0833">
      <w:pPr>
        <w:widowControl/>
        <w:shd w:val="clear" w:color="auto" w:fill="FAFAFA"/>
        <w:spacing w:after="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After the book information, there is a line containing a positive integer M (&lt;=1000) which is the number of user's search queries. Then M lines follow, each in one of the formats shown below:</w:t>
      </w:r>
    </w:p>
    <w:p w:rsidR="005C0833" w:rsidRPr="005C0833" w:rsidRDefault="005C0833" w:rsidP="005C0833">
      <w:pPr>
        <w:widowControl/>
        <w:numPr>
          <w:ilvl w:val="0"/>
          <w:numId w:val="3"/>
        </w:numPr>
        <w:shd w:val="clear" w:color="auto" w:fill="FAFAFA"/>
        <w:ind w:left="0" w:right="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1: a book title</w:t>
      </w:r>
    </w:p>
    <w:p w:rsidR="005C0833" w:rsidRPr="005C0833" w:rsidRDefault="005C0833" w:rsidP="005C0833">
      <w:pPr>
        <w:widowControl/>
        <w:numPr>
          <w:ilvl w:val="0"/>
          <w:numId w:val="3"/>
        </w:numPr>
        <w:shd w:val="clear" w:color="auto" w:fill="FAFAFA"/>
        <w:ind w:left="0" w:right="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2: name of an author</w:t>
      </w:r>
    </w:p>
    <w:p w:rsidR="005C0833" w:rsidRPr="005C0833" w:rsidRDefault="005C0833" w:rsidP="005C0833">
      <w:pPr>
        <w:widowControl/>
        <w:numPr>
          <w:ilvl w:val="0"/>
          <w:numId w:val="3"/>
        </w:numPr>
        <w:shd w:val="clear" w:color="auto" w:fill="FAFAFA"/>
        <w:ind w:left="0" w:right="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3: a key word</w:t>
      </w:r>
    </w:p>
    <w:p w:rsidR="005C0833" w:rsidRPr="005C0833" w:rsidRDefault="005C0833" w:rsidP="005C0833">
      <w:pPr>
        <w:widowControl/>
        <w:numPr>
          <w:ilvl w:val="0"/>
          <w:numId w:val="3"/>
        </w:numPr>
        <w:shd w:val="clear" w:color="auto" w:fill="FAFAFA"/>
        <w:ind w:left="0" w:right="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4: name of a publisher</w:t>
      </w:r>
    </w:p>
    <w:p w:rsidR="005C0833" w:rsidRPr="005C0833" w:rsidRDefault="005C0833" w:rsidP="005C0833">
      <w:pPr>
        <w:widowControl/>
        <w:numPr>
          <w:ilvl w:val="0"/>
          <w:numId w:val="3"/>
        </w:numPr>
        <w:shd w:val="clear" w:color="auto" w:fill="FAFAFA"/>
        <w:ind w:left="0" w:right="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5: a 4-digit number representing the year</w:t>
      </w:r>
    </w:p>
    <w:p w:rsidR="005C0833" w:rsidRPr="005C0833" w:rsidRDefault="005C0833" w:rsidP="005C0833">
      <w:pPr>
        <w:widowControl/>
        <w:shd w:val="clear" w:color="auto" w:fill="FAFAFA"/>
        <w:spacing w:after="360"/>
        <w:jc w:val="left"/>
        <w:textAlignment w:val="baseline"/>
        <w:rPr>
          <w:rFonts w:ascii="inherit" w:eastAsia="宋体" w:hAnsi="inherit" w:cs="宋体" w:hint="eastAsia"/>
          <w:color w:val="333333"/>
          <w:kern w:val="0"/>
          <w:sz w:val="18"/>
          <w:szCs w:val="18"/>
        </w:rPr>
      </w:pPr>
      <w:r w:rsidRPr="005C0833">
        <w:rPr>
          <w:rFonts w:ascii="inherit" w:eastAsia="宋体" w:hAnsi="inherit" w:cs="宋体"/>
          <w:b/>
          <w:bCs/>
          <w:color w:val="333333"/>
          <w:kern w:val="0"/>
          <w:sz w:val="18"/>
          <w:szCs w:val="18"/>
        </w:rPr>
        <w:t>Output Specification:</w:t>
      </w:r>
    </w:p>
    <w:p w:rsidR="005C0833" w:rsidRPr="005C0833" w:rsidRDefault="005C0833" w:rsidP="005C0833">
      <w:pPr>
        <w:widowControl/>
        <w:shd w:val="clear" w:color="auto" w:fill="FAFAFA"/>
        <w:spacing w:after="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For each query, first print the original query in a line, then output the resulting book ID's in increasing order, each occupying a line. If no book is found, print "Not Found" instead.</w:t>
      </w:r>
    </w:p>
    <w:p w:rsidR="005C0833" w:rsidRPr="005C0833" w:rsidRDefault="005C0833" w:rsidP="005C0833">
      <w:pPr>
        <w:widowControl/>
        <w:shd w:val="clear" w:color="auto" w:fill="FAFAFA"/>
        <w:jc w:val="left"/>
        <w:textAlignment w:val="baseline"/>
        <w:rPr>
          <w:rFonts w:ascii="Verdana" w:eastAsia="宋体" w:hAnsi="Verdana" w:cs="宋体"/>
          <w:color w:val="333333"/>
          <w:kern w:val="0"/>
          <w:sz w:val="18"/>
          <w:szCs w:val="18"/>
        </w:rPr>
      </w:pPr>
      <w:r w:rsidRPr="005C0833">
        <w:rPr>
          <w:rFonts w:ascii="Verdana" w:eastAsia="宋体" w:hAnsi="Verdana" w:cs="宋体"/>
          <w:b/>
          <w:bCs/>
          <w:color w:val="333333"/>
          <w:kern w:val="0"/>
          <w:sz w:val="18"/>
          <w:szCs w:val="18"/>
        </w:rPr>
        <w:t>Sample Input:</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3</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1111111</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The Testing Book</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Yue Chen</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proofErr w:type="gramStart"/>
      <w:r w:rsidRPr="005C0833">
        <w:rPr>
          <w:rFonts w:ascii="Consolas" w:eastAsia="宋体" w:hAnsi="Consolas" w:cs="Consolas"/>
          <w:color w:val="333333"/>
          <w:kern w:val="0"/>
          <w:sz w:val="18"/>
          <w:szCs w:val="18"/>
        </w:rPr>
        <w:t>test</w:t>
      </w:r>
      <w:proofErr w:type="gramEnd"/>
      <w:r w:rsidRPr="005C0833">
        <w:rPr>
          <w:rFonts w:ascii="Consolas" w:eastAsia="宋体" w:hAnsi="Consolas" w:cs="Consolas"/>
          <w:color w:val="333333"/>
          <w:kern w:val="0"/>
          <w:sz w:val="18"/>
          <w:szCs w:val="18"/>
        </w:rPr>
        <w:t xml:space="preserve"> code debug sort keywords</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ZUCS Print</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2011</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3333333</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Another Testing Book</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Yue Chen</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proofErr w:type="gramStart"/>
      <w:r w:rsidRPr="005C0833">
        <w:rPr>
          <w:rFonts w:ascii="Consolas" w:eastAsia="宋体" w:hAnsi="Consolas" w:cs="Consolas"/>
          <w:color w:val="333333"/>
          <w:kern w:val="0"/>
          <w:sz w:val="18"/>
          <w:szCs w:val="18"/>
        </w:rPr>
        <w:lastRenderedPageBreak/>
        <w:t>test</w:t>
      </w:r>
      <w:proofErr w:type="gramEnd"/>
      <w:r w:rsidRPr="005C0833">
        <w:rPr>
          <w:rFonts w:ascii="Consolas" w:eastAsia="宋体" w:hAnsi="Consolas" w:cs="Consolas"/>
          <w:color w:val="333333"/>
          <w:kern w:val="0"/>
          <w:sz w:val="18"/>
          <w:szCs w:val="18"/>
        </w:rPr>
        <w:t xml:space="preserve"> code sort keywords</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ZUCS Print2</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2012</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2222222</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The Testing Book</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CYLL</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proofErr w:type="gramStart"/>
      <w:r w:rsidRPr="005C0833">
        <w:rPr>
          <w:rFonts w:ascii="Consolas" w:eastAsia="宋体" w:hAnsi="Consolas" w:cs="Consolas"/>
          <w:color w:val="333333"/>
          <w:kern w:val="0"/>
          <w:sz w:val="18"/>
          <w:szCs w:val="18"/>
        </w:rPr>
        <w:t>keywords</w:t>
      </w:r>
      <w:proofErr w:type="gramEnd"/>
      <w:r w:rsidRPr="005C0833">
        <w:rPr>
          <w:rFonts w:ascii="Consolas" w:eastAsia="宋体" w:hAnsi="Consolas" w:cs="Consolas"/>
          <w:color w:val="333333"/>
          <w:kern w:val="0"/>
          <w:sz w:val="18"/>
          <w:szCs w:val="18"/>
        </w:rPr>
        <w:t xml:space="preserve"> debug book</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ZUCS Print2</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2011</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6</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1: The Testing Book</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2: Yue Chen</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3: keywords</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4: ZUCS Print</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5: 2011</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3: blablabla</w:t>
      </w:r>
    </w:p>
    <w:p w:rsidR="005C0833" w:rsidRPr="005C0833" w:rsidRDefault="005C0833" w:rsidP="005C0833">
      <w:pPr>
        <w:widowControl/>
        <w:shd w:val="clear" w:color="auto" w:fill="FAFAFA"/>
        <w:jc w:val="left"/>
        <w:textAlignment w:val="baseline"/>
        <w:rPr>
          <w:rFonts w:ascii="Verdana" w:eastAsia="宋体" w:hAnsi="Verdana" w:cs="宋体"/>
          <w:color w:val="333333"/>
          <w:kern w:val="0"/>
          <w:sz w:val="18"/>
          <w:szCs w:val="18"/>
        </w:rPr>
      </w:pPr>
      <w:r w:rsidRPr="005C0833">
        <w:rPr>
          <w:rFonts w:ascii="Verdana" w:eastAsia="宋体" w:hAnsi="Verdana" w:cs="宋体"/>
          <w:b/>
          <w:bCs/>
          <w:color w:val="333333"/>
          <w:kern w:val="0"/>
          <w:sz w:val="18"/>
          <w:szCs w:val="18"/>
        </w:rPr>
        <w:t>Sample Output:</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1: The Testing Book</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1111111</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2222222</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2: Yue Chen</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lastRenderedPageBreak/>
        <w:t>1111111</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3333333</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3: keywords</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1111111</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2222222</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3333333</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4: ZUCS Print</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1111111</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5: 2011</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1111111</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2222222</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3: blablabla</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Not Found</w:t>
      </w:r>
    </w:p>
    <w:p w:rsidR="005C0833" w:rsidRPr="005C0833" w:rsidRDefault="005C0833" w:rsidP="00964B75">
      <w:pPr>
        <w:tabs>
          <w:tab w:val="left" w:pos="180"/>
        </w:tabs>
        <w:rPr>
          <w:color w:val="FF0000"/>
        </w:rPr>
      </w:pPr>
    </w:p>
    <w:p w:rsidR="006C3769" w:rsidRPr="006C3769" w:rsidRDefault="006C3769" w:rsidP="006C3769">
      <w:pPr>
        <w:pStyle w:val="1"/>
      </w:pPr>
      <w:bookmarkStart w:id="22" w:name="_Toc505933190"/>
      <w:r w:rsidRPr="006C3769">
        <w:t>1023. Have Fun with Numbers (20)</w:t>
      </w:r>
      <w:bookmarkEnd w:id="22"/>
    </w:p>
    <w:p w:rsidR="006C3769" w:rsidRDefault="006C3769" w:rsidP="006C376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6C3769" w:rsidRDefault="006C3769" w:rsidP="006C376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6C3769" w:rsidRDefault="006C3769" w:rsidP="006C376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6C3769" w:rsidRDefault="006C3769" w:rsidP="006C376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6C3769" w:rsidRDefault="006C3769" w:rsidP="006C376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6C3769" w:rsidRDefault="006C3769" w:rsidP="006C376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6C3769" w:rsidRDefault="006C3769" w:rsidP="006C376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6C3769" w:rsidRDefault="006C3769" w:rsidP="006C376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6C3769" w:rsidRDefault="006C3769" w:rsidP="006C376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6C3769" w:rsidRDefault="006C3769" w:rsidP="006C376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6C3769" w:rsidRDefault="006C3769" w:rsidP="006C376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 xml:space="preserve">Notice that the number 123456789 is a 9-digit number </w:t>
      </w:r>
      <w:proofErr w:type="gramStart"/>
      <w:r>
        <w:rPr>
          <w:rFonts w:ascii="inherit" w:hAnsi="inherit"/>
          <w:color w:val="333333"/>
          <w:sz w:val="18"/>
          <w:szCs w:val="18"/>
        </w:rPr>
        <w:t>consisting</w:t>
      </w:r>
      <w:proofErr w:type="gramEnd"/>
      <w:r>
        <w:rPr>
          <w:rFonts w:ascii="inherit" w:hAnsi="inherit"/>
          <w:color w:val="333333"/>
          <w:sz w:val="18"/>
          <w:szCs w:val="18"/>
        </w:rPr>
        <w:t xml:space="preserve"> exactly the numbers from 1 to 9, with no duplication. Double it we will obtain 246913578, which happens to be another 9-digit number </w:t>
      </w:r>
      <w:proofErr w:type="gramStart"/>
      <w:r>
        <w:rPr>
          <w:rFonts w:ascii="inherit" w:hAnsi="inherit"/>
          <w:color w:val="333333"/>
          <w:sz w:val="18"/>
          <w:szCs w:val="18"/>
        </w:rPr>
        <w:t>consisting</w:t>
      </w:r>
      <w:proofErr w:type="gramEnd"/>
      <w:r>
        <w:rPr>
          <w:rFonts w:ascii="inherit" w:hAnsi="inherit"/>
          <w:color w:val="333333"/>
          <w:sz w:val="18"/>
          <w:szCs w:val="18"/>
        </w:rPr>
        <w:t xml:space="preserve"> exactly the numbers from 1 to 9, only in a different permutation. Check to see the result if we double it again!</w:t>
      </w:r>
    </w:p>
    <w:p w:rsidR="006C3769" w:rsidRDefault="006C3769" w:rsidP="006C376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Now you are suppose to check if there are more numbers with this property. That is, double a given number with k </w:t>
      </w:r>
      <w:proofErr w:type="gramStart"/>
      <w:r>
        <w:rPr>
          <w:rFonts w:ascii="inherit" w:hAnsi="inherit"/>
          <w:color w:val="333333"/>
          <w:sz w:val="18"/>
          <w:szCs w:val="18"/>
        </w:rPr>
        <w:t>digits,</w:t>
      </w:r>
      <w:proofErr w:type="gramEnd"/>
      <w:r>
        <w:rPr>
          <w:rFonts w:ascii="inherit" w:hAnsi="inherit"/>
          <w:color w:val="333333"/>
          <w:sz w:val="18"/>
          <w:szCs w:val="18"/>
        </w:rPr>
        <w:t xml:space="preserve"> you are to tell if the resulting number consists of only a permutation of the digits in the original number.</w:t>
      </w:r>
    </w:p>
    <w:p w:rsidR="006C3769" w:rsidRDefault="006C3769" w:rsidP="006C376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6C3769" w:rsidRDefault="006C3769" w:rsidP="006C376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contains one positive integer with no more than 20 digits.</w:t>
      </w:r>
    </w:p>
    <w:p w:rsidR="006C3769" w:rsidRDefault="006C3769" w:rsidP="006C376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6C3769" w:rsidRDefault="006C3769" w:rsidP="006C376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first print in a line "Yes" if doubling the input number gives a number that consists of only a permutation of the digits in the original number, or "No" if not. Then in the next line, print the doubled number.</w:t>
      </w:r>
    </w:p>
    <w:p w:rsidR="006C3769" w:rsidRDefault="006C3769" w:rsidP="006C3769">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6C3769" w:rsidRDefault="006C3769" w:rsidP="006C376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1234567899</w:t>
      </w:r>
    </w:p>
    <w:p w:rsidR="006C3769" w:rsidRDefault="006C3769" w:rsidP="006C3769">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6C3769" w:rsidRDefault="006C3769" w:rsidP="006C376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6C3769" w:rsidRDefault="006C3769" w:rsidP="006C376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2469135798</w:t>
      </w:r>
    </w:p>
    <w:p w:rsidR="00E221AA" w:rsidRPr="00E221AA" w:rsidRDefault="00E221AA" w:rsidP="00E221AA">
      <w:pPr>
        <w:pStyle w:val="1"/>
      </w:pPr>
      <w:bookmarkStart w:id="23" w:name="_Toc505933191"/>
      <w:r w:rsidRPr="00E221AA">
        <w:t>1024. Palindromic Number (25)</w:t>
      </w:r>
      <w:bookmarkEnd w:id="23"/>
    </w:p>
    <w:p w:rsidR="00E221AA" w:rsidRDefault="00E221AA" w:rsidP="00E221A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E221AA" w:rsidRDefault="00E221AA" w:rsidP="00E221A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E221AA" w:rsidRDefault="00E221AA" w:rsidP="00E221A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E221AA" w:rsidRDefault="00E221AA" w:rsidP="00E221A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E221AA" w:rsidRDefault="00E221AA" w:rsidP="00E221A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E221AA" w:rsidRDefault="00E221AA" w:rsidP="00E221A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E221AA" w:rsidRDefault="00E221AA" w:rsidP="00E221A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E221AA" w:rsidRDefault="00E221AA" w:rsidP="00E221A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E221AA" w:rsidRDefault="00E221AA" w:rsidP="00E221A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E221AA" w:rsidRDefault="00E221AA" w:rsidP="00E221A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E221AA" w:rsidRDefault="00E221AA" w:rsidP="00E221A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 number that will be the same when it is written forwards or backwards is known as a Palindromic Number. For example, 1234321 is a palindromic number. All single digit numbers are palindromic numbers.</w:t>
      </w:r>
    </w:p>
    <w:p w:rsidR="00E221AA" w:rsidRDefault="00E221AA" w:rsidP="00E221A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Non-palindromic numbers can be paired with palindromic ones via a series of operations. First, the non-palindromic number is reversed and the result is added to the original number. If the result is not a palindromic number, this is repeated until it gives a palindromic number. For example, if we start from 67, we can obtain a palindromic number in 2 steps: 67 + 76 = 143, and 143 + 341 = 484.</w:t>
      </w:r>
    </w:p>
    <w:p w:rsidR="00E221AA" w:rsidRDefault="00E221AA" w:rsidP="00E221A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any positive integer N, you are supposed to find its paired palindromic number and the number of steps taken to find it.</w:t>
      </w:r>
    </w:p>
    <w:p w:rsidR="00E221AA" w:rsidRDefault="00E221AA" w:rsidP="00E221A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E221AA" w:rsidRDefault="00E221AA" w:rsidP="00E221A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consists of two positive numbers N and K, where N (&lt;= 10</w:t>
      </w:r>
      <w:r>
        <w:rPr>
          <w:rFonts w:ascii="inherit" w:hAnsi="inherit"/>
          <w:color w:val="333333"/>
          <w:sz w:val="18"/>
          <w:szCs w:val="18"/>
          <w:vertAlign w:val="superscript"/>
        </w:rPr>
        <w:t>10</w:t>
      </w:r>
      <w:r>
        <w:rPr>
          <w:rFonts w:ascii="inherit" w:hAnsi="inherit"/>
          <w:color w:val="333333"/>
          <w:sz w:val="18"/>
          <w:szCs w:val="18"/>
        </w:rPr>
        <w:t>) is the initial numer and K (&lt;= 100) is the maximum number of steps. The numbers are separated by a space.</w:t>
      </w:r>
    </w:p>
    <w:p w:rsidR="00E221AA" w:rsidRDefault="00E221AA" w:rsidP="00E221A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E221AA" w:rsidRDefault="00E221AA" w:rsidP="00E221A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output two numbers, one in each line. The first number is the paired palindromic number of N, and the second number is the number of steps taken to find the palindromic number. If the palindromic number is not found after K steps, just output the number obtained at the Kth step and K instead.</w:t>
      </w:r>
    </w:p>
    <w:p w:rsidR="00E221AA" w:rsidRDefault="00E221AA" w:rsidP="00E221AA">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E221AA" w:rsidRDefault="00E221AA" w:rsidP="00E221A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67 3</w:t>
      </w:r>
    </w:p>
    <w:p w:rsidR="00E221AA" w:rsidRDefault="00E221AA" w:rsidP="00E221AA">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E221AA" w:rsidRDefault="00E221AA" w:rsidP="00E221A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484</w:t>
      </w:r>
    </w:p>
    <w:p w:rsidR="00E221AA" w:rsidRDefault="00E221AA" w:rsidP="00E221A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E221AA" w:rsidRDefault="00E221AA" w:rsidP="00E221AA">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E221AA" w:rsidRDefault="00E221AA" w:rsidP="00E221A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69 3</w:t>
      </w:r>
    </w:p>
    <w:p w:rsidR="00E221AA" w:rsidRDefault="00E221AA" w:rsidP="00E221AA">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E221AA" w:rsidRDefault="00E221AA" w:rsidP="00E221A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1353</w:t>
      </w:r>
    </w:p>
    <w:p w:rsidR="00E221AA" w:rsidRPr="00E221AA" w:rsidRDefault="00E221AA" w:rsidP="00E221A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592E7F" w:rsidRPr="00592E7F" w:rsidRDefault="00592E7F" w:rsidP="00592E7F">
      <w:pPr>
        <w:pStyle w:val="1"/>
      </w:pPr>
      <w:bookmarkStart w:id="24" w:name="_Toc505933192"/>
      <w:r w:rsidRPr="00592E7F">
        <w:t>1025. PAT Ranking (25)</w:t>
      </w:r>
      <w:bookmarkEnd w:id="24"/>
    </w:p>
    <w:p w:rsidR="00592E7F" w:rsidRDefault="00592E7F" w:rsidP="00592E7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时间限制</w:t>
      </w:r>
    </w:p>
    <w:p w:rsidR="00592E7F" w:rsidRDefault="00592E7F" w:rsidP="00592E7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592E7F" w:rsidRDefault="00592E7F" w:rsidP="00592E7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592E7F" w:rsidRDefault="00592E7F" w:rsidP="00592E7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592E7F" w:rsidRDefault="00592E7F" w:rsidP="00592E7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592E7F" w:rsidRDefault="00592E7F" w:rsidP="00592E7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592E7F" w:rsidRDefault="00592E7F" w:rsidP="00592E7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592E7F" w:rsidRDefault="00592E7F" w:rsidP="00592E7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592E7F" w:rsidRDefault="00592E7F" w:rsidP="00592E7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592E7F" w:rsidRDefault="00592E7F" w:rsidP="00592E7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592E7F" w:rsidRDefault="00592E7F" w:rsidP="00592E7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Programming Ability Test (PAT) is organized by the College of Computer Science and Technology of Zhejiang University. Each test is supposed to run simultaneously in several places, and the ranklists will be merged immediately after the test. Now it is your job to write a program to correctly merge all the ranklists and generate the final rank.</w:t>
      </w:r>
    </w:p>
    <w:p w:rsidR="00592E7F" w:rsidRDefault="00592E7F" w:rsidP="00592E7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592E7F" w:rsidRDefault="00592E7F" w:rsidP="00592E7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a positive number N (&lt;=100), the number of test locations. Then N ranklists follow, each starts with a line containing a positive integer K (&lt;=300), the number of testees, and then K lines containing the registration number (a 13-digit number) and the total score of each testee. All the numbers in a line are separated by a space.</w:t>
      </w:r>
    </w:p>
    <w:p w:rsidR="00592E7F" w:rsidRDefault="00592E7F" w:rsidP="00592E7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592E7F" w:rsidRDefault="00592E7F" w:rsidP="00592E7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first print in one line the total number of testees. Then print the final ranklist in the following format:</w:t>
      </w:r>
    </w:p>
    <w:p w:rsidR="00592E7F" w:rsidRDefault="00592E7F" w:rsidP="00592E7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registration_number final_rank location_number local_rank</w:t>
      </w:r>
    </w:p>
    <w:p w:rsidR="00592E7F" w:rsidRDefault="00592E7F" w:rsidP="00592E7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locations are numbered from 1 to N. The output must be sorted in nondecreasing order of the final ranks. The testees with the same score must have the same rank, and the output must be sorted in nondecreasing order of their registration numbers.</w:t>
      </w:r>
    </w:p>
    <w:p w:rsidR="00592E7F" w:rsidRDefault="00592E7F" w:rsidP="00592E7F">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1234567890001 95</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1234567890005 100</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1234567890003 95</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1234567890002 77</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1234567890004 85</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1234567890013 65</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1234567890011 25</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1234567890014 100</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1234567890012 85</w:t>
      </w:r>
    </w:p>
    <w:p w:rsidR="00592E7F" w:rsidRDefault="00592E7F" w:rsidP="00592E7F">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1234567890005 1 1 1</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1234567890014 1 2 1</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1234567890001 3 1 2</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1234567890003 3 1 2</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1234567890004 5 1 4</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1234567890012 5 2 2</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1234567890002 7 1 5</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1234567890013 8 2 3</w:t>
      </w:r>
    </w:p>
    <w:p w:rsidR="00592E7F" w:rsidRP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1234567890011 9 2 4</w:t>
      </w:r>
    </w:p>
    <w:p w:rsidR="00757CF3" w:rsidRPr="00757CF3" w:rsidRDefault="00757CF3" w:rsidP="00757CF3">
      <w:pPr>
        <w:pStyle w:val="1"/>
      </w:pPr>
      <w:bookmarkStart w:id="25" w:name="_Toc505933193"/>
      <w:r w:rsidRPr="00757CF3">
        <w:t>1026. Table Tennis (30)</w:t>
      </w:r>
      <w:bookmarkEnd w:id="25"/>
    </w:p>
    <w:p w:rsidR="00757CF3" w:rsidRDefault="00757CF3" w:rsidP="00757CF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757CF3" w:rsidRDefault="00757CF3" w:rsidP="00757CF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400 ms</w:t>
      </w:r>
    </w:p>
    <w:p w:rsidR="00757CF3" w:rsidRDefault="00757CF3" w:rsidP="00757CF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757CF3" w:rsidRDefault="00757CF3" w:rsidP="00757CF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757CF3" w:rsidRDefault="00757CF3" w:rsidP="00757CF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757CF3" w:rsidRDefault="00757CF3" w:rsidP="00757CF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757CF3" w:rsidRDefault="00757CF3" w:rsidP="00757CF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757CF3" w:rsidRDefault="00757CF3" w:rsidP="00757CF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757CF3" w:rsidRDefault="00757CF3" w:rsidP="00757CF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757CF3" w:rsidRDefault="00757CF3" w:rsidP="00757CF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757CF3" w:rsidRDefault="00757CF3" w:rsidP="00757C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 table tennis club has N tables available to the public. The tables are numbered from 1 to N. For any pair of players, if there are some tables open when they arrive, they will be assigned to the available table with the smallest number. If all the tables are occupied, they will have to wait in a queue. It is assumed that every pair of players can play for at most 2 hours.</w:t>
      </w:r>
    </w:p>
    <w:p w:rsidR="00757CF3" w:rsidRDefault="00757CF3" w:rsidP="00757C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Your job is to count for everyone in queue their waiting time, and for each table the number of players it has served for the day.</w:t>
      </w:r>
    </w:p>
    <w:p w:rsidR="00757CF3" w:rsidRDefault="00757CF3" w:rsidP="00757C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One thing that makes this procedure a bit complicated is that the club reserves some tables for their VIP members. When a VIP table is open, the first VIP pair in the queue will have the priviledge to take it. However, if there is no VIP in the queue, the next pair of players can take it. On the other hand, if when it is the turn of a VIP pair, yet no VIP table is available, they can be assigned as any ordinary players.</w:t>
      </w:r>
    </w:p>
    <w:p w:rsidR="00757CF3" w:rsidRDefault="00757CF3" w:rsidP="00757C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757CF3" w:rsidRDefault="00757CF3" w:rsidP="00757C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Each input file contains one test case. For each case, the first line contains an integer N (&lt;=10000) - the total number of pairs of players. Then N lines follow, each contains 2 times and a VIP tag: HH:MM:SS - the arriving time, P - the playing time in minutes of a pair of players, and tag - which is 1 if they hold a VIP card, or 0 if not. It is guaranteed that the arriving time is between 08:00:00 and 21:00:00 while the club is open. It is assumed that no two customers </w:t>
      </w:r>
      <w:proofErr w:type="gramStart"/>
      <w:r>
        <w:rPr>
          <w:rFonts w:ascii="inherit" w:hAnsi="inherit"/>
          <w:color w:val="333333"/>
          <w:sz w:val="18"/>
          <w:szCs w:val="18"/>
        </w:rPr>
        <w:t>arrives</w:t>
      </w:r>
      <w:proofErr w:type="gramEnd"/>
      <w:r>
        <w:rPr>
          <w:rFonts w:ascii="inherit" w:hAnsi="inherit"/>
          <w:color w:val="333333"/>
          <w:sz w:val="18"/>
          <w:szCs w:val="18"/>
        </w:rPr>
        <w:t xml:space="preserve"> at the same time. Following the players' info, there are 2 positive integers: K (&lt;=100) - the number of tables, and M (&lt; K) - the number of VIP tables. The last line contains M table numbers.</w:t>
      </w:r>
    </w:p>
    <w:p w:rsidR="00757CF3" w:rsidRDefault="00757CF3" w:rsidP="00757C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757CF3" w:rsidRDefault="00757CF3" w:rsidP="00757C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first print the arriving time, serving time and the waiting time for each pair of players in the format shown by the sample. Then print in a line the number of players served by each table. Notice that the output must be listed in chronological order of the serving time. The waiting time must be rounded up to an integer minute(s). If one cannot get a table before the closing time, their information must NOT be printed.</w:t>
      </w:r>
    </w:p>
    <w:p w:rsidR="00757CF3" w:rsidRDefault="00757CF3" w:rsidP="00757CF3">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20:52:00 10 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08:00:00 20 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08:02:00 30 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20:51:00 10 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08:10:00 5 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08:12:00 10 1</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20:50:00 10 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08:01:30 15 1</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20:53:00 10 1</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757CF3" w:rsidRDefault="00757CF3" w:rsidP="00757CF3">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08:00:00 08:00:00 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08:01:30 08:01:30 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08:02:00 08:02:00 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08:12:00 08:16:30 5</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08:10:00 08:20:00 10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20:50:00 20:50:00 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20:51:00 20:51:00 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20:52:00 20:52:00 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3 3 2</w:t>
      </w:r>
    </w:p>
    <w:p w:rsidR="007266D5" w:rsidRDefault="007266D5" w:rsidP="007266D5">
      <w:pPr>
        <w:widowControl/>
        <w:shd w:val="clear" w:color="auto" w:fill="FFFFFF"/>
        <w:spacing w:before="150" w:after="150"/>
        <w:jc w:val="left"/>
        <w:rPr>
          <w:rFonts w:ascii="Verdana" w:eastAsia="宋体" w:hAnsi="Verdana" w:cs="宋体"/>
          <w:color w:val="FF0000"/>
          <w:kern w:val="0"/>
          <w:sz w:val="18"/>
          <w:szCs w:val="18"/>
        </w:rPr>
      </w:pPr>
      <w:r>
        <w:rPr>
          <w:rFonts w:ascii="Verdana" w:eastAsia="宋体" w:hAnsi="Verdana" w:cs="宋体" w:hint="eastAsia"/>
          <w:color w:val="FF0000"/>
          <w:kern w:val="0"/>
          <w:sz w:val="18"/>
          <w:szCs w:val="18"/>
        </w:rPr>
        <w:t>来自：</w:t>
      </w:r>
      <w:r w:rsidRPr="00B72144">
        <w:rPr>
          <w:rFonts w:ascii="Verdana" w:eastAsia="宋体" w:hAnsi="Verdana" w:cs="宋体"/>
          <w:color w:val="FF0000"/>
          <w:kern w:val="0"/>
          <w:sz w:val="18"/>
          <w:szCs w:val="18"/>
        </w:rPr>
        <w:t>http://www.cnblogs.com/huhuuu/p/3360207.html</w:t>
      </w:r>
    </w:p>
    <w:p w:rsidR="007266D5" w:rsidRPr="00B72144" w:rsidRDefault="007266D5" w:rsidP="007266D5">
      <w:pPr>
        <w:widowControl/>
        <w:shd w:val="clear" w:color="auto" w:fill="FFFFFF"/>
        <w:spacing w:before="150" w:after="150"/>
        <w:jc w:val="left"/>
        <w:rPr>
          <w:rFonts w:ascii="Verdana" w:eastAsia="宋体" w:hAnsi="Verdana" w:cs="宋体"/>
          <w:color w:val="FF0000"/>
          <w:kern w:val="0"/>
          <w:sz w:val="18"/>
          <w:szCs w:val="18"/>
        </w:rPr>
      </w:pPr>
      <w:r w:rsidRPr="00B72144">
        <w:rPr>
          <w:rFonts w:ascii="Verdana" w:eastAsia="宋体" w:hAnsi="Verdana" w:cs="宋体"/>
          <w:color w:val="FF0000"/>
          <w:kern w:val="0"/>
          <w:sz w:val="18"/>
          <w:szCs w:val="18"/>
        </w:rPr>
        <w:lastRenderedPageBreak/>
        <w:t>题意自己理解了，主要是两个队列维护，一个</w:t>
      </w:r>
      <w:r w:rsidRPr="00B72144">
        <w:rPr>
          <w:rFonts w:ascii="Verdana" w:eastAsia="宋体" w:hAnsi="Verdana" w:cs="宋体"/>
          <w:color w:val="FF0000"/>
          <w:kern w:val="0"/>
          <w:sz w:val="18"/>
          <w:szCs w:val="18"/>
        </w:rPr>
        <w:t>VIP</w:t>
      </w:r>
      <w:r w:rsidRPr="00B72144">
        <w:rPr>
          <w:rFonts w:ascii="Verdana" w:eastAsia="宋体" w:hAnsi="Verdana" w:cs="宋体"/>
          <w:color w:val="FF0000"/>
          <w:kern w:val="0"/>
          <w:sz w:val="18"/>
          <w:szCs w:val="18"/>
        </w:rPr>
        <w:t>队列，一个普通队列</w:t>
      </w:r>
    </w:p>
    <w:p w:rsidR="007266D5" w:rsidRPr="00B72144" w:rsidRDefault="007266D5" w:rsidP="007266D5">
      <w:pPr>
        <w:widowControl/>
        <w:shd w:val="clear" w:color="auto" w:fill="FFFFFF"/>
        <w:spacing w:before="150" w:after="150"/>
        <w:jc w:val="left"/>
        <w:rPr>
          <w:rFonts w:ascii="Verdana" w:eastAsia="宋体" w:hAnsi="Verdana" w:cs="宋体"/>
          <w:color w:val="FF0000"/>
          <w:kern w:val="0"/>
          <w:sz w:val="18"/>
          <w:szCs w:val="18"/>
        </w:rPr>
      </w:pPr>
      <w:r w:rsidRPr="00B72144">
        <w:rPr>
          <w:rFonts w:ascii="Verdana" w:eastAsia="宋体" w:hAnsi="Verdana" w:cs="宋体"/>
          <w:color w:val="FF0000"/>
          <w:kern w:val="0"/>
          <w:sz w:val="18"/>
          <w:szCs w:val="18"/>
        </w:rPr>
        <w:t>搜集了一些坑（有些坑转自别的网站用于广大同学的测试之用）</w:t>
      </w:r>
    </w:p>
    <w:p w:rsidR="007266D5" w:rsidRPr="00B72144" w:rsidRDefault="007266D5" w:rsidP="007266D5">
      <w:pPr>
        <w:widowControl/>
        <w:shd w:val="clear" w:color="auto" w:fill="FFFFFF"/>
        <w:spacing w:before="150" w:after="150"/>
        <w:jc w:val="left"/>
        <w:rPr>
          <w:rFonts w:ascii="Verdana" w:eastAsia="宋体" w:hAnsi="Verdana" w:cs="宋体"/>
          <w:color w:val="FF0000"/>
          <w:kern w:val="0"/>
          <w:sz w:val="18"/>
          <w:szCs w:val="18"/>
        </w:rPr>
      </w:pPr>
      <w:r w:rsidRPr="00B72144">
        <w:rPr>
          <w:rFonts w:ascii="Verdana" w:eastAsia="宋体" w:hAnsi="Verdana" w:cs="宋体"/>
          <w:color w:val="FF0000"/>
          <w:kern w:val="0"/>
          <w:sz w:val="18"/>
          <w:szCs w:val="18"/>
        </w:rPr>
        <w:t> </w:t>
      </w:r>
    </w:p>
    <w:p w:rsidR="007266D5" w:rsidRPr="00B72144" w:rsidRDefault="007266D5" w:rsidP="007266D5">
      <w:pPr>
        <w:widowControl/>
        <w:shd w:val="clear" w:color="auto" w:fill="FFFFFF"/>
        <w:spacing w:before="150" w:after="150"/>
        <w:jc w:val="left"/>
        <w:rPr>
          <w:rFonts w:ascii="Verdana" w:eastAsia="宋体" w:hAnsi="Verdana" w:cs="宋体"/>
          <w:color w:val="FF0000"/>
          <w:kern w:val="0"/>
          <w:sz w:val="18"/>
          <w:szCs w:val="18"/>
        </w:rPr>
      </w:pPr>
      <w:r w:rsidRPr="00B72144">
        <w:rPr>
          <w:rFonts w:ascii="Verdana" w:eastAsia="宋体" w:hAnsi="Verdana" w:cs="宋体"/>
          <w:color w:val="FF0000"/>
          <w:kern w:val="0"/>
          <w:sz w:val="18"/>
          <w:szCs w:val="18"/>
        </w:rPr>
        <w:t>普通人也有</w:t>
      </w:r>
      <w:r w:rsidRPr="00B72144">
        <w:rPr>
          <w:rFonts w:ascii="Verdana" w:eastAsia="宋体" w:hAnsi="Verdana" w:cs="宋体"/>
          <w:color w:val="FF0000"/>
          <w:kern w:val="0"/>
          <w:sz w:val="18"/>
          <w:szCs w:val="18"/>
        </w:rPr>
        <w:t>VIP</w:t>
      </w:r>
      <w:r w:rsidRPr="00B72144">
        <w:rPr>
          <w:rFonts w:ascii="Verdana" w:eastAsia="宋体" w:hAnsi="Verdana" w:cs="宋体"/>
          <w:color w:val="FF0000"/>
          <w:kern w:val="0"/>
          <w:sz w:val="18"/>
          <w:szCs w:val="18"/>
        </w:rPr>
        <w:t>的权益！！！</w:t>
      </w:r>
      <w:r w:rsidRPr="00B72144">
        <w:rPr>
          <w:rFonts w:ascii="Verdana" w:eastAsia="宋体" w:hAnsi="Verdana" w:cs="宋体"/>
          <w:color w:val="FF0000"/>
          <w:kern w:val="0"/>
          <w:sz w:val="18"/>
          <w:szCs w:val="18"/>
        </w:rPr>
        <w:t xml:space="preserve"> </w:t>
      </w:r>
      <w:proofErr w:type="gramStart"/>
      <w:r w:rsidRPr="00B72144">
        <w:rPr>
          <w:rFonts w:ascii="Verdana" w:eastAsia="宋体" w:hAnsi="Verdana" w:cs="宋体"/>
          <w:color w:val="FF0000"/>
          <w:kern w:val="0"/>
          <w:sz w:val="18"/>
          <w:szCs w:val="18"/>
        </w:rPr>
        <w:t>屌</w:t>
      </w:r>
      <w:proofErr w:type="gramEnd"/>
      <w:r w:rsidRPr="00B72144">
        <w:rPr>
          <w:rFonts w:ascii="Verdana" w:eastAsia="宋体" w:hAnsi="Verdana" w:cs="宋体"/>
          <w:color w:val="FF0000"/>
          <w:kern w:val="0"/>
          <w:sz w:val="18"/>
          <w:szCs w:val="18"/>
        </w:rPr>
        <w:t>丝</w:t>
      </w:r>
      <w:proofErr w:type="gramStart"/>
      <w:r w:rsidRPr="00B72144">
        <w:rPr>
          <w:rFonts w:ascii="Verdana" w:eastAsia="宋体" w:hAnsi="Verdana" w:cs="宋体"/>
          <w:color w:val="FF0000"/>
          <w:kern w:val="0"/>
          <w:sz w:val="18"/>
          <w:szCs w:val="18"/>
        </w:rPr>
        <w:t>逆袭有木</w:t>
      </w:r>
      <w:proofErr w:type="gramEnd"/>
      <w:r w:rsidRPr="00B72144">
        <w:rPr>
          <w:rFonts w:ascii="Verdana" w:eastAsia="宋体" w:hAnsi="Verdana" w:cs="宋体"/>
          <w:color w:val="FF0000"/>
          <w:kern w:val="0"/>
          <w:sz w:val="18"/>
          <w:szCs w:val="18"/>
        </w:rPr>
        <w:t>有！！！</w:t>
      </w:r>
    </w:p>
    <w:p w:rsidR="007266D5" w:rsidRPr="00B72144" w:rsidRDefault="007266D5" w:rsidP="007266D5">
      <w:pPr>
        <w:widowControl/>
        <w:shd w:val="clear" w:color="auto" w:fill="FFFFFF"/>
        <w:spacing w:before="150" w:after="150"/>
        <w:jc w:val="left"/>
        <w:rPr>
          <w:rFonts w:ascii="Verdana" w:eastAsia="宋体" w:hAnsi="Verdana" w:cs="宋体"/>
          <w:color w:val="FF0000"/>
          <w:kern w:val="0"/>
          <w:sz w:val="18"/>
          <w:szCs w:val="18"/>
        </w:rPr>
      </w:pPr>
      <w:r w:rsidRPr="00B72144">
        <w:rPr>
          <w:rFonts w:ascii="Verdana" w:eastAsia="宋体" w:hAnsi="Verdana" w:cs="宋体"/>
          <w:color w:val="FF0000"/>
          <w:kern w:val="0"/>
          <w:sz w:val="18"/>
          <w:szCs w:val="18"/>
        </w:rPr>
        <w:t>9</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20:52:00 10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08:00:00 20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08:02:00 30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20:51:00 10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08:10:00 5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08:12:00 10 1</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20:50:00 10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08:01:30 15 1</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20:53:00 10 1</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10 10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1 2 3 4 5 6 7 8 9 10</w:t>
      </w:r>
    </w:p>
    <w:p w:rsidR="007266D5" w:rsidRPr="00B72144" w:rsidRDefault="007266D5" w:rsidP="007266D5">
      <w:pPr>
        <w:widowControl/>
        <w:shd w:val="clear" w:color="auto" w:fill="FFFFFF"/>
        <w:spacing w:before="150" w:after="150"/>
        <w:jc w:val="left"/>
        <w:rPr>
          <w:rFonts w:ascii="Verdana" w:eastAsia="宋体" w:hAnsi="Verdana" w:cs="宋体"/>
          <w:color w:val="FF0000"/>
          <w:kern w:val="0"/>
          <w:sz w:val="18"/>
          <w:szCs w:val="18"/>
        </w:rPr>
      </w:pPr>
      <w:r w:rsidRPr="00B72144">
        <w:rPr>
          <w:rFonts w:ascii="Verdana" w:eastAsia="宋体" w:hAnsi="Verdana" w:cs="宋体"/>
          <w:color w:val="FF0000"/>
          <w:kern w:val="0"/>
          <w:sz w:val="20"/>
          <w:szCs w:val="20"/>
        </w:rPr>
        <w:t>08:00:00 08:00:00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08:01:30 08:01:30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08:02:00 08:02:00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08:10:00 08:10:00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08:12:00 08:12:00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20:50:00 20:50:00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20:51:00 20:51:00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20:52:00 20:52:00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20:53:00 20:53:00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2 2 2 2 1 0 0 0 0 0</w:t>
      </w:r>
    </w:p>
    <w:p w:rsidR="007266D5" w:rsidRPr="00B72144" w:rsidRDefault="007266D5" w:rsidP="007266D5">
      <w:pPr>
        <w:widowControl/>
        <w:shd w:val="clear" w:color="auto" w:fill="FFFFFF"/>
        <w:spacing w:before="150" w:after="150"/>
        <w:jc w:val="left"/>
        <w:rPr>
          <w:rFonts w:ascii="Verdana" w:eastAsia="宋体" w:hAnsi="Verdana" w:cs="宋体"/>
          <w:color w:val="000000"/>
          <w:kern w:val="0"/>
          <w:sz w:val="18"/>
          <w:szCs w:val="18"/>
        </w:rPr>
      </w:pPr>
    </w:p>
    <w:p w:rsidR="007266D5" w:rsidRPr="00B72144" w:rsidRDefault="007266D5" w:rsidP="007266D5">
      <w:pPr>
        <w:widowControl/>
        <w:shd w:val="clear" w:color="auto" w:fill="FFFFFF"/>
        <w:spacing w:before="150" w:after="150"/>
        <w:jc w:val="left"/>
        <w:rPr>
          <w:rFonts w:ascii="Verdana" w:eastAsia="宋体" w:hAnsi="Verdana" w:cs="宋体"/>
          <w:color w:val="FF0000"/>
          <w:kern w:val="0"/>
          <w:sz w:val="18"/>
          <w:szCs w:val="18"/>
        </w:rPr>
      </w:pPr>
      <w:r w:rsidRPr="00B72144">
        <w:rPr>
          <w:rFonts w:ascii="Courier New" w:eastAsia="宋体" w:hAnsi="Courier New" w:cs="Courier New"/>
          <w:color w:val="FF0000"/>
          <w:kern w:val="0"/>
          <w:sz w:val="20"/>
          <w:szCs w:val="20"/>
        </w:rPr>
        <w:t>1.</w:t>
      </w:r>
      <w:r w:rsidRPr="00B72144">
        <w:rPr>
          <w:rFonts w:ascii="Verdana" w:eastAsia="宋体" w:hAnsi="Verdana" w:cs="宋体"/>
          <w:color w:val="FF0000"/>
          <w:kern w:val="0"/>
          <w:sz w:val="20"/>
          <w:szCs w:val="20"/>
        </w:rPr>
        <w:t>当有多个乒乓球台空闲时，</w:t>
      </w:r>
      <w:r w:rsidRPr="00B72144">
        <w:rPr>
          <w:rFonts w:ascii="Verdana" w:eastAsia="宋体" w:hAnsi="Verdana" w:cs="宋体"/>
          <w:color w:val="FF0000"/>
          <w:kern w:val="0"/>
          <w:sz w:val="20"/>
          <w:szCs w:val="20"/>
        </w:rPr>
        <w:t>vip</w:t>
      </w:r>
      <w:r w:rsidRPr="00B72144">
        <w:rPr>
          <w:rFonts w:ascii="Verdana" w:eastAsia="宋体" w:hAnsi="Verdana" w:cs="宋体"/>
          <w:color w:val="FF0000"/>
          <w:kern w:val="0"/>
          <w:sz w:val="20"/>
          <w:szCs w:val="20"/>
        </w:rPr>
        <w:t>顾客到了会使用最小</w:t>
      </w:r>
      <w:r w:rsidRPr="00B72144">
        <w:rPr>
          <w:rFonts w:ascii="Verdana" w:eastAsia="宋体" w:hAnsi="Verdana" w:cs="宋体"/>
          <w:color w:val="FF0000"/>
          <w:kern w:val="0"/>
          <w:sz w:val="20"/>
          <w:szCs w:val="20"/>
        </w:rPr>
        <w:t>id</w:t>
      </w:r>
      <w:r w:rsidRPr="00B72144">
        <w:rPr>
          <w:rFonts w:ascii="Verdana" w:eastAsia="宋体" w:hAnsi="Verdana" w:cs="宋体"/>
          <w:color w:val="FF0000"/>
          <w:kern w:val="0"/>
          <w:sz w:val="20"/>
          <w:szCs w:val="20"/>
        </w:rPr>
        <w:t>的</w:t>
      </w:r>
      <w:r w:rsidRPr="00B72144">
        <w:rPr>
          <w:rFonts w:ascii="Verdana" w:eastAsia="宋体" w:hAnsi="Verdana" w:cs="宋体"/>
          <w:color w:val="FF0000"/>
          <w:kern w:val="0"/>
          <w:sz w:val="20"/>
          <w:szCs w:val="20"/>
        </w:rPr>
        <w:t>vip</w:t>
      </w:r>
      <w:r w:rsidRPr="00B72144">
        <w:rPr>
          <w:rFonts w:ascii="Verdana" w:eastAsia="宋体" w:hAnsi="Verdana" w:cs="宋体"/>
          <w:color w:val="FF0000"/>
          <w:kern w:val="0"/>
          <w:sz w:val="20"/>
          <w:szCs w:val="20"/>
        </w:rPr>
        <w:t>球台，而不是最小</w:t>
      </w:r>
      <w:r w:rsidRPr="00B72144">
        <w:rPr>
          <w:rFonts w:ascii="Verdana" w:eastAsia="宋体" w:hAnsi="Verdana" w:cs="宋体"/>
          <w:color w:val="FF0000"/>
          <w:kern w:val="0"/>
          <w:sz w:val="20"/>
          <w:szCs w:val="20"/>
        </w:rPr>
        <w:t>id</w:t>
      </w:r>
      <w:r w:rsidRPr="00B72144">
        <w:rPr>
          <w:rFonts w:ascii="Verdana" w:eastAsia="宋体" w:hAnsi="Verdana" w:cs="宋体"/>
          <w:color w:val="FF0000"/>
          <w:kern w:val="0"/>
          <w:sz w:val="20"/>
          <w:szCs w:val="20"/>
        </w:rPr>
        <w:t>的球台，测试以下用例：</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20"/>
          <w:szCs w:val="20"/>
        </w:rPr>
      </w:pPr>
      <w:r w:rsidRPr="00B72144">
        <w:rPr>
          <w:rFonts w:ascii="宋体" w:eastAsia="宋体" w:hAnsi="宋体" w:cs="宋体"/>
          <w:color w:val="FF0000"/>
          <w:kern w:val="0"/>
          <w:sz w:val="20"/>
          <w:szCs w:val="20"/>
        </w:rPr>
        <w:t>2</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20"/>
          <w:szCs w:val="20"/>
        </w:rPr>
      </w:pPr>
      <w:r w:rsidRPr="00B72144">
        <w:rPr>
          <w:rFonts w:ascii="宋体" w:eastAsia="宋体" w:hAnsi="宋体" w:cs="宋体"/>
          <w:color w:val="FF0000"/>
          <w:kern w:val="0"/>
          <w:sz w:val="20"/>
          <w:szCs w:val="20"/>
        </w:rPr>
        <w:t>10:00:00 30 1</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20"/>
          <w:szCs w:val="20"/>
        </w:rPr>
      </w:pPr>
      <w:r w:rsidRPr="00B72144">
        <w:rPr>
          <w:rFonts w:ascii="宋体" w:eastAsia="宋体" w:hAnsi="宋体" w:cs="宋体"/>
          <w:color w:val="FF0000"/>
          <w:kern w:val="0"/>
          <w:sz w:val="20"/>
          <w:szCs w:val="20"/>
        </w:rPr>
        <w:t>12:00:00 30 1</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20"/>
          <w:szCs w:val="20"/>
        </w:rPr>
      </w:pPr>
      <w:r w:rsidRPr="00B72144">
        <w:rPr>
          <w:rFonts w:ascii="宋体" w:eastAsia="宋体" w:hAnsi="宋体" w:cs="宋体"/>
          <w:color w:val="FF0000"/>
          <w:kern w:val="0"/>
          <w:sz w:val="20"/>
          <w:szCs w:val="20"/>
        </w:rPr>
        <w:t>5 1</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3</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输出正确结果应为：</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10:00:00 10:00:00 0</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12:00:00 12:00:00 0</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0 0 2 0 0</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 </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lastRenderedPageBreak/>
        <w:t>2.题目要求每对顾客玩的时间不超过2小时，那么当顾客要求玩的时间&gt;2小时的时候，应该截断控制，测试以下用例：</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20"/>
          <w:szCs w:val="20"/>
        </w:rPr>
      </w:pPr>
      <w:r w:rsidRPr="00B72144">
        <w:rPr>
          <w:rFonts w:ascii="宋体" w:eastAsia="宋体" w:hAnsi="宋体" w:cs="宋体"/>
          <w:color w:val="FF0000"/>
          <w:kern w:val="0"/>
          <w:sz w:val="20"/>
          <w:szCs w:val="20"/>
        </w:rPr>
        <w:t>2</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20"/>
          <w:szCs w:val="20"/>
        </w:rPr>
      </w:pPr>
      <w:r w:rsidRPr="00B72144">
        <w:rPr>
          <w:rFonts w:ascii="宋体" w:eastAsia="宋体" w:hAnsi="宋体" w:cs="宋体"/>
          <w:color w:val="FF0000"/>
          <w:kern w:val="0"/>
          <w:sz w:val="20"/>
          <w:szCs w:val="20"/>
        </w:rPr>
        <w:t>18:00:00 180 1</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20"/>
          <w:szCs w:val="20"/>
        </w:rPr>
      </w:pPr>
      <w:r w:rsidRPr="00B72144">
        <w:rPr>
          <w:rFonts w:ascii="宋体" w:eastAsia="宋体" w:hAnsi="宋体" w:cs="宋体"/>
          <w:color w:val="FF0000"/>
          <w:kern w:val="0"/>
          <w:sz w:val="20"/>
          <w:szCs w:val="20"/>
        </w:rPr>
        <w:t>20:00:00 60 1</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20"/>
          <w:szCs w:val="20"/>
        </w:rPr>
      </w:pPr>
      <w:r w:rsidRPr="00B72144">
        <w:rPr>
          <w:rFonts w:ascii="宋体" w:eastAsia="宋体" w:hAnsi="宋体" w:cs="宋体"/>
          <w:color w:val="FF0000"/>
          <w:kern w:val="0"/>
          <w:sz w:val="20"/>
          <w:szCs w:val="20"/>
        </w:rPr>
        <w:t>1 1</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1</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输出的正确结果应为：</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18:00:00 18:00:00 0</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20:00:00 20:00:00 0</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2</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3.虽然题目中保证客户到达时间在08:00:00到21:00:00之间，但是根据最后的8个case来看，里面还是有不在这个时间区间内到达的顾客，所以建议还是稍加控制，测试以下用例：</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20"/>
          <w:szCs w:val="20"/>
        </w:rPr>
      </w:pPr>
      <w:r w:rsidRPr="00B72144">
        <w:rPr>
          <w:rFonts w:ascii="宋体" w:eastAsia="宋体" w:hAnsi="宋体" w:cs="宋体"/>
          <w:color w:val="FF0000"/>
          <w:kern w:val="0"/>
          <w:sz w:val="20"/>
          <w:szCs w:val="20"/>
        </w:rPr>
        <w:t>1</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20"/>
          <w:szCs w:val="20"/>
        </w:rPr>
      </w:pPr>
      <w:r w:rsidRPr="00B72144">
        <w:rPr>
          <w:rFonts w:ascii="宋体" w:eastAsia="宋体" w:hAnsi="宋体" w:cs="宋体"/>
          <w:color w:val="FF0000"/>
          <w:kern w:val="0"/>
          <w:sz w:val="20"/>
          <w:szCs w:val="20"/>
        </w:rPr>
        <w:t>21:00:00 80 1</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20"/>
          <w:szCs w:val="20"/>
        </w:rPr>
      </w:pPr>
      <w:r w:rsidRPr="00B72144">
        <w:rPr>
          <w:rFonts w:ascii="宋体" w:eastAsia="宋体" w:hAnsi="宋体" w:cs="宋体"/>
          <w:color w:val="FF0000"/>
          <w:kern w:val="0"/>
          <w:sz w:val="20"/>
          <w:szCs w:val="20"/>
        </w:rPr>
        <w:t>1 1</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1</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输出的正确结果应为：</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0</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4.题目中说的round up to an integer minutes是严格的四舍五入，需要如下做：</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proofErr w:type="gramStart"/>
      <w:r w:rsidRPr="00B72144">
        <w:rPr>
          <w:rFonts w:ascii="宋体" w:eastAsia="宋体" w:hAnsi="宋体" w:cs="宋体"/>
          <w:color w:val="FF0000"/>
          <w:kern w:val="0"/>
          <w:sz w:val="20"/>
          <w:szCs w:val="20"/>
        </w:rPr>
        <w:t>wtime</w:t>
      </w:r>
      <w:proofErr w:type="gramEnd"/>
      <w:r w:rsidRPr="00B72144">
        <w:rPr>
          <w:rFonts w:ascii="宋体" w:eastAsia="宋体" w:hAnsi="宋体" w:cs="宋体"/>
          <w:color w:val="FF0000"/>
          <w:kern w:val="0"/>
          <w:sz w:val="20"/>
          <w:szCs w:val="20"/>
        </w:rPr>
        <w:t xml:space="preserve"> = (stime - atime + 30) / 60</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而不是：</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proofErr w:type="gramStart"/>
      <w:r w:rsidRPr="00B72144">
        <w:rPr>
          <w:rFonts w:ascii="宋体" w:eastAsia="宋体" w:hAnsi="宋体" w:cs="宋体"/>
          <w:color w:val="FF0000"/>
          <w:kern w:val="0"/>
          <w:sz w:val="20"/>
          <w:szCs w:val="20"/>
        </w:rPr>
        <w:t>wtime</w:t>
      </w:r>
      <w:proofErr w:type="gramEnd"/>
      <w:r w:rsidRPr="00B72144">
        <w:rPr>
          <w:rFonts w:ascii="宋体" w:eastAsia="宋体" w:hAnsi="宋体" w:cs="宋体"/>
          <w:color w:val="FF0000"/>
          <w:kern w:val="0"/>
          <w:sz w:val="20"/>
          <w:szCs w:val="20"/>
        </w:rPr>
        <w:t xml:space="preserve"> = (stime - atime + 59) / 60</w:t>
      </w:r>
    </w:p>
    <w:p w:rsidR="007266D5" w:rsidRPr="00B72144" w:rsidRDefault="007266D5" w:rsidP="007266D5">
      <w:pPr>
        <w:tabs>
          <w:tab w:val="left" w:pos="180"/>
        </w:tabs>
        <w:rPr>
          <w:color w:val="FF0000"/>
        </w:rPr>
      </w:pPr>
    </w:p>
    <w:p w:rsidR="007266D5" w:rsidRPr="007266D5" w:rsidRDefault="007266D5" w:rsidP="00757CF3">
      <w:pPr>
        <w:pStyle w:val="HTML"/>
        <w:shd w:val="clear" w:color="auto" w:fill="FAFAFA"/>
        <w:spacing w:before="360" w:after="360"/>
        <w:textAlignment w:val="baseline"/>
        <w:rPr>
          <w:rFonts w:ascii="Consolas" w:hAnsi="Consolas" w:cs="Consolas"/>
          <w:color w:val="333333"/>
          <w:sz w:val="18"/>
          <w:szCs w:val="18"/>
        </w:rPr>
      </w:pPr>
    </w:p>
    <w:p w:rsidR="00202CFA" w:rsidRPr="00202CFA" w:rsidRDefault="00202CFA" w:rsidP="00202CFA">
      <w:pPr>
        <w:pStyle w:val="1"/>
      </w:pPr>
      <w:bookmarkStart w:id="26" w:name="_Toc505933194"/>
      <w:r w:rsidRPr="00202CFA">
        <w:t>1027. Colors in Mars (20)</w:t>
      </w:r>
      <w:bookmarkEnd w:id="26"/>
    </w:p>
    <w:p w:rsidR="00202CFA" w:rsidRDefault="00202CFA" w:rsidP="00202CF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202CFA" w:rsidRDefault="00202CFA" w:rsidP="00202CF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202CFA" w:rsidRDefault="00202CFA" w:rsidP="00202CF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202CFA" w:rsidRDefault="00202CFA" w:rsidP="00202CF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202CFA" w:rsidRDefault="00202CFA" w:rsidP="00202CF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202CFA" w:rsidRDefault="00202CFA" w:rsidP="00202CF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202CFA" w:rsidRDefault="00202CFA" w:rsidP="00202CF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202CFA" w:rsidRDefault="00202CFA" w:rsidP="00202CF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202CFA" w:rsidRDefault="00202CFA" w:rsidP="00202CF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202CFA" w:rsidRDefault="00202CFA" w:rsidP="00202CF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202CFA" w:rsidRDefault="00202CFA" w:rsidP="00202CF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People in Mars represent the colors in their computers in a similar way as the Earth people. That is, a color is represented by a 6-digit number, where the first 2 digits are for Red, </w:t>
      </w:r>
      <w:proofErr w:type="gramStart"/>
      <w:r>
        <w:rPr>
          <w:rFonts w:ascii="inherit" w:hAnsi="inherit"/>
          <w:color w:val="333333"/>
          <w:sz w:val="18"/>
          <w:szCs w:val="18"/>
        </w:rPr>
        <w:t>the</w:t>
      </w:r>
      <w:proofErr w:type="gramEnd"/>
      <w:r>
        <w:rPr>
          <w:rFonts w:ascii="inherit" w:hAnsi="inherit"/>
          <w:color w:val="333333"/>
          <w:sz w:val="18"/>
          <w:szCs w:val="18"/>
        </w:rPr>
        <w:t xml:space="preserve"> middle 2 digits for Green, and the last 2 digits for Blue. The only difference is that they use radix 13 (0-9 and A-C) instead of 16. Now given a color in three decimal numbers (each between 0 and 168), you are supposed to output their Mars RGB values.</w:t>
      </w:r>
    </w:p>
    <w:p w:rsidR="00202CFA" w:rsidRDefault="00202CFA" w:rsidP="00202CF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lastRenderedPageBreak/>
        <w:t>Input</w:t>
      </w:r>
    </w:p>
    <w:p w:rsidR="00202CFA" w:rsidRDefault="00202CFA" w:rsidP="00202CF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which occupies a line containing the three decimal color values.</w:t>
      </w:r>
    </w:p>
    <w:p w:rsidR="00202CFA" w:rsidRDefault="00202CFA" w:rsidP="00202CF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w:t>
      </w:r>
    </w:p>
    <w:p w:rsidR="00202CFA" w:rsidRDefault="00202CFA" w:rsidP="00202CF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you should output the Mars RGB value in the following format: first output "#", then followed by a 6-digit number where all the English characters must be upper-cased. If a single color is only 1-digit long, you must print a "0" to the left.</w:t>
      </w:r>
    </w:p>
    <w:p w:rsidR="00202CFA" w:rsidRDefault="00202CFA" w:rsidP="00202CFA">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202CFA" w:rsidRDefault="00202CFA" w:rsidP="00202CF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15 43 71</w:t>
      </w:r>
    </w:p>
    <w:p w:rsidR="00202CFA" w:rsidRDefault="00202CFA" w:rsidP="00202CFA">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202CFA" w:rsidRDefault="00202CFA" w:rsidP="00202CF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w:t>
      </w:r>
    </w:p>
    <w:p w:rsidR="00277227" w:rsidRPr="00277227" w:rsidRDefault="00277227" w:rsidP="00277227">
      <w:pPr>
        <w:pStyle w:val="1"/>
      </w:pPr>
      <w:bookmarkStart w:id="27" w:name="_Toc505933195"/>
      <w:r w:rsidRPr="00277227">
        <w:t>1028. List Sorting (25)</w:t>
      </w:r>
      <w:bookmarkEnd w:id="27"/>
    </w:p>
    <w:p w:rsidR="00277227" w:rsidRDefault="00277227" w:rsidP="0027722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277227" w:rsidRDefault="00277227" w:rsidP="0027722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277227" w:rsidRDefault="00277227" w:rsidP="0027722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277227" w:rsidRDefault="00277227" w:rsidP="0027722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277227" w:rsidRDefault="00277227" w:rsidP="0027722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277227" w:rsidRDefault="00277227" w:rsidP="0027722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277227" w:rsidRDefault="00277227" w:rsidP="0027722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277227" w:rsidRDefault="00277227" w:rsidP="0027722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277227" w:rsidRDefault="00277227" w:rsidP="0027722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277227" w:rsidRDefault="00277227" w:rsidP="0027722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277227" w:rsidRDefault="00277227" w:rsidP="0027722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Excel can sort records according to any column. Now you are supposed to imitate this function.</w:t>
      </w:r>
    </w:p>
    <w:p w:rsidR="00277227" w:rsidRDefault="00277227" w:rsidP="0027722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w:t>
      </w:r>
    </w:p>
    <w:p w:rsidR="00277227" w:rsidRDefault="00277227" w:rsidP="0027722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two integers N (&lt;=100000) and C, where N is the number of records and C is the column that you are supposed to sort the records with. Then N lines follow, each contains a record of a student. A student's record consists of his or her distinct ID (a 6-digit number), name (a string with no more than 8 characters without space), and grade (an integer between 0 and 100, inclusive).</w:t>
      </w:r>
    </w:p>
    <w:p w:rsidR="00277227" w:rsidRDefault="00277227" w:rsidP="0027722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w:t>
      </w:r>
    </w:p>
    <w:p w:rsidR="00277227" w:rsidRDefault="00277227" w:rsidP="0027722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For each test case, output the sorting result in N lines. That is, if C = 1 then the records must be sorted in increasing order according to ID's; if C = 2 then the records must be sorted in non-decreasing order according to names; and if C = 3 then the records must be sorted in non-decreasing order according to grades. If there are several students who have the same name or grade, they must be sorted according to their ID's in increasing order.</w:t>
      </w:r>
    </w:p>
    <w:p w:rsidR="00277227" w:rsidRDefault="00277227" w:rsidP="00277227">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000007 James 85</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000010 Amy 90</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000001 Zoe 60</w:t>
      </w:r>
    </w:p>
    <w:p w:rsidR="00277227" w:rsidRDefault="00277227" w:rsidP="0027722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000001 Zoe 60</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000007 James 85</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000010 Amy 90</w:t>
      </w:r>
    </w:p>
    <w:p w:rsidR="00277227" w:rsidRDefault="00277227" w:rsidP="00277227">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4 2</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000007 James 85</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000010 Amy 90</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000001 Zoe 60</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000002 James 98</w:t>
      </w:r>
    </w:p>
    <w:p w:rsidR="00277227" w:rsidRDefault="00277227" w:rsidP="0027722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000010 Amy 90</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000002 James 98</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000007 James 85</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000001 Zoe 60</w:t>
      </w:r>
    </w:p>
    <w:p w:rsidR="00277227" w:rsidRDefault="00277227" w:rsidP="00277227">
      <w:pPr>
        <w:shd w:val="clear" w:color="auto" w:fill="FAFAFA"/>
        <w:textAlignment w:val="baseline"/>
        <w:rPr>
          <w:rFonts w:ascii="Verdana" w:hAnsi="Verdana"/>
          <w:color w:val="333333"/>
          <w:sz w:val="18"/>
          <w:szCs w:val="18"/>
        </w:rPr>
      </w:pPr>
      <w:r>
        <w:rPr>
          <w:rFonts w:ascii="Verdana" w:hAnsi="Verdana"/>
          <w:b/>
          <w:bCs/>
          <w:color w:val="333333"/>
          <w:sz w:val="18"/>
          <w:szCs w:val="18"/>
        </w:rPr>
        <w:t>Sample Input 3</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4 3</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000007 James 85</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000010 Amy 90</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000001 Zoe 60</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000002 James 90</w:t>
      </w:r>
    </w:p>
    <w:p w:rsidR="00277227" w:rsidRDefault="00277227" w:rsidP="0027722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3</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000001 Zoe 60</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000007 James 85</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000002 James 90</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000010 Amy 90</w:t>
      </w:r>
    </w:p>
    <w:p w:rsidR="0030029D" w:rsidRPr="0030029D" w:rsidRDefault="0030029D" w:rsidP="0030029D">
      <w:pPr>
        <w:pStyle w:val="1"/>
      </w:pPr>
      <w:bookmarkStart w:id="28" w:name="_Toc505933196"/>
      <w:r w:rsidRPr="0030029D">
        <w:t>1029. Median (25)</w:t>
      </w:r>
      <w:bookmarkEnd w:id="28"/>
    </w:p>
    <w:p w:rsidR="0030029D" w:rsidRDefault="0030029D" w:rsidP="0030029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30029D" w:rsidRDefault="0030029D" w:rsidP="0030029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1000 ms</w:t>
      </w:r>
    </w:p>
    <w:p w:rsidR="0030029D" w:rsidRDefault="0030029D" w:rsidP="0030029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30029D" w:rsidRDefault="0030029D" w:rsidP="0030029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30029D" w:rsidRDefault="0030029D" w:rsidP="0030029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30029D" w:rsidRDefault="0030029D" w:rsidP="0030029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30029D" w:rsidRDefault="0030029D" w:rsidP="0030029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30029D" w:rsidRDefault="0030029D" w:rsidP="0030029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30029D" w:rsidRDefault="0030029D" w:rsidP="0030029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30029D" w:rsidRDefault="0030029D" w:rsidP="0030029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30029D" w:rsidRDefault="0030029D" w:rsidP="0030029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an increasing sequence S of N integers, the</w:t>
      </w:r>
      <w:r>
        <w:rPr>
          <w:rStyle w:val="apple-converted-space"/>
          <w:rFonts w:ascii="inherit" w:hAnsi="inherit"/>
          <w:color w:val="333333"/>
          <w:sz w:val="18"/>
          <w:szCs w:val="18"/>
        </w:rPr>
        <w:t> </w:t>
      </w:r>
      <w:r>
        <w:rPr>
          <w:rFonts w:ascii="inherit" w:hAnsi="inherit"/>
          <w:i/>
          <w:iCs/>
          <w:color w:val="333333"/>
          <w:sz w:val="18"/>
          <w:szCs w:val="18"/>
        </w:rPr>
        <w:t>median</w:t>
      </w:r>
      <w:r>
        <w:rPr>
          <w:rStyle w:val="apple-converted-space"/>
          <w:rFonts w:ascii="inherit" w:hAnsi="inherit"/>
          <w:color w:val="333333"/>
          <w:sz w:val="18"/>
          <w:szCs w:val="18"/>
        </w:rPr>
        <w:t> </w:t>
      </w:r>
      <w:r>
        <w:rPr>
          <w:rFonts w:ascii="inherit" w:hAnsi="inherit"/>
          <w:color w:val="333333"/>
          <w:sz w:val="18"/>
          <w:szCs w:val="18"/>
        </w:rPr>
        <w:t>is the number at the middle position. For example, the median of S1</w:t>
      </w:r>
      <w:proofErr w:type="gramStart"/>
      <w:r>
        <w:rPr>
          <w:rFonts w:ascii="inherit" w:hAnsi="inherit"/>
          <w:color w:val="333333"/>
          <w:sz w:val="18"/>
          <w:szCs w:val="18"/>
        </w:rPr>
        <w:t>={</w:t>
      </w:r>
      <w:proofErr w:type="gramEnd"/>
      <w:r>
        <w:rPr>
          <w:rFonts w:ascii="inherit" w:hAnsi="inherit"/>
          <w:color w:val="333333"/>
          <w:sz w:val="18"/>
          <w:szCs w:val="18"/>
        </w:rPr>
        <w:t>11, 12, 13, 14} is 12, and the median of S2={9, 10, 15, 16, 17} is 15. The median of two sequences is defined to be the median of the nondecreasing sequence which contains all the elements of both sequences. For example, the median of S1 and S2 is 13.</w:t>
      </w:r>
    </w:p>
    <w:p w:rsidR="0030029D" w:rsidRDefault="0030029D" w:rsidP="0030029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Given two increasing sequences of integers, you are asked to find their median.</w:t>
      </w:r>
    </w:p>
    <w:p w:rsidR="0030029D" w:rsidRDefault="0030029D" w:rsidP="0030029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w:t>
      </w:r>
    </w:p>
    <w:p w:rsidR="0030029D" w:rsidRDefault="0030029D" w:rsidP="0030029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Each input file contains one test case. Each case occupies 2 </w:t>
      </w:r>
      <w:proofErr w:type="gramStart"/>
      <w:r>
        <w:rPr>
          <w:rFonts w:ascii="inherit" w:hAnsi="inherit"/>
          <w:color w:val="333333"/>
          <w:sz w:val="18"/>
          <w:szCs w:val="18"/>
        </w:rPr>
        <w:t>lines,</w:t>
      </w:r>
      <w:proofErr w:type="gramEnd"/>
      <w:r>
        <w:rPr>
          <w:rFonts w:ascii="inherit" w:hAnsi="inherit"/>
          <w:color w:val="333333"/>
          <w:sz w:val="18"/>
          <w:szCs w:val="18"/>
        </w:rPr>
        <w:t xml:space="preserve"> each gives the information of a sequence. For each sequence, the first positive integer N (&lt;=1000000) is the size of that sequence. Then N integers follow, separated by a space. It is guaranteed that all the integers are in the range of</w:t>
      </w:r>
      <w:r>
        <w:rPr>
          <w:rStyle w:val="apple-converted-space"/>
          <w:rFonts w:ascii="inherit" w:hAnsi="inherit"/>
          <w:color w:val="333333"/>
          <w:sz w:val="18"/>
          <w:szCs w:val="18"/>
        </w:rPr>
        <w:t> </w:t>
      </w:r>
      <w:r>
        <w:rPr>
          <w:rFonts w:ascii="inherit" w:hAnsi="inherit"/>
          <w:b/>
          <w:bCs/>
          <w:color w:val="333333"/>
          <w:sz w:val="18"/>
          <w:szCs w:val="18"/>
        </w:rPr>
        <w:t>long int</w:t>
      </w:r>
      <w:r>
        <w:rPr>
          <w:rFonts w:ascii="inherit" w:hAnsi="inherit"/>
          <w:color w:val="333333"/>
          <w:sz w:val="18"/>
          <w:szCs w:val="18"/>
        </w:rPr>
        <w:t>.</w:t>
      </w:r>
    </w:p>
    <w:p w:rsidR="0030029D" w:rsidRDefault="0030029D" w:rsidP="0030029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w:t>
      </w:r>
    </w:p>
    <w:p w:rsidR="0030029D" w:rsidRDefault="0030029D" w:rsidP="0030029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you should output the median of the two given sequences in a line.</w:t>
      </w:r>
    </w:p>
    <w:p w:rsidR="0030029D" w:rsidRDefault="0030029D" w:rsidP="0030029D">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30029D" w:rsidRDefault="0030029D" w:rsidP="0030029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4 11 12 13 14</w:t>
      </w:r>
    </w:p>
    <w:p w:rsidR="0030029D" w:rsidRDefault="0030029D" w:rsidP="0030029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5 9 10 15 16 17</w:t>
      </w:r>
    </w:p>
    <w:p w:rsidR="0030029D" w:rsidRDefault="0030029D" w:rsidP="0030029D">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30029D" w:rsidRDefault="0030029D" w:rsidP="0030029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13</w:t>
      </w:r>
    </w:p>
    <w:p w:rsidR="00277227" w:rsidRDefault="00757DC8" w:rsidP="00757DC8">
      <w:pPr>
        <w:rPr>
          <w:color w:val="FF0000"/>
        </w:rPr>
      </w:pPr>
      <w:r w:rsidRPr="00757DC8">
        <w:rPr>
          <w:rFonts w:hint="eastAsia"/>
          <w:color w:val="FF0000"/>
        </w:rPr>
        <w:t>这题就用</w:t>
      </w:r>
      <w:r w:rsidRPr="00757DC8">
        <w:rPr>
          <w:rFonts w:hint="eastAsia"/>
          <w:color w:val="FF0000"/>
        </w:rPr>
        <w:t>int</w:t>
      </w:r>
      <w:r w:rsidRPr="00757DC8">
        <w:rPr>
          <w:rFonts w:hint="eastAsia"/>
          <w:color w:val="FF0000"/>
        </w:rPr>
        <w:t>类型就可以了</w:t>
      </w:r>
    </w:p>
    <w:p w:rsidR="004D1BC3" w:rsidRPr="004D1BC3" w:rsidRDefault="004D1BC3" w:rsidP="004D1BC3">
      <w:pPr>
        <w:pStyle w:val="1"/>
      </w:pPr>
      <w:bookmarkStart w:id="29" w:name="_Toc505933197"/>
      <w:r w:rsidRPr="004D1BC3">
        <w:t>1030. Travel Plan (30)</w:t>
      </w:r>
      <w:bookmarkEnd w:id="29"/>
    </w:p>
    <w:p w:rsidR="004D1BC3" w:rsidRDefault="004D1BC3" w:rsidP="004D1BC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4D1BC3" w:rsidRDefault="004D1BC3" w:rsidP="004D1BC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4D1BC3" w:rsidRDefault="004D1BC3" w:rsidP="004D1BC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4D1BC3" w:rsidRDefault="004D1BC3" w:rsidP="004D1BC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4D1BC3" w:rsidRDefault="004D1BC3" w:rsidP="004D1BC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4D1BC3" w:rsidRDefault="004D1BC3" w:rsidP="004D1BC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4D1BC3" w:rsidRDefault="004D1BC3" w:rsidP="004D1BC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4D1BC3" w:rsidRDefault="004D1BC3" w:rsidP="004D1BC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4D1BC3" w:rsidRDefault="004D1BC3" w:rsidP="004D1BC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4D1BC3" w:rsidRDefault="004D1BC3" w:rsidP="004D1BC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4D1BC3" w:rsidRDefault="004D1BC3" w:rsidP="004D1BC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 traveler's map gives the distances between cities along the highways, together with the cost of each highway. Now you are supposed to write a program to help a traveler to decide the shortest path between his/her starting city and the destination. If such a shortest path is not unique, you are supposed to output the one with the minimum cost, which is guaranteed to be unique.</w:t>
      </w:r>
    </w:p>
    <w:p w:rsidR="004D1BC3" w:rsidRDefault="004D1BC3" w:rsidP="004D1BC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4D1BC3" w:rsidRDefault="004D1BC3" w:rsidP="004D1BC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Each input file contains one test case. Each case starts with a line containing 4 positive integers N, M, S, and D, where N (&lt;=500) is the number of cities (and hence the cities are numbered from 0 to N-1); M is the number of highways; S and D are the starting and the destination cities, respectively. Then M lines follow, each provides the information of a highway, in the format:</w:t>
      </w:r>
    </w:p>
    <w:p w:rsidR="004D1BC3" w:rsidRDefault="004D1BC3" w:rsidP="004D1BC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City1 City2 Distance Cost</w:t>
      </w:r>
    </w:p>
    <w:p w:rsidR="004D1BC3" w:rsidRDefault="004D1BC3" w:rsidP="004D1BC3">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color w:val="333333"/>
          <w:sz w:val="18"/>
          <w:szCs w:val="18"/>
        </w:rPr>
        <w:t>where</w:t>
      </w:r>
      <w:proofErr w:type="gramEnd"/>
      <w:r>
        <w:rPr>
          <w:rFonts w:ascii="inherit" w:hAnsi="inherit"/>
          <w:color w:val="333333"/>
          <w:sz w:val="18"/>
          <w:szCs w:val="18"/>
        </w:rPr>
        <w:t xml:space="preserve"> the numbers are all integers no more than 500, and are separated by a space.</w:t>
      </w:r>
    </w:p>
    <w:p w:rsidR="004D1BC3" w:rsidRDefault="004D1BC3" w:rsidP="004D1BC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4D1BC3" w:rsidRDefault="004D1BC3" w:rsidP="004D1BC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cities along the shortest path from the starting point to the destination, followed by the total distance and the total cost of the path. The numbers must be separated by a space and there must be no extra space at the end of output.</w:t>
      </w:r>
    </w:p>
    <w:p w:rsidR="004D1BC3" w:rsidRDefault="004D1BC3" w:rsidP="004D1BC3">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4D1BC3" w:rsidRDefault="004D1BC3" w:rsidP="004D1BC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4 5 0 3</w:t>
      </w:r>
    </w:p>
    <w:p w:rsidR="004D1BC3" w:rsidRDefault="004D1BC3" w:rsidP="004D1BC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0 1 1 20</w:t>
      </w:r>
    </w:p>
    <w:p w:rsidR="004D1BC3" w:rsidRDefault="004D1BC3" w:rsidP="004D1BC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1 3 2 30</w:t>
      </w:r>
    </w:p>
    <w:p w:rsidR="004D1BC3" w:rsidRDefault="004D1BC3" w:rsidP="004D1BC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0 3 4 10</w:t>
      </w:r>
    </w:p>
    <w:p w:rsidR="004D1BC3" w:rsidRDefault="004D1BC3" w:rsidP="004D1BC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0 2 2 20</w:t>
      </w:r>
    </w:p>
    <w:p w:rsidR="004D1BC3" w:rsidRDefault="004D1BC3" w:rsidP="004D1BC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2 3 1 20</w:t>
      </w:r>
    </w:p>
    <w:p w:rsidR="004D1BC3" w:rsidRDefault="004D1BC3" w:rsidP="004D1BC3">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4D1BC3" w:rsidRDefault="004D1BC3" w:rsidP="004D1BC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0 2 3 3 40</w:t>
      </w:r>
    </w:p>
    <w:p w:rsidR="00E45B44" w:rsidRPr="00CE3A85" w:rsidRDefault="00E45B44" w:rsidP="00CE3A85">
      <w:pPr>
        <w:pStyle w:val="1"/>
      </w:pPr>
      <w:bookmarkStart w:id="30" w:name="_Toc505933198"/>
      <w:r w:rsidRPr="00CE3A85">
        <w:t>1031. Hello World for U (20)</w:t>
      </w:r>
      <w:bookmarkEnd w:id="30"/>
    </w:p>
    <w:p w:rsidR="00E45B44" w:rsidRDefault="00E45B44" w:rsidP="00E45B4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E45B44" w:rsidRDefault="00E45B44" w:rsidP="00E45B4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E45B44" w:rsidRDefault="00E45B44" w:rsidP="00E45B4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E45B44" w:rsidRDefault="00E45B44" w:rsidP="00E45B4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E45B44" w:rsidRDefault="00E45B44" w:rsidP="00E45B4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E45B44" w:rsidRDefault="00E45B44" w:rsidP="00E45B4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E45B44" w:rsidRDefault="00E45B44" w:rsidP="00E45B4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判题程序</w:t>
      </w:r>
    </w:p>
    <w:p w:rsidR="00E45B44" w:rsidRDefault="00E45B44" w:rsidP="00E45B4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E45B44" w:rsidRDefault="00E45B44" w:rsidP="00E45B4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E45B44" w:rsidRDefault="00E45B44" w:rsidP="00E45B4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E45B44" w:rsidRDefault="00E45B44" w:rsidP="00E45B4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any string of N (&gt;=5) characters, you are asked to form the characters into the shape of U. For example, "helloworld" can be printed as:</w:t>
      </w:r>
    </w:p>
    <w:p w:rsidR="00E45B44" w:rsidRDefault="00E45B44" w:rsidP="00E45B44">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h  d</w:t>
      </w:r>
      <w:proofErr w:type="gramEnd"/>
    </w:p>
    <w:p w:rsidR="00E45B44" w:rsidRDefault="00E45B44" w:rsidP="00E45B44">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e  l</w:t>
      </w:r>
      <w:proofErr w:type="gramEnd"/>
    </w:p>
    <w:p w:rsidR="00E45B44" w:rsidRDefault="00E45B44" w:rsidP="00E45B44">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l  r</w:t>
      </w:r>
      <w:proofErr w:type="gramEnd"/>
    </w:p>
    <w:p w:rsidR="00E45B44" w:rsidRDefault="00E45B44" w:rsidP="00E45B44">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lowo</w:t>
      </w:r>
      <w:proofErr w:type="gramEnd"/>
    </w:p>
    <w:p w:rsidR="00E45B44" w:rsidRDefault="00E45B44" w:rsidP="00E45B44">
      <w:pPr>
        <w:shd w:val="clear" w:color="auto" w:fill="FAFAFA"/>
        <w:textAlignment w:val="baseline"/>
        <w:rPr>
          <w:rFonts w:ascii="Verdana" w:hAnsi="Verdana"/>
          <w:color w:val="333333"/>
          <w:sz w:val="18"/>
          <w:szCs w:val="18"/>
        </w:rPr>
      </w:pPr>
      <w:r>
        <w:rPr>
          <w:rFonts w:ascii="Verdana" w:hAnsi="Verdana"/>
          <w:color w:val="333333"/>
          <w:sz w:val="18"/>
          <w:szCs w:val="18"/>
        </w:rPr>
        <w:t>That is, the characters must be printed in the original order, starting top-down from the left vertical line with n</w:t>
      </w:r>
      <w:r>
        <w:rPr>
          <w:rFonts w:ascii="Verdana" w:hAnsi="Verdana"/>
          <w:color w:val="333333"/>
          <w:sz w:val="18"/>
          <w:szCs w:val="18"/>
          <w:vertAlign w:val="subscript"/>
        </w:rPr>
        <w:t>1</w:t>
      </w:r>
      <w:r>
        <w:rPr>
          <w:rFonts w:ascii="Verdana" w:hAnsi="Verdana"/>
          <w:color w:val="333333"/>
          <w:sz w:val="18"/>
          <w:szCs w:val="18"/>
        </w:rPr>
        <w:t>characters, then left to right along the bottom line with n</w:t>
      </w:r>
      <w:r>
        <w:rPr>
          <w:rFonts w:ascii="Verdana" w:hAnsi="Verdana"/>
          <w:color w:val="333333"/>
          <w:sz w:val="18"/>
          <w:szCs w:val="18"/>
          <w:vertAlign w:val="subscript"/>
        </w:rPr>
        <w:t>2</w:t>
      </w:r>
      <w:r>
        <w:rPr>
          <w:rStyle w:val="apple-converted-space"/>
          <w:rFonts w:ascii="Verdana" w:hAnsi="Verdana"/>
          <w:color w:val="333333"/>
          <w:sz w:val="18"/>
          <w:szCs w:val="18"/>
        </w:rPr>
        <w:t> </w:t>
      </w:r>
      <w:r>
        <w:rPr>
          <w:rFonts w:ascii="Verdana" w:hAnsi="Verdana"/>
          <w:color w:val="333333"/>
          <w:sz w:val="18"/>
          <w:szCs w:val="18"/>
        </w:rPr>
        <w:t>characters, and finally bottom-up along the vertical line with n</w:t>
      </w:r>
      <w:r>
        <w:rPr>
          <w:rFonts w:ascii="Verdana" w:hAnsi="Verdana"/>
          <w:color w:val="333333"/>
          <w:sz w:val="18"/>
          <w:szCs w:val="18"/>
          <w:vertAlign w:val="subscript"/>
        </w:rPr>
        <w:t>3</w:t>
      </w:r>
      <w:r>
        <w:rPr>
          <w:rStyle w:val="apple-converted-space"/>
          <w:rFonts w:ascii="Verdana" w:hAnsi="Verdana"/>
          <w:color w:val="333333"/>
          <w:sz w:val="18"/>
          <w:szCs w:val="18"/>
        </w:rPr>
        <w:t> </w:t>
      </w:r>
      <w:r>
        <w:rPr>
          <w:rFonts w:ascii="Verdana" w:hAnsi="Verdana"/>
          <w:color w:val="333333"/>
          <w:sz w:val="18"/>
          <w:szCs w:val="18"/>
        </w:rPr>
        <w:t>characters. And more, we would like U to be as squared as possible -- that is, it must be satisfied that n</w:t>
      </w:r>
      <w:r>
        <w:rPr>
          <w:rFonts w:ascii="Verdana" w:hAnsi="Verdana"/>
          <w:color w:val="333333"/>
          <w:sz w:val="18"/>
          <w:szCs w:val="18"/>
          <w:vertAlign w:val="subscript"/>
        </w:rPr>
        <w:t>1</w:t>
      </w:r>
      <w:r>
        <w:rPr>
          <w:rStyle w:val="apple-converted-space"/>
          <w:rFonts w:ascii="Verdana" w:hAnsi="Verdana"/>
          <w:color w:val="333333"/>
          <w:sz w:val="18"/>
          <w:szCs w:val="18"/>
        </w:rPr>
        <w:t> </w:t>
      </w:r>
      <w:r>
        <w:rPr>
          <w:rFonts w:ascii="Verdana" w:hAnsi="Verdana"/>
          <w:color w:val="333333"/>
          <w:sz w:val="18"/>
          <w:szCs w:val="18"/>
        </w:rPr>
        <w:t>= n</w:t>
      </w:r>
      <w:r>
        <w:rPr>
          <w:rFonts w:ascii="Verdana" w:hAnsi="Verdana"/>
          <w:color w:val="333333"/>
          <w:sz w:val="18"/>
          <w:szCs w:val="18"/>
          <w:vertAlign w:val="subscript"/>
        </w:rPr>
        <w:t>3</w:t>
      </w:r>
      <w:r>
        <w:rPr>
          <w:rStyle w:val="apple-converted-space"/>
          <w:rFonts w:ascii="Verdana" w:hAnsi="Verdana"/>
          <w:color w:val="333333"/>
          <w:sz w:val="18"/>
          <w:szCs w:val="18"/>
        </w:rPr>
        <w:t> </w:t>
      </w:r>
      <w:r>
        <w:rPr>
          <w:rFonts w:ascii="Verdana" w:hAnsi="Verdana"/>
          <w:color w:val="333333"/>
          <w:sz w:val="18"/>
          <w:szCs w:val="18"/>
        </w:rPr>
        <w:t xml:space="preserve">= max </w:t>
      </w:r>
      <w:proofErr w:type="gramStart"/>
      <w:r>
        <w:rPr>
          <w:rFonts w:ascii="Verdana" w:hAnsi="Verdana"/>
          <w:color w:val="333333"/>
          <w:sz w:val="18"/>
          <w:szCs w:val="18"/>
        </w:rPr>
        <w:t>{ k</w:t>
      </w:r>
      <w:proofErr w:type="gramEnd"/>
      <w:r>
        <w:rPr>
          <w:rFonts w:ascii="Verdana" w:hAnsi="Verdana"/>
          <w:color w:val="333333"/>
          <w:sz w:val="18"/>
          <w:szCs w:val="18"/>
        </w:rPr>
        <w:t>| k &lt;= n</w:t>
      </w:r>
      <w:r>
        <w:rPr>
          <w:rFonts w:ascii="Verdana" w:hAnsi="Verdana"/>
          <w:color w:val="333333"/>
          <w:sz w:val="18"/>
          <w:szCs w:val="18"/>
          <w:vertAlign w:val="subscript"/>
        </w:rPr>
        <w:t>2</w:t>
      </w:r>
      <w:r>
        <w:rPr>
          <w:rStyle w:val="apple-converted-space"/>
          <w:rFonts w:ascii="Verdana" w:hAnsi="Verdana"/>
          <w:color w:val="333333"/>
          <w:sz w:val="18"/>
          <w:szCs w:val="18"/>
        </w:rPr>
        <w:t> </w:t>
      </w:r>
      <w:r>
        <w:rPr>
          <w:rFonts w:ascii="Verdana" w:hAnsi="Verdana"/>
          <w:color w:val="333333"/>
          <w:sz w:val="18"/>
          <w:szCs w:val="18"/>
        </w:rPr>
        <w:t>for all 3 &lt;= n</w:t>
      </w:r>
      <w:r>
        <w:rPr>
          <w:rFonts w:ascii="Verdana" w:hAnsi="Verdana"/>
          <w:color w:val="333333"/>
          <w:sz w:val="18"/>
          <w:szCs w:val="18"/>
          <w:vertAlign w:val="subscript"/>
        </w:rPr>
        <w:t>2</w:t>
      </w:r>
      <w:r>
        <w:rPr>
          <w:rStyle w:val="apple-converted-space"/>
          <w:rFonts w:ascii="Verdana" w:hAnsi="Verdana"/>
          <w:color w:val="333333"/>
          <w:sz w:val="18"/>
          <w:szCs w:val="18"/>
        </w:rPr>
        <w:t> </w:t>
      </w:r>
      <w:r>
        <w:rPr>
          <w:rFonts w:ascii="Verdana" w:hAnsi="Verdana"/>
          <w:color w:val="333333"/>
          <w:sz w:val="18"/>
          <w:szCs w:val="18"/>
        </w:rPr>
        <w:t>&lt;= N } with n</w:t>
      </w:r>
      <w:r>
        <w:rPr>
          <w:rFonts w:ascii="Verdana" w:hAnsi="Verdana"/>
          <w:color w:val="333333"/>
          <w:sz w:val="18"/>
          <w:szCs w:val="18"/>
          <w:vertAlign w:val="subscript"/>
        </w:rPr>
        <w:t>1</w:t>
      </w:r>
      <w:r>
        <w:rPr>
          <w:rStyle w:val="apple-converted-space"/>
          <w:rFonts w:ascii="Verdana" w:hAnsi="Verdana"/>
          <w:color w:val="333333"/>
          <w:sz w:val="18"/>
          <w:szCs w:val="18"/>
        </w:rPr>
        <w:t> </w:t>
      </w:r>
      <w:r>
        <w:rPr>
          <w:rFonts w:ascii="Verdana" w:hAnsi="Verdana"/>
          <w:color w:val="333333"/>
          <w:sz w:val="18"/>
          <w:szCs w:val="18"/>
        </w:rPr>
        <w:t>+ n</w:t>
      </w:r>
      <w:r>
        <w:rPr>
          <w:rFonts w:ascii="Verdana" w:hAnsi="Verdana"/>
          <w:color w:val="333333"/>
          <w:sz w:val="18"/>
          <w:szCs w:val="18"/>
          <w:vertAlign w:val="subscript"/>
        </w:rPr>
        <w:t>2</w:t>
      </w:r>
      <w:r>
        <w:rPr>
          <w:rStyle w:val="apple-converted-space"/>
          <w:rFonts w:ascii="Verdana" w:hAnsi="Verdana"/>
          <w:color w:val="333333"/>
          <w:sz w:val="18"/>
          <w:szCs w:val="18"/>
        </w:rPr>
        <w:t> </w:t>
      </w:r>
      <w:r>
        <w:rPr>
          <w:rFonts w:ascii="Verdana" w:hAnsi="Verdana"/>
          <w:color w:val="333333"/>
          <w:sz w:val="18"/>
          <w:szCs w:val="18"/>
        </w:rPr>
        <w:t>+ n</w:t>
      </w:r>
      <w:r>
        <w:rPr>
          <w:rFonts w:ascii="Verdana" w:hAnsi="Verdana"/>
          <w:color w:val="333333"/>
          <w:sz w:val="18"/>
          <w:szCs w:val="18"/>
          <w:vertAlign w:val="subscript"/>
        </w:rPr>
        <w:t>3</w:t>
      </w:r>
      <w:r>
        <w:rPr>
          <w:rStyle w:val="apple-converted-space"/>
          <w:rFonts w:ascii="Verdana" w:hAnsi="Verdana"/>
          <w:color w:val="333333"/>
          <w:sz w:val="18"/>
          <w:szCs w:val="18"/>
        </w:rPr>
        <w:t> </w:t>
      </w:r>
      <w:r>
        <w:rPr>
          <w:rFonts w:ascii="Verdana" w:hAnsi="Verdana"/>
          <w:color w:val="333333"/>
          <w:sz w:val="18"/>
          <w:szCs w:val="18"/>
        </w:rPr>
        <w:t>- 2 = N.</w:t>
      </w:r>
    </w:p>
    <w:p w:rsidR="00E45B44" w:rsidRDefault="00E45B44" w:rsidP="00E45B4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E45B44" w:rsidRDefault="00E45B44" w:rsidP="00E45B4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contains one string with no less than 5 and no more than 80 characters in a line. The string contains no white space.</w:t>
      </w:r>
    </w:p>
    <w:p w:rsidR="00E45B44" w:rsidRDefault="00E45B44" w:rsidP="00E45B4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E45B44" w:rsidRDefault="00E45B44" w:rsidP="00E45B4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the input string in the shape of U as specified in the description.</w:t>
      </w:r>
    </w:p>
    <w:p w:rsidR="00E45B44" w:rsidRDefault="00E45B44" w:rsidP="00E45B44">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E45B44" w:rsidRDefault="00E45B44" w:rsidP="00E45B44">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helloworld</w:t>
      </w:r>
      <w:proofErr w:type="gramEnd"/>
      <w:r>
        <w:rPr>
          <w:rFonts w:ascii="Consolas" w:hAnsi="Consolas" w:cs="Consolas"/>
          <w:color w:val="333333"/>
          <w:sz w:val="18"/>
          <w:szCs w:val="18"/>
        </w:rPr>
        <w:t>!</w:t>
      </w:r>
    </w:p>
    <w:p w:rsidR="00E45B44" w:rsidRDefault="00E45B44" w:rsidP="00E45B44">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E45B44" w:rsidRDefault="00E45B44" w:rsidP="00E45B44">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h</w:t>
      </w:r>
      <w:proofErr w:type="gramEnd"/>
      <w:r>
        <w:rPr>
          <w:rFonts w:ascii="Consolas" w:hAnsi="Consolas" w:cs="Consolas"/>
          <w:color w:val="333333"/>
          <w:sz w:val="18"/>
          <w:szCs w:val="18"/>
        </w:rPr>
        <w:t xml:space="preserve">   !</w:t>
      </w:r>
    </w:p>
    <w:p w:rsidR="00E45B44" w:rsidRDefault="00E45B44" w:rsidP="00E45B44">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e</w:t>
      </w:r>
      <w:proofErr w:type="gramEnd"/>
      <w:r>
        <w:rPr>
          <w:rFonts w:ascii="Consolas" w:hAnsi="Consolas" w:cs="Consolas"/>
          <w:color w:val="333333"/>
          <w:sz w:val="18"/>
          <w:szCs w:val="18"/>
        </w:rPr>
        <w:t xml:space="preserve">   d</w:t>
      </w:r>
    </w:p>
    <w:p w:rsidR="00E45B44" w:rsidRDefault="00E45B44" w:rsidP="00E45B44">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l</w:t>
      </w:r>
      <w:proofErr w:type="gramEnd"/>
      <w:r>
        <w:rPr>
          <w:rFonts w:ascii="Consolas" w:hAnsi="Consolas" w:cs="Consolas"/>
          <w:color w:val="333333"/>
          <w:sz w:val="18"/>
          <w:szCs w:val="18"/>
        </w:rPr>
        <w:t xml:space="preserve">   l</w:t>
      </w:r>
    </w:p>
    <w:p w:rsidR="00E45B44" w:rsidRDefault="00E45B44" w:rsidP="00E45B44">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lowor</w:t>
      </w:r>
      <w:proofErr w:type="gramEnd"/>
    </w:p>
    <w:p w:rsidR="008F58ED" w:rsidRPr="007D58CB" w:rsidRDefault="008F58ED" w:rsidP="007D58CB">
      <w:pPr>
        <w:pStyle w:val="1"/>
      </w:pPr>
      <w:bookmarkStart w:id="31" w:name="_Toc505933199"/>
      <w:r w:rsidRPr="007D58CB">
        <w:lastRenderedPageBreak/>
        <w:t>1032. Sharing (25)</w:t>
      </w:r>
      <w:bookmarkEnd w:id="31"/>
    </w:p>
    <w:p w:rsidR="008F58ED" w:rsidRDefault="008F58ED" w:rsidP="008F58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8F58ED" w:rsidRDefault="008F58ED" w:rsidP="008F58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8F58ED" w:rsidRDefault="008F58ED" w:rsidP="008F58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8F58ED" w:rsidRDefault="008F58ED" w:rsidP="008F58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8F58ED" w:rsidRDefault="008F58ED" w:rsidP="008F58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8F58ED" w:rsidRDefault="008F58ED" w:rsidP="008F58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8F58ED" w:rsidRDefault="008F58ED" w:rsidP="008F58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8F58ED" w:rsidRDefault="008F58ED" w:rsidP="008F58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8F58ED" w:rsidRDefault="008F58ED" w:rsidP="008F58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8F58ED" w:rsidRDefault="008F58ED" w:rsidP="008F58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8F58ED" w:rsidRDefault="008F58ED" w:rsidP="008F5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To store English words, one method is to use linked lists and store a word letter by letter. To save some space, we may let the words share the same sublist if they share the same suffix. For example, "loading" and "being" are stored as showed in Figure 1.</w:t>
      </w:r>
    </w:p>
    <w:p w:rsidR="008F58ED" w:rsidRDefault="008F58ED" w:rsidP="008F58ED">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5048250" cy="1057275"/>
            <wp:effectExtent l="0" t="0" r="0" b="9525"/>
            <wp:docPr id="2" name="图片 2" descr="http://nos.patest.cn/1w_m16pjsommx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nos.patest.cn/1w_m16pjsommxz.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48250" cy="1057275"/>
                    </a:xfrm>
                    <a:prstGeom prst="rect">
                      <a:avLst/>
                    </a:prstGeom>
                    <a:noFill/>
                    <a:ln>
                      <a:noFill/>
                    </a:ln>
                  </pic:spPr>
                </pic:pic>
              </a:graphicData>
            </a:graphic>
          </wp:inline>
        </w:drawing>
      </w:r>
      <w:r>
        <w:rPr>
          <w:rFonts w:ascii="Verdana" w:hAnsi="Verdana"/>
          <w:color w:val="333333"/>
          <w:sz w:val="18"/>
          <w:szCs w:val="18"/>
        </w:rPr>
        <w:br/>
        <w:t>Figure 1</w:t>
      </w:r>
    </w:p>
    <w:p w:rsidR="008F58ED" w:rsidRDefault="008F58ED" w:rsidP="008F5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You are supposed to find the starting position of the common suffix (e.g. the position of "i" in Figure 1).</w:t>
      </w:r>
    </w:p>
    <w:p w:rsidR="008F58ED" w:rsidRDefault="008F58ED" w:rsidP="008F5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8F58ED" w:rsidRDefault="008F58ED" w:rsidP="008F5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two addresses of nodes and a positive N (&lt;= 10</w:t>
      </w:r>
      <w:r>
        <w:rPr>
          <w:rFonts w:ascii="inherit" w:hAnsi="inherit"/>
          <w:color w:val="333333"/>
          <w:sz w:val="18"/>
          <w:szCs w:val="18"/>
          <w:vertAlign w:val="superscript"/>
        </w:rPr>
        <w:t>5</w:t>
      </w:r>
      <w:r>
        <w:rPr>
          <w:rFonts w:ascii="inherit" w:hAnsi="inherit"/>
          <w:color w:val="333333"/>
          <w:sz w:val="18"/>
          <w:szCs w:val="18"/>
        </w:rPr>
        <w:t>), where the two addresses are the addresses of the first nodes of the two words, and N is the total number of nodes. The address of a node is a 5-digit positive integer, and NULL is represented by -1.</w:t>
      </w:r>
    </w:p>
    <w:p w:rsidR="008F58ED" w:rsidRDefault="008F58ED" w:rsidP="008F5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Then N lines follow, each describes a node in the format:</w:t>
      </w:r>
    </w:p>
    <w:p w:rsidR="008F58ED" w:rsidRDefault="008F58ED" w:rsidP="008F5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i/>
          <w:iCs/>
          <w:color w:val="333333"/>
          <w:sz w:val="18"/>
          <w:szCs w:val="18"/>
        </w:rPr>
        <w:t>Address Data Next</w:t>
      </w:r>
    </w:p>
    <w:p w:rsidR="008F58ED" w:rsidRDefault="008F58ED" w:rsidP="008F58ED">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color w:val="333333"/>
          <w:sz w:val="18"/>
          <w:szCs w:val="18"/>
        </w:rPr>
        <w:t>where</w:t>
      </w:r>
      <w:proofErr w:type="gramEnd"/>
      <w:r>
        <w:rPr>
          <w:rStyle w:val="apple-converted-space"/>
          <w:rFonts w:ascii="inherit" w:hAnsi="inherit"/>
          <w:color w:val="333333"/>
          <w:sz w:val="18"/>
          <w:szCs w:val="18"/>
        </w:rPr>
        <w:t> </w:t>
      </w:r>
      <w:r>
        <w:rPr>
          <w:rFonts w:ascii="inherit" w:hAnsi="inherit"/>
          <w:i/>
          <w:iCs/>
          <w:color w:val="333333"/>
          <w:sz w:val="18"/>
          <w:szCs w:val="18"/>
        </w:rPr>
        <w:t>Address</w:t>
      </w:r>
      <w:r>
        <w:rPr>
          <w:rStyle w:val="apple-converted-space"/>
          <w:rFonts w:ascii="inherit" w:hAnsi="inherit"/>
          <w:color w:val="333333"/>
          <w:sz w:val="18"/>
          <w:szCs w:val="18"/>
        </w:rPr>
        <w:t> </w:t>
      </w:r>
      <w:r>
        <w:rPr>
          <w:rFonts w:ascii="inherit" w:hAnsi="inherit"/>
          <w:color w:val="333333"/>
          <w:sz w:val="18"/>
          <w:szCs w:val="18"/>
        </w:rPr>
        <w:t>is the position of the node,</w:t>
      </w:r>
      <w:r>
        <w:rPr>
          <w:rStyle w:val="apple-converted-space"/>
          <w:rFonts w:ascii="inherit" w:hAnsi="inherit"/>
          <w:color w:val="333333"/>
          <w:sz w:val="18"/>
          <w:szCs w:val="18"/>
        </w:rPr>
        <w:t> </w:t>
      </w:r>
      <w:r>
        <w:rPr>
          <w:rFonts w:ascii="inherit" w:hAnsi="inherit"/>
          <w:i/>
          <w:iCs/>
          <w:color w:val="333333"/>
          <w:sz w:val="18"/>
          <w:szCs w:val="18"/>
        </w:rPr>
        <w:t>Data</w:t>
      </w:r>
      <w:r>
        <w:rPr>
          <w:rStyle w:val="apple-converted-space"/>
          <w:rFonts w:ascii="inherit" w:hAnsi="inherit"/>
          <w:color w:val="333333"/>
          <w:sz w:val="18"/>
          <w:szCs w:val="18"/>
        </w:rPr>
        <w:t> </w:t>
      </w:r>
      <w:r>
        <w:rPr>
          <w:rFonts w:ascii="inherit" w:hAnsi="inherit"/>
          <w:color w:val="333333"/>
          <w:sz w:val="18"/>
          <w:szCs w:val="18"/>
        </w:rPr>
        <w:t>is the letter contained by this node which is an English letter chosen from {a-z, A-Z}, and</w:t>
      </w:r>
      <w:r>
        <w:rPr>
          <w:rStyle w:val="apple-converted-space"/>
          <w:rFonts w:ascii="inherit" w:hAnsi="inherit"/>
          <w:color w:val="333333"/>
          <w:sz w:val="18"/>
          <w:szCs w:val="18"/>
        </w:rPr>
        <w:t> </w:t>
      </w:r>
      <w:r>
        <w:rPr>
          <w:rFonts w:ascii="inherit" w:hAnsi="inherit"/>
          <w:i/>
          <w:iCs/>
          <w:color w:val="333333"/>
          <w:sz w:val="18"/>
          <w:szCs w:val="18"/>
        </w:rPr>
        <w:t>Next</w:t>
      </w:r>
      <w:r>
        <w:rPr>
          <w:rStyle w:val="apple-converted-space"/>
          <w:rFonts w:ascii="inherit" w:hAnsi="inherit"/>
          <w:color w:val="333333"/>
          <w:sz w:val="18"/>
          <w:szCs w:val="18"/>
        </w:rPr>
        <w:t> </w:t>
      </w:r>
      <w:r>
        <w:rPr>
          <w:rFonts w:ascii="inherit" w:hAnsi="inherit"/>
          <w:color w:val="333333"/>
          <w:sz w:val="18"/>
          <w:szCs w:val="18"/>
        </w:rPr>
        <w:t>is the position of the next node.</w:t>
      </w:r>
    </w:p>
    <w:p w:rsidR="008F58ED" w:rsidRDefault="008F58ED" w:rsidP="008F5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8F58ED" w:rsidRDefault="008F58ED" w:rsidP="008F5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For each case, simply output the 5-digit starting position of the common suffix. </w:t>
      </w:r>
      <w:proofErr w:type="gramStart"/>
      <w:r>
        <w:rPr>
          <w:rFonts w:ascii="inherit" w:hAnsi="inherit"/>
          <w:color w:val="333333"/>
          <w:sz w:val="18"/>
          <w:szCs w:val="18"/>
        </w:rPr>
        <w:t>If the two words have no common suffix, output "-1" instead.</w:t>
      </w:r>
      <w:proofErr w:type="gramEnd"/>
    </w:p>
    <w:p w:rsidR="008F58ED" w:rsidRDefault="008F58ED" w:rsidP="008F58ED">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Input 1:</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11111 22222 9</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67890 i 00002</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00010 a 12345</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00003 g -1</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 D 67890</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00002 n 00003</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22222 B 23456</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11111 L 00001</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23456 e 67890</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 o 00010</w:t>
      </w:r>
    </w:p>
    <w:p w:rsidR="008F58ED" w:rsidRDefault="008F58ED" w:rsidP="008F58ED">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67890</w:t>
      </w:r>
    </w:p>
    <w:p w:rsidR="008F58ED" w:rsidRDefault="008F58ED" w:rsidP="008F58ED">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00001 00002 4</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 a 10001</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10001 s -1</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00002 a 10002</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10002 t -1</w:t>
      </w:r>
    </w:p>
    <w:p w:rsidR="008F58ED" w:rsidRDefault="008F58ED" w:rsidP="008F58ED">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w:t>
      </w:r>
    </w:p>
    <w:p w:rsidR="00516FAF" w:rsidRDefault="006E7523" w:rsidP="00757DC8">
      <w:pPr>
        <w:rPr>
          <w:color w:val="FF0000"/>
        </w:rPr>
      </w:pPr>
      <w:r>
        <w:rPr>
          <w:rFonts w:hint="eastAsia"/>
          <w:color w:val="FF0000"/>
        </w:rPr>
        <w:lastRenderedPageBreak/>
        <w:t>这</w:t>
      </w:r>
      <w:proofErr w:type="gramStart"/>
      <w:r>
        <w:rPr>
          <w:rFonts w:hint="eastAsia"/>
          <w:color w:val="FF0000"/>
        </w:rPr>
        <w:t>题最坑的</w:t>
      </w:r>
      <w:proofErr w:type="gramEnd"/>
      <w:r>
        <w:rPr>
          <w:rFonts w:hint="eastAsia"/>
          <w:color w:val="FF0000"/>
        </w:rPr>
        <w:t>地方是有可能出现</w:t>
      </w:r>
      <w:r>
        <w:rPr>
          <w:rFonts w:hint="eastAsia"/>
          <w:color w:val="FF0000"/>
        </w:rPr>
        <w:t>L2</w:t>
      </w:r>
      <w:r>
        <w:rPr>
          <w:rFonts w:hint="eastAsia"/>
          <w:color w:val="FF0000"/>
        </w:rPr>
        <w:t>的开始地址就是</w:t>
      </w:r>
      <w:r>
        <w:rPr>
          <w:rFonts w:hint="eastAsia"/>
          <w:color w:val="FF0000"/>
        </w:rPr>
        <w:t>-1</w:t>
      </w:r>
      <w:r>
        <w:rPr>
          <w:rFonts w:hint="eastAsia"/>
          <w:color w:val="FF0000"/>
        </w:rPr>
        <w:t>，直接输出</w:t>
      </w:r>
      <w:r>
        <w:rPr>
          <w:rFonts w:hint="eastAsia"/>
          <w:color w:val="FF0000"/>
        </w:rPr>
        <w:t>-1</w:t>
      </w:r>
      <w:r>
        <w:rPr>
          <w:rFonts w:hint="eastAsia"/>
          <w:color w:val="FF0000"/>
        </w:rPr>
        <w:t>即可</w:t>
      </w:r>
    </w:p>
    <w:p w:rsidR="006E7523" w:rsidRPr="006E7523" w:rsidRDefault="006E7523" w:rsidP="006E7523">
      <w:pPr>
        <w:pStyle w:val="1"/>
      </w:pPr>
      <w:bookmarkStart w:id="32" w:name="_Toc505933200"/>
      <w:r w:rsidRPr="006E7523">
        <w:t xml:space="preserve">1033. </w:t>
      </w:r>
      <w:proofErr w:type="gramStart"/>
      <w:r w:rsidRPr="006E7523">
        <w:t>To</w:t>
      </w:r>
      <w:proofErr w:type="gramEnd"/>
      <w:r w:rsidRPr="006E7523">
        <w:t xml:space="preserve"> Fill or Not to Fill (25)</w:t>
      </w:r>
      <w:bookmarkEnd w:id="32"/>
    </w:p>
    <w:p w:rsidR="006E7523" w:rsidRDefault="006E7523" w:rsidP="006E752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6E7523" w:rsidRDefault="006E7523" w:rsidP="006E752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6E7523" w:rsidRDefault="006E7523" w:rsidP="006E752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6E7523" w:rsidRDefault="006E7523" w:rsidP="006E752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6E7523" w:rsidRDefault="006E7523" w:rsidP="006E752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6E7523" w:rsidRDefault="006E7523" w:rsidP="006E752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6E7523" w:rsidRDefault="006E7523" w:rsidP="006E752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6E7523" w:rsidRDefault="006E7523" w:rsidP="006E752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6E7523" w:rsidRDefault="006E7523" w:rsidP="006E752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6E7523" w:rsidRDefault="006E7523" w:rsidP="006E752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ZHANG, Guochuan</w:t>
      </w:r>
    </w:p>
    <w:p w:rsidR="006E7523" w:rsidRDefault="006E7523" w:rsidP="006E752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With highways available, driving a car from Hangzhou to any other city is easy. But since the tank capacity of a car is limited, we have to find gas stations on the way from time to time. Different gas station may give different price. You are asked to carefully design the cheapest route to go.</w:t>
      </w:r>
    </w:p>
    <w:p w:rsidR="006E7523" w:rsidRDefault="006E7523" w:rsidP="006E752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6E7523" w:rsidRDefault="006E7523" w:rsidP="006E752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4 positive numbers: C</w:t>
      </w:r>
      <w:r>
        <w:rPr>
          <w:rFonts w:ascii="inherit" w:hAnsi="inherit"/>
          <w:color w:val="333333"/>
          <w:sz w:val="18"/>
          <w:szCs w:val="18"/>
          <w:vertAlign w:val="subscript"/>
        </w:rPr>
        <w:t>max</w:t>
      </w:r>
      <w:r>
        <w:rPr>
          <w:rStyle w:val="apple-converted-space"/>
          <w:rFonts w:ascii="inherit" w:hAnsi="inherit"/>
          <w:color w:val="333333"/>
          <w:sz w:val="18"/>
          <w:szCs w:val="18"/>
        </w:rPr>
        <w:t> </w:t>
      </w:r>
      <w:r>
        <w:rPr>
          <w:rFonts w:ascii="inherit" w:hAnsi="inherit"/>
          <w:color w:val="333333"/>
          <w:sz w:val="18"/>
          <w:szCs w:val="18"/>
        </w:rPr>
        <w:t>(&lt;= 100), the maximum capacity of the tank; D (&lt;=30000), the distance between Hangzhou and the destination city; D</w:t>
      </w:r>
      <w:r>
        <w:rPr>
          <w:rFonts w:ascii="inherit" w:hAnsi="inherit"/>
          <w:color w:val="333333"/>
          <w:sz w:val="18"/>
          <w:szCs w:val="18"/>
          <w:vertAlign w:val="subscript"/>
        </w:rPr>
        <w:t>avg</w:t>
      </w:r>
      <w:r>
        <w:rPr>
          <w:rStyle w:val="apple-converted-space"/>
          <w:rFonts w:ascii="inherit" w:hAnsi="inherit"/>
          <w:color w:val="333333"/>
          <w:sz w:val="18"/>
          <w:szCs w:val="18"/>
        </w:rPr>
        <w:t> </w:t>
      </w:r>
      <w:r>
        <w:rPr>
          <w:rFonts w:ascii="inherit" w:hAnsi="inherit"/>
          <w:color w:val="333333"/>
          <w:sz w:val="18"/>
          <w:szCs w:val="18"/>
        </w:rPr>
        <w:t>(&lt;=20), the average distance per unit gas that the car can run; and N (&lt;= 500), the total number of gas stations. Then N lines follow, each contains a pair of non-negative numbers: P</w:t>
      </w:r>
      <w:r>
        <w:rPr>
          <w:rFonts w:ascii="inherit" w:hAnsi="inherit"/>
          <w:color w:val="333333"/>
          <w:sz w:val="18"/>
          <w:szCs w:val="18"/>
          <w:vertAlign w:val="subscript"/>
        </w:rPr>
        <w:t>i</w:t>
      </w:r>
      <w:r>
        <w:rPr>
          <w:rFonts w:ascii="inherit" w:hAnsi="inherit"/>
          <w:color w:val="333333"/>
          <w:sz w:val="18"/>
          <w:szCs w:val="18"/>
        </w:rPr>
        <w:t>, the unit gas price, and D</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(&lt;=D), the distance between this station and Hangzhou, for i=1</w:t>
      </w:r>
      <w:proofErr w:type="gramStart"/>
      <w:r>
        <w:rPr>
          <w:rFonts w:ascii="inherit" w:hAnsi="inherit"/>
          <w:color w:val="333333"/>
          <w:sz w:val="18"/>
          <w:szCs w:val="18"/>
        </w:rPr>
        <w:t>,...</w:t>
      </w:r>
      <w:proofErr w:type="gramEnd"/>
      <w:r>
        <w:rPr>
          <w:rFonts w:ascii="inherit" w:hAnsi="inherit"/>
          <w:color w:val="333333"/>
          <w:sz w:val="18"/>
          <w:szCs w:val="18"/>
        </w:rPr>
        <w:t>N. All the numbers in a line are separated by a space.</w:t>
      </w:r>
    </w:p>
    <w:p w:rsidR="006E7523" w:rsidRDefault="006E7523" w:rsidP="006E752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6E7523" w:rsidRDefault="006E7523" w:rsidP="006E752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the cheapest price in a line, accurate up to 2 decimal places. It is assumed that the tank is empty at the beginning. If it is impossible to reach the destination, print "The maximum travel distance = X" where X is the maximum possible distance the car can run, accurate up to 2 decimal places.</w:t>
      </w:r>
    </w:p>
    <w:p w:rsidR="006E7523" w:rsidRDefault="006E7523" w:rsidP="006E7523">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50 1300 12 8</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6.00 1250</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7.00 600</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7.00 150</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7.10 0</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7.20 200</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7.50 400</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7.30 1000</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6.85 300</w:t>
      </w:r>
    </w:p>
    <w:p w:rsidR="006E7523" w:rsidRDefault="006E7523" w:rsidP="006E7523">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749.17</w:t>
      </w:r>
    </w:p>
    <w:p w:rsidR="006E7523" w:rsidRDefault="006E7523" w:rsidP="006E7523">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50 1300 12 2</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7.10 0</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7.00 600</w:t>
      </w:r>
    </w:p>
    <w:p w:rsidR="006E7523" w:rsidRDefault="006E7523" w:rsidP="006E7523">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The maximum travel distance = 1200.00</w:t>
      </w:r>
    </w:p>
    <w:p w:rsidR="00C50625" w:rsidRPr="00C50625" w:rsidRDefault="00C50625" w:rsidP="00C50625">
      <w:pPr>
        <w:pStyle w:val="1"/>
      </w:pPr>
      <w:bookmarkStart w:id="33" w:name="_Toc505933201"/>
      <w:r w:rsidRPr="00C50625">
        <w:t>1034. Head of a Gang (30)</w:t>
      </w:r>
      <w:bookmarkEnd w:id="33"/>
    </w:p>
    <w:p w:rsidR="00C50625" w:rsidRDefault="00C50625" w:rsidP="00C5062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C50625" w:rsidRDefault="00C50625" w:rsidP="00C5062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C50625" w:rsidRDefault="00C50625" w:rsidP="00C5062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C50625" w:rsidRDefault="00C50625" w:rsidP="00C5062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C50625" w:rsidRDefault="00C50625" w:rsidP="00C5062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C50625" w:rsidRDefault="00C50625" w:rsidP="00C5062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C50625" w:rsidRDefault="00C50625" w:rsidP="00C5062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C50625" w:rsidRDefault="00C50625" w:rsidP="00C5062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C50625" w:rsidRDefault="00C50625" w:rsidP="00C5062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C50625" w:rsidRDefault="00C50625" w:rsidP="00C5062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C50625" w:rsidRDefault="00C50625" w:rsidP="00C5062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One way that the police </w:t>
      </w:r>
      <w:proofErr w:type="gramStart"/>
      <w:r>
        <w:rPr>
          <w:rFonts w:ascii="inherit" w:hAnsi="inherit"/>
          <w:color w:val="333333"/>
          <w:sz w:val="18"/>
          <w:szCs w:val="18"/>
        </w:rPr>
        <w:t>finds</w:t>
      </w:r>
      <w:proofErr w:type="gramEnd"/>
      <w:r>
        <w:rPr>
          <w:rFonts w:ascii="inherit" w:hAnsi="inherit"/>
          <w:color w:val="333333"/>
          <w:sz w:val="18"/>
          <w:szCs w:val="18"/>
        </w:rPr>
        <w:t xml:space="preserve"> the head of a gang is to check people's phone calls. If there is a phone call between A and B, we say that A and B is related. The weight of a relation is defined to be the total time length of all the phone calls made between the two persons. A "Gang" is a cluster of more than 2 persons who are related to each other </w:t>
      </w:r>
      <w:r>
        <w:rPr>
          <w:rFonts w:ascii="inherit" w:hAnsi="inherit"/>
          <w:color w:val="333333"/>
          <w:sz w:val="18"/>
          <w:szCs w:val="18"/>
        </w:rPr>
        <w:lastRenderedPageBreak/>
        <w:t>with total relation weight being greater than a given threshold K. In each gang, the one with maximum total weight is the head. Now given a list of phone calls, you are supposed to find the gangs and the heads.</w:t>
      </w:r>
    </w:p>
    <w:p w:rsidR="00C50625" w:rsidRDefault="00C50625" w:rsidP="00C5062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C50625" w:rsidRDefault="00C50625" w:rsidP="00C5062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two positive numbers N and K (both less than or equal to 1000), the number of phone calls and the weight threthold, respectively. Then N lines follow, each in the following format:</w:t>
      </w:r>
    </w:p>
    <w:p w:rsidR="00C50625" w:rsidRDefault="00C50625" w:rsidP="00C5062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Name1 Name2 Time</w:t>
      </w:r>
    </w:p>
    <w:p w:rsidR="00C50625" w:rsidRDefault="00C50625" w:rsidP="00C50625">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color w:val="333333"/>
          <w:sz w:val="18"/>
          <w:szCs w:val="18"/>
        </w:rPr>
        <w:t>where</w:t>
      </w:r>
      <w:proofErr w:type="gramEnd"/>
      <w:r>
        <w:rPr>
          <w:rFonts w:ascii="inherit" w:hAnsi="inherit"/>
          <w:color w:val="333333"/>
          <w:sz w:val="18"/>
          <w:szCs w:val="18"/>
        </w:rPr>
        <w:t xml:space="preserve"> Name1 and Name2 are the names of people at the two ends of the call, and Time is the length of the call. A name is a string of three capital letters chosen from A-Z. A time length is a positive integer which is no more than 1000 minutes.</w:t>
      </w:r>
    </w:p>
    <w:p w:rsidR="00C50625" w:rsidRDefault="00C50625" w:rsidP="00C5062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C50625" w:rsidRDefault="00C50625" w:rsidP="00C5062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first print in a line the total number of gangs. Then for each gang, print in a line the name of the head and the total number of the members. It is guaranteed that the head is unique for each gang. The output must be sorted according to the alphabetical order of the names of the heads.</w:t>
      </w:r>
    </w:p>
    <w:p w:rsidR="00C50625" w:rsidRDefault="00C50625" w:rsidP="00C50625">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8 59</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AAA BBB 10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BBB AAA 20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AAA CCC 40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DDD EEE 5</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EEE DDD 70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FFF GGG 30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GGG HHH 20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HHH FFF 10</w:t>
      </w:r>
    </w:p>
    <w:p w:rsidR="00C50625" w:rsidRDefault="00C50625" w:rsidP="00C50625">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2</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AAA 3</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GGG 3</w:t>
      </w:r>
    </w:p>
    <w:p w:rsidR="00C50625" w:rsidRDefault="00C50625" w:rsidP="00C50625">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8 70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AAA BBB 10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BBB AAA 20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AAA CCC 40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DDD EEE 5</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EEE DDD 70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FFF GGG 30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GGG HHH 20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HHH FFF 10</w:t>
      </w:r>
    </w:p>
    <w:p w:rsidR="00C50625" w:rsidRDefault="00C50625" w:rsidP="00C50625">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w:t>
      </w:r>
    </w:p>
    <w:p w:rsidR="0004341E" w:rsidRPr="0004341E" w:rsidRDefault="0004341E" w:rsidP="0004341E">
      <w:pPr>
        <w:pStyle w:val="1"/>
      </w:pPr>
      <w:bookmarkStart w:id="34" w:name="_Toc505933202"/>
      <w:r w:rsidRPr="0004341E">
        <w:t>1035. Password (20)</w:t>
      </w:r>
      <w:bookmarkEnd w:id="34"/>
    </w:p>
    <w:p w:rsidR="0004341E" w:rsidRDefault="0004341E" w:rsidP="0004341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04341E" w:rsidRDefault="0004341E" w:rsidP="0004341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04341E" w:rsidRDefault="0004341E" w:rsidP="0004341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04341E" w:rsidRDefault="0004341E" w:rsidP="0004341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04341E" w:rsidRDefault="0004341E" w:rsidP="0004341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04341E" w:rsidRDefault="0004341E" w:rsidP="0004341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04341E" w:rsidRDefault="0004341E" w:rsidP="0004341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04341E" w:rsidRDefault="0004341E" w:rsidP="0004341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04341E" w:rsidRDefault="0004341E" w:rsidP="0004341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04341E" w:rsidRDefault="0004341E" w:rsidP="0004341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CHEN, Yue</w:t>
      </w:r>
    </w:p>
    <w:p w:rsidR="0004341E" w:rsidRDefault="0004341E" w:rsidP="0004341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To prepare for PAT, the judge sometimes has to generate random passwords for the users. The problem is that there are always some confusing passwords since it is hard to distinguish 1 (one) from l (L in lowercase), or 0 (zero) from O (o in uppercase). One solution is to replace 1 (one) by @, 0 (zero) by %, l by L, and O by o. Now it is your job to write a program to check the accounts generated by the judge, and to help the juge modify the confusing passwords.</w:t>
      </w:r>
    </w:p>
    <w:p w:rsidR="0004341E" w:rsidRDefault="0004341E" w:rsidP="0004341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04341E" w:rsidRDefault="0004341E" w:rsidP="0004341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Each input file contains one test case. Each case contains a positive integer N (&lt;= 1000), followed by N lines of accounts. Each account consists of a user name and a </w:t>
      </w:r>
      <w:proofErr w:type="gramStart"/>
      <w:r>
        <w:rPr>
          <w:rFonts w:ascii="inherit" w:hAnsi="inherit"/>
          <w:color w:val="333333"/>
          <w:sz w:val="18"/>
          <w:szCs w:val="18"/>
        </w:rPr>
        <w:t>password,</w:t>
      </w:r>
      <w:proofErr w:type="gramEnd"/>
      <w:r>
        <w:rPr>
          <w:rFonts w:ascii="inherit" w:hAnsi="inherit"/>
          <w:color w:val="333333"/>
          <w:sz w:val="18"/>
          <w:szCs w:val="18"/>
        </w:rPr>
        <w:t xml:space="preserve"> both are strings of no more than 10 characters with no space.</w:t>
      </w:r>
    </w:p>
    <w:p w:rsidR="0004341E" w:rsidRDefault="0004341E" w:rsidP="0004341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04341E" w:rsidRDefault="0004341E" w:rsidP="0004341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For each test case, first print the number M of accounts that have been modified, </w:t>
      </w:r>
      <w:proofErr w:type="gramStart"/>
      <w:r>
        <w:rPr>
          <w:rFonts w:ascii="inherit" w:hAnsi="inherit"/>
          <w:color w:val="333333"/>
          <w:sz w:val="18"/>
          <w:szCs w:val="18"/>
        </w:rPr>
        <w:t>then</w:t>
      </w:r>
      <w:proofErr w:type="gramEnd"/>
      <w:r>
        <w:rPr>
          <w:rFonts w:ascii="inherit" w:hAnsi="inherit"/>
          <w:color w:val="333333"/>
          <w:sz w:val="18"/>
          <w:szCs w:val="18"/>
        </w:rPr>
        <w:t xml:space="preserve"> print in the following M lines the modified accounts info, that is, the user names and the corresponding modified passwords. The accounts must be printed in the same order as they are read in. If no account is modified, print in one line "There are N accounts and no account is modified" where N is the total number of accounts. However, if N is one, you must print "There is 1 account and no account is modified" instead.</w:t>
      </w:r>
    </w:p>
    <w:p w:rsidR="0004341E" w:rsidRDefault="0004341E" w:rsidP="0004341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Sample Input 1:</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Team000002 Rlsp0dfa</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Team000003 perfectpwd</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Team000001 R1spOdfa</w:t>
      </w:r>
    </w:p>
    <w:p w:rsidR="0004341E" w:rsidRDefault="0004341E" w:rsidP="0004341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Team000002 RLsp%dfa</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Team000001 R@spodfa</w:t>
      </w:r>
    </w:p>
    <w:p w:rsidR="0004341E" w:rsidRDefault="0004341E" w:rsidP="0004341E">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team110 abcdefg332</w:t>
      </w:r>
    </w:p>
    <w:p w:rsidR="0004341E" w:rsidRDefault="0004341E" w:rsidP="0004341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There is 1 account and no account is modified</w:t>
      </w:r>
    </w:p>
    <w:p w:rsidR="0004341E" w:rsidRDefault="0004341E" w:rsidP="0004341E">
      <w:pPr>
        <w:shd w:val="clear" w:color="auto" w:fill="FAFAFA"/>
        <w:textAlignment w:val="baseline"/>
        <w:rPr>
          <w:rFonts w:ascii="Verdana" w:hAnsi="Verdana"/>
          <w:color w:val="333333"/>
          <w:sz w:val="18"/>
          <w:szCs w:val="18"/>
        </w:rPr>
      </w:pPr>
      <w:r>
        <w:rPr>
          <w:rFonts w:ascii="Verdana" w:hAnsi="Verdana"/>
          <w:b/>
          <w:bCs/>
          <w:color w:val="333333"/>
          <w:sz w:val="18"/>
          <w:szCs w:val="18"/>
        </w:rPr>
        <w:t>Sample Input 3:</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team110 abcdefg222</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team220 abcdefg333</w:t>
      </w:r>
    </w:p>
    <w:p w:rsidR="0004341E" w:rsidRDefault="0004341E" w:rsidP="0004341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3:</w:t>
      </w:r>
    </w:p>
    <w:p w:rsidR="0004341E" w:rsidRP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There are 2 accounts and no account is modified</w:t>
      </w:r>
    </w:p>
    <w:p w:rsidR="009B06B5" w:rsidRPr="009B06B5" w:rsidRDefault="009B06B5" w:rsidP="009B06B5">
      <w:pPr>
        <w:rPr>
          <w:color w:val="FF0000"/>
        </w:rPr>
      </w:pPr>
      <w:r>
        <w:rPr>
          <w:rFonts w:hint="eastAsia"/>
          <w:color w:val="FF0000"/>
        </w:rPr>
        <w:t>注意输出的句子是有单复数变化的！</w:t>
      </w:r>
    </w:p>
    <w:p w:rsidR="00937A2C" w:rsidRPr="0094698F" w:rsidRDefault="00937A2C" w:rsidP="0094698F">
      <w:pPr>
        <w:pStyle w:val="1"/>
      </w:pPr>
      <w:bookmarkStart w:id="35" w:name="_Toc505933203"/>
      <w:r w:rsidRPr="0094698F">
        <w:t>1036. Boys vs Girls (25)</w:t>
      </w:r>
      <w:bookmarkEnd w:id="35"/>
    </w:p>
    <w:p w:rsidR="00937A2C" w:rsidRDefault="00937A2C" w:rsidP="00937A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937A2C" w:rsidRDefault="00937A2C" w:rsidP="00937A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937A2C" w:rsidRDefault="00937A2C" w:rsidP="00937A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937A2C" w:rsidRDefault="00937A2C" w:rsidP="00937A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937A2C" w:rsidRDefault="00937A2C" w:rsidP="00937A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937A2C" w:rsidRDefault="00937A2C" w:rsidP="00937A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937A2C" w:rsidRDefault="00937A2C" w:rsidP="00937A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937A2C" w:rsidRDefault="00937A2C" w:rsidP="00937A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937A2C" w:rsidRDefault="00937A2C" w:rsidP="00937A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937A2C" w:rsidRDefault="00937A2C" w:rsidP="00937A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937A2C" w:rsidRDefault="00937A2C" w:rsidP="00937A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This time you are asked to tell the difference between the lowest grade of all the male students and the highest grade of all the female students.</w:t>
      </w:r>
    </w:p>
    <w:p w:rsidR="00937A2C" w:rsidRDefault="00937A2C" w:rsidP="00937A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937A2C" w:rsidRDefault="00937A2C" w:rsidP="00937A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contains a positive integer N, followed by N lines of student information. Each line contains a student's name, gender, ID and grade, separated by a space, where name and ID are strings of no more than 10 characters with no space, gender is either F (female) or M (male), and grade is an integer between 0 and 100. It is guaranteed that all the grades are distinct.</w:t>
      </w:r>
    </w:p>
    <w:p w:rsidR="00937A2C" w:rsidRDefault="00937A2C" w:rsidP="00937A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lastRenderedPageBreak/>
        <w:t>Output Specification:</w:t>
      </w:r>
    </w:p>
    <w:p w:rsidR="00937A2C" w:rsidRDefault="00937A2C" w:rsidP="00937A2C">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color w:val="333333"/>
          <w:sz w:val="18"/>
          <w:szCs w:val="18"/>
        </w:rPr>
        <w:t>For each test case, output in 3 lines.</w:t>
      </w:r>
      <w:proofErr w:type="gramEnd"/>
      <w:r>
        <w:rPr>
          <w:rFonts w:ascii="inherit" w:hAnsi="inherit"/>
          <w:color w:val="333333"/>
          <w:sz w:val="18"/>
          <w:szCs w:val="18"/>
        </w:rPr>
        <w:t xml:space="preserve"> The first line gives the name and ID of the female student with the highest grade, and the second line gives that of the male student with the lowest grade. The third line gives the difference grade</w:t>
      </w:r>
      <w:r>
        <w:rPr>
          <w:rFonts w:ascii="inherit" w:hAnsi="inherit"/>
          <w:color w:val="333333"/>
          <w:sz w:val="18"/>
          <w:szCs w:val="18"/>
          <w:vertAlign w:val="subscript"/>
        </w:rPr>
        <w:t>F</w:t>
      </w:r>
      <w:r>
        <w:rPr>
          <w:rFonts w:ascii="inherit" w:hAnsi="inherit"/>
          <w:color w:val="333333"/>
          <w:sz w:val="18"/>
          <w:szCs w:val="18"/>
        </w:rPr>
        <w:t>-grade</w:t>
      </w:r>
      <w:r>
        <w:rPr>
          <w:rFonts w:ascii="inherit" w:hAnsi="inherit"/>
          <w:color w:val="333333"/>
          <w:sz w:val="18"/>
          <w:szCs w:val="18"/>
          <w:vertAlign w:val="subscript"/>
        </w:rPr>
        <w:t>M</w:t>
      </w:r>
      <w:r>
        <w:rPr>
          <w:rFonts w:ascii="inherit" w:hAnsi="inherit"/>
          <w:color w:val="333333"/>
          <w:sz w:val="18"/>
          <w:szCs w:val="18"/>
        </w:rPr>
        <w:t>. If one such kind of student is missing, output "Absent" in the corresponding line, and output "NA" in the third line instead.</w:t>
      </w:r>
    </w:p>
    <w:p w:rsidR="00937A2C" w:rsidRDefault="00937A2C" w:rsidP="00937A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Sample Input 1:</w:t>
      </w:r>
    </w:p>
    <w:p w:rsidR="00937A2C" w:rsidRDefault="00937A2C" w:rsidP="00937A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937A2C" w:rsidRDefault="00937A2C" w:rsidP="00937A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Joe M Math990112 89</w:t>
      </w:r>
    </w:p>
    <w:p w:rsidR="00937A2C" w:rsidRDefault="00937A2C" w:rsidP="00937A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Mike M CS991301 100</w:t>
      </w:r>
    </w:p>
    <w:p w:rsidR="00937A2C" w:rsidRDefault="00937A2C" w:rsidP="00937A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Mary F EE990830 95</w:t>
      </w:r>
    </w:p>
    <w:p w:rsidR="00937A2C" w:rsidRDefault="00937A2C" w:rsidP="00937A2C">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937A2C" w:rsidRDefault="00937A2C" w:rsidP="00937A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Mary EE990830</w:t>
      </w:r>
    </w:p>
    <w:p w:rsidR="00937A2C" w:rsidRDefault="00937A2C" w:rsidP="00937A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Joe Math990112</w:t>
      </w:r>
    </w:p>
    <w:p w:rsidR="00937A2C" w:rsidRDefault="00937A2C" w:rsidP="00937A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w:t>
      </w:r>
    </w:p>
    <w:p w:rsidR="00937A2C" w:rsidRDefault="00937A2C" w:rsidP="00937A2C">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937A2C" w:rsidRDefault="00937A2C" w:rsidP="00937A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w:t>
      </w:r>
    </w:p>
    <w:p w:rsidR="00937A2C" w:rsidRDefault="00937A2C" w:rsidP="00937A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Jean M AA980920 60</w:t>
      </w:r>
    </w:p>
    <w:p w:rsidR="00937A2C" w:rsidRDefault="00937A2C" w:rsidP="00937A2C">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937A2C" w:rsidRDefault="00937A2C" w:rsidP="00937A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Absent</w:t>
      </w:r>
    </w:p>
    <w:p w:rsidR="00937A2C" w:rsidRDefault="00937A2C" w:rsidP="00937A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Jean AA980920</w:t>
      </w:r>
    </w:p>
    <w:p w:rsidR="00937A2C" w:rsidRPr="00937A2C" w:rsidRDefault="00937A2C" w:rsidP="00937A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NA</w:t>
      </w:r>
    </w:p>
    <w:p w:rsidR="00951958" w:rsidRPr="00951958" w:rsidRDefault="00951958" w:rsidP="00951958">
      <w:pPr>
        <w:pStyle w:val="1"/>
      </w:pPr>
      <w:bookmarkStart w:id="36" w:name="_Toc505933204"/>
      <w:r w:rsidRPr="00951958">
        <w:t>1037. Magic Coupon (25)</w:t>
      </w:r>
      <w:bookmarkEnd w:id="36"/>
    </w:p>
    <w:p w:rsidR="00951958" w:rsidRDefault="00951958" w:rsidP="0095195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时间限制</w:t>
      </w:r>
    </w:p>
    <w:p w:rsidR="00951958" w:rsidRDefault="00951958" w:rsidP="0095195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951958" w:rsidRDefault="00951958" w:rsidP="0095195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951958" w:rsidRDefault="00951958" w:rsidP="0095195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951958" w:rsidRDefault="00951958" w:rsidP="0095195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951958" w:rsidRDefault="00951958" w:rsidP="0095195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951958" w:rsidRDefault="00951958" w:rsidP="0095195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951958" w:rsidRDefault="00951958" w:rsidP="0095195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951958" w:rsidRDefault="00951958" w:rsidP="0095195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951958" w:rsidRDefault="00951958" w:rsidP="0095195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951958" w:rsidRDefault="00951958" w:rsidP="0095195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magic shop in Mars is offering some magic coupons. Each coupon has an integer N printed on it, meaning that when you use this coupon with a product, you may get N times the value of that product back! What is more, the shop also offers some bonus product for free. However, if you apply a coupon with a positive N to this bonus product, you will have to pay the shop N times the value of the bonus product... but hey, magically, they have some coupons with negative N's!</w:t>
      </w:r>
    </w:p>
    <w:p w:rsidR="00951958" w:rsidRDefault="00951958" w:rsidP="0095195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example, given a set of coupons {1 2 4 -1}, and a set of product values {7 6 -2 -3} (in Mars dollars M$) where a negative value corresponds to a bonus product. You can apply coupon 3 (with N being 4) to product 1 (with value M$7) to get M$28 back; coupon 2 to product 2 to get M$12 back; and coupon 4 to product 4 to get M$3 back. On the other hand, if you apply coupon 3 to product 4, you will have to pay M$12 to the shop.</w:t>
      </w:r>
    </w:p>
    <w:p w:rsidR="00951958" w:rsidRDefault="00951958" w:rsidP="0095195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coupon and each product may be selected at most once. Your task is to get as much money back as possible.</w:t>
      </w:r>
    </w:p>
    <w:p w:rsidR="00951958" w:rsidRDefault="00951958" w:rsidP="0095195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951958" w:rsidRDefault="00951958" w:rsidP="0095195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the number of coupons NC, followed by a line with NC coupon integers. Then the next line contains the number of products NP, followed by a line with NP product values. Here 1&lt;= NC, NP &lt;= 10</w:t>
      </w:r>
      <w:r>
        <w:rPr>
          <w:rFonts w:ascii="inherit" w:hAnsi="inherit"/>
          <w:color w:val="333333"/>
          <w:sz w:val="18"/>
          <w:szCs w:val="18"/>
          <w:vertAlign w:val="superscript"/>
        </w:rPr>
        <w:t>5</w:t>
      </w:r>
      <w:r>
        <w:rPr>
          <w:rFonts w:ascii="inherit" w:hAnsi="inherit"/>
          <w:color w:val="333333"/>
          <w:sz w:val="18"/>
          <w:szCs w:val="18"/>
        </w:rPr>
        <w:t>, and it is guaranteed that all the numbers will not exceed 2</w:t>
      </w:r>
      <w:r>
        <w:rPr>
          <w:rFonts w:ascii="inherit" w:hAnsi="inherit"/>
          <w:color w:val="333333"/>
          <w:sz w:val="18"/>
          <w:szCs w:val="18"/>
          <w:vertAlign w:val="superscript"/>
        </w:rPr>
        <w:t>30</w:t>
      </w:r>
      <w:r>
        <w:rPr>
          <w:rFonts w:ascii="inherit" w:hAnsi="inherit"/>
          <w:color w:val="333333"/>
          <w:sz w:val="18"/>
          <w:szCs w:val="18"/>
        </w:rPr>
        <w:t>.</w:t>
      </w:r>
    </w:p>
    <w:p w:rsidR="00951958" w:rsidRDefault="00951958" w:rsidP="0095195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951958" w:rsidRDefault="00951958" w:rsidP="0095195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simply print in a line the maximum amount of money you can get back.</w:t>
      </w:r>
    </w:p>
    <w:p w:rsidR="00951958" w:rsidRDefault="00951958" w:rsidP="00951958">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951958" w:rsidRDefault="00951958" w:rsidP="0095195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951958" w:rsidRDefault="00951958" w:rsidP="0095195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4 -1</w:t>
      </w:r>
    </w:p>
    <w:p w:rsidR="00951958" w:rsidRDefault="00951958" w:rsidP="0095195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951958" w:rsidRDefault="00951958" w:rsidP="0095195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6 -2 -3</w:t>
      </w:r>
    </w:p>
    <w:p w:rsidR="00951958" w:rsidRDefault="00951958" w:rsidP="00951958">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Output:</w:t>
      </w:r>
    </w:p>
    <w:p w:rsidR="00951958" w:rsidRPr="00951958" w:rsidRDefault="00951958" w:rsidP="0095195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43</w:t>
      </w:r>
    </w:p>
    <w:p w:rsidR="00092AC2" w:rsidRPr="00092AC2" w:rsidRDefault="00092AC2" w:rsidP="00092AC2">
      <w:pPr>
        <w:pStyle w:val="1"/>
      </w:pPr>
      <w:bookmarkStart w:id="37" w:name="_Toc505933205"/>
      <w:r w:rsidRPr="00092AC2">
        <w:t>1038. Recover the Smallest Number (30)</w:t>
      </w:r>
      <w:bookmarkEnd w:id="37"/>
    </w:p>
    <w:p w:rsidR="00092AC2" w:rsidRDefault="00092AC2" w:rsidP="00092AC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092AC2" w:rsidRDefault="00092AC2" w:rsidP="00092AC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092AC2" w:rsidRDefault="00092AC2" w:rsidP="00092AC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092AC2" w:rsidRDefault="00092AC2" w:rsidP="00092AC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092AC2" w:rsidRDefault="00092AC2" w:rsidP="00092AC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092AC2" w:rsidRDefault="00092AC2" w:rsidP="00092AC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092AC2" w:rsidRDefault="00092AC2" w:rsidP="00092AC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092AC2" w:rsidRDefault="00092AC2" w:rsidP="00092AC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092AC2" w:rsidRDefault="00092AC2" w:rsidP="00092AC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092AC2" w:rsidRDefault="00092AC2" w:rsidP="00092AC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092AC2" w:rsidRDefault="00092AC2" w:rsidP="00092AC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collection of number segments, you are supposed to recover the smallest number from them. For example, given {32, 321, 3214, 0229, 87}, we can recover many numbers such like 32-321-3214-0229-87 or 0229-32-87-321-3214 with respect to different orders of combinations of these segments, and the smallest number is 0229-321-3214-32-87.</w:t>
      </w:r>
    </w:p>
    <w:p w:rsidR="00092AC2" w:rsidRDefault="00092AC2" w:rsidP="00092AC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092AC2" w:rsidRDefault="00092AC2" w:rsidP="00092AC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gives a positive integer N (&lt;=10000) followed by N number segments. Each segment contains a non-negative integer of no more than 8 digits. All the numbers in a line are separated by a space.</w:t>
      </w:r>
    </w:p>
    <w:p w:rsidR="00092AC2" w:rsidRDefault="00092AC2" w:rsidP="00092AC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092AC2" w:rsidRDefault="00092AC2" w:rsidP="00092AC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the smallest number in one line. Do not output leading zeros.</w:t>
      </w:r>
    </w:p>
    <w:p w:rsidR="00092AC2" w:rsidRDefault="00092AC2" w:rsidP="00092AC2">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092AC2" w:rsidRDefault="00092AC2" w:rsidP="00092AC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5 32 321 3214 0229 87</w:t>
      </w:r>
    </w:p>
    <w:p w:rsidR="00092AC2" w:rsidRDefault="00092AC2" w:rsidP="00092AC2">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092AC2" w:rsidRPr="00092AC2" w:rsidRDefault="00092AC2" w:rsidP="00092AC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22932132143287</w:t>
      </w:r>
    </w:p>
    <w:p w:rsidR="002011DB" w:rsidRPr="00147AE1" w:rsidRDefault="002011DB" w:rsidP="00147AE1">
      <w:pPr>
        <w:pStyle w:val="1"/>
      </w:pPr>
      <w:bookmarkStart w:id="38" w:name="_Toc505933206"/>
      <w:r w:rsidRPr="00147AE1">
        <w:lastRenderedPageBreak/>
        <w:t>1039. Course List for Student (25)</w:t>
      </w:r>
      <w:bookmarkEnd w:id="38"/>
    </w:p>
    <w:p w:rsidR="002011DB" w:rsidRDefault="002011DB" w:rsidP="002011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2011DB" w:rsidRDefault="002011DB" w:rsidP="002011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2011DB" w:rsidRDefault="002011DB" w:rsidP="002011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2011DB" w:rsidRDefault="002011DB" w:rsidP="002011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2011DB" w:rsidRDefault="002011DB" w:rsidP="002011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2011DB" w:rsidRDefault="002011DB" w:rsidP="002011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2011DB" w:rsidRDefault="002011DB" w:rsidP="002011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2011DB" w:rsidRDefault="002011DB" w:rsidP="002011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2011DB" w:rsidRDefault="002011DB" w:rsidP="002011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2011DB" w:rsidRDefault="002011DB" w:rsidP="002011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2011DB" w:rsidRDefault="002011DB" w:rsidP="002011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Zhejiang University has 40000 students and provides 2500 courses. Now given the student name lists of all the courses, you are supposed to output the registered course list for each student who comes for a query.</w:t>
      </w:r>
    </w:p>
    <w:p w:rsidR="002011DB" w:rsidRDefault="002011DB" w:rsidP="002011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2011DB" w:rsidRDefault="002011DB" w:rsidP="002011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2 positive integers: N (&lt;=40000), the number of students who look for their course lists, and K (&lt;=2500), the total number of courses. Then the student name lists are given for the courses (numbered from 1 to K) in the following format: for each course</w:t>
      </w:r>
      <w:r>
        <w:rPr>
          <w:rStyle w:val="apple-converted-space"/>
          <w:rFonts w:ascii="inherit" w:hAnsi="inherit"/>
          <w:color w:val="333333"/>
          <w:sz w:val="18"/>
          <w:szCs w:val="18"/>
        </w:rPr>
        <w:t> </w:t>
      </w:r>
      <w:r>
        <w:rPr>
          <w:rFonts w:ascii="inherit" w:hAnsi="inherit"/>
          <w:i/>
          <w:iCs/>
          <w:color w:val="333333"/>
          <w:sz w:val="18"/>
          <w:szCs w:val="18"/>
        </w:rPr>
        <w:t>i</w:t>
      </w:r>
      <w:r>
        <w:rPr>
          <w:rFonts w:ascii="inherit" w:hAnsi="inherit"/>
          <w:color w:val="333333"/>
          <w:sz w:val="18"/>
          <w:szCs w:val="18"/>
        </w:rPr>
        <w:t>, first the course index</w:t>
      </w:r>
      <w:r>
        <w:rPr>
          <w:rStyle w:val="apple-converted-space"/>
          <w:rFonts w:ascii="inherit" w:hAnsi="inherit"/>
          <w:color w:val="333333"/>
          <w:sz w:val="18"/>
          <w:szCs w:val="18"/>
        </w:rPr>
        <w:t> </w:t>
      </w:r>
      <w:r>
        <w:rPr>
          <w:rFonts w:ascii="inherit" w:hAnsi="inherit"/>
          <w:i/>
          <w:iCs/>
          <w:color w:val="333333"/>
          <w:sz w:val="18"/>
          <w:szCs w:val="18"/>
        </w:rPr>
        <w:t>i</w:t>
      </w:r>
      <w:r>
        <w:rPr>
          <w:rStyle w:val="apple-converted-space"/>
          <w:rFonts w:ascii="inherit" w:hAnsi="inherit"/>
          <w:color w:val="333333"/>
          <w:sz w:val="18"/>
          <w:szCs w:val="18"/>
        </w:rPr>
        <w:t> </w:t>
      </w:r>
      <w:r>
        <w:rPr>
          <w:rFonts w:ascii="inherit" w:hAnsi="inherit"/>
          <w:color w:val="333333"/>
          <w:sz w:val="18"/>
          <w:szCs w:val="18"/>
        </w:rPr>
        <w:t>and the number of registered students N</w:t>
      </w:r>
      <w:r>
        <w:rPr>
          <w:rFonts w:ascii="inherit" w:hAnsi="inherit"/>
          <w:i/>
          <w:iCs/>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(&lt;= 200) are given in a line. Then in the next line, N</w:t>
      </w:r>
      <w:r>
        <w:rPr>
          <w:rFonts w:ascii="inherit" w:hAnsi="inherit"/>
          <w:i/>
          <w:iCs/>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student names are given. A student name consists of 3 capital English letters plus a one-digit number. Finally the last line contains the N names of students who come for a query. All the names and numbers in a line are separated by a space.</w:t>
      </w:r>
    </w:p>
    <w:p w:rsidR="002011DB" w:rsidRDefault="002011DB" w:rsidP="002011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2011DB" w:rsidRDefault="002011DB" w:rsidP="002011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your results in N lines. Each line corresponds to one student, in the following format: first print the student's name, then the total number of registered courses of that student, and finally the indices of the courses in increasing order. The query results must be printed in the same order as input. All the data in a line must be separated by a space, with no extra space at the end of the line.</w:t>
      </w:r>
    </w:p>
    <w:p w:rsidR="002011DB" w:rsidRDefault="002011DB" w:rsidP="002011DB">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11 5</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4 7</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BOB5 DON2 FRA8 JAY9 KAT3 LOR6 ZOE1</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ANN0 BOB5 JAY9 LOR6</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2 7</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ANN0 BOB5 FRA8 JAY9 JOE4 KAT3 LOR6</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BOB5</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5 9</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AMY7 ANN0 BOB5 DON2 FRA8 JAY9 KAT3 LOR6 ZOE1</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ZOE1 ANN0 BOB5 JOE4 JAY9 FRA8 DON2 AMY7 KAT3 LOR6 NON9</w:t>
      </w:r>
    </w:p>
    <w:p w:rsidR="002011DB" w:rsidRDefault="002011DB" w:rsidP="002011D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ZOE1 2 4 5</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ANN0 3 1 2 5</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BOB5 5 1 2 3 4 5</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JOE4 1 2</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JAY9 4 1 2 4 5</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FRA8 3 2 4 5</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DON2 2 4 5</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AMY7 1 5</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KAT3 3 2 4 5</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LOR6 4 1 2 4 5</w:t>
      </w:r>
    </w:p>
    <w:p w:rsidR="002011DB" w:rsidRP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NON9 0</w:t>
      </w:r>
    </w:p>
    <w:p w:rsidR="00165334" w:rsidRPr="00165334" w:rsidRDefault="00165334" w:rsidP="00165334">
      <w:pPr>
        <w:pStyle w:val="1"/>
      </w:pPr>
      <w:bookmarkStart w:id="39" w:name="_Toc505933207"/>
      <w:r w:rsidRPr="00165334">
        <w:lastRenderedPageBreak/>
        <w:t>1040. Longest Symmetric String (25)</w:t>
      </w:r>
      <w:bookmarkEnd w:id="39"/>
    </w:p>
    <w:p w:rsidR="00165334" w:rsidRDefault="00165334" w:rsidP="0016533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165334" w:rsidRDefault="00165334" w:rsidP="0016533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165334" w:rsidRDefault="00165334" w:rsidP="0016533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165334" w:rsidRDefault="00165334" w:rsidP="0016533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165334" w:rsidRDefault="00165334" w:rsidP="0016533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165334" w:rsidRDefault="00165334" w:rsidP="0016533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165334" w:rsidRDefault="00165334" w:rsidP="0016533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165334" w:rsidRDefault="00165334" w:rsidP="0016533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165334" w:rsidRDefault="00165334" w:rsidP="0016533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165334" w:rsidRDefault="00165334" w:rsidP="0016533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165334" w:rsidRDefault="00165334" w:rsidP="0016533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string, you are supposed to output the length of the longest symmetric sub-string. For example, given "Is PAT&amp;TAP symmetric?</w:t>
      </w:r>
      <w:proofErr w:type="gramStart"/>
      <w:r>
        <w:rPr>
          <w:rFonts w:ascii="inherit" w:hAnsi="inherit"/>
          <w:color w:val="333333"/>
          <w:sz w:val="18"/>
          <w:szCs w:val="18"/>
        </w:rPr>
        <w:t>",</w:t>
      </w:r>
      <w:proofErr w:type="gramEnd"/>
      <w:r>
        <w:rPr>
          <w:rFonts w:ascii="inherit" w:hAnsi="inherit"/>
          <w:color w:val="333333"/>
          <w:sz w:val="18"/>
          <w:szCs w:val="18"/>
        </w:rPr>
        <w:t xml:space="preserve"> the longest symmetric sub-string is "s PAT&amp;TAP s", hence you must output 11.</w:t>
      </w:r>
    </w:p>
    <w:p w:rsidR="00165334" w:rsidRDefault="00165334" w:rsidP="0016533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165334" w:rsidRDefault="00165334" w:rsidP="0016533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which gives a non-empty string of length no more than 1000.</w:t>
      </w:r>
    </w:p>
    <w:p w:rsidR="00165334" w:rsidRDefault="00165334" w:rsidP="0016533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165334" w:rsidRDefault="00165334" w:rsidP="0016533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simply print the maximum length in a line.</w:t>
      </w:r>
    </w:p>
    <w:p w:rsidR="00165334" w:rsidRDefault="00165334" w:rsidP="00165334">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165334" w:rsidRDefault="00165334" w:rsidP="0016533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Is PAT&amp;TAP symmetric?</w:t>
      </w:r>
    </w:p>
    <w:p w:rsidR="00165334" w:rsidRDefault="00165334" w:rsidP="00165334">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165334" w:rsidRPr="00165334" w:rsidRDefault="00165334" w:rsidP="0016533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w:t>
      </w:r>
    </w:p>
    <w:p w:rsidR="00A838D8" w:rsidRPr="00B4136B" w:rsidRDefault="00A838D8" w:rsidP="00B4136B">
      <w:pPr>
        <w:pStyle w:val="1"/>
      </w:pPr>
      <w:bookmarkStart w:id="40" w:name="_Toc505933208"/>
      <w:r w:rsidRPr="00B4136B">
        <w:t>1041. Be Unique (20)</w:t>
      </w:r>
      <w:bookmarkEnd w:id="40"/>
    </w:p>
    <w:p w:rsidR="00A838D8" w:rsidRDefault="00A838D8" w:rsidP="00A838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A838D8" w:rsidRDefault="00A838D8" w:rsidP="00A838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A838D8" w:rsidRDefault="00A838D8" w:rsidP="00A838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A838D8" w:rsidRDefault="00A838D8" w:rsidP="00A838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A838D8" w:rsidRDefault="00A838D8" w:rsidP="00A838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A838D8" w:rsidRDefault="00A838D8" w:rsidP="00A838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A838D8" w:rsidRDefault="00A838D8" w:rsidP="00A838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A838D8" w:rsidRDefault="00A838D8" w:rsidP="00A838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A838D8" w:rsidRDefault="00A838D8" w:rsidP="00A838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作者</w:t>
      </w:r>
    </w:p>
    <w:p w:rsidR="00A838D8" w:rsidRDefault="00A838D8" w:rsidP="00A838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A838D8" w:rsidRDefault="00A838D8" w:rsidP="00A838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Being unique is so important to people on Mars that even their lottery is designed in a unique way. The rule of winning is simple: one bets on a number chosen from [1, 10</w:t>
      </w:r>
      <w:r>
        <w:rPr>
          <w:rFonts w:ascii="inherit" w:hAnsi="inherit"/>
          <w:color w:val="333333"/>
          <w:sz w:val="18"/>
          <w:szCs w:val="18"/>
          <w:vertAlign w:val="superscript"/>
        </w:rPr>
        <w:t>4</w:t>
      </w:r>
      <w:r>
        <w:rPr>
          <w:rFonts w:ascii="inherit" w:hAnsi="inherit"/>
          <w:color w:val="333333"/>
          <w:sz w:val="18"/>
          <w:szCs w:val="18"/>
        </w:rPr>
        <w:t xml:space="preserve">]. </w:t>
      </w:r>
      <w:proofErr w:type="gramStart"/>
      <w:r>
        <w:rPr>
          <w:rFonts w:ascii="inherit" w:hAnsi="inherit"/>
          <w:color w:val="333333"/>
          <w:sz w:val="18"/>
          <w:szCs w:val="18"/>
        </w:rPr>
        <w:t>The first one who bets on a unique number wins.</w:t>
      </w:r>
      <w:proofErr w:type="gramEnd"/>
      <w:r>
        <w:rPr>
          <w:rFonts w:ascii="inherit" w:hAnsi="inherit"/>
          <w:color w:val="333333"/>
          <w:sz w:val="18"/>
          <w:szCs w:val="18"/>
        </w:rPr>
        <w:t xml:space="preserve"> For example, if there are 7 people betting on 5 31 5 88 67 88 17, then the second one who bets on 31 wins.</w:t>
      </w:r>
    </w:p>
    <w:p w:rsidR="00A838D8" w:rsidRDefault="00A838D8" w:rsidP="00A838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A838D8" w:rsidRDefault="00A838D8" w:rsidP="00A838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contains a line which begins with a positive integer N (&lt;=10</w:t>
      </w:r>
      <w:r>
        <w:rPr>
          <w:rFonts w:ascii="inherit" w:hAnsi="inherit"/>
          <w:color w:val="333333"/>
          <w:sz w:val="18"/>
          <w:szCs w:val="18"/>
          <w:vertAlign w:val="superscript"/>
        </w:rPr>
        <w:t>5</w:t>
      </w:r>
      <w:r>
        <w:rPr>
          <w:rFonts w:ascii="inherit" w:hAnsi="inherit"/>
          <w:color w:val="333333"/>
          <w:sz w:val="18"/>
          <w:szCs w:val="18"/>
        </w:rPr>
        <w:t>) and then followed by N bets. The numbers are separated by a space.</w:t>
      </w:r>
    </w:p>
    <w:p w:rsidR="00A838D8" w:rsidRDefault="00A838D8" w:rsidP="00A838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A838D8" w:rsidRDefault="00A838D8" w:rsidP="00A838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the winning number in a line. If there is no winner, print "None" instead.</w:t>
      </w:r>
    </w:p>
    <w:p w:rsidR="00A838D8" w:rsidRDefault="00A838D8" w:rsidP="00A838D8">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A838D8" w:rsidRDefault="00A838D8" w:rsidP="00A838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7 5 31 5 88 67 88 17</w:t>
      </w:r>
    </w:p>
    <w:p w:rsidR="00A838D8" w:rsidRDefault="00A838D8" w:rsidP="00A838D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A838D8" w:rsidRDefault="00A838D8" w:rsidP="00A838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w:t>
      </w:r>
    </w:p>
    <w:p w:rsidR="00A838D8" w:rsidRDefault="00A838D8" w:rsidP="00A838D8">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A838D8" w:rsidRDefault="00A838D8" w:rsidP="00A838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5 888 666 666 888 888</w:t>
      </w:r>
    </w:p>
    <w:p w:rsidR="00A838D8" w:rsidRDefault="00A838D8" w:rsidP="00A838D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A838D8" w:rsidRPr="00AD7B26" w:rsidRDefault="00A838D8" w:rsidP="00AD7B2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None</w:t>
      </w:r>
    </w:p>
    <w:p w:rsidR="00DE50CB" w:rsidRPr="00DE50CB" w:rsidRDefault="00DE50CB" w:rsidP="00DE50CB">
      <w:pPr>
        <w:pStyle w:val="1"/>
      </w:pPr>
      <w:bookmarkStart w:id="41" w:name="_Toc505933209"/>
      <w:r w:rsidRPr="00DE50CB">
        <w:t>1042. Shuffling Machine (20)</w:t>
      </w:r>
      <w:bookmarkEnd w:id="41"/>
    </w:p>
    <w:p w:rsidR="00DE50CB" w:rsidRDefault="00DE50CB" w:rsidP="00DE50C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E50CB" w:rsidRDefault="00DE50CB" w:rsidP="00DE50C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DE50CB" w:rsidRDefault="00DE50CB" w:rsidP="00DE50C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E50CB" w:rsidRDefault="00DE50CB" w:rsidP="00DE50C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DE50CB" w:rsidRDefault="00DE50CB" w:rsidP="00DE50C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E50CB" w:rsidRDefault="00DE50CB" w:rsidP="00DE50C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E50CB" w:rsidRDefault="00DE50CB" w:rsidP="00DE50C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E50CB" w:rsidRDefault="00DE50CB" w:rsidP="00DE50C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E50CB" w:rsidRDefault="00DE50CB" w:rsidP="00DE50C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作者</w:t>
      </w:r>
    </w:p>
    <w:p w:rsidR="00DE50CB" w:rsidRDefault="00DE50CB" w:rsidP="00DE50C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DE50CB" w:rsidRDefault="00DE50CB" w:rsidP="00DE50C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Shuffling is a procedure used to randomize a deck of playing cards. Because standard shuffling techniques are seen as weak, and in order to avoid "inside jobs" where employees collaborate with gamblers by performing inadequate shuffles, many casinos employ</w:t>
      </w:r>
      <w:r>
        <w:rPr>
          <w:rStyle w:val="apple-converted-space"/>
          <w:rFonts w:ascii="inherit" w:hAnsi="inherit"/>
          <w:color w:val="333333"/>
          <w:sz w:val="18"/>
          <w:szCs w:val="18"/>
        </w:rPr>
        <w:t> </w:t>
      </w:r>
      <w:r>
        <w:rPr>
          <w:rFonts w:ascii="inherit" w:hAnsi="inherit"/>
          <w:b/>
          <w:bCs/>
          <w:color w:val="333333"/>
          <w:sz w:val="18"/>
          <w:szCs w:val="18"/>
        </w:rPr>
        <w:t>automatic shuffling machines</w:t>
      </w:r>
      <w:r>
        <w:rPr>
          <w:rFonts w:ascii="inherit" w:hAnsi="inherit"/>
          <w:color w:val="333333"/>
          <w:sz w:val="18"/>
          <w:szCs w:val="18"/>
        </w:rPr>
        <w:t>. Your task is to simulate a shuffling machine.</w:t>
      </w:r>
    </w:p>
    <w:p w:rsidR="00DE50CB" w:rsidRDefault="00DE50CB" w:rsidP="00DE50C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machine shuffles a deck of 54 cards according to a given random order and repeats for a given number of times. It is assumed that the initial status of a card deck is in the following order:</w:t>
      </w:r>
    </w:p>
    <w:p w:rsidR="00DE50CB" w:rsidRDefault="00DE50CB" w:rsidP="00DE50C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S1, S2</w:t>
      </w:r>
      <w:proofErr w:type="gramStart"/>
      <w:r>
        <w:rPr>
          <w:rFonts w:ascii="inherit" w:hAnsi="inherit"/>
          <w:color w:val="333333"/>
          <w:sz w:val="18"/>
          <w:szCs w:val="18"/>
        </w:rPr>
        <w:t>, ...,</w:t>
      </w:r>
      <w:proofErr w:type="gramEnd"/>
      <w:r>
        <w:rPr>
          <w:rFonts w:ascii="inherit" w:hAnsi="inherit"/>
          <w:color w:val="333333"/>
          <w:sz w:val="18"/>
          <w:szCs w:val="18"/>
        </w:rPr>
        <w:t xml:space="preserve"> S13, H1, H2, ..., H13, C1, C2, ..., C13, D1, D2, ..., D13, J1, J2</w:t>
      </w:r>
    </w:p>
    <w:p w:rsidR="00DE50CB" w:rsidRDefault="00DE50CB" w:rsidP="00DE50C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where "S" stands for "Spade", "H" for "Heart", "C" for "Club", "D" for "Diamond", and "J" for "Joker". A given order is a permutation of distinct integers in [1, 54]. If the number at </w:t>
      </w:r>
      <w:proofErr w:type="gramStart"/>
      <w:r>
        <w:rPr>
          <w:rFonts w:ascii="inherit" w:hAnsi="inherit"/>
          <w:color w:val="333333"/>
          <w:sz w:val="18"/>
          <w:szCs w:val="18"/>
        </w:rPr>
        <w:t>the i</w:t>
      </w:r>
      <w:proofErr w:type="gramEnd"/>
      <w:r>
        <w:rPr>
          <w:rFonts w:ascii="inherit" w:hAnsi="inherit"/>
          <w:color w:val="333333"/>
          <w:sz w:val="18"/>
          <w:szCs w:val="18"/>
        </w:rPr>
        <w:t xml:space="preserve">-th position is j, it means to move the card from position i to position j. For example, suppose we only have 5 cards: S3, H5, C1, D13 and J2. Given a shuffling </w:t>
      </w:r>
      <w:proofErr w:type="gramStart"/>
      <w:r>
        <w:rPr>
          <w:rFonts w:ascii="inherit" w:hAnsi="inherit"/>
          <w:color w:val="333333"/>
          <w:sz w:val="18"/>
          <w:szCs w:val="18"/>
        </w:rPr>
        <w:t>order</w:t>
      </w:r>
      <w:proofErr w:type="gramEnd"/>
      <w:r>
        <w:rPr>
          <w:rFonts w:ascii="inherit" w:hAnsi="inherit"/>
          <w:color w:val="333333"/>
          <w:sz w:val="18"/>
          <w:szCs w:val="18"/>
        </w:rPr>
        <w:t xml:space="preserve"> {4, 2, 5, 3, 1}, the result will be: J2, H5, D13, S3, C1. If we are to repeat the shuffling again, the result will be: C1, H5, S3, J2, </w:t>
      </w:r>
      <w:proofErr w:type="gramStart"/>
      <w:r>
        <w:rPr>
          <w:rFonts w:ascii="inherit" w:hAnsi="inherit"/>
          <w:color w:val="333333"/>
          <w:sz w:val="18"/>
          <w:szCs w:val="18"/>
        </w:rPr>
        <w:t>D13</w:t>
      </w:r>
      <w:proofErr w:type="gramEnd"/>
      <w:r>
        <w:rPr>
          <w:rFonts w:ascii="inherit" w:hAnsi="inherit"/>
          <w:color w:val="333333"/>
          <w:sz w:val="18"/>
          <w:szCs w:val="18"/>
        </w:rPr>
        <w:t>.</w:t>
      </w:r>
    </w:p>
    <w:p w:rsidR="00DE50CB" w:rsidRDefault="00DE50CB" w:rsidP="00DE50C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E50CB" w:rsidRDefault="00DE50CB" w:rsidP="00DE50C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a positive integer K (&lt;= 20) which is the number of repeat times. Then the next line contains the given order. All the numbers in a line are separated by a space.</w:t>
      </w:r>
    </w:p>
    <w:p w:rsidR="00DE50CB" w:rsidRDefault="00DE50CB" w:rsidP="00DE50C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E50CB" w:rsidRDefault="00DE50CB" w:rsidP="00DE50C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the shuffling results in one line. All the cards are separated by a space, and there must be no extra space at the end of the line.</w:t>
      </w:r>
    </w:p>
    <w:p w:rsidR="00DE50CB" w:rsidRDefault="00DE50CB" w:rsidP="00DE50CB">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DE50CB" w:rsidRDefault="00DE50CB" w:rsidP="00DE50C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DE50CB" w:rsidRDefault="00DE50CB" w:rsidP="00DE50C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36 52 37 38 3 39 40 53 54 41 11 12 13 42 43 44 2 4 23 24 25 26 27 6 7 8 48 49 50 51 9 10 14 15 16 5 17 18 19 1 20 21 22 28 29 30 31 32 33 34 35 45 46 47</w:t>
      </w:r>
    </w:p>
    <w:p w:rsidR="00DE50CB" w:rsidRDefault="00DE50CB" w:rsidP="00DE50C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DE50CB" w:rsidRDefault="00DE50CB" w:rsidP="00DE50C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S7 C11 C10 C12 S1 H7 H8 H9 D8 D9 S11 S12 S13 D10 D11 D12 S3 S4 S6 S10 H1 H2 C13 D2 D3 D4 H6 H3 D13 J1 J2 C1 C2 C3 C4 D1 S5 H5 H11 H12 C6 C7 C8 C9 S2 S8 S9 H10 D5 D6 D7 H4 H13 C5</w:t>
      </w:r>
    </w:p>
    <w:p w:rsidR="00DE50CB" w:rsidRDefault="005944E5" w:rsidP="00DE50CB">
      <w:pPr>
        <w:spacing w:after="255"/>
        <w:rPr>
          <w:rFonts w:ascii="宋体" w:hAnsi="宋体"/>
          <w:sz w:val="24"/>
          <w:szCs w:val="24"/>
        </w:rPr>
      </w:pPr>
      <w:r>
        <w:pict>
          <v:rect id="_x0000_i1025" style="width:652.5pt;height:.75pt" o:hrpct="0" o:hralign="center" o:hrstd="t" o:hrnoshade="t" o:hr="t" fillcolor="#ddd" stroked="f"/>
        </w:pict>
      </w:r>
    </w:p>
    <w:p w:rsidR="002E2BCA" w:rsidRPr="002E2BCA" w:rsidRDefault="002E2BCA" w:rsidP="002E2BCA">
      <w:pPr>
        <w:pStyle w:val="1"/>
      </w:pPr>
      <w:bookmarkStart w:id="42" w:name="_Toc505933210"/>
      <w:r w:rsidRPr="002E2BCA">
        <w:lastRenderedPageBreak/>
        <w:t>1043. Is It a Binary Search Tree (25)</w:t>
      </w:r>
      <w:bookmarkEnd w:id="42"/>
    </w:p>
    <w:p w:rsidR="002E2BCA" w:rsidRPr="002E2BCA" w:rsidRDefault="002E2BCA" w:rsidP="002E2BCA">
      <w:pPr>
        <w:widowControl/>
        <w:shd w:val="clear" w:color="auto" w:fill="DDDDDD"/>
        <w:jc w:val="center"/>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时间限制</w:t>
      </w:r>
    </w:p>
    <w:p w:rsidR="002E2BCA" w:rsidRPr="002E2BCA" w:rsidRDefault="002E2BCA" w:rsidP="002E2BCA">
      <w:pPr>
        <w:widowControl/>
        <w:shd w:val="clear" w:color="auto" w:fill="FAFAFA"/>
        <w:jc w:val="center"/>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400 ms</w:t>
      </w:r>
    </w:p>
    <w:p w:rsidR="002E2BCA" w:rsidRPr="002E2BCA" w:rsidRDefault="002E2BCA" w:rsidP="002E2BCA">
      <w:pPr>
        <w:widowControl/>
        <w:shd w:val="clear" w:color="auto" w:fill="DDDDDD"/>
        <w:jc w:val="center"/>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内存限制</w:t>
      </w:r>
    </w:p>
    <w:p w:rsidR="002E2BCA" w:rsidRPr="002E2BCA" w:rsidRDefault="002E2BCA" w:rsidP="002E2BCA">
      <w:pPr>
        <w:widowControl/>
        <w:shd w:val="clear" w:color="auto" w:fill="FAFAFA"/>
        <w:jc w:val="center"/>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65536 kB</w:t>
      </w:r>
    </w:p>
    <w:p w:rsidR="002E2BCA" w:rsidRPr="002E2BCA" w:rsidRDefault="002E2BCA" w:rsidP="002E2BCA">
      <w:pPr>
        <w:widowControl/>
        <w:shd w:val="clear" w:color="auto" w:fill="DDDDDD"/>
        <w:jc w:val="center"/>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代码长度限制</w:t>
      </w:r>
    </w:p>
    <w:p w:rsidR="002E2BCA" w:rsidRPr="002E2BCA" w:rsidRDefault="002E2BCA" w:rsidP="002E2BCA">
      <w:pPr>
        <w:widowControl/>
        <w:shd w:val="clear" w:color="auto" w:fill="FAFAFA"/>
        <w:jc w:val="center"/>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16000 B</w:t>
      </w:r>
    </w:p>
    <w:p w:rsidR="002E2BCA" w:rsidRPr="002E2BCA" w:rsidRDefault="002E2BCA" w:rsidP="002E2BCA">
      <w:pPr>
        <w:widowControl/>
        <w:shd w:val="clear" w:color="auto" w:fill="DDDDDD"/>
        <w:jc w:val="center"/>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判题程序</w:t>
      </w:r>
    </w:p>
    <w:p w:rsidR="002E2BCA" w:rsidRPr="002E2BCA" w:rsidRDefault="002E2BCA" w:rsidP="002E2BCA">
      <w:pPr>
        <w:widowControl/>
        <w:shd w:val="clear" w:color="auto" w:fill="FAFAFA"/>
        <w:jc w:val="center"/>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bdr w:val="none" w:sz="0" w:space="0" w:color="auto" w:frame="1"/>
        </w:rPr>
        <w:t>Standard</w:t>
      </w:r>
    </w:p>
    <w:p w:rsidR="002E2BCA" w:rsidRPr="002E2BCA" w:rsidRDefault="002E2BCA" w:rsidP="002E2BCA">
      <w:pPr>
        <w:widowControl/>
        <w:shd w:val="clear" w:color="auto" w:fill="DDDDDD"/>
        <w:jc w:val="center"/>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作者</w:t>
      </w:r>
    </w:p>
    <w:p w:rsidR="002E2BCA" w:rsidRPr="002E2BCA" w:rsidRDefault="002E2BCA" w:rsidP="002E2BCA">
      <w:pPr>
        <w:widowControl/>
        <w:shd w:val="clear" w:color="auto" w:fill="FAFAFA"/>
        <w:jc w:val="center"/>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CHEN, Yue</w:t>
      </w:r>
    </w:p>
    <w:p w:rsidR="002E2BCA" w:rsidRPr="002E2BCA" w:rsidRDefault="002E2BCA" w:rsidP="002E2BCA">
      <w:pPr>
        <w:widowControl/>
        <w:shd w:val="clear" w:color="auto" w:fill="FAFAFA"/>
        <w:spacing w:after="360"/>
        <w:jc w:val="left"/>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A Binary Search Tree (BST) is recursively defined as a binary tree which has the following properties:</w:t>
      </w:r>
    </w:p>
    <w:p w:rsidR="002E2BCA" w:rsidRPr="002E2BCA" w:rsidRDefault="002E2BCA" w:rsidP="002E2BCA">
      <w:pPr>
        <w:widowControl/>
        <w:numPr>
          <w:ilvl w:val="0"/>
          <w:numId w:val="4"/>
        </w:numPr>
        <w:shd w:val="clear" w:color="auto" w:fill="FAFAFA"/>
        <w:ind w:left="0" w:right="360"/>
        <w:jc w:val="left"/>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The left subtree of a node contains only nodes with keys less than the node's key.</w:t>
      </w:r>
    </w:p>
    <w:p w:rsidR="002E2BCA" w:rsidRPr="002E2BCA" w:rsidRDefault="002E2BCA" w:rsidP="002E2BCA">
      <w:pPr>
        <w:widowControl/>
        <w:numPr>
          <w:ilvl w:val="0"/>
          <w:numId w:val="4"/>
        </w:numPr>
        <w:shd w:val="clear" w:color="auto" w:fill="FAFAFA"/>
        <w:ind w:left="0" w:right="360"/>
        <w:jc w:val="left"/>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The right subtree of a node contains only nodes with keys greater than or equal to the node's key.</w:t>
      </w:r>
    </w:p>
    <w:p w:rsidR="002E2BCA" w:rsidRPr="002E2BCA" w:rsidRDefault="002E2BCA" w:rsidP="002E2BCA">
      <w:pPr>
        <w:widowControl/>
        <w:numPr>
          <w:ilvl w:val="0"/>
          <w:numId w:val="4"/>
        </w:numPr>
        <w:shd w:val="clear" w:color="auto" w:fill="FAFAFA"/>
        <w:ind w:left="0" w:right="360"/>
        <w:jc w:val="left"/>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Both the left and right subtrees must also be binary search trees.</w:t>
      </w:r>
    </w:p>
    <w:p w:rsidR="002E2BCA" w:rsidRPr="002E2BCA" w:rsidRDefault="002E2BCA" w:rsidP="002E2BCA">
      <w:pPr>
        <w:widowControl/>
        <w:shd w:val="clear" w:color="auto" w:fill="FAFAFA"/>
        <w:spacing w:after="360"/>
        <w:jc w:val="left"/>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If we swap the left and right subtrees of every node, then the resulting tree is called the Mirror Image of a BST.</w:t>
      </w:r>
    </w:p>
    <w:p w:rsidR="002E2BCA" w:rsidRPr="002E2BCA" w:rsidRDefault="002E2BCA" w:rsidP="002E2BCA">
      <w:pPr>
        <w:widowControl/>
        <w:shd w:val="clear" w:color="auto" w:fill="FAFAFA"/>
        <w:spacing w:after="360"/>
        <w:jc w:val="left"/>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Now given a sequence of integer keys, you are supposed to tell if it is the preorder traversal sequence of a BST or the mirror image of a BST.</w:t>
      </w:r>
    </w:p>
    <w:p w:rsidR="002E2BCA" w:rsidRPr="002E2BCA" w:rsidRDefault="002E2BCA" w:rsidP="002E2BCA">
      <w:pPr>
        <w:widowControl/>
        <w:shd w:val="clear" w:color="auto" w:fill="FAFAFA"/>
        <w:spacing w:after="360"/>
        <w:jc w:val="left"/>
        <w:textAlignment w:val="baseline"/>
        <w:rPr>
          <w:rFonts w:ascii="inherit" w:eastAsia="宋体" w:hAnsi="inherit" w:cs="宋体" w:hint="eastAsia"/>
          <w:color w:val="333333"/>
          <w:kern w:val="0"/>
          <w:sz w:val="18"/>
          <w:szCs w:val="18"/>
        </w:rPr>
      </w:pPr>
      <w:r w:rsidRPr="002E2BCA">
        <w:rPr>
          <w:rFonts w:ascii="inherit" w:eastAsia="宋体" w:hAnsi="inherit" w:cs="宋体"/>
          <w:b/>
          <w:bCs/>
          <w:color w:val="333333"/>
          <w:kern w:val="0"/>
          <w:sz w:val="18"/>
          <w:szCs w:val="18"/>
        </w:rPr>
        <w:t>Input Specification:</w:t>
      </w:r>
    </w:p>
    <w:p w:rsidR="002E2BCA" w:rsidRPr="002E2BCA" w:rsidRDefault="002E2BCA" w:rsidP="002E2BCA">
      <w:pPr>
        <w:widowControl/>
        <w:shd w:val="clear" w:color="auto" w:fill="FAFAFA"/>
        <w:spacing w:after="360"/>
        <w:jc w:val="left"/>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Each input file contains one test case. For each case, the first line contains a positive integer N (&lt;=1000). Then N integer keys are given in the next line. All the numbers in a line are separated by a space.</w:t>
      </w:r>
    </w:p>
    <w:p w:rsidR="002E2BCA" w:rsidRPr="002E2BCA" w:rsidRDefault="002E2BCA" w:rsidP="002E2BCA">
      <w:pPr>
        <w:widowControl/>
        <w:shd w:val="clear" w:color="auto" w:fill="FAFAFA"/>
        <w:spacing w:after="360"/>
        <w:jc w:val="left"/>
        <w:textAlignment w:val="baseline"/>
        <w:rPr>
          <w:rFonts w:ascii="inherit" w:eastAsia="宋体" w:hAnsi="inherit" w:cs="宋体" w:hint="eastAsia"/>
          <w:color w:val="333333"/>
          <w:kern w:val="0"/>
          <w:sz w:val="18"/>
          <w:szCs w:val="18"/>
        </w:rPr>
      </w:pPr>
      <w:r w:rsidRPr="002E2BCA">
        <w:rPr>
          <w:rFonts w:ascii="inherit" w:eastAsia="宋体" w:hAnsi="inherit" w:cs="宋体"/>
          <w:b/>
          <w:bCs/>
          <w:color w:val="333333"/>
          <w:kern w:val="0"/>
          <w:sz w:val="18"/>
          <w:szCs w:val="18"/>
        </w:rPr>
        <w:t>Output Specification:</w:t>
      </w:r>
    </w:p>
    <w:p w:rsidR="002E2BCA" w:rsidRPr="002E2BCA" w:rsidRDefault="002E2BCA" w:rsidP="002E2BCA">
      <w:pPr>
        <w:widowControl/>
        <w:shd w:val="clear" w:color="auto" w:fill="FAFAFA"/>
        <w:spacing w:after="360"/>
        <w:jc w:val="left"/>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For each test case, first print in a line "YES" if the sequence is the preorder traversal sequence of a BST or the mirror image of a BST, or "NO" if not. Then if the answer is "YES", print in the next line the postorder traversal sequence of that tree. All the numbers in a line must be separated by a space, and there must be no extra space at the end of the line.</w:t>
      </w:r>
    </w:p>
    <w:p w:rsidR="002E2BCA" w:rsidRPr="002E2BCA" w:rsidRDefault="002E2BCA" w:rsidP="002E2BCA">
      <w:pPr>
        <w:widowControl/>
        <w:shd w:val="clear" w:color="auto" w:fill="FAFAFA"/>
        <w:jc w:val="left"/>
        <w:textAlignment w:val="baseline"/>
        <w:rPr>
          <w:rFonts w:ascii="Verdana" w:eastAsia="宋体" w:hAnsi="Verdana" w:cs="宋体"/>
          <w:color w:val="333333"/>
          <w:kern w:val="0"/>
          <w:sz w:val="18"/>
          <w:szCs w:val="18"/>
        </w:rPr>
      </w:pPr>
      <w:r w:rsidRPr="002E2BCA">
        <w:rPr>
          <w:rFonts w:ascii="Verdana" w:eastAsia="宋体" w:hAnsi="Verdana" w:cs="宋体"/>
          <w:b/>
          <w:bCs/>
          <w:color w:val="333333"/>
          <w:kern w:val="0"/>
          <w:sz w:val="18"/>
          <w:szCs w:val="18"/>
        </w:rPr>
        <w:t>Sample Input 1:</w:t>
      </w:r>
    </w:p>
    <w:p w:rsidR="002E2BCA" w:rsidRPr="002E2BCA" w:rsidRDefault="002E2BCA" w:rsidP="002E2BC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2E2BCA">
        <w:rPr>
          <w:rFonts w:ascii="Consolas" w:eastAsia="宋体" w:hAnsi="Consolas" w:cs="Consolas"/>
          <w:color w:val="333333"/>
          <w:kern w:val="0"/>
          <w:sz w:val="18"/>
          <w:szCs w:val="18"/>
        </w:rPr>
        <w:t>7</w:t>
      </w:r>
    </w:p>
    <w:p w:rsidR="002E2BCA" w:rsidRPr="002E2BCA" w:rsidRDefault="002E2BCA" w:rsidP="002E2BC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2E2BCA">
        <w:rPr>
          <w:rFonts w:ascii="Consolas" w:eastAsia="宋体" w:hAnsi="Consolas" w:cs="Consolas"/>
          <w:color w:val="333333"/>
          <w:kern w:val="0"/>
          <w:sz w:val="18"/>
          <w:szCs w:val="18"/>
        </w:rPr>
        <w:t>8 6 5 7 10 8 11</w:t>
      </w:r>
    </w:p>
    <w:p w:rsidR="002E2BCA" w:rsidRPr="002E2BCA" w:rsidRDefault="002E2BCA" w:rsidP="002E2BCA">
      <w:pPr>
        <w:widowControl/>
        <w:shd w:val="clear" w:color="auto" w:fill="FAFAFA"/>
        <w:jc w:val="left"/>
        <w:textAlignment w:val="baseline"/>
        <w:rPr>
          <w:rFonts w:ascii="Verdana" w:eastAsia="宋体" w:hAnsi="Verdana" w:cs="宋体"/>
          <w:color w:val="333333"/>
          <w:kern w:val="0"/>
          <w:sz w:val="18"/>
          <w:szCs w:val="18"/>
        </w:rPr>
      </w:pPr>
      <w:r w:rsidRPr="002E2BCA">
        <w:rPr>
          <w:rFonts w:ascii="Verdana" w:eastAsia="宋体" w:hAnsi="Verdana" w:cs="宋体"/>
          <w:b/>
          <w:bCs/>
          <w:color w:val="333333"/>
          <w:kern w:val="0"/>
          <w:sz w:val="18"/>
          <w:szCs w:val="18"/>
        </w:rPr>
        <w:t>Sample Output 1:</w:t>
      </w:r>
    </w:p>
    <w:p w:rsidR="002E2BCA" w:rsidRPr="002E2BCA" w:rsidRDefault="002E2BCA" w:rsidP="002E2BC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2E2BCA">
        <w:rPr>
          <w:rFonts w:ascii="Consolas" w:eastAsia="宋体" w:hAnsi="Consolas" w:cs="Consolas"/>
          <w:color w:val="333333"/>
          <w:kern w:val="0"/>
          <w:sz w:val="18"/>
          <w:szCs w:val="18"/>
        </w:rPr>
        <w:lastRenderedPageBreak/>
        <w:t>YES</w:t>
      </w:r>
    </w:p>
    <w:p w:rsidR="002E2BCA" w:rsidRPr="002E2BCA" w:rsidRDefault="002E2BCA" w:rsidP="002E2BC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2E2BCA">
        <w:rPr>
          <w:rFonts w:ascii="Consolas" w:eastAsia="宋体" w:hAnsi="Consolas" w:cs="Consolas"/>
          <w:color w:val="333333"/>
          <w:kern w:val="0"/>
          <w:sz w:val="18"/>
          <w:szCs w:val="18"/>
        </w:rPr>
        <w:t>5 7 6 8 11 10 8</w:t>
      </w:r>
    </w:p>
    <w:p w:rsidR="002E2BCA" w:rsidRPr="002E2BCA" w:rsidRDefault="002E2BCA" w:rsidP="002E2BCA">
      <w:pPr>
        <w:widowControl/>
        <w:shd w:val="clear" w:color="auto" w:fill="FAFAFA"/>
        <w:jc w:val="left"/>
        <w:textAlignment w:val="baseline"/>
        <w:rPr>
          <w:rFonts w:ascii="Verdana" w:eastAsia="宋体" w:hAnsi="Verdana" w:cs="宋体"/>
          <w:color w:val="333333"/>
          <w:kern w:val="0"/>
          <w:sz w:val="18"/>
          <w:szCs w:val="18"/>
        </w:rPr>
      </w:pPr>
      <w:r w:rsidRPr="002E2BCA">
        <w:rPr>
          <w:rFonts w:ascii="Verdana" w:eastAsia="宋体" w:hAnsi="Verdana" w:cs="宋体"/>
          <w:b/>
          <w:bCs/>
          <w:color w:val="333333"/>
          <w:kern w:val="0"/>
          <w:sz w:val="18"/>
          <w:szCs w:val="18"/>
        </w:rPr>
        <w:t>Sample Input 2:</w:t>
      </w:r>
    </w:p>
    <w:p w:rsidR="002E2BCA" w:rsidRPr="002E2BCA" w:rsidRDefault="002E2BCA" w:rsidP="002E2BC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2E2BCA">
        <w:rPr>
          <w:rFonts w:ascii="Consolas" w:eastAsia="宋体" w:hAnsi="Consolas" w:cs="Consolas"/>
          <w:color w:val="333333"/>
          <w:kern w:val="0"/>
          <w:sz w:val="18"/>
          <w:szCs w:val="18"/>
        </w:rPr>
        <w:t>7</w:t>
      </w:r>
    </w:p>
    <w:p w:rsidR="002E2BCA" w:rsidRPr="002E2BCA" w:rsidRDefault="002E2BCA" w:rsidP="002E2BC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2E2BCA">
        <w:rPr>
          <w:rFonts w:ascii="Consolas" w:eastAsia="宋体" w:hAnsi="Consolas" w:cs="Consolas"/>
          <w:color w:val="333333"/>
          <w:kern w:val="0"/>
          <w:sz w:val="18"/>
          <w:szCs w:val="18"/>
        </w:rPr>
        <w:t>8 10 11 8 6 7 5</w:t>
      </w:r>
    </w:p>
    <w:p w:rsidR="002E2BCA" w:rsidRPr="002E2BCA" w:rsidRDefault="002E2BCA" w:rsidP="002E2BCA">
      <w:pPr>
        <w:widowControl/>
        <w:shd w:val="clear" w:color="auto" w:fill="FAFAFA"/>
        <w:jc w:val="left"/>
        <w:textAlignment w:val="baseline"/>
        <w:rPr>
          <w:rFonts w:ascii="Verdana" w:eastAsia="宋体" w:hAnsi="Verdana" w:cs="宋体"/>
          <w:color w:val="333333"/>
          <w:kern w:val="0"/>
          <w:sz w:val="18"/>
          <w:szCs w:val="18"/>
        </w:rPr>
      </w:pPr>
      <w:r w:rsidRPr="002E2BCA">
        <w:rPr>
          <w:rFonts w:ascii="Verdana" w:eastAsia="宋体" w:hAnsi="Verdana" w:cs="宋体"/>
          <w:b/>
          <w:bCs/>
          <w:color w:val="333333"/>
          <w:kern w:val="0"/>
          <w:sz w:val="18"/>
          <w:szCs w:val="18"/>
        </w:rPr>
        <w:t>Sample Output 2:</w:t>
      </w:r>
    </w:p>
    <w:p w:rsidR="002E2BCA" w:rsidRPr="002E2BCA" w:rsidRDefault="002E2BCA" w:rsidP="002E2BC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2E2BCA">
        <w:rPr>
          <w:rFonts w:ascii="Consolas" w:eastAsia="宋体" w:hAnsi="Consolas" w:cs="Consolas"/>
          <w:color w:val="333333"/>
          <w:kern w:val="0"/>
          <w:sz w:val="18"/>
          <w:szCs w:val="18"/>
        </w:rPr>
        <w:t>YES</w:t>
      </w:r>
    </w:p>
    <w:p w:rsidR="002E2BCA" w:rsidRPr="002E2BCA" w:rsidRDefault="002E2BCA" w:rsidP="002E2BC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2E2BCA">
        <w:rPr>
          <w:rFonts w:ascii="Consolas" w:eastAsia="宋体" w:hAnsi="Consolas" w:cs="Consolas"/>
          <w:color w:val="333333"/>
          <w:kern w:val="0"/>
          <w:sz w:val="18"/>
          <w:szCs w:val="18"/>
        </w:rPr>
        <w:t>11 8 10 7 5 6 8</w:t>
      </w:r>
    </w:p>
    <w:p w:rsidR="002E2BCA" w:rsidRPr="002E2BCA" w:rsidRDefault="002E2BCA" w:rsidP="002E2BCA">
      <w:pPr>
        <w:widowControl/>
        <w:shd w:val="clear" w:color="auto" w:fill="FAFAFA"/>
        <w:jc w:val="left"/>
        <w:textAlignment w:val="baseline"/>
        <w:rPr>
          <w:rFonts w:ascii="Verdana" w:eastAsia="宋体" w:hAnsi="Verdana" w:cs="宋体"/>
          <w:color w:val="333333"/>
          <w:kern w:val="0"/>
          <w:sz w:val="18"/>
          <w:szCs w:val="18"/>
        </w:rPr>
      </w:pPr>
      <w:r w:rsidRPr="002E2BCA">
        <w:rPr>
          <w:rFonts w:ascii="Verdana" w:eastAsia="宋体" w:hAnsi="Verdana" w:cs="宋体"/>
          <w:b/>
          <w:bCs/>
          <w:color w:val="333333"/>
          <w:kern w:val="0"/>
          <w:sz w:val="18"/>
          <w:szCs w:val="18"/>
        </w:rPr>
        <w:t>Sample Input 3:</w:t>
      </w:r>
    </w:p>
    <w:p w:rsidR="002E2BCA" w:rsidRPr="002E2BCA" w:rsidRDefault="002E2BCA" w:rsidP="002E2BC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2E2BCA">
        <w:rPr>
          <w:rFonts w:ascii="Consolas" w:eastAsia="宋体" w:hAnsi="Consolas" w:cs="Consolas"/>
          <w:color w:val="333333"/>
          <w:kern w:val="0"/>
          <w:sz w:val="18"/>
          <w:szCs w:val="18"/>
        </w:rPr>
        <w:t>7</w:t>
      </w:r>
    </w:p>
    <w:p w:rsidR="002E2BCA" w:rsidRPr="002E2BCA" w:rsidRDefault="002E2BCA" w:rsidP="002E2BC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2E2BCA">
        <w:rPr>
          <w:rFonts w:ascii="Consolas" w:eastAsia="宋体" w:hAnsi="Consolas" w:cs="Consolas"/>
          <w:color w:val="333333"/>
          <w:kern w:val="0"/>
          <w:sz w:val="18"/>
          <w:szCs w:val="18"/>
        </w:rPr>
        <w:t>8 6 8 5 10 9 11</w:t>
      </w:r>
    </w:p>
    <w:p w:rsidR="002E2BCA" w:rsidRPr="002E2BCA" w:rsidRDefault="002E2BCA" w:rsidP="002E2BCA">
      <w:pPr>
        <w:widowControl/>
        <w:shd w:val="clear" w:color="auto" w:fill="FAFAFA"/>
        <w:jc w:val="left"/>
        <w:textAlignment w:val="baseline"/>
        <w:rPr>
          <w:rFonts w:ascii="Verdana" w:eastAsia="宋体" w:hAnsi="Verdana" w:cs="宋体"/>
          <w:color w:val="333333"/>
          <w:kern w:val="0"/>
          <w:sz w:val="18"/>
          <w:szCs w:val="18"/>
        </w:rPr>
      </w:pPr>
      <w:r w:rsidRPr="002E2BCA">
        <w:rPr>
          <w:rFonts w:ascii="Verdana" w:eastAsia="宋体" w:hAnsi="Verdana" w:cs="宋体"/>
          <w:b/>
          <w:bCs/>
          <w:color w:val="333333"/>
          <w:kern w:val="0"/>
          <w:sz w:val="18"/>
          <w:szCs w:val="18"/>
        </w:rPr>
        <w:t>Sample Output 3:</w:t>
      </w:r>
    </w:p>
    <w:p w:rsidR="002E2BCA" w:rsidRPr="002E2BCA" w:rsidRDefault="002E2BCA" w:rsidP="002E2BC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2E2BCA">
        <w:rPr>
          <w:rFonts w:ascii="Consolas" w:eastAsia="宋体" w:hAnsi="Consolas" w:cs="Consolas"/>
          <w:color w:val="333333"/>
          <w:kern w:val="0"/>
          <w:sz w:val="18"/>
          <w:szCs w:val="18"/>
        </w:rPr>
        <w:t>NO</w:t>
      </w:r>
    </w:p>
    <w:p w:rsidR="00F22D6D" w:rsidRPr="00F22D6D" w:rsidRDefault="00F22D6D" w:rsidP="00F22D6D">
      <w:pPr>
        <w:pStyle w:val="1"/>
      </w:pPr>
      <w:bookmarkStart w:id="43" w:name="_Toc505933211"/>
      <w:r w:rsidRPr="00F22D6D">
        <w:t>1044. Shopping in Mars (25)</w:t>
      </w:r>
      <w:bookmarkEnd w:id="43"/>
    </w:p>
    <w:p w:rsidR="00F22D6D" w:rsidRDefault="00F22D6D" w:rsidP="00F22D6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F22D6D" w:rsidRDefault="00F22D6D" w:rsidP="00F22D6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F22D6D" w:rsidRDefault="00F22D6D" w:rsidP="00F22D6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F22D6D" w:rsidRDefault="00F22D6D" w:rsidP="00F22D6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F22D6D" w:rsidRDefault="00F22D6D" w:rsidP="00F22D6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F22D6D" w:rsidRDefault="00F22D6D" w:rsidP="00F22D6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F22D6D" w:rsidRDefault="00F22D6D" w:rsidP="00F22D6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F22D6D" w:rsidRDefault="00F22D6D" w:rsidP="00F22D6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F22D6D" w:rsidRDefault="00F22D6D" w:rsidP="00F22D6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F22D6D" w:rsidRDefault="00F22D6D" w:rsidP="00F22D6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F22D6D" w:rsidRDefault="00F22D6D" w:rsidP="00F22D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Shopping in Mars is quite a different experience. The Mars people pay by chained diamonds. Each diamond has a value (in Mars dollars M$). When making the payment, the chain can be cut at any position for only once and some of the diamonds are taken off the chain one by one. Once a diamond is off the chain, it cannot be taken back. </w:t>
      </w:r>
      <w:r>
        <w:rPr>
          <w:rFonts w:ascii="inherit" w:hAnsi="inherit"/>
          <w:color w:val="333333"/>
          <w:sz w:val="18"/>
          <w:szCs w:val="18"/>
        </w:rPr>
        <w:lastRenderedPageBreak/>
        <w:t>For example, if we have a chain of 8 diamonds with values M$3, 2, 1, 5, 4, 6, 8, 7, and we must pay M$15. We may have 3 options:</w:t>
      </w:r>
    </w:p>
    <w:p w:rsidR="00F22D6D" w:rsidRDefault="00F22D6D" w:rsidP="00F22D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1. Cut the chain between 4 and 6, and take off the diamonds from the position 1 to 5 (with values 3+2+1+5+4=15).</w:t>
      </w:r>
      <w:r>
        <w:rPr>
          <w:rFonts w:ascii="inherit" w:hAnsi="inherit"/>
          <w:color w:val="333333"/>
          <w:sz w:val="18"/>
          <w:szCs w:val="18"/>
        </w:rPr>
        <w:br/>
        <w:t>2. Cut before 5 or after 6, and take off the diamonds from the position 4 to 6 (with values 5+4+6=15).</w:t>
      </w:r>
      <w:r>
        <w:rPr>
          <w:rFonts w:ascii="inherit" w:hAnsi="inherit"/>
          <w:color w:val="333333"/>
          <w:sz w:val="18"/>
          <w:szCs w:val="18"/>
        </w:rPr>
        <w:br/>
        <w:t>3. Cut before 8, and take off the diamonds from the position 7 to 8 (with values 8+7=15).</w:t>
      </w:r>
    </w:p>
    <w:p w:rsidR="00F22D6D" w:rsidRDefault="00F22D6D" w:rsidP="00F22D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the chain of diamond values and the amount that a customer has to pay, you are supposed to list all the paying options for the customer.</w:t>
      </w:r>
    </w:p>
    <w:p w:rsidR="00F22D6D" w:rsidRDefault="00F22D6D" w:rsidP="00F22D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If it is impossible to pay the exact amount, you must suggest solutions with minimum lost.</w:t>
      </w:r>
    </w:p>
    <w:p w:rsidR="00F22D6D" w:rsidRDefault="00F22D6D" w:rsidP="00F22D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F22D6D" w:rsidRDefault="00F22D6D" w:rsidP="00F22D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2 numbers: N (&lt;=10</w:t>
      </w:r>
      <w:r>
        <w:rPr>
          <w:rFonts w:ascii="inherit" w:hAnsi="inherit"/>
          <w:color w:val="333333"/>
          <w:sz w:val="18"/>
          <w:szCs w:val="18"/>
          <w:vertAlign w:val="superscript"/>
        </w:rPr>
        <w:t>5</w:t>
      </w:r>
      <w:r>
        <w:rPr>
          <w:rFonts w:ascii="inherit" w:hAnsi="inherit"/>
          <w:color w:val="333333"/>
          <w:sz w:val="18"/>
          <w:szCs w:val="18"/>
        </w:rPr>
        <w:t>), the total number of diamonds on the chain, and M (&lt;=10</w:t>
      </w:r>
      <w:r>
        <w:rPr>
          <w:rFonts w:ascii="inherit" w:hAnsi="inherit"/>
          <w:color w:val="333333"/>
          <w:sz w:val="18"/>
          <w:szCs w:val="18"/>
          <w:vertAlign w:val="superscript"/>
        </w:rPr>
        <w:t>8</w:t>
      </w:r>
      <w:r>
        <w:rPr>
          <w:rFonts w:ascii="inherit" w:hAnsi="inherit"/>
          <w:color w:val="333333"/>
          <w:sz w:val="18"/>
          <w:szCs w:val="18"/>
        </w:rPr>
        <w:t>), the amount that the customer has to pay. Then the next line contains N positive numbers D</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 D</w:t>
      </w:r>
      <w:r>
        <w:rPr>
          <w:rFonts w:ascii="inherit" w:hAnsi="inherit"/>
          <w:color w:val="333333"/>
          <w:sz w:val="18"/>
          <w:szCs w:val="18"/>
          <w:vertAlign w:val="subscript"/>
        </w:rPr>
        <w:t>N</w:t>
      </w:r>
      <w:r>
        <w:rPr>
          <w:rStyle w:val="apple-converted-space"/>
          <w:rFonts w:ascii="inherit" w:hAnsi="inherit"/>
          <w:color w:val="333333"/>
          <w:sz w:val="18"/>
          <w:szCs w:val="18"/>
        </w:rPr>
        <w:t> </w:t>
      </w:r>
      <w:r>
        <w:rPr>
          <w:rFonts w:ascii="inherit" w:hAnsi="inherit"/>
          <w:color w:val="333333"/>
          <w:sz w:val="18"/>
          <w:szCs w:val="18"/>
        </w:rPr>
        <w:t>(D</w:t>
      </w:r>
      <w:r>
        <w:rPr>
          <w:rFonts w:ascii="inherit" w:hAnsi="inherit"/>
          <w:color w:val="333333"/>
          <w:sz w:val="18"/>
          <w:szCs w:val="18"/>
          <w:vertAlign w:val="subscript"/>
        </w:rPr>
        <w:t>i</w:t>
      </w:r>
      <w:r>
        <w:rPr>
          <w:rFonts w:ascii="inherit" w:hAnsi="inherit"/>
          <w:color w:val="333333"/>
          <w:sz w:val="18"/>
          <w:szCs w:val="18"/>
        </w:rPr>
        <w:t>&lt;=10</w:t>
      </w:r>
      <w:r>
        <w:rPr>
          <w:rFonts w:ascii="inherit" w:hAnsi="inherit"/>
          <w:color w:val="333333"/>
          <w:sz w:val="18"/>
          <w:szCs w:val="18"/>
          <w:vertAlign w:val="superscript"/>
        </w:rPr>
        <w:t>3</w:t>
      </w:r>
      <w:r>
        <w:rPr>
          <w:rStyle w:val="apple-converted-space"/>
          <w:rFonts w:ascii="inherit" w:hAnsi="inherit"/>
          <w:color w:val="333333"/>
          <w:sz w:val="18"/>
          <w:szCs w:val="18"/>
        </w:rPr>
        <w:t> </w:t>
      </w:r>
      <w:r>
        <w:rPr>
          <w:rFonts w:ascii="inherit" w:hAnsi="inherit"/>
          <w:color w:val="333333"/>
          <w:sz w:val="18"/>
          <w:szCs w:val="18"/>
        </w:rPr>
        <w:t>for all i=1</w:t>
      </w:r>
      <w:proofErr w:type="gramStart"/>
      <w:r>
        <w:rPr>
          <w:rFonts w:ascii="inherit" w:hAnsi="inherit"/>
          <w:color w:val="333333"/>
          <w:sz w:val="18"/>
          <w:szCs w:val="18"/>
        </w:rPr>
        <w:t>, ...,</w:t>
      </w:r>
      <w:proofErr w:type="gramEnd"/>
      <w:r>
        <w:rPr>
          <w:rFonts w:ascii="inherit" w:hAnsi="inherit"/>
          <w:color w:val="333333"/>
          <w:sz w:val="18"/>
          <w:szCs w:val="18"/>
        </w:rPr>
        <w:t xml:space="preserve"> N) which are the values of the diamonds. All the numbers in a line are separated by a space.</w:t>
      </w:r>
    </w:p>
    <w:p w:rsidR="00F22D6D" w:rsidRDefault="00F22D6D" w:rsidP="00F22D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F22D6D" w:rsidRDefault="00F22D6D" w:rsidP="00F22D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"i-j" in a line for each pair of i &lt;= j such that D</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 ... + D</w:t>
      </w:r>
      <w:r>
        <w:rPr>
          <w:rFonts w:ascii="inherit" w:hAnsi="inherit"/>
          <w:color w:val="333333"/>
          <w:sz w:val="18"/>
          <w:szCs w:val="18"/>
          <w:vertAlign w:val="subscript"/>
        </w:rPr>
        <w:t>j</w:t>
      </w:r>
      <w:r>
        <w:rPr>
          <w:rStyle w:val="apple-converted-space"/>
          <w:rFonts w:ascii="inherit" w:hAnsi="inherit"/>
          <w:color w:val="333333"/>
          <w:sz w:val="18"/>
          <w:szCs w:val="18"/>
        </w:rPr>
        <w:t> </w:t>
      </w:r>
      <w:r>
        <w:rPr>
          <w:rFonts w:ascii="inherit" w:hAnsi="inherit"/>
          <w:color w:val="333333"/>
          <w:sz w:val="18"/>
          <w:szCs w:val="18"/>
        </w:rPr>
        <w:t>= M. Note that if there are more than one solution, all the solutions must be printed in increasing order of i.</w:t>
      </w:r>
    </w:p>
    <w:p w:rsidR="00F22D6D" w:rsidRDefault="00F22D6D" w:rsidP="00F22D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If there is no solution, output "i-j" for pairs of i &lt;= j such that D</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 ... + D</w:t>
      </w:r>
      <w:r>
        <w:rPr>
          <w:rFonts w:ascii="inherit" w:hAnsi="inherit"/>
          <w:color w:val="333333"/>
          <w:sz w:val="18"/>
          <w:szCs w:val="18"/>
          <w:vertAlign w:val="subscript"/>
        </w:rPr>
        <w:t>j</w:t>
      </w:r>
      <w:r>
        <w:rPr>
          <w:rStyle w:val="apple-converted-space"/>
          <w:rFonts w:ascii="inherit" w:hAnsi="inherit"/>
          <w:color w:val="333333"/>
          <w:sz w:val="18"/>
          <w:szCs w:val="18"/>
        </w:rPr>
        <w:t> </w:t>
      </w:r>
      <w:r>
        <w:rPr>
          <w:rFonts w:ascii="inherit" w:hAnsi="inherit"/>
          <w:color w:val="333333"/>
          <w:sz w:val="18"/>
          <w:szCs w:val="18"/>
        </w:rPr>
        <w:t>&gt; M with (D</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 ... + D</w:t>
      </w:r>
      <w:r>
        <w:rPr>
          <w:rFonts w:ascii="inherit" w:hAnsi="inherit"/>
          <w:color w:val="333333"/>
          <w:sz w:val="18"/>
          <w:szCs w:val="18"/>
          <w:vertAlign w:val="subscript"/>
        </w:rPr>
        <w:t>j</w:t>
      </w:r>
      <w:r>
        <w:rPr>
          <w:rStyle w:val="apple-converted-space"/>
          <w:rFonts w:ascii="inherit" w:hAnsi="inherit"/>
          <w:color w:val="333333"/>
          <w:sz w:val="18"/>
          <w:szCs w:val="18"/>
        </w:rPr>
        <w:t> </w:t>
      </w:r>
      <w:r>
        <w:rPr>
          <w:rFonts w:ascii="inherit" w:hAnsi="inherit"/>
          <w:color w:val="333333"/>
          <w:sz w:val="18"/>
          <w:szCs w:val="18"/>
        </w:rPr>
        <w:t>- M) minimized. Again all the solutions must be printed in increasing order of i.</w:t>
      </w:r>
    </w:p>
    <w:p w:rsidR="00F22D6D" w:rsidRDefault="00F22D6D" w:rsidP="00F22D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It is guaranteed that the total value of diamonds is sufficient to pay the given amount.</w:t>
      </w:r>
    </w:p>
    <w:p w:rsidR="00F22D6D" w:rsidRDefault="00F22D6D" w:rsidP="00F22D6D">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F22D6D" w:rsidRDefault="00F22D6D" w:rsidP="00F22D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16 15</w:t>
      </w:r>
    </w:p>
    <w:p w:rsidR="00F22D6D" w:rsidRDefault="00F22D6D" w:rsidP="00F22D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3 2 1 5 4 6 8 7 16 10 15 11 9 12 14 13</w:t>
      </w:r>
    </w:p>
    <w:p w:rsidR="00F22D6D" w:rsidRDefault="00F22D6D" w:rsidP="00F22D6D">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F22D6D" w:rsidRDefault="00F22D6D" w:rsidP="00F22D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1-5</w:t>
      </w:r>
    </w:p>
    <w:p w:rsidR="00F22D6D" w:rsidRDefault="00F22D6D" w:rsidP="00F22D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4-6</w:t>
      </w:r>
    </w:p>
    <w:p w:rsidR="00F22D6D" w:rsidRDefault="00F22D6D" w:rsidP="00F22D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7-8</w:t>
      </w:r>
    </w:p>
    <w:p w:rsidR="00F22D6D" w:rsidRDefault="00F22D6D" w:rsidP="00F22D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11-11</w:t>
      </w:r>
    </w:p>
    <w:p w:rsidR="00F22D6D" w:rsidRDefault="00F22D6D" w:rsidP="00F22D6D">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F22D6D" w:rsidRDefault="00F22D6D" w:rsidP="00F22D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5 13</w:t>
      </w:r>
    </w:p>
    <w:p w:rsidR="00F22D6D" w:rsidRDefault="00F22D6D" w:rsidP="00F22D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2 4 5 7 9</w:t>
      </w:r>
    </w:p>
    <w:p w:rsidR="00F22D6D" w:rsidRDefault="00F22D6D" w:rsidP="00F22D6D">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F22D6D" w:rsidRDefault="00F22D6D" w:rsidP="00F22D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2-4</w:t>
      </w:r>
    </w:p>
    <w:p w:rsidR="00F73297" w:rsidRPr="00F22D6D" w:rsidRDefault="00F22D6D" w:rsidP="00F22D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4-5</w:t>
      </w:r>
    </w:p>
    <w:p w:rsidR="00B6492E" w:rsidRPr="00B6492E" w:rsidRDefault="00B6492E" w:rsidP="00B6492E">
      <w:pPr>
        <w:pStyle w:val="1"/>
      </w:pPr>
      <w:bookmarkStart w:id="44" w:name="_Toc505933212"/>
      <w:r w:rsidRPr="00B6492E">
        <w:t>1045. Favorite Color Stripe (30)</w:t>
      </w:r>
      <w:bookmarkEnd w:id="44"/>
    </w:p>
    <w:p w:rsidR="00B6492E" w:rsidRDefault="00B6492E" w:rsidP="00B649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B6492E" w:rsidRDefault="00B6492E" w:rsidP="00B649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B6492E" w:rsidRDefault="00B6492E" w:rsidP="00B649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B6492E" w:rsidRDefault="00B6492E" w:rsidP="00B649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B6492E" w:rsidRDefault="00B6492E" w:rsidP="00B649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B6492E" w:rsidRDefault="00B6492E" w:rsidP="00B649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B6492E" w:rsidRDefault="00B6492E" w:rsidP="00B649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B6492E" w:rsidRDefault="00B6492E" w:rsidP="00B649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B6492E" w:rsidRDefault="00B6492E" w:rsidP="00B649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B6492E" w:rsidRDefault="00B6492E" w:rsidP="00B649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B6492E" w:rsidRDefault="00B6492E" w:rsidP="00B649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Eva is trying to make her own color stripe out of a given one. She would like to keep only her favorite colors in her favorite order by cutting off those unwanted pieces and sewing the remaining parts together to form her favorite color stripe.</w:t>
      </w:r>
    </w:p>
    <w:p w:rsidR="00B6492E" w:rsidRDefault="00B6492E" w:rsidP="00B649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It is said that a normal human eye can distinguish about less than 200 different colors, so Eva's favorite colors are limited. However the original stripe could be very </w:t>
      </w:r>
      <w:proofErr w:type="gramStart"/>
      <w:r>
        <w:rPr>
          <w:rFonts w:ascii="inherit" w:hAnsi="inherit"/>
          <w:color w:val="333333"/>
          <w:sz w:val="18"/>
          <w:szCs w:val="18"/>
        </w:rPr>
        <w:t>long,</w:t>
      </w:r>
      <w:proofErr w:type="gramEnd"/>
      <w:r>
        <w:rPr>
          <w:rFonts w:ascii="inherit" w:hAnsi="inherit"/>
          <w:color w:val="333333"/>
          <w:sz w:val="18"/>
          <w:szCs w:val="18"/>
        </w:rPr>
        <w:t xml:space="preserve"> and Eva would like to have the remaining favorite stripe with the maximum length. So she needs your help to find her the best result.</w:t>
      </w:r>
    </w:p>
    <w:p w:rsidR="00B6492E" w:rsidRDefault="00B6492E" w:rsidP="00B649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Note that the solution might not be unique, but you only have to tell her the maximum length. For example, given a stripe of colors {2 2 4 1 5 5 6 3 1 1 5 6}. If Eva's favorite colors are given in her favorite order as {2 3 1 5 6}, then she has 4 possible best solutions {2 2 1 1 1 5 6}, {2 2 1 5 5 5 6}, {2 2 1 5 5 6 6}, and {2 2 3 1 1 5 6}.</w:t>
      </w:r>
    </w:p>
    <w:p w:rsidR="00B6492E" w:rsidRDefault="00B6492E" w:rsidP="00B649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B6492E" w:rsidRDefault="00B6492E" w:rsidP="00B649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Each input file contains one test case. For each case, the first line contains a positive integer N (&lt;=200) which is the total number of colors involved (and hence the colors are numbered from 1 to N). Then the next line starts with </w:t>
      </w:r>
      <w:r>
        <w:rPr>
          <w:rFonts w:ascii="inherit" w:hAnsi="inherit"/>
          <w:color w:val="333333"/>
          <w:sz w:val="18"/>
          <w:szCs w:val="18"/>
        </w:rPr>
        <w:lastRenderedPageBreak/>
        <w:t>a positive integer M (&lt;=200) followed by M Eva's favorite color numbers given in her favorite order. Finally the third line starts with a positive integer L (&lt;=10000) which is the length of the given stripe, followed by L colors on the stripe. All the numbers in a line are separated by a space.</w:t>
      </w:r>
    </w:p>
    <w:p w:rsidR="00B6492E" w:rsidRDefault="00B6492E" w:rsidP="00B649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B6492E" w:rsidRDefault="00B6492E" w:rsidP="00B649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simply print in a line the maximum length of Eva's favorite stripe.</w:t>
      </w:r>
    </w:p>
    <w:p w:rsidR="00B6492E" w:rsidRDefault="00B6492E" w:rsidP="00B6492E">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B6492E" w:rsidRDefault="00B6492E" w:rsidP="00B649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w:t>
      </w:r>
    </w:p>
    <w:p w:rsidR="00B6492E" w:rsidRDefault="00B6492E" w:rsidP="00B649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5 2 3 1 5 6</w:t>
      </w:r>
    </w:p>
    <w:p w:rsidR="00B6492E" w:rsidRDefault="00B6492E" w:rsidP="00B649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12 2 2 4 1 5 5 6 3 1 1 5 6</w:t>
      </w:r>
    </w:p>
    <w:p w:rsidR="00B6492E" w:rsidRDefault="00B6492E" w:rsidP="00B6492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B6492E" w:rsidRDefault="00B6492E" w:rsidP="00B649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w:t>
      </w:r>
    </w:p>
    <w:p w:rsidR="00795D25" w:rsidRPr="00D82DD9" w:rsidRDefault="00795D25" w:rsidP="00D82DD9">
      <w:pPr>
        <w:pStyle w:val="1"/>
      </w:pPr>
      <w:bookmarkStart w:id="45" w:name="_Toc505933213"/>
      <w:r w:rsidRPr="00D82DD9">
        <w:t>1046. Shortest Distance (20)</w:t>
      </w:r>
      <w:bookmarkEnd w:id="45"/>
    </w:p>
    <w:p w:rsidR="00795D25" w:rsidRDefault="00795D25" w:rsidP="00795D2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795D25" w:rsidRDefault="00795D25" w:rsidP="00795D2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795D25" w:rsidRDefault="00795D25" w:rsidP="00795D2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795D25" w:rsidRDefault="00795D25" w:rsidP="00795D2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795D25" w:rsidRDefault="00795D25" w:rsidP="00795D2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795D25" w:rsidRDefault="00795D25" w:rsidP="00795D2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795D25" w:rsidRDefault="00795D25" w:rsidP="00795D2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795D25" w:rsidRDefault="00795D25" w:rsidP="00795D2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795D25" w:rsidRDefault="00795D25" w:rsidP="00795D2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795D25" w:rsidRDefault="00795D25" w:rsidP="00795D2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795D25" w:rsidRDefault="00795D25" w:rsidP="00795D2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task is really simple: given N exits on a highway which forms a simple cycle, you are supposed to tell the shortest distance between any pair of exits.</w:t>
      </w:r>
    </w:p>
    <w:p w:rsidR="00795D25" w:rsidRDefault="00795D25" w:rsidP="00795D2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795D25" w:rsidRDefault="00795D25" w:rsidP="00795D2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an integer N (in [3, 10</w:t>
      </w:r>
      <w:r>
        <w:rPr>
          <w:rFonts w:ascii="inherit" w:hAnsi="inherit"/>
          <w:color w:val="333333"/>
          <w:sz w:val="18"/>
          <w:szCs w:val="18"/>
          <w:vertAlign w:val="superscript"/>
        </w:rPr>
        <w:t>5</w:t>
      </w:r>
      <w:r>
        <w:rPr>
          <w:rFonts w:ascii="inherit" w:hAnsi="inherit"/>
          <w:color w:val="333333"/>
          <w:sz w:val="18"/>
          <w:szCs w:val="18"/>
        </w:rPr>
        <w:t>]), followed by N integer distances D</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D</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 D</w:t>
      </w:r>
      <w:r>
        <w:rPr>
          <w:rFonts w:ascii="inherit" w:hAnsi="inherit"/>
          <w:color w:val="333333"/>
          <w:sz w:val="18"/>
          <w:szCs w:val="18"/>
          <w:vertAlign w:val="subscript"/>
        </w:rPr>
        <w:t>N</w:t>
      </w:r>
      <w:r>
        <w:rPr>
          <w:rFonts w:ascii="inherit" w:hAnsi="inherit"/>
          <w:color w:val="333333"/>
          <w:sz w:val="18"/>
          <w:szCs w:val="18"/>
        </w:rPr>
        <w:t>, where D</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 xml:space="preserve">is the distance between </w:t>
      </w:r>
      <w:proofErr w:type="gramStart"/>
      <w:r>
        <w:rPr>
          <w:rFonts w:ascii="inherit" w:hAnsi="inherit"/>
          <w:color w:val="333333"/>
          <w:sz w:val="18"/>
          <w:szCs w:val="18"/>
        </w:rPr>
        <w:t>the i</w:t>
      </w:r>
      <w:proofErr w:type="gramEnd"/>
      <w:r>
        <w:rPr>
          <w:rFonts w:ascii="inherit" w:hAnsi="inherit"/>
          <w:color w:val="333333"/>
          <w:sz w:val="18"/>
          <w:szCs w:val="18"/>
        </w:rPr>
        <w:t>-th and the (i+1)-st exits, and D</w:t>
      </w:r>
      <w:r>
        <w:rPr>
          <w:rFonts w:ascii="inherit" w:hAnsi="inherit"/>
          <w:color w:val="333333"/>
          <w:sz w:val="18"/>
          <w:szCs w:val="18"/>
          <w:vertAlign w:val="subscript"/>
        </w:rPr>
        <w:t>N</w:t>
      </w:r>
      <w:r>
        <w:rPr>
          <w:rStyle w:val="apple-converted-space"/>
          <w:rFonts w:ascii="inherit" w:hAnsi="inherit"/>
          <w:color w:val="333333"/>
          <w:sz w:val="18"/>
          <w:szCs w:val="18"/>
        </w:rPr>
        <w:t> </w:t>
      </w:r>
      <w:r>
        <w:rPr>
          <w:rFonts w:ascii="inherit" w:hAnsi="inherit"/>
          <w:color w:val="333333"/>
          <w:sz w:val="18"/>
          <w:szCs w:val="18"/>
        </w:rPr>
        <w:t>is between the N-th and the 1st exits. All the numbers in a line are separated by a space. The second line gives a positive integer M (&lt;=10</w:t>
      </w:r>
      <w:r>
        <w:rPr>
          <w:rFonts w:ascii="inherit" w:hAnsi="inherit"/>
          <w:color w:val="333333"/>
          <w:sz w:val="18"/>
          <w:szCs w:val="18"/>
          <w:vertAlign w:val="superscript"/>
        </w:rPr>
        <w:t>4</w:t>
      </w:r>
      <w:r>
        <w:rPr>
          <w:rFonts w:ascii="inherit" w:hAnsi="inherit"/>
          <w:color w:val="333333"/>
          <w:sz w:val="18"/>
          <w:szCs w:val="18"/>
        </w:rPr>
        <w:t>), with M lines follow, each contains a pair of exit numbers, provided that the exits are numbered from 1 to N. It is guaranteed that the total round trip distance is no more than 10</w:t>
      </w:r>
      <w:r>
        <w:rPr>
          <w:rFonts w:ascii="inherit" w:hAnsi="inherit"/>
          <w:color w:val="333333"/>
          <w:sz w:val="18"/>
          <w:szCs w:val="18"/>
          <w:vertAlign w:val="superscript"/>
        </w:rPr>
        <w:t>7</w:t>
      </w:r>
      <w:r>
        <w:rPr>
          <w:rFonts w:ascii="inherit" w:hAnsi="inherit"/>
          <w:color w:val="333333"/>
          <w:sz w:val="18"/>
          <w:szCs w:val="18"/>
        </w:rPr>
        <w:t>.</w:t>
      </w:r>
    </w:p>
    <w:p w:rsidR="00795D25" w:rsidRDefault="00795D25" w:rsidP="00795D2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lastRenderedPageBreak/>
        <w:t>Output Specification:</w:t>
      </w:r>
    </w:p>
    <w:p w:rsidR="00795D25" w:rsidRDefault="00795D25" w:rsidP="00795D2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For each test case, print your </w:t>
      </w:r>
      <w:proofErr w:type="gramStart"/>
      <w:r>
        <w:rPr>
          <w:rFonts w:ascii="inherit" w:hAnsi="inherit"/>
          <w:color w:val="333333"/>
          <w:sz w:val="18"/>
          <w:szCs w:val="18"/>
        </w:rPr>
        <w:t>results in M lines, each contains</w:t>
      </w:r>
      <w:proofErr w:type="gramEnd"/>
      <w:r>
        <w:rPr>
          <w:rFonts w:ascii="inherit" w:hAnsi="inherit"/>
          <w:color w:val="333333"/>
          <w:sz w:val="18"/>
          <w:szCs w:val="18"/>
        </w:rPr>
        <w:t xml:space="preserve"> the shortest distance between the corresponding given pair of exits.</w:t>
      </w:r>
    </w:p>
    <w:p w:rsidR="00795D25" w:rsidRDefault="00795D25" w:rsidP="00795D25">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795D25" w:rsidRDefault="00795D25" w:rsidP="00795D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5 1 2 4 14 9</w:t>
      </w:r>
    </w:p>
    <w:p w:rsidR="00795D25" w:rsidRDefault="00795D25" w:rsidP="00795D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795D25" w:rsidRDefault="00795D25" w:rsidP="00795D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w:t>
      </w:r>
    </w:p>
    <w:p w:rsidR="00795D25" w:rsidRDefault="00795D25" w:rsidP="00795D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2 5</w:t>
      </w:r>
    </w:p>
    <w:p w:rsidR="00795D25" w:rsidRDefault="00795D25" w:rsidP="00795D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4 1</w:t>
      </w:r>
    </w:p>
    <w:p w:rsidR="00795D25" w:rsidRDefault="00795D25" w:rsidP="00795D25">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795D25" w:rsidRDefault="00795D25" w:rsidP="00795D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795D25" w:rsidRDefault="00795D25" w:rsidP="00795D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w:t>
      </w:r>
    </w:p>
    <w:p w:rsidR="00795D25" w:rsidRDefault="00795D25" w:rsidP="00795D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w:t>
      </w:r>
    </w:p>
    <w:p w:rsidR="00A02EB7" w:rsidRPr="000D23A7" w:rsidRDefault="00A02EB7" w:rsidP="000D23A7">
      <w:pPr>
        <w:pStyle w:val="1"/>
      </w:pPr>
      <w:bookmarkStart w:id="46" w:name="_Toc505933214"/>
      <w:r w:rsidRPr="000D23A7">
        <w:t>1047. Student List for Course (25)</w:t>
      </w:r>
      <w:bookmarkEnd w:id="46"/>
    </w:p>
    <w:p w:rsidR="00A02EB7" w:rsidRDefault="00A02EB7" w:rsidP="00A02EB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A02EB7" w:rsidRDefault="00A02EB7" w:rsidP="00A02EB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A02EB7" w:rsidRDefault="00A02EB7" w:rsidP="00A02EB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A02EB7" w:rsidRDefault="00A02EB7" w:rsidP="00A02EB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64000 kB</w:t>
      </w:r>
    </w:p>
    <w:p w:rsidR="00A02EB7" w:rsidRDefault="00A02EB7" w:rsidP="00A02EB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A02EB7" w:rsidRDefault="00A02EB7" w:rsidP="00A02EB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A02EB7" w:rsidRDefault="00A02EB7" w:rsidP="00A02EB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A02EB7" w:rsidRDefault="00A02EB7" w:rsidP="00A02EB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A02EB7" w:rsidRDefault="00A02EB7" w:rsidP="00A02EB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A02EB7" w:rsidRDefault="00A02EB7" w:rsidP="00A02EB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A02EB7" w:rsidRDefault="00A02EB7" w:rsidP="00A02EB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Zhejiang University has 40000 students and provides 2500 courses. Now given the registered course list of each student, you are supposed to output the student name lists of all the courses.</w:t>
      </w:r>
    </w:p>
    <w:p w:rsidR="00A02EB7" w:rsidRDefault="00A02EB7" w:rsidP="00A02EB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A02EB7" w:rsidRDefault="00A02EB7" w:rsidP="00A02EB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Each input file contains one test case. For each case, the first line contains 2 numbers: N (&lt;=40000), the total number of students, and K (&lt;=2500), the total number of courses. Then N lines follow, each contains a student's name (3 capital English letters plus a one-digit number), a positive number C (&lt;=20) which is the number of courses that this student has registered, and then followed by C course numbers. For the sake of simplicity, the courses are numbered from 1 to K.</w:t>
      </w:r>
    </w:p>
    <w:p w:rsidR="00A02EB7" w:rsidRDefault="00A02EB7" w:rsidP="00A02EB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A02EB7" w:rsidRDefault="00A02EB7" w:rsidP="00A02EB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For each test case, print the student name lists of all the courses in increasing order of the course numbers. For each course, first </w:t>
      </w:r>
      <w:proofErr w:type="gramStart"/>
      <w:r>
        <w:rPr>
          <w:rFonts w:ascii="inherit" w:hAnsi="inherit"/>
          <w:color w:val="333333"/>
          <w:sz w:val="18"/>
          <w:szCs w:val="18"/>
        </w:rPr>
        <w:t>print in one line</w:t>
      </w:r>
      <w:proofErr w:type="gramEnd"/>
      <w:r>
        <w:rPr>
          <w:rFonts w:ascii="inherit" w:hAnsi="inherit"/>
          <w:color w:val="333333"/>
          <w:sz w:val="18"/>
          <w:szCs w:val="18"/>
        </w:rPr>
        <w:t xml:space="preserve"> the course number and the number of registered students, separated by a space. Then output the students' names in alphabetical order. Each name occupies a line.</w:t>
      </w:r>
    </w:p>
    <w:p w:rsidR="00A02EB7" w:rsidRDefault="00A02EB7" w:rsidP="00A02EB7">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10 5</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ZOE1 2 4 5</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ANN0 3 5 2 1</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BOB5 5 3 4 2 1 5</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JOE4 1 2</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JAY9 4 1 2 5 4</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FRA8 3 4 2 5</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DON2 2 4 5</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AMY7 1 5</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KAT3 3 5 4 2</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LOR6 4 2 4 1 5</w:t>
      </w:r>
    </w:p>
    <w:p w:rsidR="00A02EB7" w:rsidRDefault="00A02EB7" w:rsidP="00A02EB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ANN0</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BOB5</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JAY9</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LOR6</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2 7</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ANN0</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BOB5</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FRA8</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JAY9</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JOE4</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KAT3</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LOR6</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BOB5</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4 7</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BOB5</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DON2</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FRA8</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JAY9</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KAT3</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LOR6</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ZOE1</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5 9</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AMY7</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ANN0</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BOB5</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DON2</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FRA8</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JAY9</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KAT3</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LOR6</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ZOE1</w:t>
      </w:r>
    </w:p>
    <w:p w:rsidR="00394774" w:rsidRPr="00317201" w:rsidRDefault="00394774" w:rsidP="00317201">
      <w:pPr>
        <w:pStyle w:val="1"/>
      </w:pPr>
      <w:bookmarkStart w:id="47" w:name="_Toc505933215"/>
      <w:r w:rsidRPr="00317201">
        <w:t>1048. Find Coins (25)</w:t>
      </w:r>
      <w:bookmarkEnd w:id="47"/>
    </w:p>
    <w:p w:rsidR="00394774" w:rsidRDefault="00394774" w:rsidP="0039477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394774" w:rsidRDefault="00394774" w:rsidP="0039477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394774" w:rsidRDefault="00394774" w:rsidP="0039477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394774" w:rsidRDefault="00394774" w:rsidP="0039477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394774" w:rsidRDefault="00394774" w:rsidP="0039477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394774" w:rsidRDefault="00394774" w:rsidP="0039477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394774" w:rsidRDefault="00394774" w:rsidP="0039477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394774" w:rsidRDefault="00394774" w:rsidP="0039477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394774" w:rsidRDefault="00394774" w:rsidP="0039477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394774" w:rsidRDefault="00394774" w:rsidP="0039477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394774" w:rsidRDefault="00394774" w:rsidP="0039477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Eva loves to collect coins from all over the universe, including some other planets like Mars. One day she visited a universal shopping mall which could accept all kinds of coins as payments. However, there was a special requirement of the payment: for each bill, she could only use exactly two coins to pay the exact amount. Since she has as many as 10</w:t>
      </w:r>
      <w:r>
        <w:rPr>
          <w:rFonts w:ascii="inherit" w:hAnsi="inherit"/>
          <w:color w:val="333333"/>
          <w:sz w:val="18"/>
          <w:szCs w:val="18"/>
          <w:vertAlign w:val="superscript"/>
        </w:rPr>
        <w:t>5</w:t>
      </w:r>
      <w:r>
        <w:rPr>
          <w:rStyle w:val="apple-converted-space"/>
          <w:rFonts w:ascii="inherit" w:hAnsi="inherit"/>
          <w:color w:val="333333"/>
          <w:sz w:val="18"/>
          <w:szCs w:val="18"/>
        </w:rPr>
        <w:t> </w:t>
      </w:r>
      <w:r>
        <w:rPr>
          <w:rFonts w:ascii="inherit" w:hAnsi="inherit"/>
          <w:color w:val="333333"/>
          <w:sz w:val="18"/>
          <w:szCs w:val="18"/>
        </w:rPr>
        <w:t>coins with her, she definitely needs your help. You are supposed to tell her, for any given amount of money, whether or not she can find two coins to pay for it.</w:t>
      </w:r>
    </w:p>
    <w:p w:rsidR="00394774" w:rsidRDefault="00394774" w:rsidP="0039477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394774" w:rsidRDefault="00394774" w:rsidP="0039477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Each input file contains one test case. For each case, the first line contains 2 positive numbers: N (&lt;=10</w:t>
      </w:r>
      <w:r>
        <w:rPr>
          <w:rFonts w:ascii="inherit" w:hAnsi="inherit"/>
          <w:color w:val="333333"/>
          <w:sz w:val="18"/>
          <w:szCs w:val="18"/>
          <w:vertAlign w:val="superscript"/>
        </w:rPr>
        <w:t>5</w:t>
      </w:r>
      <w:r>
        <w:rPr>
          <w:rFonts w:ascii="inherit" w:hAnsi="inherit"/>
          <w:color w:val="333333"/>
          <w:sz w:val="18"/>
          <w:szCs w:val="18"/>
        </w:rPr>
        <w:t xml:space="preserve">, the total number of coins) and </w:t>
      </w:r>
      <w:proofErr w:type="gramStart"/>
      <w:r>
        <w:rPr>
          <w:rFonts w:ascii="inherit" w:hAnsi="inherit"/>
          <w:color w:val="333333"/>
          <w:sz w:val="18"/>
          <w:szCs w:val="18"/>
        </w:rPr>
        <w:t>M(</w:t>
      </w:r>
      <w:proofErr w:type="gramEnd"/>
      <w:r>
        <w:rPr>
          <w:rFonts w:ascii="inherit" w:hAnsi="inherit"/>
          <w:color w:val="333333"/>
          <w:sz w:val="18"/>
          <w:szCs w:val="18"/>
        </w:rPr>
        <w:t>&lt;=10</w:t>
      </w:r>
      <w:r>
        <w:rPr>
          <w:rFonts w:ascii="inherit" w:hAnsi="inherit"/>
          <w:color w:val="333333"/>
          <w:sz w:val="18"/>
          <w:szCs w:val="18"/>
          <w:vertAlign w:val="superscript"/>
        </w:rPr>
        <w:t>3</w:t>
      </w:r>
      <w:r>
        <w:rPr>
          <w:rFonts w:ascii="inherit" w:hAnsi="inherit"/>
          <w:color w:val="333333"/>
          <w:sz w:val="18"/>
          <w:szCs w:val="18"/>
        </w:rPr>
        <w:t>, the amount of money Eva has to pay). The second line contains N face values of the coins, which are all positive numbers no more than 500. All the numbers in a line are separated by a space.</w:t>
      </w:r>
    </w:p>
    <w:p w:rsidR="00394774" w:rsidRDefault="00394774" w:rsidP="0039477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394774" w:rsidRDefault="00394774" w:rsidP="0039477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two face values V</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and V</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(separated by a space) such that V</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 V</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 M and V</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&lt;= V</w:t>
      </w:r>
      <w:r>
        <w:rPr>
          <w:rFonts w:ascii="inherit" w:hAnsi="inherit"/>
          <w:color w:val="333333"/>
          <w:sz w:val="18"/>
          <w:szCs w:val="18"/>
          <w:vertAlign w:val="subscript"/>
        </w:rPr>
        <w:t>2</w:t>
      </w:r>
      <w:r>
        <w:rPr>
          <w:rFonts w:ascii="inherit" w:hAnsi="inherit"/>
          <w:color w:val="333333"/>
          <w:sz w:val="18"/>
          <w:szCs w:val="18"/>
        </w:rPr>
        <w:t>. If such a solution is not unique, output the one with the smallest V</w:t>
      </w:r>
      <w:r>
        <w:rPr>
          <w:rFonts w:ascii="inherit" w:hAnsi="inherit"/>
          <w:color w:val="333333"/>
          <w:sz w:val="18"/>
          <w:szCs w:val="18"/>
          <w:vertAlign w:val="subscript"/>
        </w:rPr>
        <w:t>1</w:t>
      </w:r>
      <w:r>
        <w:rPr>
          <w:rFonts w:ascii="inherit" w:hAnsi="inherit"/>
          <w:color w:val="333333"/>
          <w:sz w:val="18"/>
          <w:szCs w:val="18"/>
        </w:rPr>
        <w:t>. If there is no solution, output "No Solution" instead.</w:t>
      </w:r>
    </w:p>
    <w:p w:rsidR="00394774" w:rsidRDefault="00394774" w:rsidP="00394774">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394774" w:rsidRDefault="00394774" w:rsidP="0039477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8 15</w:t>
      </w:r>
    </w:p>
    <w:p w:rsidR="00394774" w:rsidRDefault="00394774" w:rsidP="0039477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1 2 8 7 2 4 11 15</w:t>
      </w:r>
    </w:p>
    <w:p w:rsidR="00394774" w:rsidRDefault="00394774" w:rsidP="00394774">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394774" w:rsidRDefault="00394774" w:rsidP="0039477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4 11</w:t>
      </w:r>
    </w:p>
    <w:p w:rsidR="00394774" w:rsidRDefault="00394774" w:rsidP="00394774">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394774" w:rsidRDefault="00394774" w:rsidP="0039477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7 14</w:t>
      </w:r>
    </w:p>
    <w:p w:rsidR="00394774" w:rsidRDefault="00394774" w:rsidP="0039477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1 8 7 2 4 11 15</w:t>
      </w:r>
    </w:p>
    <w:p w:rsidR="00394774" w:rsidRDefault="00394774" w:rsidP="00394774">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394774" w:rsidRDefault="00394774" w:rsidP="0039477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 Solution</w:t>
      </w:r>
    </w:p>
    <w:p w:rsidR="00081F93" w:rsidRPr="001811B8" w:rsidRDefault="00081F93" w:rsidP="001811B8">
      <w:pPr>
        <w:pStyle w:val="1"/>
      </w:pPr>
      <w:bookmarkStart w:id="48" w:name="_Toc505933216"/>
      <w:r w:rsidRPr="001811B8">
        <w:t>1049. Counting Ones (30)</w:t>
      </w:r>
      <w:bookmarkEnd w:id="48"/>
    </w:p>
    <w:p w:rsidR="00081F93" w:rsidRDefault="00081F93" w:rsidP="00081F9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081F93" w:rsidRDefault="00081F93" w:rsidP="00081F9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081F93" w:rsidRDefault="00081F93" w:rsidP="00081F9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081F93" w:rsidRDefault="00081F93" w:rsidP="00081F9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081F93" w:rsidRDefault="00081F93" w:rsidP="00081F9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081F93" w:rsidRDefault="00081F93" w:rsidP="00081F9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081F93" w:rsidRDefault="00081F93" w:rsidP="00081F9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081F93" w:rsidRDefault="00081F93" w:rsidP="00081F9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081F93" w:rsidRDefault="00081F93" w:rsidP="00081F9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081F93" w:rsidRDefault="00081F93" w:rsidP="00081F9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081F93" w:rsidRDefault="00081F93" w:rsidP="00081F9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The task is simple: given any positive integer N, you are supposed to count the total number of 1's in the decimal form of the integers from 1 to N. For example, given N being 12, there are five 1's in 1, 10, 11, and 12.</w:t>
      </w:r>
    </w:p>
    <w:p w:rsidR="00081F93" w:rsidRDefault="00081F93" w:rsidP="00081F9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081F93" w:rsidRDefault="00081F93" w:rsidP="00081F9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which gives the positive N (&lt;=2</w:t>
      </w:r>
      <w:r>
        <w:rPr>
          <w:rFonts w:ascii="inherit" w:hAnsi="inherit"/>
          <w:color w:val="333333"/>
          <w:sz w:val="18"/>
          <w:szCs w:val="18"/>
          <w:vertAlign w:val="superscript"/>
        </w:rPr>
        <w:t>30</w:t>
      </w:r>
      <w:r>
        <w:rPr>
          <w:rFonts w:ascii="inherit" w:hAnsi="inherit"/>
          <w:color w:val="333333"/>
          <w:sz w:val="18"/>
          <w:szCs w:val="18"/>
        </w:rPr>
        <w:t>).</w:t>
      </w:r>
    </w:p>
    <w:p w:rsidR="00081F93" w:rsidRDefault="00081F93" w:rsidP="00081F9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081F93" w:rsidRDefault="00081F93" w:rsidP="00081F9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the number of 1's in one line.</w:t>
      </w:r>
    </w:p>
    <w:p w:rsidR="00081F93" w:rsidRDefault="00081F93" w:rsidP="00081F93">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081F93" w:rsidRDefault="00081F93" w:rsidP="00081F9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w:t>
      </w:r>
    </w:p>
    <w:p w:rsidR="00081F93" w:rsidRDefault="00081F93" w:rsidP="00081F93">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081F93" w:rsidRDefault="00081F93" w:rsidP="00081F9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w:t>
      </w:r>
    </w:p>
    <w:p w:rsidR="00511CB1" w:rsidRPr="00511CB1" w:rsidRDefault="00511CB1" w:rsidP="00511CB1">
      <w:pPr>
        <w:pStyle w:val="1"/>
      </w:pPr>
      <w:bookmarkStart w:id="49" w:name="_Toc505933217"/>
      <w:r w:rsidRPr="00511CB1">
        <w:t>1050. String Subtraction (20)</w:t>
      </w:r>
      <w:bookmarkEnd w:id="49"/>
    </w:p>
    <w:p w:rsidR="00511CB1" w:rsidRDefault="00511CB1" w:rsidP="00511CB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511CB1" w:rsidRDefault="00511CB1" w:rsidP="00511CB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511CB1" w:rsidRDefault="00511CB1" w:rsidP="00511CB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511CB1" w:rsidRDefault="00511CB1" w:rsidP="00511CB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511CB1" w:rsidRDefault="00511CB1" w:rsidP="00511CB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511CB1" w:rsidRDefault="00511CB1" w:rsidP="00511CB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511CB1" w:rsidRDefault="00511CB1" w:rsidP="00511CB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511CB1" w:rsidRDefault="00511CB1" w:rsidP="00511CB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511CB1" w:rsidRDefault="00511CB1" w:rsidP="00511CB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511CB1" w:rsidRDefault="00511CB1" w:rsidP="00511CB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511CB1" w:rsidRDefault="00511CB1" w:rsidP="00511CB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two strings S</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and S</w:t>
      </w:r>
      <w:r>
        <w:rPr>
          <w:rFonts w:ascii="inherit" w:hAnsi="inherit"/>
          <w:color w:val="333333"/>
          <w:sz w:val="18"/>
          <w:szCs w:val="18"/>
          <w:vertAlign w:val="subscript"/>
        </w:rPr>
        <w:t>2</w:t>
      </w:r>
      <w:r>
        <w:rPr>
          <w:rFonts w:ascii="inherit" w:hAnsi="inherit"/>
          <w:color w:val="333333"/>
          <w:sz w:val="18"/>
          <w:szCs w:val="18"/>
        </w:rPr>
        <w:t>, S = S</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 S</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is defined to be the remaining string after taking all the characters in S</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from S</w:t>
      </w:r>
      <w:r>
        <w:rPr>
          <w:rFonts w:ascii="inherit" w:hAnsi="inherit"/>
          <w:color w:val="333333"/>
          <w:sz w:val="18"/>
          <w:szCs w:val="18"/>
          <w:vertAlign w:val="subscript"/>
        </w:rPr>
        <w:t>1</w:t>
      </w:r>
      <w:r>
        <w:rPr>
          <w:rFonts w:ascii="inherit" w:hAnsi="inherit"/>
          <w:color w:val="333333"/>
          <w:sz w:val="18"/>
          <w:szCs w:val="18"/>
        </w:rPr>
        <w:t>. Your task is simply to calculate S</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 S</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for any given strings. However, it might not be that simple to do it</w:t>
      </w:r>
      <w:r>
        <w:rPr>
          <w:rStyle w:val="apple-converted-space"/>
          <w:rFonts w:ascii="inherit" w:hAnsi="inherit"/>
          <w:color w:val="333333"/>
          <w:sz w:val="18"/>
          <w:szCs w:val="18"/>
        </w:rPr>
        <w:t> </w:t>
      </w:r>
      <w:r>
        <w:rPr>
          <w:rFonts w:ascii="inherit" w:hAnsi="inherit"/>
          <w:i/>
          <w:iCs/>
          <w:color w:val="333333"/>
          <w:sz w:val="18"/>
          <w:szCs w:val="18"/>
        </w:rPr>
        <w:t>fast</w:t>
      </w:r>
      <w:r>
        <w:rPr>
          <w:rFonts w:ascii="inherit" w:hAnsi="inherit"/>
          <w:color w:val="333333"/>
          <w:sz w:val="18"/>
          <w:szCs w:val="18"/>
        </w:rPr>
        <w:t>.</w:t>
      </w:r>
    </w:p>
    <w:p w:rsidR="00511CB1" w:rsidRDefault="00511CB1" w:rsidP="00511CB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511CB1" w:rsidRDefault="00511CB1" w:rsidP="00511CB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consists of two lines which gives S</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and S</w:t>
      </w:r>
      <w:r>
        <w:rPr>
          <w:rFonts w:ascii="inherit" w:hAnsi="inherit"/>
          <w:color w:val="333333"/>
          <w:sz w:val="18"/>
          <w:szCs w:val="18"/>
          <w:vertAlign w:val="subscript"/>
        </w:rPr>
        <w:t>2</w:t>
      </w:r>
      <w:r>
        <w:rPr>
          <w:rFonts w:ascii="inherit" w:hAnsi="inherit"/>
          <w:color w:val="333333"/>
          <w:sz w:val="18"/>
          <w:szCs w:val="18"/>
        </w:rPr>
        <w:t>, respectively. The string lengths of both strings are no more than 10</w:t>
      </w:r>
      <w:r>
        <w:rPr>
          <w:rFonts w:ascii="inherit" w:hAnsi="inherit"/>
          <w:color w:val="333333"/>
          <w:sz w:val="18"/>
          <w:szCs w:val="18"/>
          <w:vertAlign w:val="superscript"/>
        </w:rPr>
        <w:t>4</w:t>
      </w:r>
      <w:r>
        <w:rPr>
          <w:rFonts w:ascii="inherit" w:hAnsi="inherit"/>
          <w:color w:val="333333"/>
          <w:sz w:val="18"/>
          <w:szCs w:val="18"/>
        </w:rPr>
        <w:t>. It is guaranteed that all the characters are visible ASCII codes and white space, and a new line character signals the end of a string.</w:t>
      </w:r>
    </w:p>
    <w:p w:rsidR="00511CB1" w:rsidRDefault="00511CB1" w:rsidP="00511CB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511CB1" w:rsidRDefault="00511CB1" w:rsidP="00511CB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For each test case, print S</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 S</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in one line.</w:t>
      </w:r>
    </w:p>
    <w:p w:rsidR="00511CB1" w:rsidRDefault="00511CB1" w:rsidP="00511CB1">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511CB1" w:rsidRDefault="00511CB1" w:rsidP="00511CB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They are students.</w:t>
      </w:r>
    </w:p>
    <w:p w:rsidR="00511CB1" w:rsidRDefault="00511CB1" w:rsidP="00511CB1">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aeiou</w:t>
      </w:r>
      <w:proofErr w:type="gramEnd"/>
    </w:p>
    <w:p w:rsidR="00511CB1" w:rsidRDefault="00511CB1" w:rsidP="00511CB1">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511CB1" w:rsidRDefault="00511CB1" w:rsidP="00511CB1">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Thy r stdnts.</w:t>
      </w:r>
      <w:proofErr w:type="gramEnd"/>
    </w:p>
    <w:p w:rsidR="00BC4A54" w:rsidRPr="00BC4A54" w:rsidRDefault="00BC4A54" w:rsidP="00BC4A54">
      <w:pPr>
        <w:pStyle w:val="1"/>
      </w:pPr>
      <w:bookmarkStart w:id="50" w:name="_Toc505933218"/>
      <w:r w:rsidRPr="00BC4A54">
        <w:t>1051. Pop Sequence (25)</w:t>
      </w:r>
      <w:bookmarkEnd w:id="50"/>
    </w:p>
    <w:p w:rsidR="00BC4A54" w:rsidRDefault="00BC4A54" w:rsidP="00BC4A5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BC4A54" w:rsidRDefault="00BC4A54" w:rsidP="00BC4A5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BC4A54" w:rsidRDefault="00BC4A54" w:rsidP="00BC4A5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BC4A54" w:rsidRDefault="00BC4A54" w:rsidP="00BC4A5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BC4A54" w:rsidRDefault="00BC4A54" w:rsidP="00BC4A5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BC4A54" w:rsidRDefault="00BC4A54" w:rsidP="00BC4A5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BC4A54" w:rsidRDefault="00BC4A54" w:rsidP="00BC4A5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BC4A54" w:rsidRDefault="00BC4A54" w:rsidP="00BC4A5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BC4A54" w:rsidRDefault="00BC4A54" w:rsidP="00BC4A5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BC4A54" w:rsidRDefault="00BC4A54" w:rsidP="00BC4A5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BC4A54" w:rsidRDefault="00BC4A54" w:rsidP="00BC4A54">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color w:val="333333"/>
          <w:sz w:val="18"/>
          <w:szCs w:val="18"/>
        </w:rPr>
        <w:t>Given a stack which can keep M numbers at most.</w:t>
      </w:r>
      <w:proofErr w:type="gramEnd"/>
      <w:r>
        <w:rPr>
          <w:rFonts w:ascii="inherit" w:hAnsi="inherit"/>
          <w:color w:val="333333"/>
          <w:sz w:val="18"/>
          <w:szCs w:val="18"/>
        </w:rPr>
        <w:t xml:space="preserve"> Push N numbers in the order of 1, 2, 3</w:t>
      </w:r>
      <w:proofErr w:type="gramStart"/>
      <w:r>
        <w:rPr>
          <w:rFonts w:ascii="inherit" w:hAnsi="inherit"/>
          <w:color w:val="333333"/>
          <w:sz w:val="18"/>
          <w:szCs w:val="18"/>
        </w:rPr>
        <w:t>, ...,</w:t>
      </w:r>
      <w:proofErr w:type="gramEnd"/>
      <w:r>
        <w:rPr>
          <w:rFonts w:ascii="inherit" w:hAnsi="inherit"/>
          <w:color w:val="333333"/>
          <w:sz w:val="18"/>
          <w:szCs w:val="18"/>
        </w:rPr>
        <w:t xml:space="preserve"> N and pop randomly. You are supposed to tell if a given sequence of numbers is a possible pop sequence of the stack. For example, if M is 5 and N is 7, we can obtain 1, 2, 3, 4, 5, 6, 7 from the stack, but not 3, 2, 1, 7, 5, 6, 4.</w:t>
      </w:r>
    </w:p>
    <w:p w:rsidR="00BC4A54" w:rsidRDefault="00BC4A54" w:rsidP="00BC4A5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BC4A54" w:rsidRDefault="00BC4A54" w:rsidP="00BC4A5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3 numbers (all no more than 1000): M (the maximum capacity of the stack), N (the length of push sequence), and K (the number of pop sequences to be checked). Then K lines follow, each contains a pop sequence of N numbers. All the numbers in a line are separated by a space.</w:t>
      </w:r>
    </w:p>
    <w:p w:rsidR="00BC4A54" w:rsidRDefault="00BC4A54" w:rsidP="00BC4A5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BC4A54" w:rsidRDefault="00BC4A54" w:rsidP="00BC4A5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pop sequence, print in one line "YES" if it is indeed a possible pop sequence of the stack, or "NO" if not.</w:t>
      </w:r>
    </w:p>
    <w:p w:rsidR="00BC4A54" w:rsidRDefault="00BC4A54" w:rsidP="00BC4A54">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BC4A54" w:rsidRDefault="00BC4A54" w:rsidP="00BC4A5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5 7 5</w:t>
      </w:r>
    </w:p>
    <w:p w:rsidR="00BC4A54" w:rsidRDefault="00BC4A54" w:rsidP="00BC4A5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1 2 3 4 5 6 7</w:t>
      </w:r>
    </w:p>
    <w:p w:rsidR="00BC4A54" w:rsidRDefault="00BC4A54" w:rsidP="00BC4A5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3 2 1 7 5 6 4</w:t>
      </w:r>
    </w:p>
    <w:p w:rsidR="00BC4A54" w:rsidRDefault="00BC4A54" w:rsidP="00BC4A5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7 6 5 4 3 2 1</w:t>
      </w:r>
    </w:p>
    <w:p w:rsidR="00BC4A54" w:rsidRDefault="00BC4A54" w:rsidP="00BC4A5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5 6 4 3 7 2 1</w:t>
      </w:r>
    </w:p>
    <w:p w:rsidR="00BC4A54" w:rsidRDefault="00BC4A54" w:rsidP="00BC4A5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1 7 6 5 4 3 2</w:t>
      </w:r>
    </w:p>
    <w:p w:rsidR="00BC4A54" w:rsidRDefault="00BC4A54" w:rsidP="00BC4A54">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BC4A54" w:rsidRDefault="00BC4A54" w:rsidP="00BC4A5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BC4A54" w:rsidRDefault="00BC4A54" w:rsidP="00BC4A5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BC4A54" w:rsidRDefault="00BC4A54" w:rsidP="00BC4A5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BC4A54" w:rsidRDefault="00BC4A54" w:rsidP="00BC4A5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BC4A54" w:rsidRDefault="00BC4A54" w:rsidP="00BC4A5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BD127B" w:rsidRPr="0023792F" w:rsidRDefault="00BD127B" w:rsidP="0023792F">
      <w:pPr>
        <w:pStyle w:val="1"/>
      </w:pPr>
      <w:bookmarkStart w:id="51" w:name="_Toc505933219"/>
      <w:r w:rsidRPr="0023792F">
        <w:t>1052. Linked List Sorting (25)</w:t>
      </w:r>
      <w:bookmarkEnd w:id="51"/>
    </w:p>
    <w:p w:rsidR="00BD127B" w:rsidRDefault="00BD127B" w:rsidP="00BD127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BD127B" w:rsidRDefault="00BD127B" w:rsidP="00BD127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BD127B" w:rsidRDefault="00BD127B" w:rsidP="00BD127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BD127B" w:rsidRDefault="00BD127B" w:rsidP="00BD127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BD127B" w:rsidRDefault="00BD127B" w:rsidP="00BD127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BD127B" w:rsidRDefault="00BD127B" w:rsidP="00BD127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BD127B" w:rsidRDefault="00BD127B" w:rsidP="00BD127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BD127B" w:rsidRDefault="00BD127B" w:rsidP="00BD127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BD127B" w:rsidRDefault="00BD127B" w:rsidP="00BD127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BD127B" w:rsidRDefault="00BD127B" w:rsidP="00BD127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BD127B" w:rsidRDefault="00BD127B" w:rsidP="00BD127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 linked list consists of a series of structures, which are not necessarily adjacent in memory. We assume that each structure contains an integer key and a</w:t>
      </w:r>
      <w:r>
        <w:rPr>
          <w:rStyle w:val="apple-converted-space"/>
          <w:rFonts w:ascii="inherit" w:hAnsi="inherit"/>
          <w:color w:val="333333"/>
          <w:sz w:val="18"/>
          <w:szCs w:val="18"/>
        </w:rPr>
        <w:t> </w:t>
      </w:r>
      <w:r>
        <w:rPr>
          <w:rFonts w:ascii="inherit" w:hAnsi="inherit"/>
          <w:i/>
          <w:iCs/>
          <w:color w:val="333333"/>
          <w:sz w:val="18"/>
          <w:szCs w:val="18"/>
        </w:rPr>
        <w:t>Next</w:t>
      </w:r>
      <w:r>
        <w:rPr>
          <w:rStyle w:val="apple-converted-space"/>
          <w:rFonts w:ascii="inherit" w:hAnsi="inherit"/>
          <w:color w:val="333333"/>
          <w:sz w:val="18"/>
          <w:szCs w:val="18"/>
        </w:rPr>
        <w:t> </w:t>
      </w:r>
      <w:r>
        <w:rPr>
          <w:rFonts w:ascii="inherit" w:hAnsi="inherit"/>
          <w:color w:val="333333"/>
          <w:sz w:val="18"/>
          <w:szCs w:val="18"/>
        </w:rPr>
        <w:t>pointer to the next structure. Now given a linked list, you are supposed to sort the structures according to their key values in increasing order.</w:t>
      </w:r>
    </w:p>
    <w:p w:rsidR="00BD127B" w:rsidRDefault="00BD127B" w:rsidP="00BD127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BD127B" w:rsidRDefault="00BD127B" w:rsidP="00BD127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Each input file contains one test case. For each case, the first line contains a positive N (&lt; 10</w:t>
      </w:r>
      <w:r>
        <w:rPr>
          <w:rFonts w:ascii="inherit" w:hAnsi="inherit"/>
          <w:color w:val="333333"/>
          <w:sz w:val="18"/>
          <w:szCs w:val="18"/>
          <w:vertAlign w:val="superscript"/>
        </w:rPr>
        <w:t>5</w:t>
      </w:r>
      <w:r>
        <w:rPr>
          <w:rFonts w:ascii="inherit" w:hAnsi="inherit"/>
          <w:color w:val="333333"/>
          <w:sz w:val="18"/>
          <w:szCs w:val="18"/>
        </w:rPr>
        <w:t>) and an address of the head node, where N is the total number of nodes in memory and the address of a node is a 5-digit positive integer. NULL is represented by -1.</w:t>
      </w:r>
    </w:p>
    <w:p w:rsidR="00BD127B" w:rsidRDefault="00BD127B" w:rsidP="00BD127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Then N lines follow, each describes a node in the format:</w:t>
      </w:r>
    </w:p>
    <w:p w:rsidR="00BD127B" w:rsidRDefault="00BD127B" w:rsidP="00BD127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Address Key Next</w:t>
      </w:r>
    </w:p>
    <w:p w:rsidR="00BD127B" w:rsidRDefault="00BD127B" w:rsidP="00BD127B">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color w:val="333333"/>
          <w:sz w:val="18"/>
          <w:szCs w:val="18"/>
        </w:rPr>
        <w:t>where</w:t>
      </w:r>
      <w:proofErr w:type="gramEnd"/>
      <w:r>
        <w:rPr>
          <w:rFonts w:ascii="inherit" w:hAnsi="inherit"/>
          <w:color w:val="333333"/>
          <w:sz w:val="18"/>
          <w:szCs w:val="18"/>
        </w:rPr>
        <w:t xml:space="preserve"> Address is the address of the node in memory, Key is an integer in [-10</w:t>
      </w:r>
      <w:r>
        <w:rPr>
          <w:rFonts w:ascii="inherit" w:hAnsi="inherit"/>
          <w:color w:val="333333"/>
          <w:sz w:val="18"/>
          <w:szCs w:val="18"/>
          <w:vertAlign w:val="superscript"/>
        </w:rPr>
        <w:t>5</w:t>
      </w:r>
      <w:r>
        <w:rPr>
          <w:rFonts w:ascii="inherit" w:hAnsi="inherit"/>
          <w:color w:val="333333"/>
          <w:sz w:val="18"/>
          <w:szCs w:val="18"/>
        </w:rPr>
        <w:t>, 10</w:t>
      </w:r>
      <w:r>
        <w:rPr>
          <w:rFonts w:ascii="inherit" w:hAnsi="inherit"/>
          <w:color w:val="333333"/>
          <w:sz w:val="18"/>
          <w:szCs w:val="18"/>
          <w:vertAlign w:val="superscript"/>
        </w:rPr>
        <w:t>5</w:t>
      </w:r>
      <w:r>
        <w:rPr>
          <w:rFonts w:ascii="inherit" w:hAnsi="inherit"/>
          <w:color w:val="333333"/>
          <w:sz w:val="18"/>
          <w:szCs w:val="18"/>
        </w:rPr>
        <w:t>], and Next is the address of the next node. It is guaranteed that all the keys are distinct and there is no cycle in the linked list starting from the head node.</w:t>
      </w:r>
    </w:p>
    <w:p w:rsidR="00BD127B" w:rsidRDefault="00BD127B" w:rsidP="00BD127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BD127B" w:rsidRDefault="00BD127B" w:rsidP="00BD127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the output format is the same as that of the input, where N is the total number of nodes in the list and all the nodes must be sorted order.</w:t>
      </w:r>
    </w:p>
    <w:p w:rsidR="00BD127B" w:rsidRDefault="00BD127B" w:rsidP="00BD127B">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BD127B" w:rsidRDefault="00BD127B" w:rsidP="00BD12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5 00001</w:t>
      </w:r>
    </w:p>
    <w:p w:rsidR="00BD127B" w:rsidRDefault="00BD127B" w:rsidP="00BD12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11111 100 -1</w:t>
      </w:r>
    </w:p>
    <w:p w:rsidR="00BD127B" w:rsidRDefault="00BD127B" w:rsidP="00BD12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00001 0 22222</w:t>
      </w:r>
    </w:p>
    <w:p w:rsidR="00BD127B" w:rsidRDefault="00BD127B" w:rsidP="00BD12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33333 100000 11111</w:t>
      </w:r>
    </w:p>
    <w:p w:rsidR="00BD127B" w:rsidRDefault="00BD127B" w:rsidP="00BD12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12345 -1 33333</w:t>
      </w:r>
    </w:p>
    <w:p w:rsidR="00BD127B" w:rsidRDefault="00BD127B" w:rsidP="00BD12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22222 1000 12345</w:t>
      </w:r>
    </w:p>
    <w:p w:rsidR="00BD127B" w:rsidRDefault="00BD127B" w:rsidP="00BD127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BD127B" w:rsidRDefault="00BD127B" w:rsidP="00BD12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5 12345</w:t>
      </w:r>
    </w:p>
    <w:p w:rsidR="00BD127B" w:rsidRDefault="00BD127B" w:rsidP="00BD12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12345 -1 00001</w:t>
      </w:r>
    </w:p>
    <w:p w:rsidR="00BD127B" w:rsidRDefault="00BD127B" w:rsidP="00BD12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00001 0 11111</w:t>
      </w:r>
    </w:p>
    <w:p w:rsidR="00BD127B" w:rsidRDefault="00BD127B" w:rsidP="00BD12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11111 100 22222</w:t>
      </w:r>
    </w:p>
    <w:p w:rsidR="00BD127B" w:rsidRDefault="00BD127B" w:rsidP="00BD12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22222 1000 33333</w:t>
      </w:r>
    </w:p>
    <w:p w:rsidR="00BD127B" w:rsidRDefault="00BD127B" w:rsidP="00BD12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33333 100000 -1</w:t>
      </w:r>
    </w:p>
    <w:p w:rsidR="004A15CC" w:rsidRPr="004A15CC" w:rsidRDefault="004A15CC" w:rsidP="004A15CC">
      <w:pPr>
        <w:pStyle w:val="1"/>
      </w:pPr>
      <w:bookmarkStart w:id="52" w:name="_Toc505933220"/>
      <w:r w:rsidRPr="004A15CC">
        <w:t>1053. Path of Equal Weight (30)</w:t>
      </w:r>
      <w:bookmarkEnd w:id="52"/>
    </w:p>
    <w:p w:rsidR="004A15CC" w:rsidRDefault="004A15CC" w:rsidP="004A15C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4A15CC" w:rsidRDefault="004A15CC" w:rsidP="004A15C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4A15CC" w:rsidRDefault="004A15CC" w:rsidP="004A15C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4A15CC" w:rsidRDefault="004A15CC" w:rsidP="004A15C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4A15CC" w:rsidRDefault="004A15CC" w:rsidP="004A15C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4A15CC" w:rsidRDefault="004A15CC" w:rsidP="004A15C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4A15CC" w:rsidRDefault="004A15CC" w:rsidP="004A15C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4A15CC" w:rsidRDefault="004A15CC" w:rsidP="004A15C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4A15CC" w:rsidRDefault="004A15CC" w:rsidP="004A15C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4A15CC" w:rsidRDefault="004A15CC" w:rsidP="004A15C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4A15CC" w:rsidRDefault="004A15CC" w:rsidP="004A15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Given a non-empty tree with root R, and with weight </w:t>
      </w:r>
      <w:proofErr w:type="gramStart"/>
      <w:r>
        <w:rPr>
          <w:rFonts w:ascii="inherit" w:hAnsi="inherit"/>
          <w:color w:val="333333"/>
          <w:sz w:val="18"/>
          <w:szCs w:val="18"/>
        </w:rPr>
        <w:t>W</w:t>
      </w:r>
      <w:r>
        <w:rPr>
          <w:rFonts w:ascii="inherit" w:hAnsi="inherit"/>
          <w:color w:val="333333"/>
          <w:sz w:val="18"/>
          <w:szCs w:val="18"/>
          <w:vertAlign w:val="subscript"/>
        </w:rPr>
        <w:t>i</w:t>
      </w:r>
      <w:proofErr w:type="gramEnd"/>
      <w:r>
        <w:rPr>
          <w:rStyle w:val="apple-converted-space"/>
          <w:rFonts w:ascii="inherit" w:hAnsi="inherit"/>
          <w:color w:val="333333"/>
          <w:sz w:val="18"/>
          <w:szCs w:val="18"/>
        </w:rPr>
        <w:t> </w:t>
      </w:r>
      <w:r>
        <w:rPr>
          <w:rFonts w:ascii="inherit" w:hAnsi="inherit"/>
          <w:color w:val="333333"/>
          <w:sz w:val="18"/>
          <w:szCs w:val="18"/>
        </w:rPr>
        <w:t>assigned to each tree node T</w:t>
      </w:r>
      <w:r>
        <w:rPr>
          <w:rFonts w:ascii="inherit" w:hAnsi="inherit"/>
          <w:color w:val="333333"/>
          <w:sz w:val="18"/>
          <w:szCs w:val="18"/>
          <w:vertAlign w:val="subscript"/>
        </w:rPr>
        <w:t>i</w:t>
      </w:r>
      <w:r>
        <w:rPr>
          <w:rFonts w:ascii="inherit" w:hAnsi="inherit"/>
          <w:color w:val="333333"/>
          <w:sz w:val="18"/>
          <w:szCs w:val="18"/>
        </w:rPr>
        <w:t>. The</w:t>
      </w:r>
      <w:r>
        <w:rPr>
          <w:rStyle w:val="apple-converted-space"/>
          <w:rFonts w:ascii="inherit" w:hAnsi="inherit"/>
          <w:color w:val="333333"/>
          <w:sz w:val="18"/>
          <w:szCs w:val="18"/>
        </w:rPr>
        <w:t> </w:t>
      </w:r>
      <w:r>
        <w:rPr>
          <w:rFonts w:ascii="inherit" w:hAnsi="inherit"/>
          <w:b/>
          <w:bCs/>
          <w:color w:val="333333"/>
          <w:sz w:val="18"/>
          <w:szCs w:val="18"/>
        </w:rPr>
        <w:t>weight of a path from R to L</w:t>
      </w:r>
      <w:r>
        <w:rPr>
          <w:rStyle w:val="apple-converted-space"/>
          <w:rFonts w:ascii="inherit" w:hAnsi="inherit"/>
          <w:color w:val="333333"/>
          <w:sz w:val="18"/>
          <w:szCs w:val="18"/>
        </w:rPr>
        <w:t> </w:t>
      </w:r>
      <w:r>
        <w:rPr>
          <w:rFonts w:ascii="inherit" w:hAnsi="inherit"/>
          <w:color w:val="333333"/>
          <w:sz w:val="18"/>
          <w:szCs w:val="18"/>
        </w:rPr>
        <w:t>is defined to be the sum of the weights of all the nodes along the path from R to any leaf node L.</w:t>
      </w:r>
    </w:p>
    <w:p w:rsidR="004A15CC" w:rsidRDefault="004A15CC" w:rsidP="004A15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any weighted tree, you are supposed to find all the paths with their weights equal to a given number. For example, let's consider the tree showed in Figure 1: for each node, the upper number is the node ID which is a two-digit number, and the lower number is the weight of that node. Suppose that the given number is 24, then there exists 4 different paths which have the same given weight: {10 5 2 7}, {10 4 10}, {10 3 3 6 2} and {10 3 3 6 2}, which correspond to the red edges in Figure 1.</w:t>
      </w:r>
    </w:p>
    <w:p w:rsidR="004A15CC" w:rsidRDefault="004A15CC" w:rsidP="004A15CC">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5010150" cy="3248025"/>
            <wp:effectExtent l="0" t="0" r="0" b="9525"/>
            <wp:docPr id="3" name="图片 3" descr="http://nos.patest.cn/5b_mj58f84v11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5b_mj58f84v11w.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0150" cy="3248025"/>
                    </a:xfrm>
                    <a:prstGeom prst="rect">
                      <a:avLst/>
                    </a:prstGeom>
                    <a:noFill/>
                    <a:ln>
                      <a:noFill/>
                    </a:ln>
                  </pic:spPr>
                </pic:pic>
              </a:graphicData>
            </a:graphic>
          </wp:inline>
        </w:drawing>
      </w:r>
      <w:r>
        <w:rPr>
          <w:rFonts w:ascii="Verdana" w:hAnsi="Verdana"/>
          <w:color w:val="333333"/>
          <w:sz w:val="18"/>
          <w:szCs w:val="18"/>
        </w:rPr>
        <w:br/>
        <w:t>Figure 1</w:t>
      </w:r>
    </w:p>
    <w:p w:rsidR="004A15CC" w:rsidRDefault="004A15CC" w:rsidP="004A15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4A15CC" w:rsidRDefault="004A15CC" w:rsidP="004A15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Each input file contains one test case. Each case starts with a line containing 0 &lt; N &lt;= 100, the number of nodes in a tree, M (&lt; N), the number of non-leaf nodes, and 0 &lt; S &lt; 2</w:t>
      </w:r>
      <w:r>
        <w:rPr>
          <w:rFonts w:ascii="inherit" w:hAnsi="inherit"/>
          <w:color w:val="333333"/>
          <w:sz w:val="18"/>
          <w:szCs w:val="18"/>
          <w:vertAlign w:val="superscript"/>
        </w:rPr>
        <w:t>30</w:t>
      </w:r>
      <w:r>
        <w:rPr>
          <w:rFonts w:ascii="inherit" w:hAnsi="inherit"/>
          <w:color w:val="333333"/>
          <w:sz w:val="18"/>
          <w:szCs w:val="18"/>
        </w:rPr>
        <w:t xml:space="preserve">, the given weight number. The next line contains N positive numbers where </w:t>
      </w:r>
      <w:proofErr w:type="gramStart"/>
      <w:r>
        <w:rPr>
          <w:rFonts w:ascii="inherit" w:hAnsi="inherit"/>
          <w:color w:val="333333"/>
          <w:sz w:val="18"/>
          <w:szCs w:val="18"/>
        </w:rPr>
        <w:t>W</w:t>
      </w:r>
      <w:r>
        <w:rPr>
          <w:rFonts w:ascii="inherit" w:hAnsi="inherit"/>
          <w:color w:val="333333"/>
          <w:sz w:val="18"/>
          <w:szCs w:val="18"/>
          <w:vertAlign w:val="subscript"/>
        </w:rPr>
        <w:t>i</w:t>
      </w:r>
      <w:proofErr w:type="gramEnd"/>
      <w:r>
        <w:rPr>
          <w:rStyle w:val="apple-converted-space"/>
          <w:rFonts w:ascii="inherit" w:hAnsi="inherit"/>
          <w:color w:val="333333"/>
          <w:sz w:val="18"/>
          <w:szCs w:val="18"/>
        </w:rPr>
        <w:t> </w:t>
      </w:r>
      <w:r>
        <w:rPr>
          <w:rFonts w:ascii="inherit" w:hAnsi="inherit"/>
          <w:color w:val="333333"/>
          <w:sz w:val="18"/>
          <w:szCs w:val="18"/>
        </w:rPr>
        <w:t>(&lt;1000) corresponds to the tree node T</w:t>
      </w:r>
      <w:r>
        <w:rPr>
          <w:rFonts w:ascii="inherit" w:hAnsi="inherit"/>
          <w:color w:val="333333"/>
          <w:sz w:val="18"/>
          <w:szCs w:val="18"/>
          <w:vertAlign w:val="subscript"/>
        </w:rPr>
        <w:t>i</w:t>
      </w:r>
      <w:r>
        <w:rPr>
          <w:rFonts w:ascii="inherit" w:hAnsi="inherit"/>
          <w:color w:val="333333"/>
          <w:sz w:val="18"/>
          <w:szCs w:val="18"/>
        </w:rPr>
        <w:t>. Then M lines follow, each in the format:</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xml:space="preserve">ID K </w:t>
      </w:r>
      <w:proofErr w:type="gramStart"/>
      <w:r>
        <w:rPr>
          <w:rFonts w:ascii="Consolas" w:hAnsi="Consolas" w:cs="Consolas"/>
          <w:color w:val="333333"/>
          <w:sz w:val="18"/>
          <w:szCs w:val="18"/>
        </w:rPr>
        <w:t>ID[</w:t>
      </w:r>
      <w:proofErr w:type="gramEnd"/>
      <w:r>
        <w:rPr>
          <w:rFonts w:ascii="Consolas" w:hAnsi="Consolas" w:cs="Consolas"/>
          <w:color w:val="333333"/>
          <w:sz w:val="18"/>
          <w:szCs w:val="18"/>
        </w:rPr>
        <w:t>1] ID[2] ... ID[K]</w:t>
      </w:r>
    </w:p>
    <w:p w:rsidR="004A15CC" w:rsidRDefault="004A15CC" w:rsidP="004A15CC">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color w:val="333333"/>
          <w:sz w:val="18"/>
          <w:szCs w:val="18"/>
        </w:rPr>
        <w:t>where</w:t>
      </w:r>
      <w:proofErr w:type="gramEnd"/>
      <w:r>
        <w:rPr>
          <w:rFonts w:ascii="inherit" w:hAnsi="inherit"/>
          <w:color w:val="333333"/>
          <w:sz w:val="18"/>
          <w:szCs w:val="18"/>
        </w:rPr>
        <w:t xml:space="preserve"> ID is a two-digit number representing a given non-leaf node, K is the number of its children, followed by a sequence of two-digit ID's of its children. For the sake of simplicity, let us fix the root ID to be 00.</w:t>
      </w:r>
    </w:p>
    <w:p w:rsidR="004A15CC" w:rsidRDefault="004A15CC" w:rsidP="004A15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4A15CC" w:rsidRDefault="004A15CC" w:rsidP="004A15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all the paths with weight S in</w:t>
      </w:r>
      <w:r>
        <w:rPr>
          <w:rStyle w:val="apple-converted-space"/>
          <w:rFonts w:ascii="inherit" w:hAnsi="inherit"/>
          <w:color w:val="333333"/>
          <w:sz w:val="18"/>
          <w:szCs w:val="18"/>
        </w:rPr>
        <w:t> </w:t>
      </w:r>
      <w:r>
        <w:rPr>
          <w:rFonts w:ascii="inherit" w:hAnsi="inherit"/>
          <w:b/>
          <w:bCs/>
          <w:color w:val="333333"/>
          <w:sz w:val="18"/>
          <w:szCs w:val="18"/>
        </w:rPr>
        <w:t>non-increasing</w:t>
      </w:r>
      <w:r>
        <w:rPr>
          <w:rStyle w:val="apple-converted-space"/>
          <w:rFonts w:ascii="inherit" w:hAnsi="inherit"/>
          <w:color w:val="333333"/>
          <w:sz w:val="18"/>
          <w:szCs w:val="18"/>
        </w:rPr>
        <w:t> </w:t>
      </w:r>
      <w:r>
        <w:rPr>
          <w:rFonts w:ascii="inherit" w:hAnsi="inherit"/>
          <w:color w:val="333333"/>
          <w:sz w:val="18"/>
          <w:szCs w:val="18"/>
        </w:rPr>
        <w:t>order. Each path occupies a line with printed weights from the root to the leaf in order. All the numbers must be separated by a space with no extra space at the end of the line.</w:t>
      </w:r>
    </w:p>
    <w:p w:rsidR="004A15CC" w:rsidRDefault="004A15CC" w:rsidP="004A15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Note: sequence {A</w:t>
      </w:r>
      <w:r>
        <w:rPr>
          <w:rFonts w:ascii="inherit" w:hAnsi="inherit"/>
          <w:color w:val="333333"/>
          <w:sz w:val="18"/>
          <w:szCs w:val="18"/>
          <w:vertAlign w:val="subscript"/>
        </w:rPr>
        <w:t>1</w:t>
      </w:r>
      <w:r>
        <w:rPr>
          <w:rFonts w:ascii="inherit" w:hAnsi="inherit"/>
          <w:color w:val="333333"/>
          <w:sz w:val="18"/>
          <w:szCs w:val="18"/>
        </w:rPr>
        <w:t>, A</w:t>
      </w:r>
      <w:r>
        <w:rPr>
          <w:rFonts w:ascii="inherit" w:hAnsi="inherit"/>
          <w:color w:val="333333"/>
          <w:sz w:val="18"/>
          <w:szCs w:val="18"/>
          <w:vertAlign w:val="subscript"/>
        </w:rPr>
        <w:t>2</w:t>
      </w:r>
      <w:r>
        <w:rPr>
          <w:rFonts w:ascii="inherit" w:hAnsi="inherit"/>
          <w:color w:val="333333"/>
          <w:sz w:val="18"/>
          <w:szCs w:val="18"/>
        </w:rPr>
        <w:t>, ..., A</w:t>
      </w:r>
      <w:r>
        <w:rPr>
          <w:rFonts w:ascii="inherit" w:hAnsi="inherit"/>
          <w:color w:val="333333"/>
          <w:sz w:val="18"/>
          <w:szCs w:val="18"/>
          <w:vertAlign w:val="subscript"/>
        </w:rPr>
        <w:t>n</w:t>
      </w:r>
      <w:r>
        <w:rPr>
          <w:rFonts w:ascii="inherit" w:hAnsi="inherit"/>
          <w:color w:val="333333"/>
          <w:sz w:val="18"/>
          <w:szCs w:val="18"/>
        </w:rPr>
        <w:t>} is said to be</w:t>
      </w:r>
      <w:r>
        <w:rPr>
          <w:rStyle w:val="apple-converted-space"/>
          <w:rFonts w:ascii="inherit" w:hAnsi="inherit"/>
          <w:color w:val="333333"/>
          <w:sz w:val="18"/>
          <w:szCs w:val="18"/>
        </w:rPr>
        <w:t> </w:t>
      </w:r>
      <w:r>
        <w:rPr>
          <w:rFonts w:ascii="inherit" w:hAnsi="inherit"/>
          <w:b/>
          <w:bCs/>
          <w:color w:val="333333"/>
          <w:sz w:val="18"/>
          <w:szCs w:val="18"/>
        </w:rPr>
        <w:t>greater than</w:t>
      </w:r>
      <w:r>
        <w:rPr>
          <w:rStyle w:val="apple-converted-space"/>
          <w:rFonts w:ascii="inherit" w:hAnsi="inherit"/>
          <w:color w:val="333333"/>
          <w:sz w:val="18"/>
          <w:szCs w:val="18"/>
        </w:rPr>
        <w:t> </w:t>
      </w:r>
      <w:r>
        <w:rPr>
          <w:rFonts w:ascii="inherit" w:hAnsi="inherit"/>
          <w:color w:val="333333"/>
          <w:sz w:val="18"/>
          <w:szCs w:val="18"/>
        </w:rPr>
        <w:t>sequence {B</w:t>
      </w:r>
      <w:r>
        <w:rPr>
          <w:rFonts w:ascii="inherit" w:hAnsi="inherit"/>
          <w:color w:val="333333"/>
          <w:sz w:val="18"/>
          <w:szCs w:val="18"/>
          <w:vertAlign w:val="subscript"/>
        </w:rPr>
        <w:t>1</w:t>
      </w:r>
      <w:r>
        <w:rPr>
          <w:rFonts w:ascii="inherit" w:hAnsi="inherit"/>
          <w:color w:val="333333"/>
          <w:sz w:val="18"/>
          <w:szCs w:val="18"/>
        </w:rPr>
        <w:t>, B</w:t>
      </w:r>
      <w:r>
        <w:rPr>
          <w:rFonts w:ascii="inherit" w:hAnsi="inherit"/>
          <w:color w:val="333333"/>
          <w:sz w:val="18"/>
          <w:szCs w:val="18"/>
          <w:vertAlign w:val="subscript"/>
        </w:rPr>
        <w:t>2</w:t>
      </w:r>
      <w:r>
        <w:rPr>
          <w:rFonts w:ascii="inherit" w:hAnsi="inherit"/>
          <w:color w:val="333333"/>
          <w:sz w:val="18"/>
          <w:szCs w:val="18"/>
        </w:rPr>
        <w:t>, ..., B</w:t>
      </w:r>
      <w:r>
        <w:rPr>
          <w:rFonts w:ascii="inherit" w:hAnsi="inherit"/>
          <w:color w:val="333333"/>
          <w:sz w:val="18"/>
          <w:szCs w:val="18"/>
          <w:vertAlign w:val="subscript"/>
        </w:rPr>
        <w:t>m</w:t>
      </w:r>
      <w:r>
        <w:rPr>
          <w:rFonts w:ascii="inherit" w:hAnsi="inherit"/>
          <w:color w:val="333333"/>
          <w:sz w:val="18"/>
          <w:szCs w:val="18"/>
        </w:rPr>
        <w:t>} if there exists 1 &lt;= k &lt; min{n, m} such that A</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 B</w:t>
      </w:r>
      <w:r>
        <w:rPr>
          <w:rFonts w:ascii="inherit" w:hAnsi="inherit"/>
          <w:color w:val="333333"/>
          <w:sz w:val="18"/>
          <w:szCs w:val="18"/>
          <w:vertAlign w:val="subscript"/>
        </w:rPr>
        <w:t>i</w:t>
      </w:r>
      <w:r>
        <w:rPr>
          <w:rFonts w:ascii="inherit" w:hAnsi="inherit"/>
          <w:color w:val="333333"/>
          <w:sz w:val="18"/>
          <w:szCs w:val="18"/>
        </w:rPr>
        <w:t>for i=1, ... k, and A</w:t>
      </w:r>
      <w:r>
        <w:rPr>
          <w:rFonts w:ascii="inherit" w:hAnsi="inherit"/>
          <w:color w:val="333333"/>
          <w:sz w:val="18"/>
          <w:szCs w:val="18"/>
          <w:vertAlign w:val="subscript"/>
        </w:rPr>
        <w:t>k+1</w:t>
      </w:r>
      <w:r>
        <w:rPr>
          <w:rStyle w:val="apple-converted-space"/>
          <w:rFonts w:ascii="inherit" w:hAnsi="inherit"/>
          <w:color w:val="333333"/>
          <w:sz w:val="18"/>
          <w:szCs w:val="18"/>
        </w:rPr>
        <w:t> </w:t>
      </w:r>
      <w:r>
        <w:rPr>
          <w:rFonts w:ascii="inherit" w:hAnsi="inherit"/>
          <w:color w:val="333333"/>
          <w:sz w:val="18"/>
          <w:szCs w:val="18"/>
        </w:rPr>
        <w:t>&gt; B</w:t>
      </w:r>
      <w:r>
        <w:rPr>
          <w:rFonts w:ascii="inherit" w:hAnsi="inherit"/>
          <w:color w:val="333333"/>
          <w:sz w:val="18"/>
          <w:szCs w:val="18"/>
          <w:vertAlign w:val="subscript"/>
        </w:rPr>
        <w:t>k+1</w:t>
      </w:r>
      <w:r>
        <w:rPr>
          <w:rFonts w:ascii="inherit" w:hAnsi="inherit"/>
          <w:color w:val="333333"/>
          <w:sz w:val="18"/>
          <w:szCs w:val="18"/>
        </w:rPr>
        <w:t>.</w:t>
      </w:r>
    </w:p>
    <w:p w:rsidR="004A15CC" w:rsidRDefault="004A15CC" w:rsidP="004A15CC">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20 9 24</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10 2 4 3 5 10 2 18 9 7 2 2 1 3 12 1 8 6 2 2</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00 4 01 02 03 04</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02 1 05</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04 2 06 07</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03 3 11 12 13</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06 1 09</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07 2 08 10</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16 1 15</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13 3 14 16 17</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17 2 18 19</w:t>
      </w:r>
    </w:p>
    <w:p w:rsidR="004A15CC" w:rsidRDefault="004A15CC" w:rsidP="004A15CC">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Output:</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10 5 2 7</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10 4 10</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10 3 3 6 2</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10 3 3 6 2</w:t>
      </w:r>
    </w:p>
    <w:p w:rsidR="00D25CB8" w:rsidRPr="00D25CB8" w:rsidRDefault="00D25CB8" w:rsidP="00D25CB8">
      <w:pPr>
        <w:pStyle w:val="1"/>
      </w:pPr>
      <w:bookmarkStart w:id="53" w:name="_Toc505933221"/>
      <w:r w:rsidRPr="00D25CB8">
        <w:t>1054. The Dominant Color (20)</w:t>
      </w:r>
      <w:bookmarkEnd w:id="53"/>
    </w:p>
    <w:p w:rsidR="00D25CB8" w:rsidRDefault="00D25CB8" w:rsidP="00D25CB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25CB8" w:rsidRDefault="00D25CB8" w:rsidP="00D25CB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D25CB8" w:rsidRDefault="00D25CB8" w:rsidP="00D25CB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25CB8" w:rsidRDefault="00D25CB8" w:rsidP="00D25CB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D25CB8" w:rsidRDefault="00D25CB8" w:rsidP="00D25CB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25CB8" w:rsidRDefault="00D25CB8" w:rsidP="00D25CB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25CB8" w:rsidRDefault="00D25CB8" w:rsidP="00D25CB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25CB8" w:rsidRDefault="00D25CB8" w:rsidP="00D25CB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25CB8" w:rsidRDefault="00D25CB8" w:rsidP="00D25CB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25CB8" w:rsidRDefault="00D25CB8" w:rsidP="00D25CB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D25CB8" w:rsidRDefault="00D25CB8" w:rsidP="00D25C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Behind the scenes in the computer's memory, color is always talked about as a series of 24 bits of information for each pixel. In an image, the color with the largest proportional area is called the dominant color. A</w:t>
      </w:r>
      <w:r>
        <w:rPr>
          <w:rStyle w:val="apple-converted-space"/>
          <w:rFonts w:ascii="inherit" w:hAnsi="inherit"/>
          <w:color w:val="333333"/>
          <w:sz w:val="18"/>
          <w:szCs w:val="18"/>
        </w:rPr>
        <w:t> </w:t>
      </w:r>
      <w:r>
        <w:rPr>
          <w:rFonts w:ascii="inherit" w:hAnsi="inherit"/>
          <w:i/>
          <w:iCs/>
          <w:color w:val="333333"/>
          <w:sz w:val="18"/>
          <w:szCs w:val="18"/>
        </w:rPr>
        <w:t>strictly</w:t>
      </w:r>
      <w:r>
        <w:rPr>
          <w:rStyle w:val="apple-converted-space"/>
          <w:rFonts w:ascii="inherit" w:hAnsi="inherit"/>
          <w:color w:val="333333"/>
          <w:sz w:val="18"/>
          <w:szCs w:val="18"/>
        </w:rPr>
        <w:t> </w:t>
      </w:r>
      <w:r>
        <w:rPr>
          <w:rFonts w:ascii="inherit" w:hAnsi="inherit"/>
          <w:color w:val="333333"/>
          <w:sz w:val="18"/>
          <w:szCs w:val="18"/>
        </w:rPr>
        <w:t>dominant color takes more than half of the total area. Now given an image of resolution M by N (for example, 800x600), you are supposed to point out the strictly dominant color.</w:t>
      </w:r>
    </w:p>
    <w:p w:rsidR="00D25CB8" w:rsidRDefault="00D25CB8" w:rsidP="00D25C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25CB8" w:rsidRDefault="00D25CB8" w:rsidP="00D25C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2 positive numbers: M (&lt;=800) and N (&lt;=600) which are the resolutions of the image. Then N lines follow, each contains M digital colors in the range [0, 2</w:t>
      </w:r>
      <w:r>
        <w:rPr>
          <w:rFonts w:ascii="inherit" w:hAnsi="inherit"/>
          <w:color w:val="333333"/>
          <w:sz w:val="18"/>
          <w:szCs w:val="18"/>
          <w:vertAlign w:val="superscript"/>
        </w:rPr>
        <w:t>24</w:t>
      </w:r>
      <w:r>
        <w:rPr>
          <w:rFonts w:ascii="inherit" w:hAnsi="inherit"/>
          <w:color w:val="333333"/>
          <w:sz w:val="18"/>
          <w:szCs w:val="18"/>
        </w:rPr>
        <w:t>). It is guaranteed that the strictly dominant color exists for each input image. All the numbers in a line are separated by a space.</w:t>
      </w:r>
    </w:p>
    <w:p w:rsidR="00D25CB8" w:rsidRDefault="00D25CB8" w:rsidP="00D25C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25CB8" w:rsidRDefault="00D25CB8" w:rsidP="00D25C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simply print the dominant color in a line.</w:t>
      </w:r>
    </w:p>
    <w:p w:rsidR="00D25CB8" w:rsidRDefault="00D25CB8" w:rsidP="00D25CB8">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D25CB8" w:rsidRDefault="00D25CB8" w:rsidP="00D25C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5 3</w:t>
      </w:r>
    </w:p>
    <w:p w:rsidR="00D25CB8" w:rsidRDefault="00D25CB8" w:rsidP="00D25C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0 0 255 16777215 24</w:t>
      </w:r>
    </w:p>
    <w:p w:rsidR="00D25CB8" w:rsidRDefault="00D25CB8" w:rsidP="00D25C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24 24 0 0 24</w:t>
      </w:r>
    </w:p>
    <w:p w:rsidR="00D25CB8" w:rsidRDefault="00D25CB8" w:rsidP="00D25C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24 0 24 24 24</w:t>
      </w:r>
    </w:p>
    <w:p w:rsidR="00D25CB8" w:rsidRDefault="00D25CB8" w:rsidP="00D25CB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D25CB8" w:rsidRDefault="00D25CB8" w:rsidP="00D25C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24</w:t>
      </w:r>
    </w:p>
    <w:p w:rsidR="001F4D95" w:rsidRPr="001F4D95" w:rsidRDefault="001F4D95" w:rsidP="001F4D95">
      <w:pPr>
        <w:pStyle w:val="1"/>
      </w:pPr>
      <w:bookmarkStart w:id="54" w:name="_Toc505933222"/>
      <w:r w:rsidRPr="001F4D95">
        <w:t>1055. The World's Richest (25)</w:t>
      </w:r>
      <w:bookmarkEnd w:id="54"/>
    </w:p>
    <w:p w:rsidR="001F4D95" w:rsidRDefault="001F4D95" w:rsidP="001F4D9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1F4D95" w:rsidRDefault="001F4D95" w:rsidP="001F4D9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1F4D95" w:rsidRDefault="001F4D95" w:rsidP="001F4D9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1F4D95" w:rsidRDefault="001F4D95" w:rsidP="001F4D9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128000 kB</w:t>
      </w:r>
    </w:p>
    <w:p w:rsidR="001F4D95" w:rsidRDefault="001F4D95" w:rsidP="001F4D9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1F4D95" w:rsidRDefault="001F4D95" w:rsidP="001F4D9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1F4D95" w:rsidRDefault="001F4D95" w:rsidP="001F4D9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1F4D95" w:rsidRDefault="001F4D95" w:rsidP="001F4D9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1F4D95" w:rsidRDefault="001F4D95" w:rsidP="001F4D9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1F4D95" w:rsidRDefault="001F4D95" w:rsidP="001F4D9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1F4D95" w:rsidRDefault="001F4D95" w:rsidP="001F4D9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Forbes magazine publishes every year its list of billionaires based on the annual ranking of the world's wealthiest people. Now you are supposed to simulate this job, but concentrate only on the people in a certain range of ages. That is, given the net worths of N people, you must find the M richest people in a given range of their ages.</w:t>
      </w:r>
    </w:p>
    <w:p w:rsidR="001F4D95" w:rsidRDefault="001F4D95" w:rsidP="001F4D9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1F4D95" w:rsidRDefault="001F4D95" w:rsidP="001F4D9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2 positive integers: N (&lt;=10</w:t>
      </w:r>
      <w:r>
        <w:rPr>
          <w:rFonts w:ascii="inherit" w:hAnsi="inherit"/>
          <w:color w:val="333333"/>
          <w:sz w:val="18"/>
          <w:szCs w:val="18"/>
          <w:vertAlign w:val="superscript"/>
        </w:rPr>
        <w:t>5</w:t>
      </w:r>
      <w:r>
        <w:rPr>
          <w:rFonts w:ascii="inherit" w:hAnsi="inherit"/>
          <w:color w:val="333333"/>
          <w:sz w:val="18"/>
          <w:szCs w:val="18"/>
        </w:rPr>
        <w:t>) - the total number of people, and K (&lt;=10</w:t>
      </w:r>
      <w:r>
        <w:rPr>
          <w:rFonts w:ascii="inherit" w:hAnsi="inherit"/>
          <w:color w:val="333333"/>
          <w:sz w:val="18"/>
          <w:szCs w:val="18"/>
          <w:vertAlign w:val="superscript"/>
        </w:rPr>
        <w:t>3</w:t>
      </w:r>
      <w:r>
        <w:rPr>
          <w:rFonts w:ascii="inherit" w:hAnsi="inherit"/>
          <w:color w:val="333333"/>
          <w:sz w:val="18"/>
          <w:szCs w:val="18"/>
        </w:rPr>
        <w:t>) - the number of queries. Then N lines follow, each contains the name (string of no more than 8 characters without space), age (integer in (0, 200]), and the net worth (integer in [-10</w:t>
      </w:r>
      <w:r>
        <w:rPr>
          <w:rFonts w:ascii="inherit" w:hAnsi="inherit"/>
          <w:color w:val="333333"/>
          <w:sz w:val="18"/>
          <w:szCs w:val="18"/>
          <w:vertAlign w:val="superscript"/>
        </w:rPr>
        <w:t>6</w:t>
      </w:r>
      <w:r>
        <w:rPr>
          <w:rFonts w:ascii="inherit" w:hAnsi="inherit"/>
          <w:color w:val="333333"/>
          <w:sz w:val="18"/>
          <w:szCs w:val="18"/>
        </w:rPr>
        <w:t>, 10</w:t>
      </w:r>
      <w:r>
        <w:rPr>
          <w:rFonts w:ascii="inherit" w:hAnsi="inherit"/>
          <w:color w:val="333333"/>
          <w:sz w:val="18"/>
          <w:szCs w:val="18"/>
          <w:vertAlign w:val="superscript"/>
        </w:rPr>
        <w:t>6</w:t>
      </w:r>
      <w:r>
        <w:rPr>
          <w:rFonts w:ascii="inherit" w:hAnsi="inherit"/>
          <w:color w:val="333333"/>
          <w:sz w:val="18"/>
          <w:szCs w:val="18"/>
        </w:rPr>
        <w:t xml:space="preserve">]) of a person. Finally there are K lines of queries, each contains three positive integers: M (&lt;= 100) - the maximum </w:t>
      </w:r>
      <w:proofErr w:type="gramStart"/>
      <w:r>
        <w:rPr>
          <w:rFonts w:ascii="inherit" w:hAnsi="inherit"/>
          <w:color w:val="333333"/>
          <w:sz w:val="18"/>
          <w:szCs w:val="18"/>
        </w:rPr>
        <w:t>number of outputs, and [Amin, Amax] which are</w:t>
      </w:r>
      <w:proofErr w:type="gramEnd"/>
      <w:r>
        <w:rPr>
          <w:rFonts w:ascii="inherit" w:hAnsi="inherit"/>
          <w:color w:val="333333"/>
          <w:sz w:val="18"/>
          <w:szCs w:val="18"/>
        </w:rPr>
        <w:t xml:space="preserve"> the range of ages. All the numbers in a line are separated by a space.</w:t>
      </w:r>
    </w:p>
    <w:p w:rsidR="001F4D95" w:rsidRDefault="001F4D95" w:rsidP="001F4D9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1F4D95" w:rsidRDefault="001F4D95" w:rsidP="001F4D9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query, first print in a line "Case #X:" where X is the query number starting from 1. Then output the M richest people with their ages in the range [Amin, Amax]. Each person's information occupies a line, in the format</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Name Age Net_Worth</w:t>
      </w:r>
    </w:p>
    <w:p w:rsidR="001F4D95" w:rsidRDefault="001F4D95" w:rsidP="001F4D95">
      <w:pPr>
        <w:shd w:val="clear" w:color="auto" w:fill="FAFAFA"/>
        <w:textAlignment w:val="baseline"/>
        <w:rPr>
          <w:rFonts w:ascii="Verdana" w:hAnsi="Verdana"/>
          <w:color w:val="333333"/>
          <w:sz w:val="18"/>
          <w:szCs w:val="18"/>
        </w:rPr>
      </w:pPr>
      <w:r>
        <w:rPr>
          <w:rFonts w:ascii="Verdana" w:hAnsi="Verdana"/>
          <w:color w:val="333333"/>
          <w:sz w:val="18"/>
          <w:szCs w:val="18"/>
        </w:rPr>
        <w:lastRenderedPageBreak/>
        <w:t>The outputs must be in non-increasing order of the net worths. In case there are equal worths, it must be in non-decreasing order of the ages. If both worths and ages are the same, then the output must be in non-decreasing alphabetical order of the names. It is guaranteed that there is no two persons share all the same of the three pieces of information. In case no one is found, output "None".</w:t>
      </w:r>
    </w:p>
    <w:p w:rsidR="001F4D95" w:rsidRDefault="001F4D95" w:rsidP="001F4D95">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12 4</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Zoe_Bill 35 2333</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Bob_Volk 24 5888</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Anny_Cin 95 999999</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Williams 30 -22</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Cindy 76 76000</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Alice 18 88888</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Joe_Mike 32 3222</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Michael 5 300000</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Rosemary 40 5888</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Dobby 24 5888</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Billy 24 5888</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Nobody 5 0</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4 15 45</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4 30 35</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4 5 95</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1 45 50</w:t>
      </w:r>
    </w:p>
    <w:p w:rsidR="001F4D95" w:rsidRDefault="001F4D95" w:rsidP="001F4D95">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Case #1:</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Alice 18 88888</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Billy 24 5888</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Bob_Volk 24 5888</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Dobby 24 5888</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Case #2:</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Joe_Mike 32 3222</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Zoe_Bill 35 2333</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Williams 30 -22</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Case #3:</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Anny_Cin 95 999999</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Michael 5 300000</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Alice 18 88888</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Cindy 76 76000</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Case #4:</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None</w:t>
      </w:r>
    </w:p>
    <w:p w:rsidR="00B81D04" w:rsidRPr="00B81D04" w:rsidRDefault="00B81D04" w:rsidP="00B81D04">
      <w:pPr>
        <w:pStyle w:val="1"/>
      </w:pPr>
      <w:bookmarkStart w:id="55" w:name="_Toc505933223"/>
      <w:r w:rsidRPr="00B81D04">
        <w:t>1056. Mice and Rice (25)</w:t>
      </w:r>
      <w:bookmarkEnd w:id="55"/>
    </w:p>
    <w:p w:rsidR="00B81D04" w:rsidRDefault="00B81D04" w:rsidP="00B81D0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B81D04" w:rsidRDefault="00B81D04" w:rsidP="00B81D0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B81D04" w:rsidRDefault="00B81D04" w:rsidP="00B81D0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B81D04" w:rsidRDefault="00B81D04" w:rsidP="00B81D0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B81D04" w:rsidRDefault="00B81D04" w:rsidP="00B81D0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B81D04" w:rsidRDefault="00B81D04" w:rsidP="00B81D0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B81D04" w:rsidRDefault="00B81D04" w:rsidP="00B81D0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B81D04" w:rsidRDefault="00B81D04" w:rsidP="00B81D0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lastRenderedPageBreak/>
        <w:t>Standard</w:t>
      </w:r>
    </w:p>
    <w:p w:rsidR="00B81D04" w:rsidRDefault="00B81D04" w:rsidP="00B81D0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B81D04" w:rsidRDefault="00B81D04" w:rsidP="00B81D0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B81D04" w:rsidRDefault="00B81D04" w:rsidP="00B81D0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i/>
          <w:iCs/>
          <w:color w:val="333333"/>
          <w:sz w:val="18"/>
          <w:szCs w:val="18"/>
        </w:rPr>
        <w:t>Mice and Rice</w:t>
      </w:r>
      <w:r>
        <w:rPr>
          <w:rStyle w:val="apple-converted-space"/>
          <w:rFonts w:ascii="inherit" w:hAnsi="inherit"/>
          <w:color w:val="333333"/>
          <w:sz w:val="18"/>
          <w:szCs w:val="18"/>
        </w:rPr>
        <w:t> </w:t>
      </w:r>
      <w:r>
        <w:rPr>
          <w:rFonts w:ascii="inherit" w:hAnsi="inherit"/>
          <w:color w:val="333333"/>
          <w:sz w:val="18"/>
          <w:szCs w:val="18"/>
        </w:rPr>
        <w:t>is the name of a programming contest in which each programmer must write a piece of code to control the movements of a mouse in a given map. The goal of each mouse is to eat as much rice as possible in order to become a FatMouse.</w:t>
      </w:r>
    </w:p>
    <w:p w:rsidR="00B81D04" w:rsidRDefault="00B81D04" w:rsidP="00B81D0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First the playing order is randomly decided for N</w:t>
      </w:r>
      <w:r>
        <w:rPr>
          <w:rFonts w:ascii="inherit" w:hAnsi="inherit"/>
          <w:color w:val="333333"/>
          <w:sz w:val="18"/>
          <w:szCs w:val="18"/>
          <w:vertAlign w:val="subscript"/>
        </w:rPr>
        <w:t>P</w:t>
      </w:r>
      <w:r>
        <w:rPr>
          <w:rStyle w:val="apple-converted-space"/>
          <w:rFonts w:ascii="inherit" w:hAnsi="inherit"/>
          <w:color w:val="333333"/>
          <w:sz w:val="18"/>
          <w:szCs w:val="18"/>
        </w:rPr>
        <w:t> </w:t>
      </w:r>
      <w:r>
        <w:rPr>
          <w:rFonts w:ascii="inherit" w:hAnsi="inherit"/>
          <w:color w:val="333333"/>
          <w:sz w:val="18"/>
          <w:szCs w:val="18"/>
        </w:rPr>
        <w:t>programmers. Then every N</w:t>
      </w:r>
      <w:r>
        <w:rPr>
          <w:rFonts w:ascii="inherit" w:hAnsi="inherit"/>
          <w:color w:val="333333"/>
          <w:sz w:val="18"/>
          <w:szCs w:val="18"/>
          <w:vertAlign w:val="subscript"/>
        </w:rPr>
        <w:t>G</w:t>
      </w:r>
      <w:r>
        <w:rPr>
          <w:rStyle w:val="apple-converted-space"/>
          <w:rFonts w:ascii="inherit" w:hAnsi="inherit"/>
          <w:color w:val="333333"/>
          <w:sz w:val="18"/>
          <w:szCs w:val="18"/>
        </w:rPr>
        <w:t> </w:t>
      </w:r>
      <w:r>
        <w:rPr>
          <w:rFonts w:ascii="inherit" w:hAnsi="inherit"/>
          <w:color w:val="333333"/>
          <w:sz w:val="18"/>
          <w:szCs w:val="18"/>
        </w:rPr>
        <w:t>programmers are grouped in a match. The fattest mouse in a group wins and enters the next turn. All the losers in this turn are ranked the same. Every N</w:t>
      </w:r>
      <w:r>
        <w:rPr>
          <w:rFonts w:ascii="inherit" w:hAnsi="inherit"/>
          <w:color w:val="333333"/>
          <w:sz w:val="18"/>
          <w:szCs w:val="18"/>
          <w:vertAlign w:val="subscript"/>
        </w:rPr>
        <w:t>G</w:t>
      </w:r>
      <w:r>
        <w:rPr>
          <w:rFonts w:ascii="inherit" w:hAnsi="inherit"/>
          <w:color w:val="333333"/>
          <w:sz w:val="18"/>
          <w:szCs w:val="18"/>
        </w:rPr>
        <w:t>winners are then grouped in the next match until a final winner is determined.</w:t>
      </w:r>
    </w:p>
    <w:p w:rsidR="00B81D04" w:rsidRDefault="00B81D04" w:rsidP="00B81D0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the sake of simplicity, assume that the weight of each mouse is fixed once the programmer submits his/her code. Given the weights of all the mice and the initial playing order, you are supposed to output the ranks for the programmers.</w:t>
      </w:r>
    </w:p>
    <w:p w:rsidR="00B81D04" w:rsidRDefault="00B81D04" w:rsidP="00B81D0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B81D04" w:rsidRDefault="00B81D04" w:rsidP="00B81D0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2 positive integers: N</w:t>
      </w:r>
      <w:r>
        <w:rPr>
          <w:rFonts w:ascii="inherit" w:hAnsi="inherit"/>
          <w:color w:val="333333"/>
          <w:sz w:val="18"/>
          <w:szCs w:val="18"/>
          <w:vertAlign w:val="subscript"/>
        </w:rPr>
        <w:t>P</w:t>
      </w:r>
      <w:r>
        <w:rPr>
          <w:rStyle w:val="apple-converted-space"/>
          <w:rFonts w:ascii="inherit" w:hAnsi="inherit"/>
          <w:color w:val="333333"/>
          <w:sz w:val="18"/>
          <w:szCs w:val="18"/>
        </w:rPr>
        <w:t> </w:t>
      </w:r>
      <w:r>
        <w:rPr>
          <w:rFonts w:ascii="inherit" w:hAnsi="inherit"/>
          <w:color w:val="333333"/>
          <w:sz w:val="18"/>
          <w:szCs w:val="18"/>
        </w:rPr>
        <w:t>and N</w:t>
      </w:r>
      <w:r>
        <w:rPr>
          <w:rFonts w:ascii="inherit" w:hAnsi="inherit"/>
          <w:color w:val="333333"/>
          <w:sz w:val="18"/>
          <w:szCs w:val="18"/>
          <w:vertAlign w:val="subscript"/>
        </w:rPr>
        <w:t>G</w:t>
      </w:r>
      <w:r>
        <w:rPr>
          <w:rStyle w:val="apple-converted-space"/>
          <w:rFonts w:ascii="inherit" w:hAnsi="inherit"/>
          <w:color w:val="333333"/>
          <w:sz w:val="18"/>
          <w:szCs w:val="18"/>
        </w:rPr>
        <w:t> </w:t>
      </w:r>
      <w:r>
        <w:rPr>
          <w:rFonts w:ascii="inherit" w:hAnsi="inherit"/>
          <w:color w:val="333333"/>
          <w:sz w:val="18"/>
          <w:szCs w:val="18"/>
        </w:rPr>
        <w:t>(&lt;= 1000), the number of programmers and the maximum number of mice in a group, respectively. If there are less than N</w:t>
      </w:r>
      <w:r>
        <w:rPr>
          <w:rFonts w:ascii="inherit" w:hAnsi="inherit"/>
          <w:color w:val="333333"/>
          <w:sz w:val="18"/>
          <w:szCs w:val="18"/>
          <w:vertAlign w:val="subscript"/>
        </w:rPr>
        <w:t>G</w:t>
      </w:r>
      <w:r>
        <w:rPr>
          <w:rStyle w:val="apple-converted-space"/>
          <w:rFonts w:ascii="inherit" w:hAnsi="inherit"/>
          <w:color w:val="333333"/>
          <w:sz w:val="18"/>
          <w:szCs w:val="18"/>
        </w:rPr>
        <w:t> </w:t>
      </w:r>
      <w:r>
        <w:rPr>
          <w:rFonts w:ascii="inherit" w:hAnsi="inherit"/>
          <w:color w:val="333333"/>
          <w:sz w:val="18"/>
          <w:szCs w:val="18"/>
        </w:rPr>
        <w:t>mice at the end of the player's list, then all the mice left will be put into the last group. The second line contains N</w:t>
      </w:r>
      <w:r>
        <w:rPr>
          <w:rFonts w:ascii="inherit" w:hAnsi="inherit"/>
          <w:color w:val="333333"/>
          <w:sz w:val="18"/>
          <w:szCs w:val="18"/>
          <w:vertAlign w:val="subscript"/>
        </w:rPr>
        <w:t>P</w:t>
      </w:r>
      <w:r>
        <w:rPr>
          <w:rStyle w:val="apple-converted-space"/>
          <w:rFonts w:ascii="inherit" w:hAnsi="inherit"/>
          <w:color w:val="333333"/>
          <w:sz w:val="18"/>
          <w:szCs w:val="18"/>
        </w:rPr>
        <w:t> </w:t>
      </w:r>
      <w:r>
        <w:rPr>
          <w:rFonts w:ascii="inherit" w:hAnsi="inherit"/>
          <w:color w:val="333333"/>
          <w:sz w:val="18"/>
          <w:szCs w:val="18"/>
        </w:rPr>
        <w:t>distinct non-negative numbers W</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(i=0</w:t>
      </w:r>
      <w:proofErr w:type="gramStart"/>
      <w:r>
        <w:rPr>
          <w:rFonts w:ascii="inherit" w:hAnsi="inherit"/>
          <w:color w:val="333333"/>
          <w:sz w:val="18"/>
          <w:szCs w:val="18"/>
        </w:rPr>
        <w:t>,...</w:t>
      </w:r>
      <w:proofErr w:type="gramEnd"/>
      <w:r>
        <w:rPr>
          <w:rFonts w:ascii="inherit" w:hAnsi="inherit"/>
          <w:color w:val="333333"/>
          <w:sz w:val="18"/>
          <w:szCs w:val="18"/>
        </w:rPr>
        <w:t>N</w:t>
      </w:r>
      <w:r>
        <w:rPr>
          <w:rFonts w:ascii="inherit" w:hAnsi="inherit"/>
          <w:color w:val="333333"/>
          <w:sz w:val="18"/>
          <w:szCs w:val="18"/>
          <w:vertAlign w:val="subscript"/>
        </w:rPr>
        <w:t>P</w:t>
      </w:r>
      <w:r>
        <w:rPr>
          <w:rFonts w:ascii="inherit" w:hAnsi="inherit"/>
          <w:color w:val="333333"/>
          <w:sz w:val="18"/>
          <w:szCs w:val="18"/>
        </w:rPr>
        <w:t>-1) where each W</w:t>
      </w:r>
      <w:r>
        <w:rPr>
          <w:rFonts w:ascii="inherit" w:hAnsi="inherit"/>
          <w:color w:val="333333"/>
          <w:sz w:val="18"/>
          <w:szCs w:val="18"/>
          <w:vertAlign w:val="subscript"/>
        </w:rPr>
        <w:t>i</w:t>
      </w:r>
      <w:r>
        <w:rPr>
          <w:rFonts w:ascii="inherit" w:hAnsi="inherit"/>
          <w:color w:val="333333"/>
          <w:sz w:val="18"/>
          <w:szCs w:val="18"/>
        </w:rPr>
        <w:t>is the weight of the i-th mouse respectively. The third line gives the initial playing order which is a permutation of 0</w:t>
      </w:r>
      <w:proofErr w:type="gramStart"/>
      <w:r>
        <w:rPr>
          <w:rFonts w:ascii="inherit" w:hAnsi="inherit"/>
          <w:color w:val="333333"/>
          <w:sz w:val="18"/>
          <w:szCs w:val="18"/>
        </w:rPr>
        <w:t>,...</w:t>
      </w:r>
      <w:proofErr w:type="gramEnd"/>
      <w:r>
        <w:rPr>
          <w:rFonts w:ascii="inherit" w:hAnsi="inherit"/>
          <w:color w:val="333333"/>
          <w:sz w:val="18"/>
          <w:szCs w:val="18"/>
        </w:rPr>
        <w:t>N</w:t>
      </w:r>
      <w:r>
        <w:rPr>
          <w:rFonts w:ascii="inherit" w:hAnsi="inherit"/>
          <w:color w:val="333333"/>
          <w:sz w:val="18"/>
          <w:szCs w:val="18"/>
          <w:vertAlign w:val="subscript"/>
        </w:rPr>
        <w:t>P</w:t>
      </w:r>
      <w:r>
        <w:rPr>
          <w:rFonts w:ascii="inherit" w:hAnsi="inherit"/>
          <w:color w:val="333333"/>
          <w:sz w:val="18"/>
          <w:szCs w:val="18"/>
        </w:rPr>
        <w:t>-1 (assume that the programmers are numbered from 0 to N</w:t>
      </w:r>
      <w:r>
        <w:rPr>
          <w:rFonts w:ascii="inherit" w:hAnsi="inherit"/>
          <w:color w:val="333333"/>
          <w:sz w:val="18"/>
          <w:szCs w:val="18"/>
          <w:vertAlign w:val="subscript"/>
        </w:rPr>
        <w:t>P</w:t>
      </w:r>
      <w:r>
        <w:rPr>
          <w:rFonts w:ascii="inherit" w:hAnsi="inherit"/>
          <w:color w:val="333333"/>
          <w:sz w:val="18"/>
          <w:szCs w:val="18"/>
        </w:rPr>
        <w:t>-1). All the numbers in a line are separated by a space.</w:t>
      </w:r>
    </w:p>
    <w:p w:rsidR="00B81D04" w:rsidRDefault="00B81D04" w:rsidP="00B81D0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B81D04" w:rsidRDefault="00B81D04" w:rsidP="00B81D0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For each test case, print the final ranks in a line. </w:t>
      </w:r>
      <w:proofErr w:type="gramStart"/>
      <w:r>
        <w:rPr>
          <w:rFonts w:ascii="inherit" w:hAnsi="inherit"/>
          <w:color w:val="333333"/>
          <w:sz w:val="18"/>
          <w:szCs w:val="18"/>
        </w:rPr>
        <w:t>The i</w:t>
      </w:r>
      <w:proofErr w:type="gramEnd"/>
      <w:r>
        <w:rPr>
          <w:rFonts w:ascii="inherit" w:hAnsi="inherit"/>
          <w:color w:val="333333"/>
          <w:sz w:val="18"/>
          <w:szCs w:val="18"/>
        </w:rPr>
        <w:t>-th number is the rank of the i-th programmer, and all the numbers must be separated by a space, with no extra space at the end of the line.</w:t>
      </w:r>
    </w:p>
    <w:p w:rsidR="00B81D04" w:rsidRDefault="00B81D04" w:rsidP="00B81D04">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B81D04" w:rsidRDefault="00B81D04" w:rsidP="00B81D0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11 3</w:t>
      </w:r>
    </w:p>
    <w:p w:rsidR="00B81D04" w:rsidRDefault="00B81D04" w:rsidP="00B81D0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25 18 0 46 37 3 19 22 57 56 10</w:t>
      </w:r>
    </w:p>
    <w:p w:rsidR="00B81D04" w:rsidRDefault="00B81D04" w:rsidP="00B81D0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6 0 8 7 10 5 9 1 4 2 3</w:t>
      </w:r>
    </w:p>
    <w:p w:rsidR="00B81D04" w:rsidRDefault="00B81D04" w:rsidP="00B81D04">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B81D04" w:rsidRDefault="00B81D04" w:rsidP="00B81D0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5 5 5 2 5 5 5 3 1 3 5</w:t>
      </w:r>
    </w:p>
    <w:p w:rsidR="00E27815" w:rsidRPr="00D036D2" w:rsidRDefault="00D036D2" w:rsidP="00D036D2">
      <w:pPr>
        <w:rPr>
          <w:color w:val="FF0000"/>
        </w:rPr>
      </w:pPr>
      <w:r w:rsidRPr="00D036D2">
        <w:rPr>
          <w:rFonts w:hint="eastAsia"/>
          <w:color w:val="FF0000"/>
        </w:rPr>
        <w:t>注意：</w:t>
      </w:r>
    </w:p>
    <w:p w:rsidR="00D036D2" w:rsidRPr="00D036D2" w:rsidRDefault="00D036D2" w:rsidP="00D036D2">
      <w:pPr>
        <w:rPr>
          <w:color w:val="FF0000"/>
        </w:rPr>
      </w:pPr>
      <w:r w:rsidRPr="00D036D2">
        <w:rPr>
          <w:rFonts w:hint="eastAsia"/>
          <w:color w:val="FF0000"/>
        </w:rPr>
        <w:lastRenderedPageBreak/>
        <w:t>1</w:t>
      </w:r>
      <w:r w:rsidRPr="00D036D2">
        <w:rPr>
          <w:rFonts w:hint="eastAsia"/>
          <w:color w:val="FF0000"/>
        </w:rPr>
        <w:t>、赶脚这道题目读懂题目比写出代码要难多了。。。</w:t>
      </w:r>
    </w:p>
    <w:p w:rsidR="00D036D2" w:rsidRPr="00D036D2" w:rsidRDefault="00D036D2" w:rsidP="00D036D2">
      <w:pPr>
        <w:rPr>
          <w:color w:val="FF0000"/>
        </w:rPr>
      </w:pPr>
      <w:r w:rsidRPr="00D036D2">
        <w:rPr>
          <w:rFonts w:hint="eastAsia"/>
          <w:color w:val="FF0000"/>
        </w:rPr>
        <w:t>2</w:t>
      </w:r>
      <w:r w:rsidRPr="00D036D2">
        <w:rPr>
          <w:rFonts w:hint="eastAsia"/>
          <w:color w:val="FF0000"/>
        </w:rPr>
        <w:t>、把题目中的例子分析一遍你就懂了：</w:t>
      </w:r>
    </w:p>
    <w:p w:rsidR="00D036D2" w:rsidRPr="00D036D2" w:rsidRDefault="00D036D2" w:rsidP="00D036D2">
      <w:pPr>
        <w:rPr>
          <w:color w:val="FF0000"/>
        </w:rPr>
      </w:pPr>
      <w:r w:rsidRPr="00D036D2">
        <w:rPr>
          <w:rFonts w:hint="eastAsia"/>
          <w:color w:val="FF0000"/>
        </w:rPr>
        <w:t xml:space="preserve">     1</w:t>
      </w:r>
      <w:r w:rsidRPr="00D036D2">
        <w:rPr>
          <w:rFonts w:hint="eastAsia"/>
          <w:color w:val="FF0000"/>
        </w:rPr>
        <w:t>）</w:t>
      </w:r>
      <w:r w:rsidRPr="00D036D2">
        <w:rPr>
          <w:rFonts w:hint="eastAsia"/>
          <w:color w:val="FF0000"/>
        </w:rPr>
        <w:t>input</w:t>
      </w:r>
      <w:r w:rsidRPr="00D036D2">
        <w:rPr>
          <w:rFonts w:hint="eastAsia"/>
          <w:color w:val="FF0000"/>
        </w:rPr>
        <w:t>中的第三行是索引，表示的是以第三行索引的顺序进行比较，也就是说第</w:t>
      </w:r>
      <w:r w:rsidRPr="00D036D2">
        <w:rPr>
          <w:rFonts w:hint="eastAsia"/>
          <w:color w:val="FF0000"/>
        </w:rPr>
        <w:t>6</w:t>
      </w:r>
      <w:r w:rsidRPr="00D036D2">
        <w:rPr>
          <w:rFonts w:hint="eastAsia"/>
          <w:color w:val="FF0000"/>
        </w:rPr>
        <w:t>、</w:t>
      </w:r>
      <w:r w:rsidRPr="00D036D2">
        <w:rPr>
          <w:rFonts w:hint="eastAsia"/>
          <w:color w:val="FF0000"/>
        </w:rPr>
        <w:t>0</w:t>
      </w:r>
      <w:r w:rsidRPr="00D036D2">
        <w:rPr>
          <w:rFonts w:hint="eastAsia"/>
          <w:color w:val="FF0000"/>
        </w:rPr>
        <w:t>、</w:t>
      </w:r>
      <w:r w:rsidRPr="00D036D2">
        <w:rPr>
          <w:rFonts w:hint="eastAsia"/>
          <w:color w:val="FF0000"/>
        </w:rPr>
        <w:t>8</w:t>
      </w:r>
      <w:r w:rsidRPr="00D036D2">
        <w:rPr>
          <w:rFonts w:hint="eastAsia"/>
          <w:color w:val="FF0000"/>
        </w:rPr>
        <w:t>个</w:t>
      </w:r>
      <w:r w:rsidRPr="00D036D2">
        <w:rPr>
          <w:rFonts w:hint="eastAsia"/>
          <w:color w:val="FF0000"/>
        </w:rPr>
        <w:t>mice</w:t>
      </w:r>
      <w:r w:rsidRPr="00D036D2">
        <w:rPr>
          <w:rFonts w:hint="eastAsia"/>
          <w:color w:val="FF0000"/>
        </w:rPr>
        <w:t>先组成一组进行比较，而这</w:t>
      </w:r>
      <w:r w:rsidRPr="00D036D2">
        <w:rPr>
          <w:rFonts w:hint="eastAsia"/>
          <w:color w:val="FF0000"/>
        </w:rPr>
        <w:t>3</w:t>
      </w:r>
      <w:r w:rsidRPr="00D036D2">
        <w:rPr>
          <w:rFonts w:hint="eastAsia"/>
          <w:color w:val="FF0000"/>
        </w:rPr>
        <w:t>个</w:t>
      </w:r>
      <w:r w:rsidRPr="00D036D2">
        <w:rPr>
          <w:rFonts w:hint="eastAsia"/>
          <w:color w:val="FF0000"/>
        </w:rPr>
        <w:t>mice</w:t>
      </w:r>
      <w:r w:rsidRPr="00D036D2">
        <w:rPr>
          <w:rFonts w:hint="eastAsia"/>
          <w:color w:val="FF0000"/>
        </w:rPr>
        <w:t>吃到的</w:t>
      </w:r>
      <w:r w:rsidRPr="00D036D2">
        <w:rPr>
          <w:rFonts w:hint="eastAsia"/>
          <w:color w:val="FF0000"/>
        </w:rPr>
        <w:t>rice</w:t>
      </w:r>
      <w:r w:rsidRPr="00D036D2">
        <w:rPr>
          <w:rFonts w:hint="eastAsia"/>
          <w:color w:val="FF0000"/>
        </w:rPr>
        <w:t>就是第二行中对应的值</w:t>
      </w:r>
      <w:r w:rsidRPr="00D036D2">
        <w:rPr>
          <w:rFonts w:hint="eastAsia"/>
          <w:color w:val="FF0000"/>
        </w:rPr>
        <w:t>19</w:t>
      </w:r>
      <w:r w:rsidRPr="00D036D2">
        <w:rPr>
          <w:rFonts w:hint="eastAsia"/>
          <w:color w:val="FF0000"/>
        </w:rPr>
        <w:t>、</w:t>
      </w:r>
      <w:r w:rsidRPr="00D036D2">
        <w:rPr>
          <w:rFonts w:hint="eastAsia"/>
          <w:color w:val="FF0000"/>
        </w:rPr>
        <w:t>25</w:t>
      </w:r>
      <w:r w:rsidRPr="00D036D2">
        <w:rPr>
          <w:rFonts w:hint="eastAsia"/>
          <w:color w:val="FF0000"/>
        </w:rPr>
        <w:t>、</w:t>
      </w:r>
      <w:r w:rsidRPr="00D036D2">
        <w:rPr>
          <w:rFonts w:hint="eastAsia"/>
          <w:color w:val="FF0000"/>
        </w:rPr>
        <w:t>57</w:t>
      </w:r>
      <w:r w:rsidRPr="00D036D2">
        <w:rPr>
          <w:rFonts w:hint="eastAsia"/>
          <w:color w:val="FF0000"/>
        </w:rPr>
        <w:t>，因此第</w:t>
      </w:r>
      <w:r w:rsidRPr="00D036D2">
        <w:rPr>
          <w:rFonts w:hint="eastAsia"/>
          <w:color w:val="FF0000"/>
        </w:rPr>
        <w:t>8</w:t>
      </w:r>
      <w:r w:rsidRPr="00D036D2">
        <w:rPr>
          <w:rFonts w:hint="eastAsia"/>
          <w:color w:val="FF0000"/>
        </w:rPr>
        <w:t>个</w:t>
      </w:r>
      <w:r w:rsidRPr="00D036D2">
        <w:rPr>
          <w:rFonts w:hint="eastAsia"/>
          <w:color w:val="FF0000"/>
        </w:rPr>
        <w:t>mice</w:t>
      </w:r>
      <w:r w:rsidRPr="00D036D2">
        <w:rPr>
          <w:rFonts w:hint="eastAsia"/>
          <w:color w:val="FF0000"/>
        </w:rPr>
        <w:t>吃到的是</w:t>
      </w:r>
      <w:r w:rsidRPr="00D036D2">
        <w:rPr>
          <w:rFonts w:hint="eastAsia"/>
          <w:color w:val="FF0000"/>
        </w:rPr>
        <w:t>57</w:t>
      </w:r>
      <w:r w:rsidRPr="00D036D2">
        <w:rPr>
          <w:rFonts w:hint="eastAsia"/>
          <w:color w:val="FF0000"/>
        </w:rPr>
        <w:t>数量最多晋级，同理第</w:t>
      </w:r>
      <w:r w:rsidRPr="00D036D2">
        <w:rPr>
          <w:rFonts w:hint="eastAsia"/>
          <w:color w:val="FF0000"/>
        </w:rPr>
        <w:t>7</w:t>
      </w:r>
      <w:r w:rsidRPr="00D036D2">
        <w:rPr>
          <w:rFonts w:hint="eastAsia"/>
          <w:color w:val="FF0000"/>
        </w:rPr>
        <w:t>、</w:t>
      </w:r>
      <w:r w:rsidRPr="00D036D2">
        <w:rPr>
          <w:rFonts w:hint="eastAsia"/>
          <w:color w:val="FF0000"/>
        </w:rPr>
        <w:t>10</w:t>
      </w:r>
      <w:r w:rsidRPr="00D036D2">
        <w:rPr>
          <w:rFonts w:hint="eastAsia"/>
          <w:color w:val="FF0000"/>
        </w:rPr>
        <w:t>、</w:t>
      </w:r>
      <w:r w:rsidRPr="00D036D2">
        <w:rPr>
          <w:rFonts w:hint="eastAsia"/>
          <w:color w:val="FF0000"/>
        </w:rPr>
        <w:t>5</w:t>
      </w:r>
      <w:r w:rsidRPr="00D036D2">
        <w:rPr>
          <w:rFonts w:hint="eastAsia"/>
          <w:color w:val="FF0000"/>
        </w:rPr>
        <w:t>个</w:t>
      </w:r>
      <w:r w:rsidRPr="00D036D2">
        <w:rPr>
          <w:rFonts w:hint="eastAsia"/>
          <w:color w:val="FF0000"/>
        </w:rPr>
        <w:t>mice</w:t>
      </w:r>
      <w:r w:rsidRPr="00D036D2">
        <w:rPr>
          <w:rFonts w:hint="eastAsia"/>
          <w:color w:val="FF0000"/>
        </w:rPr>
        <w:t>吃到的</w:t>
      </w:r>
      <w:r w:rsidRPr="00D036D2">
        <w:rPr>
          <w:rFonts w:hint="eastAsia"/>
          <w:color w:val="FF0000"/>
        </w:rPr>
        <w:t>rice</w:t>
      </w:r>
      <w:r w:rsidRPr="00D036D2">
        <w:rPr>
          <w:rFonts w:hint="eastAsia"/>
          <w:color w:val="FF0000"/>
        </w:rPr>
        <w:t>是</w:t>
      </w:r>
      <w:r w:rsidRPr="00D036D2">
        <w:rPr>
          <w:rFonts w:hint="eastAsia"/>
          <w:color w:val="FF0000"/>
        </w:rPr>
        <w:t>22</w:t>
      </w:r>
      <w:r w:rsidRPr="00D036D2">
        <w:rPr>
          <w:rFonts w:hint="eastAsia"/>
          <w:color w:val="FF0000"/>
        </w:rPr>
        <w:t>、</w:t>
      </w:r>
      <w:r w:rsidRPr="00D036D2">
        <w:rPr>
          <w:rFonts w:hint="eastAsia"/>
          <w:color w:val="FF0000"/>
        </w:rPr>
        <w:t>10</w:t>
      </w:r>
      <w:r w:rsidRPr="00D036D2">
        <w:rPr>
          <w:rFonts w:hint="eastAsia"/>
          <w:color w:val="FF0000"/>
        </w:rPr>
        <w:t>、</w:t>
      </w:r>
      <w:r w:rsidRPr="00D036D2">
        <w:rPr>
          <w:rFonts w:hint="eastAsia"/>
          <w:color w:val="FF0000"/>
        </w:rPr>
        <w:t>3</w:t>
      </w:r>
      <w:r w:rsidRPr="00D036D2">
        <w:rPr>
          <w:rFonts w:hint="eastAsia"/>
          <w:color w:val="FF0000"/>
        </w:rPr>
        <w:t>，第</w:t>
      </w:r>
      <w:r w:rsidRPr="00D036D2">
        <w:rPr>
          <w:rFonts w:hint="eastAsia"/>
          <w:color w:val="FF0000"/>
        </w:rPr>
        <w:t>7</w:t>
      </w:r>
      <w:r w:rsidRPr="00D036D2">
        <w:rPr>
          <w:rFonts w:hint="eastAsia"/>
          <w:color w:val="FF0000"/>
        </w:rPr>
        <w:t>个晋级，第</w:t>
      </w:r>
      <w:r w:rsidRPr="00D036D2">
        <w:rPr>
          <w:rFonts w:hint="eastAsia"/>
          <w:color w:val="FF0000"/>
        </w:rPr>
        <w:t>9</w:t>
      </w:r>
      <w:r w:rsidRPr="00D036D2">
        <w:rPr>
          <w:rFonts w:hint="eastAsia"/>
          <w:color w:val="FF0000"/>
        </w:rPr>
        <w:t>、</w:t>
      </w:r>
      <w:r w:rsidRPr="00D036D2">
        <w:rPr>
          <w:rFonts w:hint="eastAsia"/>
          <w:color w:val="FF0000"/>
        </w:rPr>
        <w:t>1</w:t>
      </w:r>
      <w:r w:rsidRPr="00D036D2">
        <w:rPr>
          <w:rFonts w:hint="eastAsia"/>
          <w:color w:val="FF0000"/>
        </w:rPr>
        <w:t>、</w:t>
      </w:r>
      <w:r w:rsidRPr="00D036D2">
        <w:rPr>
          <w:rFonts w:hint="eastAsia"/>
          <w:color w:val="FF0000"/>
        </w:rPr>
        <w:t>4</w:t>
      </w:r>
      <w:r w:rsidRPr="00D036D2">
        <w:rPr>
          <w:rFonts w:hint="eastAsia"/>
          <w:color w:val="FF0000"/>
        </w:rPr>
        <w:t>个</w:t>
      </w:r>
      <w:r w:rsidRPr="00D036D2">
        <w:rPr>
          <w:rFonts w:hint="eastAsia"/>
          <w:color w:val="FF0000"/>
        </w:rPr>
        <w:t>mice</w:t>
      </w:r>
      <w:r w:rsidRPr="00D036D2">
        <w:rPr>
          <w:rFonts w:hint="eastAsia"/>
          <w:color w:val="FF0000"/>
        </w:rPr>
        <w:t>吃到的</w:t>
      </w:r>
      <w:r w:rsidRPr="00D036D2">
        <w:rPr>
          <w:rFonts w:hint="eastAsia"/>
          <w:color w:val="FF0000"/>
        </w:rPr>
        <w:t>rice</w:t>
      </w:r>
      <w:r w:rsidRPr="00D036D2">
        <w:rPr>
          <w:rFonts w:hint="eastAsia"/>
          <w:color w:val="FF0000"/>
        </w:rPr>
        <w:t>是</w:t>
      </w:r>
      <w:r w:rsidRPr="00D036D2">
        <w:rPr>
          <w:rFonts w:hint="eastAsia"/>
          <w:color w:val="FF0000"/>
        </w:rPr>
        <w:t>56</w:t>
      </w:r>
      <w:r w:rsidRPr="00D036D2">
        <w:rPr>
          <w:rFonts w:hint="eastAsia"/>
          <w:color w:val="FF0000"/>
        </w:rPr>
        <w:t>、</w:t>
      </w:r>
      <w:r w:rsidRPr="00D036D2">
        <w:rPr>
          <w:rFonts w:hint="eastAsia"/>
          <w:color w:val="FF0000"/>
        </w:rPr>
        <w:t>18</w:t>
      </w:r>
      <w:r w:rsidRPr="00D036D2">
        <w:rPr>
          <w:rFonts w:hint="eastAsia"/>
          <w:color w:val="FF0000"/>
        </w:rPr>
        <w:t>、</w:t>
      </w:r>
      <w:r w:rsidRPr="00D036D2">
        <w:rPr>
          <w:rFonts w:hint="eastAsia"/>
          <w:color w:val="FF0000"/>
        </w:rPr>
        <w:t>37</w:t>
      </w:r>
      <w:r w:rsidRPr="00D036D2">
        <w:rPr>
          <w:rFonts w:hint="eastAsia"/>
          <w:color w:val="FF0000"/>
        </w:rPr>
        <w:t>，第</w:t>
      </w:r>
      <w:r w:rsidRPr="00D036D2">
        <w:rPr>
          <w:rFonts w:hint="eastAsia"/>
          <w:color w:val="FF0000"/>
        </w:rPr>
        <w:t>9</w:t>
      </w:r>
      <w:r w:rsidRPr="00D036D2">
        <w:rPr>
          <w:rFonts w:hint="eastAsia"/>
          <w:color w:val="FF0000"/>
        </w:rPr>
        <w:t>个晋级，剩下的只有第</w:t>
      </w:r>
      <w:r w:rsidRPr="00D036D2">
        <w:rPr>
          <w:rFonts w:hint="eastAsia"/>
          <w:color w:val="FF0000"/>
        </w:rPr>
        <w:t>2</w:t>
      </w:r>
      <w:r w:rsidRPr="00D036D2">
        <w:rPr>
          <w:rFonts w:hint="eastAsia"/>
          <w:color w:val="FF0000"/>
        </w:rPr>
        <w:t>、</w:t>
      </w:r>
      <w:r w:rsidRPr="00D036D2">
        <w:rPr>
          <w:rFonts w:hint="eastAsia"/>
          <w:color w:val="FF0000"/>
        </w:rPr>
        <w:t>3</w:t>
      </w:r>
      <w:r w:rsidRPr="00D036D2">
        <w:rPr>
          <w:rFonts w:hint="eastAsia"/>
          <w:color w:val="FF0000"/>
        </w:rPr>
        <w:t>个</w:t>
      </w:r>
      <w:r w:rsidRPr="00D036D2">
        <w:rPr>
          <w:rFonts w:hint="eastAsia"/>
          <w:color w:val="FF0000"/>
        </w:rPr>
        <w:t>mice</w:t>
      </w:r>
      <w:r w:rsidRPr="00D036D2">
        <w:rPr>
          <w:rFonts w:hint="eastAsia"/>
          <w:color w:val="FF0000"/>
        </w:rPr>
        <w:t>，分别吃到的</w:t>
      </w:r>
      <w:r w:rsidRPr="00D036D2">
        <w:rPr>
          <w:rFonts w:hint="eastAsia"/>
          <w:color w:val="FF0000"/>
        </w:rPr>
        <w:t>rice</w:t>
      </w:r>
      <w:r w:rsidRPr="00D036D2">
        <w:rPr>
          <w:rFonts w:hint="eastAsia"/>
          <w:color w:val="FF0000"/>
        </w:rPr>
        <w:t>是</w:t>
      </w:r>
      <w:r w:rsidRPr="00D036D2">
        <w:rPr>
          <w:rFonts w:hint="eastAsia"/>
          <w:color w:val="FF0000"/>
        </w:rPr>
        <w:t>0</w:t>
      </w:r>
      <w:r w:rsidRPr="00D036D2">
        <w:rPr>
          <w:rFonts w:hint="eastAsia"/>
          <w:color w:val="FF0000"/>
        </w:rPr>
        <w:t>、</w:t>
      </w:r>
      <w:r w:rsidRPr="00D036D2">
        <w:rPr>
          <w:rFonts w:hint="eastAsia"/>
          <w:color w:val="FF0000"/>
        </w:rPr>
        <w:t>46</w:t>
      </w:r>
      <w:r w:rsidRPr="00D036D2">
        <w:rPr>
          <w:rFonts w:hint="eastAsia"/>
          <w:color w:val="FF0000"/>
        </w:rPr>
        <w:t>，第</w:t>
      </w:r>
      <w:r w:rsidRPr="00D036D2">
        <w:rPr>
          <w:rFonts w:hint="eastAsia"/>
          <w:color w:val="FF0000"/>
        </w:rPr>
        <w:t>3</w:t>
      </w:r>
      <w:r w:rsidRPr="00D036D2">
        <w:rPr>
          <w:rFonts w:hint="eastAsia"/>
          <w:color w:val="FF0000"/>
        </w:rPr>
        <w:t>个晋级，于是第</w:t>
      </w:r>
      <w:r w:rsidRPr="00D036D2">
        <w:rPr>
          <w:rFonts w:hint="eastAsia"/>
          <w:color w:val="FF0000"/>
        </w:rPr>
        <w:t>8</w:t>
      </w:r>
      <w:r w:rsidRPr="00D036D2">
        <w:rPr>
          <w:rFonts w:hint="eastAsia"/>
          <w:color w:val="FF0000"/>
        </w:rPr>
        <w:t>、</w:t>
      </w:r>
      <w:r w:rsidRPr="00D036D2">
        <w:rPr>
          <w:rFonts w:hint="eastAsia"/>
          <w:color w:val="FF0000"/>
        </w:rPr>
        <w:t>7</w:t>
      </w:r>
      <w:r w:rsidRPr="00D036D2">
        <w:rPr>
          <w:rFonts w:hint="eastAsia"/>
          <w:color w:val="FF0000"/>
        </w:rPr>
        <w:t>、</w:t>
      </w:r>
      <w:r w:rsidRPr="00D036D2">
        <w:rPr>
          <w:rFonts w:hint="eastAsia"/>
          <w:color w:val="FF0000"/>
        </w:rPr>
        <w:t>9</w:t>
      </w:r>
      <w:r w:rsidRPr="00D036D2">
        <w:rPr>
          <w:rFonts w:hint="eastAsia"/>
          <w:color w:val="FF0000"/>
        </w:rPr>
        <w:t>、</w:t>
      </w:r>
      <w:r w:rsidRPr="00D036D2">
        <w:rPr>
          <w:rFonts w:hint="eastAsia"/>
          <w:color w:val="FF0000"/>
        </w:rPr>
        <w:t>3</w:t>
      </w:r>
      <w:r w:rsidRPr="00D036D2">
        <w:rPr>
          <w:rFonts w:hint="eastAsia"/>
          <w:color w:val="FF0000"/>
        </w:rPr>
        <w:t>一共</w:t>
      </w:r>
      <w:r w:rsidRPr="00D036D2">
        <w:rPr>
          <w:rFonts w:hint="eastAsia"/>
          <w:color w:val="FF0000"/>
        </w:rPr>
        <w:t>4</w:t>
      </w:r>
      <w:r w:rsidRPr="00D036D2">
        <w:rPr>
          <w:rFonts w:hint="eastAsia"/>
          <w:color w:val="FF0000"/>
        </w:rPr>
        <w:t>个</w:t>
      </w:r>
      <w:r w:rsidRPr="00D036D2">
        <w:rPr>
          <w:rFonts w:hint="eastAsia"/>
          <w:color w:val="FF0000"/>
        </w:rPr>
        <w:t>mice</w:t>
      </w:r>
      <w:r w:rsidRPr="00D036D2">
        <w:rPr>
          <w:rFonts w:hint="eastAsia"/>
          <w:color w:val="FF0000"/>
        </w:rPr>
        <w:t>晋级到下一轮，并继续按照这个顺序比较，那么其他没有晋级的</w:t>
      </w:r>
      <w:r w:rsidRPr="00D036D2">
        <w:rPr>
          <w:rFonts w:hint="eastAsia"/>
          <w:color w:val="FF0000"/>
        </w:rPr>
        <w:t>mice</w:t>
      </w:r>
      <w:r w:rsidRPr="00D036D2">
        <w:rPr>
          <w:rFonts w:hint="eastAsia"/>
          <w:color w:val="FF0000"/>
        </w:rPr>
        <w:t>的排名都是第</w:t>
      </w:r>
      <w:r w:rsidRPr="00D036D2">
        <w:rPr>
          <w:rFonts w:hint="eastAsia"/>
          <w:color w:val="FF0000"/>
        </w:rPr>
        <w:t>5</w:t>
      </w:r>
      <w:r w:rsidRPr="00D036D2">
        <w:rPr>
          <w:rFonts w:hint="eastAsia"/>
          <w:color w:val="FF0000"/>
        </w:rPr>
        <w:t>名。</w:t>
      </w:r>
    </w:p>
    <w:p w:rsidR="00D036D2" w:rsidRPr="00D036D2" w:rsidRDefault="00D036D2" w:rsidP="00D036D2">
      <w:pPr>
        <w:rPr>
          <w:color w:val="FF0000"/>
        </w:rPr>
      </w:pPr>
      <w:r w:rsidRPr="00D036D2">
        <w:rPr>
          <w:rFonts w:hint="eastAsia"/>
          <w:color w:val="FF0000"/>
        </w:rPr>
        <w:t xml:space="preserve">     2</w:t>
      </w:r>
      <w:r w:rsidRPr="00D036D2">
        <w:rPr>
          <w:rFonts w:hint="eastAsia"/>
          <w:color w:val="FF0000"/>
        </w:rPr>
        <w:t>）第</w:t>
      </w:r>
      <w:r w:rsidRPr="00D036D2">
        <w:rPr>
          <w:rFonts w:hint="eastAsia"/>
          <w:color w:val="FF0000"/>
        </w:rPr>
        <w:t>8</w:t>
      </w:r>
      <w:r w:rsidRPr="00D036D2">
        <w:rPr>
          <w:rFonts w:hint="eastAsia"/>
          <w:color w:val="FF0000"/>
        </w:rPr>
        <w:t>、</w:t>
      </w:r>
      <w:r w:rsidRPr="00D036D2">
        <w:rPr>
          <w:rFonts w:hint="eastAsia"/>
          <w:color w:val="FF0000"/>
        </w:rPr>
        <w:t>7</w:t>
      </w:r>
      <w:r w:rsidRPr="00D036D2">
        <w:rPr>
          <w:rFonts w:hint="eastAsia"/>
          <w:color w:val="FF0000"/>
        </w:rPr>
        <w:t>、</w:t>
      </w:r>
      <w:r w:rsidRPr="00D036D2">
        <w:rPr>
          <w:rFonts w:hint="eastAsia"/>
          <w:color w:val="FF0000"/>
        </w:rPr>
        <w:t>9</w:t>
      </w:r>
      <w:r w:rsidRPr="00D036D2">
        <w:rPr>
          <w:rFonts w:hint="eastAsia"/>
          <w:color w:val="FF0000"/>
        </w:rPr>
        <w:t>、</w:t>
      </w:r>
      <w:r w:rsidRPr="00D036D2">
        <w:rPr>
          <w:rFonts w:hint="eastAsia"/>
          <w:color w:val="FF0000"/>
        </w:rPr>
        <w:t>3</w:t>
      </w:r>
      <w:r w:rsidRPr="00D036D2">
        <w:rPr>
          <w:rFonts w:hint="eastAsia"/>
          <w:color w:val="FF0000"/>
        </w:rPr>
        <w:t>个</w:t>
      </w:r>
      <w:r w:rsidRPr="00D036D2">
        <w:rPr>
          <w:rFonts w:hint="eastAsia"/>
          <w:color w:val="FF0000"/>
        </w:rPr>
        <w:t>mice</w:t>
      </w:r>
      <w:r w:rsidRPr="00D036D2">
        <w:rPr>
          <w:rFonts w:hint="eastAsia"/>
          <w:color w:val="FF0000"/>
        </w:rPr>
        <w:t>吃到的</w:t>
      </w:r>
      <w:r w:rsidRPr="00D036D2">
        <w:rPr>
          <w:rFonts w:hint="eastAsia"/>
          <w:color w:val="FF0000"/>
        </w:rPr>
        <w:t>rice</w:t>
      </w:r>
      <w:r w:rsidRPr="00D036D2">
        <w:rPr>
          <w:rFonts w:hint="eastAsia"/>
          <w:color w:val="FF0000"/>
        </w:rPr>
        <w:t>分别是</w:t>
      </w:r>
      <w:r w:rsidRPr="00D036D2">
        <w:rPr>
          <w:rFonts w:hint="eastAsia"/>
          <w:color w:val="FF0000"/>
        </w:rPr>
        <w:t>57</w:t>
      </w:r>
      <w:r w:rsidRPr="00D036D2">
        <w:rPr>
          <w:rFonts w:hint="eastAsia"/>
          <w:color w:val="FF0000"/>
        </w:rPr>
        <w:t>、</w:t>
      </w:r>
      <w:r w:rsidRPr="00D036D2">
        <w:rPr>
          <w:rFonts w:hint="eastAsia"/>
          <w:color w:val="FF0000"/>
        </w:rPr>
        <w:t>22</w:t>
      </w:r>
      <w:r w:rsidRPr="00D036D2">
        <w:rPr>
          <w:rFonts w:hint="eastAsia"/>
          <w:color w:val="FF0000"/>
        </w:rPr>
        <w:t>、</w:t>
      </w:r>
      <w:r w:rsidRPr="00D036D2">
        <w:rPr>
          <w:rFonts w:hint="eastAsia"/>
          <w:color w:val="FF0000"/>
        </w:rPr>
        <w:t>56</w:t>
      </w:r>
      <w:r w:rsidRPr="00D036D2">
        <w:rPr>
          <w:rFonts w:hint="eastAsia"/>
          <w:color w:val="FF0000"/>
        </w:rPr>
        <w:t>、</w:t>
      </w:r>
      <w:r w:rsidRPr="00D036D2">
        <w:rPr>
          <w:rFonts w:hint="eastAsia"/>
          <w:color w:val="FF0000"/>
        </w:rPr>
        <w:t>46</w:t>
      </w:r>
      <w:r w:rsidRPr="00D036D2">
        <w:rPr>
          <w:rFonts w:hint="eastAsia"/>
          <w:color w:val="FF0000"/>
        </w:rPr>
        <w:t>，前三个中第</w:t>
      </w:r>
      <w:r w:rsidRPr="00D036D2">
        <w:rPr>
          <w:rFonts w:hint="eastAsia"/>
          <w:color w:val="FF0000"/>
        </w:rPr>
        <w:t>8</w:t>
      </w:r>
      <w:r w:rsidRPr="00D036D2">
        <w:rPr>
          <w:rFonts w:hint="eastAsia"/>
          <w:color w:val="FF0000"/>
        </w:rPr>
        <w:t>个晋级，剩下的第</w:t>
      </w:r>
      <w:r w:rsidRPr="00D036D2">
        <w:rPr>
          <w:rFonts w:hint="eastAsia"/>
          <w:color w:val="FF0000"/>
        </w:rPr>
        <w:t>3</w:t>
      </w:r>
      <w:r w:rsidRPr="00D036D2">
        <w:rPr>
          <w:rFonts w:hint="eastAsia"/>
          <w:color w:val="FF0000"/>
        </w:rPr>
        <w:t>个也晋级，所以未晋级的</w:t>
      </w:r>
      <w:r w:rsidRPr="00D036D2">
        <w:rPr>
          <w:rFonts w:hint="eastAsia"/>
          <w:color w:val="FF0000"/>
        </w:rPr>
        <w:t>7</w:t>
      </w:r>
      <w:r w:rsidRPr="00D036D2">
        <w:rPr>
          <w:rFonts w:hint="eastAsia"/>
          <w:color w:val="FF0000"/>
        </w:rPr>
        <w:t>、</w:t>
      </w:r>
      <w:r w:rsidRPr="00D036D2">
        <w:rPr>
          <w:rFonts w:hint="eastAsia"/>
          <w:color w:val="FF0000"/>
        </w:rPr>
        <w:t>9</w:t>
      </w:r>
      <w:r w:rsidRPr="00D036D2">
        <w:rPr>
          <w:rFonts w:hint="eastAsia"/>
          <w:color w:val="FF0000"/>
        </w:rPr>
        <w:t>的排名都是第</w:t>
      </w:r>
      <w:r w:rsidRPr="00D036D2">
        <w:rPr>
          <w:rFonts w:hint="eastAsia"/>
          <w:color w:val="FF0000"/>
        </w:rPr>
        <w:t>3</w:t>
      </w:r>
      <w:r w:rsidRPr="00D036D2">
        <w:rPr>
          <w:rFonts w:hint="eastAsia"/>
          <w:color w:val="FF0000"/>
        </w:rPr>
        <w:t>。</w:t>
      </w:r>
    </w:p>
    <w:p w:rsidR="00D036D2" w:rsidRPr="00D036D2" w:rsidRDefault="00D036D2" w:rsidP="00D036D2">
      <w:pPr>
        <w:rPr>
          <w:color w:val="FF0000"/>
        </w:rPr>
      </w:pPr>
      <w:r w:rsidRPr="00D036D2">
        <w:rPr>
          <w:rFonts w:hint="eastAsia"/>
          <w:color w:val="FF0000"/>
        </w:rPr>
        <w:t xml:space="preserve">     3</w:t>
      </w:r>
      <w:r w:rsidRPr="00D036D2">
        <w:rPr>
          <w:rFonts w:hint="eastAsia"/>
          <w:color w:val="FF0000"/>
        </w:rPr>
        <w:t>）第</w:t>
      </w:r>
      <w:r w:rsidRPr="00D036D2">
        <w:rPr>
          <w:rFonts w:hint="eastAsia"/>
          <w:color w:val="FF0000"/>
        </w:rPr>
        <w:t>8</w:t>
      </w:r>
      <w:r w:rsidRPr="00D036D2">
        <w:rPr>
          <w:rFonts w:hint="eastAsia"/>
          <w:color w:val="FF0000"/>
        </w:rPr>
        <w:t>、</w:t>
      </w:r>
      <w:r w:rsidRPr="00D036D2">
        <w:rPr>
          <w:rFonts w:hint="eastAsia"/>
          <w:color w:val="FF0000"/>
        </w:rPr>
        <w:t>3</w:t>
      </w:r>
      <w:r w:rsidRPr="00D036D2">
        <w:rPr>
          <w:rFonts w:hint="eastAsia"/>
          <w:color w:val="FF0000"/>
        </w:rPr>
        <w:t>个</w:t>
      </w:r>
      <w:r w:rsidRPr="00D036D2">
        <w:rPr>
          <w:rFonts w:hint="eastAsia"/>
          <w:color w:val="FF0000"/>
        </w:rPr>
        <w:t>mice</w:t>
      </w:r>
      <w:r w:rsidRPr="00D036D2">
        <w:rPr>
          <w:rFonts w:hint="eastAsia"/>
          <w:color w:val="FF0000"/>
        </w:rPr>
        <w:t>的排名分别是第</w:t>
      </w:r>
      <w:r w:rsidRPr="00D036D2">
        <w:rPr>
          <w:rFonts w:hint="eastAsia"/>
          <w:color w:val="FF0000"/>
        </w:rPr>
        <w:t>1</w:t>
      </w:r>
      <w:r w:rsidRPr="00D036D2">
        <w:rPr>
          <w:rFonts w:hint="eastAsia"/>
          <w:color w:val="FF0000"/>
        </w:rPr>
        <w:t>和第</w:t>
      </w:r>
      <w:r w:rsidRPr="00D036D2">
        <w:rPr>
          <w:rFonts w:hint="eastAsia"/>
          <w:color w:val="FF0000"/>
        </w:rPr>
        <w:t>2</w:t>
      </w:r>
      <w:r w:rsidRPr="00D036D2">
        <w:rPr>
          <w:rFonts w:hint="eastAsia"/>
          <w:color w:val="FF0000"/>
        </w:rPr>
        <w:t>了。</w:t>
      </w:r>
    </w:p>
    <w:p w:rsidR="006E7523" w:rsidRDefault="00D036D2" w:rsidP="00D036D2">
      <w:pPr>
        <w:rPr>
          <w:color w:val="FF0000"/>
        </w:rPr>
      </w:pPr>
      <w:r w:rsidRPr="00D036D2">
        <w:rPr>
          <w:rFonts w:hint="eastAsia"/>
          <w:color w:val="FF0000"/>
        </w:rPr>
        <w:t>3</w:t>
      </w:r>
      <w:r w:rsidRPr="00D036D2">
        <w:rPr>
          <w:rFonts w:hint="eastAsia"/>
          <w:color w:val="FF0000"/>
        </w:rPr>
        <w:t>、这里有一点比较关键的就是未晋级的</w:t>
      </w:r>
      <w:r w:rsidRPr="00D036D2">
        <w:rPr>
          <w:rFonts w:hint="eastAsia"/>
          <w:color w:val="FF0000"/>
        </w:rPr>
        <w:t>mice</w:t>
      </w:r>
      <w:r w:rsidRPr="00D036D2">
        <w:rPr>
          <w:rFonts w:hint="eastAsia"/>
          <w:color w:val="FF0000"/>
        </w:rPr>
        <w:t>的排名名次的计算，知道了当前要比赛的</w:t>
      </w:r>
      <w:r w:rsidRPr="00D036D2">
        <w:rPr>
          <w:rFonts w:hint="eastAsia"/>
          <w:color w:val="FF0000"/>
        </w:rPr>
        <w:t>mice</w:t>
      </w:r>
      <w:r w:rsidRPr="00D036D2">
        <w:rPr>
          <w:rFonts w:hint="eastAsia"/>
          <w:color w:val="FF0000"/>
        </w:rPr>
        <w:t>的数量之后就可以计算出</w:t>
      </w:r>
      <w:proofErr w:type="gramStart"/>
      <w:r w:rsidRPr="00D036D2">
        <w:rPr>
          <w:rFonts w:hint="eastAsia"/>
          <w:color w:val="FF0000"/>
        </w:rPr>
        <w:t>一共会</w:t>
      </w:r>
      <w:proofErr w:type="gramEnd"/>
      <w:r w:rsidRPr="00D036D2">
        <w:rPr>
          <w:rFonts w:hint="eastAsia"/>
          <w:color w:val="FF0000"/>
        </w:rPr>
        <w:t>有多少晋级，那么未晋级的</w:t>
      </w:r>
      <w:r w:rsidRPr="00D036D2">
        <w:rPr>
          <w:rFonts w:hint="eastAsia"/>
          <w:color w:val="FF0000"/>
        </w:rPr>
        <w:t>mice</w:t>
      </w:r>
      <w:r w:rsidRPr="00D036D2">
        <w:rPr>
          <w:rFonts w:hint="eastAsia"/>
          <w:color w:val="FF0000"/>
        </w:rPr>
        <w:t>的名次就都是本轮晋级数目</w:t>
      </w:r>
      <w:r w:rsidRPr="00D036D2">
        <w:rPr>
          <w:rFonts w:hint="eastAsia"/>
          <w:color w:val="FF0000"/>
        </w:rPr>
        <w:t>+1</w:t>
      </w:r>
      <w:r w:rsidRPr="00D036D2">
        <w:rPr>
          <w:rFonts w:hint="eastAsia"/>
          <w:color w:val="FF0000"/>
        </w:rPr>
        <w:t>了。</w:t>
      </w:r>
    </w:p>
    <w:p w:rsidR="00E27815" w:rsidRDefault="00E27815" w:rsidP="00D036D2">
      <w:pPr>
        <w:rPr>
          <w:color w:val="FF0000"/>
        </w:rPr>
      </w:pPr>
      <w:r>
        <w:rPr>
          <w:rFonts w:hint="eastAsia"/>
          <w:color w:val="FF0000"/>
        </w:rPr>
        <w:t>分析转自：</w:t>
      </w:r>
      <w:hyperlink r:id="rId10" w:history="1">
        <w:r w:rsidR="00832D99" w:rsidRPr="00DE3455">
          <w:rPr>
            <w:rStyle w:val="a5"/>
          </w:rPr>
          <w:t>http://blog.csdn.net/yangsongtao1991/article/details/43417363</w:t>
        </w:r>
      </w:hyperlink>
    </w:p>
    <w:p w:rsidR="00832D99" w:rsidRDefault="00832D99" w:rsidP="00D036D2">
      <w:pPr>
        <w:rPr>
          <w:color w:val="FF0000"/>
        </w:rPr>
      </w:pPr>
    </w:p>
    <w:p w:rsidR="00832D99" w:rsidRPr="00832D99" w:rsidRDefault="00832D99" w:rsidP="00832D99">
      <w:pPr>
        <w:pStyle w:val="1"/>
      </w:pPr>
      <w:bookmarkStart w:id="56" w:name="_Toc505933224"/>
      <w:r w:rsidRPr="00832D99">
        <w:t>1057. Stack (30)</w:t>
      </w:r>
      <w:bookmarkEnd w:id="56"/>
    </w:p>
    <w:p w:rsidR="00832D99" w:rsidRDefault="00832D99" w:rsidP="00832D9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832D99" w:rsidRDefault="00832D99" w:rsidP="00832D9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150 ms</w:t>
      </w:r>
    </w:p>
    <w:p w:rsidR="00832D99" w:rsidRDefault="00832D99" w:rsidP="00832D9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832D99" w:rsidRDefault="00832D99" w:rsidP="00832D9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832D99" w:rsidRDefault="00832D99" w:rsidP="00832D9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832D99" w:rsidRDefault="00832D99" w:rsidP="00832D9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832D99" w:rsidRDefault="00832D99" w:rsidP="00832D9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832D99" w:rsidRDefault="00832D99" w:rsidP="00832D9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832D99" w:rsidRDefault="00832D99" w:rsidP="00832D9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832D99" w:rsidRDefault="00832D99" w:rsidP="00832D9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832D99" w:rsidRDefault="00832D99" w:rsidP="00832D9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Stack is one of the most fundamental data structures, which is based on the principle of Last </w:t>
      </w:r>
      <w:proofErr w:type="gramStart"/>
      <w:r>
        <w:rPr>
          <w:rFonts w:ascii="inherit" w:hAnsi="inherit"/>
          <w:color w:val="333333"/>
          <w:sz w:val="18"/>
          <w:szCs w:val="18"/>
        </w:rPr>
        <w:t>In First Out</w:t>
      </w:r>
      <w:proofErr w:type="gramEnd"/>
      <w:r>
        <w:rPr>
          <w:rFonts w:ascii="inherit" w:hAnsi="inherit"/>
          <w:color w:val="333333"/>
          <w:sz w:val="18"/>
          <w:szCs w:val="18"/>
        </w:rPr>
        <w:t xml:space="preserve"> (LIFO). The basic operations include Push (inserting an element onto the top position) and Pop (deleting the top element). Now you are supposed to implement a stack with an extra operation: PeekMedian -- return the median value of all the elements in the stack. With N elements, the median value is defined to be the (N/2)-</w:t>
      </w:r>
      <w:proofErr w:type="gramStart"/>
      <w:r>
        <w:rPr>
          <w:rFonts w:ascii="inherit" w:hAnsi="inherit"/>
          <w:color w:val="333333"/>
          <w:sz w:val="18"/>
          <w:szCs w:val="18"/>
        </w:rPr>
        <w:t>th</w:t>
      </w:r>
      <w:proofErr w:type="gramEnd"/>
      <w:r>
        <w:rPr>
          <w:rFonts w:ascii="inherit" w:hAnsi="inherit"/>
          <w:color w:val="333333"/>
          <w:sz w:val="18"/>
          <w:szCs w:val="18"/>
        </w:rPr>
        <w:t xml:space="preserve"> smallest element if N is even, or ((N+1)/2)-th if N is odd.</w:t>
      </w:r>
    </w:p>
    <w:p w:rsidR="00832D99" w:rsidRDefault="00832D99" w:rsidP="00832D9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832D99" w:rsidRDefault="00832D99" w:rsidP="00832D9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a positive integer N (&lt;= 10</w:t>
      </w:r>
      <w:r>
        <w:rPr>
          <w:rFonts w:ascii="inherit" w:hAnsi="inherit"/>
          <w:color w:val="333333"/>
          <w:sz w:val="18"/>
          <w:szCs w:val="18"/>
          <w:vertAlign w:val="superscript"/>
        </w:rPr>
        <w:t>5</w:t>
      </w:r>
      <w:r>
        <w:rPr>
          <w:rFonts w:ascii="inherit" w:hAnsi="inherit"/>
          <w:color w:val="333333"/>
          <w:sz w:val="18"/>
          <w:szCs w:val="18"/>
        </w:rPr>
        <w:t>). Then N lines follow, each contains a command in one of the following 3 formats:</w:t>
      </w:r>
    </w:p>
    <w:p w:rsidR="00832D99" w:rsidRDefault="00832D99" w:rsidP="00832D99">
      <w:pPr>
        <w:shd w:val="clear" w:color="auto" w:fill="FAFAFA"/>
        <w:textAlignment w:val="baseline"/>
        <w:rPr>
          <w:rFonts w:ascii="Verdana" w:hAnsi="Verdana"/>
          <w:color w:val="333333"/>
          <w:sz w:val="18"/>
          <w:szCs w:val="18"/>
        </w:rPr>
      </w:pPr>
      <w:r>
        <w:rPr>
          <w:rFonts w:ascii="Verdana" w:hAnsi="Verdana"/>
          <w:color w:val="333333"/>
          <w:sz w:val="18"/>
          <w:szCs w:val="18"/>
        </w:rPr>
        <w:t>Push</w:t>
      </w:r>
      <w:r>
        <w:rPr>
          <w:rStyle w:val="apple-converted-space"/>
          <w:rFonts w:ascii="Verdana" w:hAnsi="Verdana"/>
          <w:color w:val="333333"/>
          <w:sz w:val="18"/>
          <w:szCs w:val="18"/>
        </w:rPr>
        <w:t> </w:t>
      </w:r>
      <w:r>
        <w:rPr>
          <w:rFonts w:ascii="Verdana" w:hAnsi="Verdana"/>
          <w:i/>
          <w:iCs/>
          <w:color w:val="333333"/>
          <w:sz w:val="18"/>
          <w:szCs w:val="18"/>
        </w:rPr>
        <w:t>key</w:t>
      </w:r>
      <w:r>
        <w:rPr>
          <w:rFonts w:ascii="Verdana" w:hAnsi="Verdana"/>
          <w:color w:val="333333"/>
          <w:sz w:val="18"/>
          <w:szCs w:val="18"/>
        </w:rPr>
        <w:br/>
        <w:t>Pop</w:t>
      </w:r>
      <w:r>
        <w:rPr>
          <w:rFonts w:ascii="Verdana" w:hAnsi="Verdana"/>
          <w:color w:val="333333"/>
          <w:sz w:val="18"/>
          <w:szCs w:val="18"/>
        </w:rPr>
        <w:br/>
      </w:r>
      <w:r>
        <w:rPr>
          <w:rFonts w:ascii="Verdana" w:hAnsi="Verdana"/>
          <w:color w:val="333333"/>
          <w:sz w:val="18"/>
          <w:szCs w:val="18"/>
        </w:rPr>
        <w:lastRenderedPageBreak/>
        <w:t>PeekMedian</w:t>
      </w:r>
    </w:p>
    <w:p w:rsidR="00832D99" w:rsidRDefault="00832D99" w:rsidP="00832D99">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color w:val="333333"/>
          <w:sz w:val="18"/>
          <w:szCs w:val="18"/>
        </w:rPr>
        <w:t>where</w:t>
      </w:r>
      <w:proofErr w:type="gramEnd"/>
      <w:r>
        <w:rPr>
          <w:rStyle w:val="apple-converted-space"/>
          <w:rFonts w:ascii="inherit" w:hAnsi="inherit"/>
          <w:color w:val="333333"/>
          <w:sz w:val="18"/>
          <w:szCs w:val="18"/>
        </w:rPr>
        <w:t> </w:t>
      </w:r>
      <w:r>
        <w:rPr>
          <w:rFonts w:ascii="inherit" w:hAnsi="inherit"/>
          <w:i/>
          <w:iCs/>
          <w:color w:val="333333"/>
          <w:sz w:val="18"/>
          <w:szCs w:val="18"/>
        </w:rPr>
        <w:t>key</w:t>
      </w:r>
      <w:r>
        <w:rPr>
          <w:rStyle w:val="apple-converted-space"/>
          <w:rFonts w:ascii="inherit" w:hAnsi="inherit"/>
          <w:color w:val="333333"/>
          <w:sz w:val="18"/>
          <w:szCs w:val="18"/>
        </w:rPr>
        <w:t> </w:t>
      </w:r>
      <w:r>
        <w:rPr>
          <w:rFonts w:ascii="inherit" w:hAnsi="inherit"/>
          <w:color w:val="333333"/>
          <w:sz w:val="18"/>
          <w:szCs w:val="18"/>
        </w:rPr>
        <w:t>is a positive integer no more than 10</w:t>
      </w:r>
      <w:r>
        <w:rPr>
          <w:rFonts w:ascii="inherit" w:hAnsi="inherit"/>
          <w:color w:val="333333"/>
          <w:sz w:val="18"/>
          <w:szCs w:val="18"/>
          <w:vertAlign w:val="superscript"/>
        </w:rPr>
        <w:t>5</w:t>
      </w:r>
      <w:r>
        <w:rPr>
          <w:rFonts w:ascii="inherit" w:hAnsi="inherit"/>
          <w:color w:val="333333"/>
          <w:sz w:val="18"/>
          <w:szCs w:val="18"/>
        </w:rPr>
        <w:t>.</w:t>
      </w:r>
    </w:p>
    <w:p w:rsidR="00832D99" w:rsidRDefault="00832D99" w:rsidP="00832D9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832D99" w:rsidRDefault="00832D99" w:rsidP="00832D9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Push command, insert</w:t>
      </w:r>
      <w:r>
        <w:rPr>
          <w:rStyle w:val="apple-converted-space"/>
          <w:rFonts w:ascii="inherit" w:hAnsi="inherit"/>
          <w:color w:val="333333"/>
          <w:sz w:val="18"/>
          <w:szCs w:val="18"/>
        </w:rPr>
        <w:t> </w:t>
      </w:r>
      <w:r>
        <w:rPr>
          <w:rFonts w:ascii="inherit" w:hAnsi="inherit"/>
          <w:i/>
          <w:iCs/>
          <w:color w:val="333333"/>
          <w:sz w:val="18"/>
          <w:szCs w:val="18"/>
        </w:rPr>
        <w:t>key</w:t>
      </w:r>
      <w:r>
        <w:rPr>
          <w:rStyle w:val="apple-converted-space"/>
          <w:rFonts w:ascii="inherit" w:hAnsi="inherit"/>
          <w:color w:val="333333"/>
          <w:sz w:val="18"/>
          <w:szCs w:val="18"/>
        </w:rPr>
        <w:t> </w:t>
      </w:r>
      <w:r>
        <w:rPr>
          <w:rFonts w:ascii="inherit" w:hAnsi="inherit"/>
          <w:color w:val="333333"/>
          <w:sz w:val="18"/>
          <w:szCs w:val="18"/>
        </w:rPr>
        <w:t>into the stack and output nothing. For each Pop or PeekMedian command, print in a line the corresponding returned value. If the command is invalid, print "Invalid" instead.</w:t>
      </w:r>
    </w:p>
    <w:p w:rsidR="00832D99" w:rsidRDefault="00832D99" w:rsidP="00832D99">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17</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Pop</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PeekMedian</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Push 3</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PeekMedian</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Push 2</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PeekMedian</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Push 1</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PeekMedian</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Pop</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Pop</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Push 5</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Push 4</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PeekMedian</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Pop</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Pop</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Pop</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Pop</w:t>
      </w:r>
    </w:p>
    <w:p w:rsidR="00832D99" w:rsidRDefault="00832D99" w:rsidP="00832D99">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Invalid</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Invalid</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Invalid</w:t>
      </w:r>
    </w:p>
    <w:p w:rsidR="005D2020" w:rsidRDefault="005D2020" w:rsidP="005D2020">
      <w:pPr>
        <w:pStyle w:val="a3"/>
        <w:shd w:val="clear" w:color="auto" w:fill="FFFFFF"/>
        <w:spacing w:before="0" w:beforeAutospacing="0" w:after="0" w:afterAutospacing="0"/>
        <w:rPr>
          <w:rFonts w:ascii="微软雅黑" w:eastAsia="微软雅黑" w:hAnsi="微软雅黑"/>
          <w:color w:val="FF0000"/>
        </w:rPr>
      </w:pPr>
      <w:r w:rsidRPr="005D2020">
        <w:rPr>
          <w:rFonts w:ascii="微软雅黑" w:eastAsia="微软雅黑" w:hAnsi="微软雅黑" w:hint="eastAsia"/>
          <w:color w:val="FF0000"/>
        </w:rPr>
        <w:t>树状数组</w:t>
      </w:r>
    </w:p>
    <w:p w:rsidR="001A2251" w:rsidRDefault="001A2251" w:rsidP="001A2251">
      <w:pPr>
        <w:widowControl/>
        <w:shd w:val="clear" w:color="auto" w:fill="FFFFFF"/>
        <w:jc w:val="left"/>
        <w:rPr>
          <w:rFonts w:ascii="ms shell dlg" w:eastAsia="宋体" w:hAnsi="ms shell dlg" w:cs="宋体" w:hint="eastAsia"/>
          <w:color w:val="555555"/>
          <w:kern w:val="0"/>
          <w:sz w:val="26"/>
          <w:szCs w:val="26"/>
        </w:rPr>
      </w:pPr>
      <w:r>
        <w:rPr>
          <w:rFonts w:ascii="ms shell dlg" w:eastAsia="宋体" w:hAnsi="ms shell dlg" w:cs="宋体" w:hint="eastAsia"/>
          <w:color w:val="555555"/>
          <w:kern w:val="0"/>
          <w:sz w:val="26"/>
          <w:szCs w:val="26"/>
        </w:rPr>
        <w:t>思路转自：</w:t>
      </w:r>
      <w:r w:rsidRPr="001A2251">
        <w:rPr>
          <w:rFonts w:ascii="ms shell dlg" w:eastAsia="宋体" w:hAnsi="ms shell dlg" w:cs="宋体"/>
          <w:color w:val="555555"/>
          <w:kern w:val="0"/>
          <w:sz w:val="26"/>
          <w:szCs w:val="26"/>
        </w:rPr>
        <w:t>https://www.cnblogs.com/hsd-/p/6139376.html</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重点是在</w:t>
      </w:r>
      <w:r w:rsidRPr="001A2251">
        <w:rPr>
          <w:rFonts w:ascii="ms shell dlg" w:eastAsia="宋体" w:hAnsi="ms shell dlg" w:cs="宋体"/>
          <w:b/>
          <w:bCs/>
          <w:color w:val="555555"/>
          <w:kern w:val="0"/>
          <w:sz w:val="26"/>
          <w:szCs w:val="26"/>
        </w:rPr>
        <w:t>树状</w:t>
      </w:r>
      <w:r w:rsidRPr="001A2251">
        <w:rPr>
          <w:rFonts w:ascii="ms shell dlg" w:eastAsia="宋体" w:hAnsi="ms shell dlg" w:cs="宋体"/>
          <w:color w:val="555555"/>
          <w:kern w:val="0"/>
          <w:sz w:val="26"/>
          <w:szCs w:val="26"/>
        </w:rPr>
        <w:t>的数组</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大家都知道二叉树吧</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叶子结点代表</w:t>
      </w:r>
      <w:r w:rsidRPr="001A2251">
        <w:rPr>
          <w:rFonts w:ascii="ms shell dlg" w:eastAsia="宋体" w:hAnsi="ms shell dlg" w:cs="宋体"/>
          <w:color w:val="555555"/>
          <w:kern w:val="0"/>
          <w:sz w:val="26"/>
          <w:szCs w:val="26"/>
        </w:rPr>
        <w:t>A</w:t>
      </w:r>
      <w:r w:rsidRPr="001A2251">
        <w:rPr>
          <w:rFonts w:ascii="ms shell dlg" w:eastAsia="宋体" w:hAnsi="ms shell dlg" w:cs="宋体"/>
          <w:color w:val="555555"/>
          <w:kern w:val="0"/>
          <w:sz w:val="26"/>
          <w:szCs w:val="26"/>
        </w:rPr>
        <w:t>数组</w:t>
      </w:r>
      <w:r w:rsidRPr="001A2251">
        <w:rPr>
          <w:rFonts w:ascii="ms shell dlg" w:eastAsia="宋体" w:hAnsi="ms shell dlg" w:cs="宋体"/>
          <w:color w:val="555555"/>
          <w:kern w:val="0"/>
          <w:sz w:val="26"/>
          <w:szCs w:val="26"/>
        </w:rPr>
        <w:t>A[1]~A[8]</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Pr>
          <w:rFonts w:ascii="ms shell dlg" w:eastAsia="宋体" w:hAnsi="ms shell dlg" w:cs="宋体" w:hint="eastAsia"/>
          <w:noProof/>
          <w:color w:val="9F8248"/>
          <w:kern w:val="0"/>
          <w:sz w:val="26"/>
          <w:szCs w:val="26"/>
        </w:rPr>
        <w:lastRenderedPageBreak/>
        <w:drawing>
          <wp:inline distT="0" distB="0" distL="0" distR="0">
            <wp:extent cx="5715000" cy="2495550"/>
            <wp:effectExtent l="0" t="0" r="0" b="0"/>
            <wp:docPr id="15" name="图片 15" descr="https://images2015.cnblogs.com/blog/786945/201612/786945-20161206222443741-1201716038.png">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2015.cnblogs.com/blog/786945/201612/786945-20161206222443741-1201716038.png">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2495550"/>
                    </a:xfrm>
                    <a:prstGeom prst="rect">
                      <a:avLst/>
                    </a:prstGeom>
                    <a:noFill/>
                    <a:ln>
                      <a:noFill/>
                    </a:ln>
                  </pic:spPr>
                </pic:pic>
              </a:graphicData>
            </a:graphic>
          </wp:inline>
        </w:drawing>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现在变形一下</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Pr>
          <w:rFonts w:ascii="ms shell dlg" w:eastAsia="宋体" w:hAnsi="ms shell dlg" w:cs="宋体" w:hint="eastAsia"/>
          <w:noProof/>
          <w:color w:val="9F8248"/>
          <w:kern w:val="0"/>
          <w:sz w:val="26"/>
          <w:szCs w:val="26"/>
        </w:rPr>
        <w:drawing>
          <wp:inline distT="0" distB="0" distL="0" distR="0">
            <wp:extent cx="5715000" cy="2533650"/>
            <wp:effectExtent l="0" t="0" r="0" b="0"/>
            <wp:docPr id="14" name="图片 14" descr="https://images2015.cnblogs.com/blog/786945/201612/786945-20161206222444069-504520694.png">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786945/201612/786945-20161206222444069-504520694.png">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2533650"/>
                    </a:xfrm>
                    <a:prstGeom prst="rect">
                      <a:avLst/>
                    </a:prstGeom>
                    <a:noFill/>
                    <a:ln>
                      <a:noFill/>
                    </a:ln>
                  </pic:spPr>
                </pic:pic>
              </a:graphicData>
            </a:graphic>
          </wp:inline>
        </w:drawing>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w:t>
      </w:r>
      <w:r w:rsidRPr="001A2251">
        <w:rPr>
          <w:rFonts w:ascii="ms shell dlg" w:eastAsia="宋体" w:hAnsi="ms shell dlg" w:cs="宋体"/>
          <w:color w:val="555555"/>
          <w:kern w:val="0"/>
          <w:sz w:val="26"/>
          <w:szCs w:val="26"/>
        </w:rPr>
        <w:t>现在定义每一列的顶端结点</w:t>
      </w:r>
      <w:r w:rsidRPr="001A2251">
        <w:rPr>
          <w:rFonts w:ascii="ms shell dlg" w:eastAsia="宋体" w:hAnsi="ms shell dlg" w:cs="宋体"/>
          <w:color w:val="555555"/>
          <w:kern w:val="0"/>
          <w:sz w:val="26"/>
          <w:szCs w:val="26"/>
        </w:rPr>
        <w:t>C[]</w:t>
      </w:r>
      <w:r w:rsidRPr="001A2251">
        <w:rPr>
          <w:rFonts w:ascii="ms shell dlg" w:eastAsia="宋体" w:hAnsi="ms shell dlg" w:cs="宋体"/>
          <w:color w:val="555555"/>
          <w:kern w:val="0"/>
          <w:sz w:val="26"/>
          <w:szCs w:val="26"/>
        </w:rPr>
        <w:t>数组</w:t>
      </w: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w:t>
      </w:r>
      <w:r w:rsidRPr="001A2251">
        <w:rPr>
          <w:rFonts w:ascii="ms shell dlg" w:eastAsia="宋体" w:hAnsi="ms shell dlg" w:cs="宋体"/>
          <w:color w:val="555555"/>
          <w:kern w:val="0"/>
          <w:sz w:val="26"/>
          <w:szCs w:val="26"/>
        </w:rPr>
        <w:t>如下图</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lastRenderedPageBreak/>
        <w:t> </w:t>
      </w:r>
      <w:r>
        <w:rPr>
          <w:rFonts w:ascii="ms shell dlg" w:eastAsia="宋体" w:hAnsi="ms shell dlg" w:cs="宋体" w:hint="eastAsia"/>
          <w:noProof/>
          <w:color w:val="555555"/>
          <w:kern w:val="0"/>
          <w:sz w:val="26"/>
          <w:szCs w:val="26"/>
        </w:rPr>
        <w:drawing>
          <wp:inline distT="0" distB="0" distL="0" distR="0">
            <wp:extent cx="5562600" cy="3124200"/>
            <wp:effectExtent l="0" t="0" r="0" b="0"/>
            <wp:docPr id="13" name="图片 13" descr="https://images2015.cnblogs.com/blog/786945/201612/786945-20161206222444319-10665283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2015.cnblogs.com/blog/786945/201612/786945-20161206222444319-1066528329.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2600" cy="3124200"/>
                    </a:xfrm>
                    <a:prstGeom prst="rect">
                      <a:avLst/>
                    </a:prstGeom>
                    <a:noFill/>
                    <a:ln>
                      <a:noFill/>
                    </a:ln>
                  </pic:spPr>
                </pic:pic>
              </a:graphicData>
            </a:graphic>
          </wp:inline>
        </w:drawing>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C[i]</w:t>
      </w:r>
      <w:r w:rsidRPr="001A2251">
        <w:rPr>
          <w:rFonts w:ascii="ms shell dlg" w:eastAsia="宋体" w:hAnsi="ms shell dlg" w:cs="宋体"/>
          <w:color w:val="555555"/>
          <w:kern w:val="0"/>
          <w:sz w:val="26"/>
          <w:szCs w:val="26"/>
        </w:rPr>
        <w:t>代表</w:t>
      </w:r>
      <w:r w:rsidRPr="001A2251">
        <w:rPr>
          <w:rFonts w:ascii="ms shell dlg" w:eastAsia="宋体" w:hAnsi="ms shell dlg" w:cs="宋体"/>
          <w:color w:val="555555"/>
          <w:kern w:val="0"/>
          <w:sz w:val="26"/>
          <w:szCs w:val="26"/>
        </w:rPr>
        <w:t xml:space="preserve"> </w:t>
      </w:r>
      <w:r w:rsidRPr="001A2251">
        <w:rPr>
          <w:rFonts w:ascii="ms shell dlg" w:eastAsia="宋体" w:hAnsi="ms shell dlg" w:cs="宋体"/>
          <w:color w:val="555555"/>
          <w:kern w:val="0"/>
          <w:sz w:val="26"/>
          <w:szCs w:val="26"/>
        </w:rPr>
        <w:t>子树的叶子结点的权值之和</w:t>
      </w:r>
      <w:r w:rsidRPr="001A2251">
        <w:rPr>
          <w:rFonts w:ascii="ms shell dlg" w:eastAsia="宋体" w:hAnsi="ms shell dlg" w:cs="宋体"/>
          <w:color w:val="555555"/>
          <w:kern w:val="0"/>
          <w:sz w:val="26"/>
          <w:szCs w:val="26"/>
        </w:rPr>
        <w:t>// </w:t>
      </w:r>
      <w:r w:rsidRPr="001A2251">
        <w:rPr>
          <w:rFonts w:ascii="ms shell dlg" w:eastAsia="宋体" w:hAnsi="ms shell dlg" w:cs="宋体"/>
          <w:b/>
          <w:bCs/>
          <w:color w:val="555555"/>
          <w:kern w:val="0"/>
          <w:sz w:val="26"/>
          <w:szCs w:val="26"/>
        </w:rPr>
        <w:t>这里以求和举例</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如图可以知道</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proofErr w:type="gramStart"/>
      <w:r w:rsidRPr="001A2251">
        <w:rPr>
          <w:rFonts w:ascii="ms shell dlg" w:eastAsia="宋体" w:hAnsi="ms shell dlg" w:cs="宋体"/>
          <w:color w:val="555555"/>
          <w:kern w:val="0"/>
          <w:sz w:val="26"/>
          <w:szCs w:val="26"/>
        </w:rPr>
        <w:t>C[</w:t>
      </w:r>
      <w:proofErr w:type="gramEnd"/>
      <w:r w:rsidRPr="001A2251">
        <w:rPr>
          <w:rFonts w:ascii="ms shell dlg" w:eastAsia="宋体" w:hAnsi="ms shell dlg" w:cs="宋体"/>
          <w:color w:val="555555"/>
          <w:kern w:val="0"/>
          <w:sz w:val="26"/>
          <w:szCs w:val="26"/>
        </w:rPr>
        <w:t>1]=A[1];</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proofErr w:type="gramStart"/>
      <w:r w:rsidRPr="001A2251">
        <w:rPr>
          <w:rFonts w:ascii="ms shell dlg" w:eastAsia="宋体" w:hAnsi="ms shell dlg" w:cs="宋体"/>
          <w:color w:val="555555"/>
          <w:kern w:val="0"/>
          <w:sz w:val="26"/>
          <w:szCs w:val="26"/>
        </w:rPr>
        <w:t>C[</w:t>
      </w:r>
      <w:proofErr w:type="gramEnd"/>
      <w:r w:rsidRPr="001A2251">
        <w:rPr>
          <w:rFonts w:ascii="ms shell dlg" w:eastAsia="宋体" w:hAnsi="ms shell dlg" w:cs="宋体"/>
          <w:color w:val="555555"/>
          <w:kern w:val="0"/>
          <w:sz w:val="26"/>
          <w:szCs w:val="26"/>
        </w:rPr>
        <w:t>2]=A[1]+A[2];</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proofErr w:type="gramStart"/>
      <w:r w:rsidRPr="001A2251">
        <w:rPr>
          <w:rFonts w:ascii="ms shell dlg" w:eastAsia="宋体" w:hAnsi="ms shell dlg" w:cs="宋体"/>
          <w:color w:val="555555"/>
          <w:kern w:val="0"/>
          <w:sz w:val="26"/>
          <w:szCs w:val="26"/>
        </w:rPr>
        <w:t>C[</w:t>
      </w:r>
      <w:proofErr w:type="gramEnd"/>
      <w:r w:rsidRPr="001A2251">
        <w:rPr>
          <w:rFonts w:ascii="ms shell dlg" w:eastAsia="宋体" w:hAnsi="ms shell dlg" w:cs="宋体"/>
          <w:color w:val="555555"/>
          <w:kern w:val="0"/>
          <w:sz w:val="26"/>
          <w:szCs w:val="26"/>
        </w:rPr>
        <w:t>3]=A[3];</w:t>
      </w:r>
      <w:r w:rsidRPr="001A2251">
        <w:rPr>
          <w:rFonts w:ascii="ms shell dlg" w:eastAsia="宋体" w:hAnsi="ms shell dlg" w:cs="宋体"/>
          <w:color w:val="555555"/>
          <w:kern w:val="0"/>
          <w:sz w:val="26"/>
          <w:szCs w:val="26"/>
        </w:rPr>
        <w:br w:type="textWrapping" w:clear="all"/>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proofErr w:type="gramStart"/>
      <w:r w:rsidRPr="001A2251">
        <w:rPr>
          <w:rFonts w:ascii="ms shell dlg" w:eastAsia="宋体" w:hAnsi="ms shell dlg" w:cs="宋体"/>
          <w:color w:val="555555"/>
          <w:kern w:val="0"/>
          <w:sz w:val="26"/>
          <w:szCs w:val="26"/>
        </w:rPr>
        <w:t>C[</w:t>
      </w:r>
      <w:proofErr w:type="gramEnd"/>
      <w:r w:rsidRPr="001A2251">
        <w:rPr>
          <w:rFonts w:ascii="ms shell dlg" w:eastAsia="宋体" w:hAnsi="ms shell dlg" w:cs="宋体"/>
          <w:color w:val="555555"/>
          <w:kern w:val="0"/>
          <w:sz w:val="26"/>
          <w:szCs w:val="26"/>
        </w:rPr>
        <w:t>4]=A[1]+A[2]+A[3]+A[4];</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proofErr w:type="gramStart"/>
      <w:r w:rsidRPr="001A2251">
        <w:rPr>
          <w:rFonts w:ascii="ms shell dlg" w:eastAsia="宋体" w:hAnsi="ms shell dlg" w:cs="宋体"/>
          <w:color w:val="555555"/>
          <w:kern w:val="0"/>
          <w:sz w:val="26"/>
          <w:szCs w:val="26"/>
        </w:rPr>
        <w:t>C[</w:t>
      </w:r>
      <w:proofErr w:type="gramEnd"/>
      <w:r w:rsidRPr="001A2251">
        <w:rPr>
          <w:rFonts w:ascii="ms shell dlg" w:eastAsia="宋体" w:hAnsi="ms shell dlg" w:cs="宋体"/>
          <w:color w:val="555555"/>
          <w:kern w:val="0"/>
          <w:sz w:val="26"/>
          <w:szCs w:val="26"/>
        </w:rPr>
        <w:t>5]=A[5];</w:t>
      </w:r>
      <w:r w:rsidRPr="001A2251">
        <w:rPr>
          <w:rFonts w:ascii="ms shell dlg" w:eastAsia="宋体" w:hAnsi="ms shell dlg" w:cs="宋体"/>
          <w:color w:val="555555"/>
          <w:kern w:val="0"/>
          <w:sz w:val="26"/>
          <w:szCs w:val="26"/>
        </w:rPr>
        <w:br w:type="textWrapping" w:clear="all"/>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proofErr w:type="gramStart"/>
      <w:r w:rsidRPr="001A2251">
        <w:rPr>
          <w:rFonts w:ascii="ms shell dlg" w:eastAsia="宋体" w:hAnsi="ms shell dlg" w:cs="宋体"/>
          <w:color w:val="555555"/>
          <w:kern w:val="0"/>
          <w:sz w:val="26"/>
          <w:szCs w:val="26"/>
        </w:rPr>
        <w:t>C[</w:t>
      </w:r>
      <w:proofErr w:type="gramEnd"/>
      <w:r w:rsidRPr="001A2251">
        <w:rPr>
          <w:rFonts w:ascii="ms shell dlg" w:eastAsia="宋体" w:hAnsi="ms shell dlg" w:cs="宋体"/>
          <w:color w:val="555555"/>
          <w:kern w:val="0"/>
          <w:sz w:val="26"/>
          <w:szCs w:val="26"/>
        </w:rPr>
        <w:t>6]=A[5]+A[6];</w:t>
      </w:r>
      <w:r w:rsidRPr="001A2251">
        <w:rPr>
          <w:rFonts w:ascii="ms shell dlg" w:eastAsia="宋体" w:hAnsi="ms shell dlg" w:cs="宋体"/>
          <w:color w:val="555555"/>
          <w:kern w:val="0"/>
          <w:sz w:val="26"/>
          <w:szCs w:val="26"/>
        </w:rPr>
        <w:br w:type="textWrapping" w:clear="all"/>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proofErr w:type="gramStart"/>
      <w:r w:rsidRPr="001A2251">
        <w:rPr>
          <w:rFonts w:ascii="ms shell dlg" w:eastAsia="宋体" w:hAnsi="ms shell dlg" w:cs="宋体"/>
          <w:color w:val="555555"/>
          <w:kern w:val="0"/>
          <w:sz w:val="26"/>
          <w:szCs w:val="26"/>
        </w:rPr>
        <w:t>C[</w:t>
      </w:r>
      <w:proofErr w:type="gramEnd"/>
      <w:r w:rsidRPr="001A2251">
        <w:rPr>
          <w:rFonts w:ascii="ms shell dlg" w:eastAsia="宋体" w:hAnsi="ms shell dlg" w:cs="宋体"/>
          <w:color w:val="555555"/>
          <w:kern w:val="0"/>
          <w:sz w:val="26"/>
          <w:szCs w:val="26"/>
        </w:rPr>
        <w:t>7]=A[7];</w:t>
      </w:r>
      <w:r w:rsidRPr="001A2251">
        <w:rPr>
          <w:rFonts w:ascii="ms shell dlg" w:eastAsia="宋体" w:hAnsi="ms shell dlg" w:cs="宋体"/>
          <w:color w:val="555555"/>
          <w:kern w:val="0"/>
          <w:sz w:val="26"/>
          <w:szCs w:val="26"/>
        </w:rPr>
        <w:br w:type="textWrapping" w:clear="all"/>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C[8]=A[1]+A[2]+A[3]+A[4]+A[5]+A[6]+A[7]+A[8];</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下面观察如下图</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Pr>
          <w:rFonts w:ascii="ms shell dlg" w:eastAsia="宋体" w:hAnsi="ms shell dlg" w:cs="宋体" w:hint="eastAsia"/>
          <w:noProof/>
          <w:color w:val="9F8248"/>
          <w:kern w:val="0"/>
          <w:sz w:val="26"/>
          <w:szCs w:val="26"/>
        </w:rPr>
        <w:lastRenderedPageBreak/>
        <w:drawing>
          <wp:inline distT="0" distB="0" distL="0" distR="0">
            <wp:extent cx="5715000" cy="2466975"/>
            <wp:effectExtent l="0" t="0" r="0" b="9525"/>
            <wp:docPr id="12" name="图片 12" descr="https://images2015.cnblogs.com/blog/786945/201612/786945-20161206222444679-518511660.png">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5.cnblogs.com/blog/786945/201612/786945-20161206222444679-518511660.png">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2466975"/>
                    </a:xfrm>
                    <a:prstGeom prst="rect">
                      <a:avLst/>
                    </a:prstGeom>
                    <a:noFill/>
                    <a:ln>
                      <a:noFill/>
                    </a:ln>
                  </pic:spPr>
                </pic:pic>
              </a:graphicData>
            </a:graphic>
          </wp:inline>
        </w:drawing>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将</w:t>
      </w:r>
      <w:r w:rsidRPr="001A2251">
        <w:rPr>
          <w:rFonts w:ascii="ms shell dlg" w:eastAsia="宋体" w:hAnsi="ms shell dlg" w:cs="宋体"/>
          <w:color w:val="555555"/>
          <w:kern w:val="0"/>
          <w:sz w:val="26"/>
          <w:szCs w:val="26"/>
        </w:rPr>
        <w:t>C[]</w:t>
      </w:r>
      <w:r w:rsidRPr="001A2251">
        <w:rPr>
          <w:rFonts w:ascii="ms shell dlg" w:eastAsia="宋体" w:hAnsi="ms shell dlg" w:cs="宋体"/>
          <w:color w:val="555555"/>
          <w:kern w:val="0"/>
          <w:sz w:val="26"/>
          <w:szCs w:val="26"/>
        </w:rPr>
        <w:t>数组的结点序号转化为</w:t>
      </w:r>
      <w:r w:rsidRPr="001A2251">
        <w:rPr>
          <w:rFonts w:ascii="ms shell dlg" w:eastAsia="宋体" w:hAnsi="ms shell dlg" w:cs="宋体"/>
          <w:b/>
          <w:bCs/>
          <w:color w:val="555555"/>
          <w:kern w:val="0"/>
          <w:sz w:val="26"/>
          <w:szCs w:val="26"/>
        </w:rPr>
        <w:t>二进制</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1</w:t>
      </w:r>
      <w:proofErr w:type="gramStart"/>
      <w:r w:rsidRPr="001A2251">
        <w:rPr>
          <w:rFonts w:ascii="ms shell dlg" w:eastAsia="宋体" w:hAnsi="ms shell dlg" w:cs="宋体"/>
          <w:color w:val="555555"/>
          <w:kern w:val="0"/>
          <w:sz w:val="26"/>
          <w:szCs w:val="26"/>
        </w:rPr>
        <w:t>=(</w:t>
      </w:r>
      <w:proofErr w:type="gramEnd"/>
      <w:r w:rsidRPr="001A2251">
        <w:rPr>
          <w:rFonts w:ascii="ms shell dlg" w:eastAsia="宋体" w:hAnsi="ms shell dlg" w:cs="宋体"/>
          <w:color w:val="555555"/>
          <w:kern w:val="0"/>
          <w:sz w:val="26"/>
          <w:szCs w:val="26"/>
        </w:rPr>
        <w:t>001)      C[1]=A[1];</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2</w:t>
      </w:r>
      <w:proofErr w:type="gramStart"/>
      <w:r w:rsidRPr="001A2251">
        <w:rPr>
          <w:rFonts w:ascii="ms shell dlg" w:eastAsia="宋体" w:hAnsi="ms shell dlg" w:cs="宋体"/>
          <w:color w:val="555555"/>
          <w:kern w:val="0"/>
          <w:sz w:val="26"/>
          <w:szCs w:val="26"/>
        </w:rPr>
        <w:t>=(</w:t>
      </w:r>
      <w:proofErr w:type="gramEnd"/>
      <w:r w:rsidRPr="001A2251">
        <w:rPr>
          <w:rFonts w:ascii="ms shell dlg" w:eastAsia="宋体" w:hAnsi="ms shell dlg" w:cs="宋体"/>
          <w:color w:val="555555"/>
          <w:kern w:val="0"/>
          <w:sz w:val="26"/>
          <w:szCs w:val="26"/>
        </w:rPr>
        <w:t>010)      C[2]=A[1]+A[2];</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3</w:t>
      </w:r>
      <w:proofErr w:type="gramStart"/>
      <w:r w:rsidRPr="001A2251">
        <w:rPr>
          <w:rFonts w:ascii="ms shell dlg" w:eastAsia="宋体" w:hAnsi="ms shell dlg" w:cs="宋体"/>
          <w:color w:val="555555"/>
          <w:kern w:val="0"/>
          <w:sz w:val="26"/>
          <w:szCs w:val="26"/>
        </w:rPr>
        <w:t>=(</w:t>
      </w:r>
      <w:proofErr w:type="gramEnd"/>
      <w:r w:rsidRPr="001A2251">
        <w:rPr>
          <w:rFonts w:ascii="ms shell dlg" w:eastAsia="宋体" w:hAnsi="ms shell dlg" w:cs="宋体"/>
          <w:color w:val="555555"/>
          <w:kern w:val="0"/>
          <w:sz w:val="26"/>
          <w:szCs w:val="26"/>
        </w:rPr>
        <w:t>011)      C[3]=A[3];</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4=(100)      C[4]=A[1]+A[2]+A[3]+A[4];</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5</w:t>
      </w:r>
      <w:proofErr w:type="gramStart"/>
      <w:r w:rsidRPr="001A2251">
        <w:rPr>
          <w:rFonts w:ascii="ms shell dlg" w:eastAsia="宋体" w:hAnsi="ms shell dlg" w:cs="宋体"/>
          <w:color w:val="555555"/>
          <w:kern w:val="0"/>
          <w:sz w:val="26"/>
          <w:szCs w:val="26"/>
        </w:rPr>
        <w:t>=(</w:t>
      </w:r>
      <w:proofErr w:type="gramEnd"/>
      <w:r w:rsidRPr="001A2251">
        <w:rPr>
          <w:rFonts w:ascii="ms shell dlg" w:eastAsia="宋体" w:hAnsi="ms shell dlg" w:cs="宋体"/>
          <w:color w:val="555555"/>
          <w:kern w:val="0"/>
          <w:sz w:val="26"/>
          <w:szCs w:val="26"/>
        </w:rPr>
        <w:t>101)      C[5]=A[5];</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6</w:t>
      </w:r>
      <w:proofErr w:type="gramStart"/>
      <w:r w:rsidRPr="001A2251">
        <w:rPr>
          <w:rFonts w:ascii="ms shell dlg" w:eastAsia="宋体" w:hAnsi="ms shell dlg" w:cs="宋体"/>
          <w:color w:val="555555"/>
          <w:kern w:val="0"/>
          <w:sz w:val="26"/>
          <w:szCs w:val="26"/>
        </w:rPr>
        <w:t>=(</w:t>
      </w:r>
      <w:proofErr w:type="gramEnd"/>
      <w:r w:rsidRPr="001A2251">
        <w:rPr>
          <w:rFonts w:ascii="ms shell dlg" w:eastAsia="宋体" w:hAnsi="ms shell dlg" w:cs="宋体"/>
          <w:color w:val="555555"/>
          <w:kern w:val="0"/>
          <w:sz w:val="26"/>
          <w:szCs w:val="26"/>
        </w:rPr>
        <w:t>110)      C[6]=A[5]+A[6];</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7</w:t>
      </w:r>
      <w:proofErr w:type="gramStart"/>
      <w:r w:rsidRPr="001A2251">
        <w:rPr>
          <w:rFonts w:ascii="ms shell dlg" w:eastAsia="宋体" w:hAnsi="ms shell dlg" w:cs="宋体"/>
          <w:color w:val="555555"/>
          <w:kern w:val="0"/>
          <w:sz w:val="26"/>
          <w:szCs w:val="26"/>
        </w:rPr>
        <w:t>=(</w:t>
      </w:r>
      <w:proofErr w:type="gramEnd"/>
      <w:r w:rsidRPr="001A2251">
        <w:rPr>
          <w:rFonts w:ascii="ms shell dlg" w:eastAsia="宋体" w:hAnsi="ms shell dlg" w:cs="宋体"/>
          <w:color w:val="555555"/>
          <w:kern w:val="0"/>
          <w:sz w:val="26"/>
          <w:szCs w:val="26"/>
        </w:rPr>
        <w:t>111)      C[7]=A[7];</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8=(1000)    C[8]=A[1]+A[2]+A[3]+A[4]+A[5]+A[6]+A[7]+A[8];</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对照式子可以发现</w:t>
      </w:r>
      <w:r w:rsidRPr="001A2251">
        <w:rPr>
          <w:rFonts w:ascii="ms shell dlg" w:eastAsia="宋体" w:hAnsi="ms shell dlg" w:cs="宋体"/>
          <w:color w:val="555555"/>
          <w:kern w:val="0"/>
          <w:sz w:val="26"/>
          <w:szCs w:val="26"/>
        </w:rPr>
        <w:t xml:space="preserve">  </w:t>
      </w:r>
      <w:r w:rsidRPr="001A2251">
        <w:rPr>
          <w:rFonts w:ascii="ms shell dlg" w:eastAsia="宋体" w:hAnsi="ms shell dlg" w:cs="宋体"/>
          <w:b/>
          <w:bCs/>
          <w:color w:val="555555"/>
          <w:kern w:val="0"/>
          <w:sz w:val="26"/>
          <w:szCs w:val="26"/>
        </w:rPr>
        <w:t xml:space="preserve">C[i]=A[i-2^k+1]+A[i-2^k+2]+......A[i]; </w:t>
      </w:r>
      <w:r w:rsidRPr="001A2251">
        <w:rPr>
          <w:rFonts w:ascii="ms shell dlg" w:eastAsia="宋体" w:hAnsi="ms shell dlg" w:cs="宋体"/>
          <w:b/>
          <w:bCs/>
          <w:color w:val="555555"/>
          <w:kern w:val="0"/>
          <w:sz w:val="26"/>
          <w:szCs w:val="26"/>
        </w:rPr>
        <w:t>（</w:t>
      </w:r>
      <w:r w:rsidRPr="00DF775A">
        <w:rPr>
          <w:rFonts w:ascii="ms shell dlg" w:eastAsia="宋体" w:hAnsi="ms shell dlg" w:cs="宋体"/>
          <w:b/>
          <w:bCs/>
          <w:color w:val="FF0000"/>
          <w:kern w:val="0"/>
          <w:sz w:val="26"/>
          <w:szCs w:val="26"/>
        </w:rPr>
        <w:t>k</w:t>
      </w:r>
      <w:r w:rsidRPr="00DF775A">
        <w:rPr>
          <w:rFonts w:ascii="ms shell dlg" w:eastAsia="宋体" w:hAnsi="ms shell dlg" w:cs="宋体"/>
          <w:b/>
          <w:bCs/>
          <w:color w:val="FF0000"/>
          <w:kern w:val="0"/>
          <w:sz w:val="26"/>
          <w:szCs w:val="26"/>
        </w:rPr>
        <w:t>为</w:t>
      </w:r>
      <w:r w:rsidRPr="00DF775A">
        <w:rPr>
          <w:rFonts w:ascii="ms shell dlg" w:eastAsia="宋体" w:hAnsi="ms shell dlg" w:cs="宋体"/>
          <w:b/>
          <w:bCs/>
          <w:color w:val="FF0000"/>
          <w:kern w:val="0"/>
          <w:sz w:val="26"/>
          <w:szCs w:val="26"/>
        </w:rPr>
        <w:t>i</w:t>
      </w:r>
      <w:r w:rsidRPr="00DF775A">
        <w:rPr>
          <w:rFonts w:ascii="ms shell dlg" w:eastAsia="宋体" w:hAnsi="ms shell dlg" w:cs="宋体"/>
          <w:b/>
          <w:bCs/>
          <w:color w:val="FF0000"/>
          <w:kern w:val="0"/>
          <w:sz w:val="26"/>
          <w:szCs w:val="26"/>
        </w:rPr>
        <w:t>的二进制中从最低位到高位连续零的长度</w:t>
      </w:r>
      <w:r w:rsidRPr="001A2251">
        <w:rPr>
          <w:rFonts w:ascii="ms shell dlg" w:eastAsia="宋体" w:hAnsi="ms shell dlg" w:cs="宋体"/>
          <w:b/>
          <w:bCs/>
          <w:color w:val="555555"/>
          <w:kern w:val="0"/>
          <w:sz w:val="26"/>
          <w:szCs w:val="26"/>
        </w:rPr>
        <w:t>）例如</w:t>
      </w:r>
      <w:r w:rsidRPr="001A2251">
        <w:rPr>
          <w:rFonts w:ascii="ms shell dlg" w:eastAsia="宋体" w:hAnsi="ms shell dlg" w:cs="宋体"/>
          <w:b/>
          <w:bCs/>
          <w:color w:val="555555"/>
          <w:kern w:val="0"/>
          <w:sz w:val="26"/>
          <w:szCs w:val="26"/>
        </w:rPr>
        <w:t>i=8</w:t>
      </w:r>
      <w:r w:rsidRPr="001A2251">
        <w:rPr>
          <w:rFonts w:ascii="ms shell dlg" w:eastAsia="宋体" w:hAnsi="ms shell dlg" w:cs="宋体"/>
          <w:b/>
          <w:bCs/>
          <w:color w:val="555555"/>
          <w:kern w:val="0"/>
          <w:sz w:val="26"/>
          <w:szCs w:val="26"/>
        </w:rPr>
        <w:t>时，</w:t>
      </w:r>
      <w:r w:rsidRPr="001A2251">
        <w:rPr>
          <w:rFonts w:ascii="ms shell dlg" w:eastAsia="宋体" w:hAnsi="ms shell dlg" w:cs="宋体"/>
          <w:b/>
          <w:bCs/>
          <w:color w:val="555555"/>
          <w:kern w:val="0"/>
          <w:sz w:val="26"/>
          <w:szCs w:val="26"/>
        </w:rPr>
        <w:t>k=3;</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可以自行带入验证</w:t>
      </w:r>
      <w:r w:rsidRPr="001A2251">
        <w:rPr>
          <w:rFonts w:ascii="ms shell dlg" w:eastAsia="宋体" w:hAnsi="ms shell dlg" w:cs="宋体"/>
          <w:color w:val="555555"/>
          <w:kern w:val="0"/>
          <w:sz w:val="26"/>
          <w:szCs w:val="26"/>
        </w:rPr>
        <w:t>;</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3"/>
          <w:szCs w:val="23"/>
        </w:rPr>
        <w:t>现在引入</w:t>
      </w:r>
      <w:r w:rsidRPr="001A2251">
        <w:rPr>
          <w:rFonts w:ascii="ms shell dlg" w:eastAsia="宋体" w:hAnsi="ms shell dlg" w:cs="宋体"/>
          <w:color w:val="555555"/>
          <w:kern w:val="0"/>
          <w:sz w:val="23"/>
          <w:szCs w:val="23"/>
        </w:rPr>
        <w:t>lowbit(x) </w:t>
      </w:r>
    </w:p>
    <w:p w:rsidR="001A2251" w:rsidRPr="001A2251" w:rsidRDefault="001A2251" w:rsidP="001A2251">
      <w:pPr>
        <w:widowControl/>
        <w:shd w:val="clear" w:color="auto" w:fill="FFFFFF"/>
        <w:jc w:val="left"/>
        <w:rPr>
          <w:rFonts w:ascii="ms shell dlg" w:eastAsia="宋体" w:hAnsi="ms shell dlg" w:cs="宋体" w:hint="eastAsia"/>
          <w:color w:val="FF0000"/>
          <w:kern w:val="0"/>
          <w:sz w:val="26"/>
          <w:szCs w:val="26"/>
        </w:rPr>
      </w:pPr>
      <w:r w:rsidRPr="001A2251">
        <w:rPr>
          <w:rFonts w:ascii="ms shell dlg" w:eastAsia="宋体" w:hAnsi="ms shell dlg" w:cs="宋体"/>
          <w:color w:val="FF0000"/>
          <w:kern w:val="0"/>
          <w:sz w:val="23"/>
          <w:szCs w:val="23"/>
        </w:rPr>
        <w:t xml:space="preserve">lowbit(x) </w:t>
      </w:r>
      <w:r w:rsidRPr="001A2251">
        <w:rPr>
          <w:rFonts w:ascii="ms shell dlg" w:eastAsia="宋体" w:hAnsi="ms shell dlg" w:cs="宋体"/>
          <w:color w:val="FF0000"/>
          <w:kern w:val="0"/>
          <w:sz w:val="23"/>
          <w:szCs w:val="23"/>
        </w:rPr>
        <w:t>其实就是取出</w:t>
      </w:r>
      <w:r w:rsidRPr="001A2251">
        <w:rPr>
          <w:rFonts w:ascii="ms shell dlg" w:eastAsia="宋体" w:hAnsi="ms shell dlg" w:cs="宋体"/>
          <w:color w:val="FF0000"/>
          <w:kern w:val="0"/>
          <w:sz w:val="23"/>
          <w:szCs w:val="23"/>
        </w:rPr>
        <w:t>x</w:t>
      </w:r>
      <w:r w:rsidRPr="001A2251">
        <w:rPr>
          <w:rFonts w:ascii="ms shell dlg" w:eastAsia="宋体" w:hAnsi="ms shell dlg" w:cs="宋体"/>
          <w:color w:val="FF0000"/>
          <w:kern w:val="0"/>
          <w:sz w:val="23"/>
          <w:szCs w:val="23"/>
        </w:rPr>
        <w:t>的最低位</w:t>
      </w:r>
      <w:r w:rsidRPr="001A2251">
        <w:rPr>
          <w:rFonts w:ascii="ms shell dlg" w:eastAsia="宋体" w:hAnsi="ms shell dlg" w:cs="宋体"/>
          <w:color w:val="FF0000"/>
          <w:kern w:val="0"/>
          <w:sz w:val="23"/>
          <w:szCs w:val="23"/>
        </w:rPr>
        <w:t>1  </w:t>
      </w:r>
      <w:r w:rsidRPr="001A2251">
        <w:rPr>
          <w:rFonts w:ascii="ms shell dlg" w:eastAsia="宋体" w:hAnsi="ms shell dlg" w:cs="宋体"/>
          <w:color w:val="FF0000"/>
          <w:kern w:val="0"/>
          <w:sz w:val="23"/>
          <w:szCs w:val="23"/>
        </w:rPr>
        <w:t>换言之</w:t>
      </w:r>
      <w:r w:rsidRPr="00E55CE6">
        <w:rPr>
          <w:rFonts w:ascii="ms shell dlg" w:eastAsia="宋体" w:hAnsi="ms shell dlg" w:cs="宋体"/>
          <w:b/>
          <w:bCs/>
          <w:color w:val="FF0000"/>
          <w:kern w:val="0"/>
          <w:sz w:val="23"/>
          <w:szCs w:val="23"/>
        </w:rPr>
        <w:t>  lowbit(x)=2^k  k</w:t>
      </w:r>
      <w:r w:rsidRPr="00E55CE6">
        <w:rPr>
          <w:rFonts w:ascii="ms shell dlg" w:eastAsia="宋体" w:hAnsi="ms shell dlg" w:cs="宋体"/>
          <w:b/>
          <w:bCs/>
          <w:color w:val="FF0000"/>
          <w:kern w:val="0"/>
          <w:sz w:val="23"/>
          <w:szCs w:val="23"/>
        </w:rPr>
        <w:t>的含义与上面相同</w:t>
      </w:r>
      <w:r w:rsidRPr="00E55CE6">
        <w:rPr>
          <w:rFonts w:ascii="ms shell dlg" w:eastAsia="宋体" w:hAnsi="ms shell dlg" w:cs="宋体"/>
          <w:b/>
          <w:bCs/>
          <w:color w:val="FF0000"/>
          <w:kern w:val="0"/>
          <w:sz w:val="23"/>
          <w:szCs w:val="23"/>
        </w:rPr>
        <w:t xml:space="preserve"> </w:t>
      </w:r>
      <w:r w:rsidRPr="00E55CE6">
        <w:rPr>
          <w:rFonts w:ascii="ms shell dlg" w:eastAsia="宋体" w:hAnsi="ms shell dlg" w:cs="宋体"/>
          <w:b/>
          <w:bCs/>
          <w:color w:val="FF0000"/>
          <w:kern w:val="0"/>
          <w:sz w:val="23"/>
          <w:szCs w:val="23"/>
        </w:rPr>
        <w:t>理解一下</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下面说代码</w:t>
      </w:r>
    </w:p>
    <w:p w:rsidR="001A2251" w:rsidRPr="001A2251" w:rsidRDefault="001A2251" w:rsidP="001A2251">
      <w:pPr>
        <w:widowControl/>
        <w:numPr>
          <w:ilvl w:val="0"/>
          <w:numId w:val="15"/>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int lowbit(int t)</w:t>
      </w:r>
    </w:p>
    <w:p w:rsidR="001A2251" w:rsidRPr="001A2251" w:rsidRDefault="001A2251" w:rsidP="001A2251">
      <w:pPr>
        <w:widowControl/>
        <w:numPr>
          <w:ilvl w:val="0"/>
          <w:numId w:val="15"/>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w:t>
      </w:r>
    </w:p>
    <w:p w:rsidR="001A2251" w:rsidRPr="001A2251" w:rsidRDefault="001A2251" w:rsidP="001A2251">
      <w:pPr>
        <w:widowControl/>
        <w:numPr>
          <w:ilvl w:val="0"/>
          <w:numId w:val="15"/>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return t&amp;(-t);</w:t>
      </w:r>
    </w:p>
    <w:p w:rsidR="001A2251" w:rsidRPr="001A2251" w:rsidRDefault="001A2251" w:rsidP="001A2251">
      <w:pPr>
        <w:widowControl/>
        <w:numPr>
          <w:ilvl w:val="0"/>
          <w:numId w:val="15"/>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w:t>
      </w:r>
    </w:p>
    <w:p w:rsidR="001A2251" w:rsidRPr="001A2251" w:rsidRDefault="001A2251" w:rsidP="001A2251">
      <w:pPr>
        <w:widowControl/>
        <w:numPr>
          <w:ilvl w:val="0"/>
          <w:numId w:val="15"/>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//-t 代表t的负数 计算机中负数使用对应的正数的补码来表示</w:t>
      </w:r>
    </w:p>
    <w:p w:rsidR="001A2251" w:rsidRPr="001A2251" w:rsidRDefault="001A2251" w:rsidP="001A2251">
      <w:pPr>
        <w:widowControl/>
        <w:numPr>
          <w:ilvl w:val="0"/>
          <w:numId w:val="15"/>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//例如 :</w:t>
      </w:r>
    </w:p>
    <w:p w:rsidR="001A2251" w:rsidRPr="001A2251" w:rsidRDefault="001A2251" w:rsidP="001A2251">
      <w:pPr>
        <w:widowControl/>
        <w:numPr>
          <w:ilvl w:val="0"/>
          <w:numId w:val="15"/>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 t=6（0110） 此时 k=1</w:t>
      </w:r>
    </w:p>
    <w:p w:rsidR="001A2251" w:rsidRPr="001A2251" w:rsidRDefault="001A2251" w:rsidP="001A2251">
      <w:pPr>
        <w:widowControl/>
        <w:numPr>
          <w:ilvl w:val="0"/>
          <w:numId w:val="15"/>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//-t=-6=(1001+1)=(1010)</w:t>
      </w:r>
    </w:p>
    <w:p w:rsidR="001A2251" w:rsidRPr="001A2251" w:rsidRDefault="001A2251" w:rsidP="001A2251">
      <w:pPr>
        <w:widowControl/>
        <w:numPr>
          <w:ilvl w:val="0"/>
          <w:numId w:val="15"/>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 t&amp;(-t)=(0010)=2=2^1</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b/>
          <w:bCs/>
          <w:color w:val="555555"/>
          <w:kern w:val="0"/>
          <w:sz w:val="26"/>
          <w:szCs w:val="26"/>
        </w:rPr>
        <w:lastRenderedPageBreak/>
        <w:t>C[i</w:t>
      </w:r>
      <w:proofErr w:type="gramStart"/>
      <w:r w:rsidRPr="001A2251">
        <w:rPr>
          <w:rFonts w:ascii="ms shell dlg" w:eastAsia="宋体" w:hAnsi="ms shell dlg" w:cs="宋体"/>
          <w:b/>
          <w:bCs/>
          <w:color w:val="555555"/>
          <w:kern w:val="0"/>
          <w:sz w:val="26"/>
          <w:szCs w:val="26"/>
        </w:rPr>
        <w:t>]=</w:t>
      </w:r>
      <w:proofErr w:type="gramEnd"/>
      <w:r w:rsidRPr="001A2251">
        <w:rPr>
          <w:rFonts w:ascii="ms shell dlg" w:eastAsia="宋体" w:hAnsi="ms shell dlg" w:cs="宋体"/>
          <w:b/>
          <w:bCs/>
          <w:color w:val="555555"/>
          <w:kern w:val="0"/>
          <w:sz w:val="26"/>
          <w:szCs w:val="26"/>
        </w:rPr>
        <w:t>A[i-2^k+1]+A[i-2^k+2]+......A[i];</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b/>
          <w:bCs/>
          <w:color w:val="555555"/>
          <w:kern w:val="0"/>
          <w:sz w:val="26"/>
          <w:szCs w:val="26"/>
        </w:rPr>
        <w:t>C[i]=A[i-lowbit(i)+1]+A[i-lowbit(i)+2]+......A[i];</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b/>
          <w:bCs/>
          <w:color w:val="555555"/>
          <w:kern w:val="0"/>
          <w:sz w:val="26"/>
          <w:szCs w:val="26"/>
        </w:rPr>
        <w:t> </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w:t>
      </w:r>
      <w:r w:rsidRPr="001A2251">
        <w:rPr>
          <w:rFonts w:ascii="ms shell dlg" w:eastAsia="宋体" w:hAnsi="ms shell dlg" w:cs="宋体"/>
          <w:color w:val="555555"/>
          <w:kern w:val="0"/>
          <w:sz w:val="26"/>
          <w:szCs w:val="26"/>
        </w:rPr>
        <w:t>分割线</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b/>
          <w:bCs/>
          <w:color w:val="555555"/>
          <w:kern w:val="0"/>
          <w:sz w:val="26"/>
          <w:szCs w:val="26"/>
        </w:rPr>
        <w:t>区间查询</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xml:space="preserve">ok </w:t>
      </w:r>
      <w:r w:rsidRPr="001A2251">
        <w:rPr>
          <w:rFonts w:ascii="ms shell dlg" w:eastAsia="宋体" w:hAnsi="ms shell dlg" w:cs="宋体"/>
          <w:color w:val="555555"/>
          <w:kern w:val="0"/>
          <w:sz w:val="26"/>
          <w:szCs w:val="26"/>
        </w:rPr>
        <w:t>下面利用</w:t>
      </w:r>
      <w:r w:rsidRPr="001A2251">
        <w:rPr>
          <w:rFonts w:ascii="ms shell dlg" w:eastAsia="宋体" w:hAnsi="ms shell dlg" w:cs="宋体"/>
          <w:color w:val="555555"/>
          <w:kern w:val="0"/>
          <w:sz w:val="26"/>
          <w:szCs w:val="26"/>
        </w:rPr>
        <w:t>C[i]</w:t>
      </w:r>
      <w:r w:rsidRPr="001A2251">
        <w:rPr>
          <w:rFonts w:ascii="ms shell dlg" w:eastAsia="宋体" w:hAnsi="ms shell dlg" w:cs="宋体"/>
          <w:color w:val="555555"/>
          <w:kern w:val="0"/>
          <w:sz w:val="26"/>
          <w:szCs w:val="26"/>
        </w:rPr>
        <w:t>数组，求</w:t>
      </w:r>
      <w:r w:rsidRPr="001A2251">
        <w:rPr>
          <w:rFonts w:ascii="ms shell dlg" w:eastAsia="宋体" w:hAnsi="ms shell dlg" w:cs="宋体"/>
          <w:color w:val="555555"/>
          <w:kern w:val="0"/>
          <w:sz w:val="26"/>
          <w:szCs w:val="26"/>
        </w:rPr>
        <w:t>A</w:t>
      </w:r>
      <w:r w:rsidRPr="001A2251">
        <w:rPr>
          <w:rFonts w:ascii="ms shell dlg" w:eastAsia="宋体" w:hAnsi="ms shell dlg" w:cs="宋体"/>
          <w:color w:val="555555"/>
          <w:kern w:val="0"/>
          <w:sz w:val="26"/>
          <w:szCs w:val="26"/>
        </w:rPr>
        <w:t>数组中前</w:t>
      </w:r>
      <w:r w:rsidRPr="001A2251">
        <w:rPr>
          <w:rFonts w:ascii="ms shell dlg" w:eastAsia="宋体" w:hAnsi="ms shell dlg" w:cs="宋体"/>
          <w:color w:val="555555"/>
          <w:kern w:val="0"/>
          <w:sz w:val="26"/>
          <w:szCs w:val="26"/>
        </w:rPr>
        <w:t>i</w:t>
      </w:r>
      <w:r w:rsidRPr="001A2251">
        <w:rPr>
          <w:rFonts w:ascii="ms shell dlg" w:eastAsia="宋体" w:hAnsi="ms shell dlg" w:cs="宋体"/>
          <w:color w:val="555555"/>
          <w:kern w:val="0"/>
          <w:sz w:val="26"/>
          <w:szCs w:val="26"/>
        </w:rPr>
        <w:t>项的和</w:t>
      </w: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举个例子</w:t>
      </w:r>
      <w:r w:rsidRPr="001A2251">
        <w:rPr>
          <w:rFonts w:ascii="ms shell dlg" w:eastAsia="宋体" w:hAnsi="ms shell dlg" w:cs="宋体"/>
          <w:color w:val="555555"/>
          <w:kern w:val="0"/>
          <w:sz w:val="26"/>
          <w:szCs w:val="26"/>
        </w:rPr>
        <w:t xml:space="preserve"> i=7;</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xml:space="preserve">sum[7]=A[1]+A[2]+A[3]+A[4]+A[5]+A[6]+A[7] ;   </w:t>
      </w:r>
      <w:r w:rsidRPr="001A2251">
        <w:rPr>
          <w:rFonts w:ascii="ms shell dlg" w:eastAsia="宋体" w:hAnsi="ms shell dlg" w:cs="宋体"/>
          <w:color w:val="555555"/>
          <w:kern w:val="0"/>
          <w:sz w:val="26"/>
          <w:szCs w:val="26"/>
        </w:rPr>
        <w:t>前</w:t>
      </w:r>
      <w:r w:rsidRPr="001A2251">
        <w:rPr>
          <w:rFonts w:ascii="ms shell dlg" w:eastAsia="宋体" w:hAnsi="ms shell dlg" w:cs="宋体"/>
          <w:color w:val="555555"/>
          <w:kern w:val="0"/>
          <w:sz w:val="26"/>
          <w:szCs w:val="26"/>
        </w:rPr>
        <w:t>i</w:t>
      </w:r>
      <w:r w:rsidRPr="001A2251">
        <w:rPr>
          <w:rFonts w:ascii="ms shell dlg" w:eastAsia="宋体" w:hAnsi="ms shell dlg" w:cs="宋体"/>
          <w:color w:val="555555"/>
          <w:kern w:val="0"/>
          <w:sz w:val="26"/>
          <w:szCs w:val="26"/>
        </w:rPr>
        <w:t>项</w:t>
      </w:r>
      <w:proofErr w:type="gramStart"/>
      <w:r w:rsidRPr="001A2251">
        <w:rPr>
          <w:rFonts w:ascii="ms shell dlg" w:eastAsia="宋体" w:hAnsi="ms shell dlg" w:cs="宋体"/>
          <w:color w:val="555555"/>
          <w:kern w:val="0"/>
          <w:sz w:val="26"/>
          <w:szCs w:val="26"/>
        </w:rPr>
        <w:t>和</w:t>
      </w:r>
      <w:proofErr w:type="gramEnd"/>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C[4]=A[1]+A[2]+A[3]+A[4];   C[6]=A[5]+A[6];   C[7]=A[7];</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可以推出</w:t>
      </w:r>
      <w:r w:rsidRPr="001A2251">
        <w:rPr>
          <w:rFonts w:ascii="ms shell dlg" w:eastAsia="宋体" w:hAnsi="ms shell dlg" w:cs="宋体"/>
          <w:color w:val="555555"/>
          <w:kern w:val="0"/>
          <w:sz w:val="26"/>
          <w:szCs w:val="26"/>
        </w:rPr>
        <w:t>:   </w:t>
      </w:r>
      <w:proofErr w:type="gramStart"/>
      <w:r w:rsidRPr="001A2251">
        <w:rPr>
          <w:rFonts w:ascii="ms shell dlg" w:eastAsia="宋体" w:hAnsi="ms shell dlg" w:cs="宋体"/>
          <w:color w:val="555555"/>
          <w:kern w:val="0"/>
          <w:sz w:val="26"/>
          <w:szCs w:val="26"/>
        </w:rPr>
        <w:t>sum[</w:t>
      </w:r>
      <w:proofErr w:type="gramEnd"/>
      <w:r w:rsidRPr="001A2251">
        <w:rPr>
          <w:rFonts w:ascii="ms shell dlg" w:eastAsia="宋体" w:hAnsi="ms shell dlg" w:cs="宋体"/>
          <w:color w:val="555555"/>
          <w:kern w:val="0"/>
          <w:sz w:val="26"/>
          <w:szCs w:val="26"/>
        </w:rPr>
        <w:t>7]=C[4]+C[6]+C[7];</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序号写为二进制</w:t>
      </w:r>
      <w:r w:rsidRPr="001A2251">
        <w:rPr>
          <w:rFonts w:ascii="ms shell dlg" w:eastAsia="宋体" w:hAnsi="ms shell dlg" w:cs="宋体"/>
          <w:color w:val="555555"/>
          <w:kern w:val="0"/>
          <w:sz w:val="26"/>
          <w:szCs w:val="26"/>
        </w:rPr>
        <w:t xml:space="preserve">: </w:t>
      </w:r>
      <w:proofErr w:type="gramStart"/>
      <w:r w:rsidRPr="001A2251">
        <w:rPr>
          <w:rFonts w:ascii="ms shell dlg" w:eastAsia="宋体" w:hAnsi="ms shell dlg" w:cs="宋体"/>
          <w:color w:val="555555"/>
          <w:kern w:val="0"/>
          <w:sz w:val="26"/>
          <w:szCs w:val="26"/>
        </w:rPr>
        <w:t>sum[</w:t>
      </w:r>
      <w:proofErr w:type="gramEnd"/>
      <w:r w:rsidRPr="001A2251">
        <w:rPr>
          <w:rFonts w:ascii="ms shell dlg" w:eastAsia="宋体" w:hAnsi="ms shell dlg" w:cs="宋体"/>
          <w:color w:val="555555"/>
          <w:kern w:val="0"/>
          <w:sz w:val="26"/>
          <w:szCs w:val="26"/>
        </w:rPr>
        <w:t>(111)]=C[(100)]+C[(110)]+C[(111)];</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再举个例子</w:t>
      </w:r>
      <w:r w:rsidRPr="001A2251">
        <w:rPr>
          <w:rFonts w:ascii="ms shell dlg" w:eastAsia="宋体" w:hAnsi="ms shell dlg" w:cs="宋体"/>
          <w:color w:val="555555"/>
          <w:kern w:val="0"/>
          <w:sz w:val="26"/>
          <w:szCs w:val="26"/>
        </w:rPr>
        <w:t xml:space="preserve"> i=5</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xml:space="preserve">sum[7]=A[1]+A[2]+A[3]+A[4]+A[5] ;   </w:t>
      </w:r>
      <w:r w:rsidRPr="001A2251">
        <w:rPr>
          <w:rFonts w:ascii="ms shell dlg" w:eastAsia="宋体" w:hAnsi="ms shell dlg" w:cs="宋体"/>
          <w:color w:val="555555"/>
          <w:kern w:val="0"/>
          <w:sz w:val="26"/>
          <w:szCs w:val="26"/>
        </w:rPr>
        <w:t>前</w:t>
      </w:r>
      <w:r w:rsidRPr="001A2251">
        <w:rPr>
          <w:rFonts w:ascii="ms shell dlg" w:eastAsia="宋体" w:hAnsi="ms shell dlg" w:cs="宋体"/>
          <w:color w:val="555555"/>
          <w:kern w:val="0"/>
          <w:sz w:val="26"/>
          <w:szCs w:val="26"/>
        </w:rPr>
        <w:t>i</w:t>
      </w:r>
      <w:r w:rsidRPr="001A2251">
        <w:rPr>
          <w:rFonts w:ascii="ms shell dlg" w:eastAsia="宋体" w:hAnsi="ms shell dlg" w:cs="宋体"/>
          <w:color w:val="555555"/>
          <w:kern w:val="0"/>
          <w:sz w:val="26"/>
          <w:szCs w:val="26"/>
        </w:rPr>
        <w:t>项</w:t>
      </w:r>
      <w:proofErr w:type="gramStart"/>
      <w:r w:rsidRPr="001A2251">
        <w:rPr>
          <w:rFonts w:ascii="ms shell dlg" w:eastAsia="宋体" w:hAnsi="ms shell dlg" w:cs="宋体"/>
          <w:color w:val="555555"/>
          <w:kern w:val="0"/>
          <w:sz w:val="26"/>
          <w:szCs w:val="26"/>
        </w:rPr>
        <w:t>和</w:t>
      </w:r>
      <w:proofErr w:type="gramEnd"/>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C[4]=A[1]+A[2]+A[3]+A[4];   C[5]=A[5];</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可以推出</w:t>
      </w:r>
      <w:r w:rsidRPr="001A2251">
        <w:rPr>
          <w:rFonts w:ascii="ms shell dlg" w:eastAsia="宋体" w:hAnsi="ms shell dlg" w:cs="宋体"/>
          <w:color w:val="555555"/>
          <w:kern w:val="0"/>
          <w:sz w:val="26"/>
          <w:szCs w:val="26"/>
        </w:rPr>
        <w:t>:   </w:t>
      </w:r>
      <w:proofErr w:type="gramStart"/>
      <w:r w:rsidRPr="001A2251">
        <w:rPr>
          <w:rFonts w:ascii="ms shell dlg" w:eastAsia="宋体" w:hAnsi="ms shell dlg" w:cs="宋体"/>
          <w:color w:val="555555"/>
          <w:kern w:val="0"/>
          <w:sz w:val="26"/>
          <w:szCs w:val="26"/>
        </w:rPr>
        <w:t>sum[</w:t>
      </w:r>
      <w:proofErr w:type="gramEnd"/>
      <w:r w:rsidRPr="001A2251">
        <w:rPr>
          <w:rFonts w:ascii="ms shell dlg" w:eastAsia="宋体" w:hAnsi="ms shell dlg" w:cs="宋体"/>
          <w:color w:val="555555"/>
          <w:kern w:val="0"/>
          <w:sz w:val="26"/>
          <w:szCs w:val="26"/>
        </w:rPr>
        <w:t>5]=C[4]+C[5];</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序号写为二进制</w:t>
      </w:r>
      <w:r w:rsidRPr="001A2251">
        <w:rPr>
          <w:rFonts w:ascii="ms shell dlg" w:eastAsia="宋体" w:hAnsi="ms shell dlg" w:cs="宋体"/>
          <w:color w:val="555555"/>
          <w:kern w:val="0"/>
          <w:sz w:val="26"/>
          <w:szCs w:val="26"/>
        </w:rPr>
        <w:t xml:space="preserve">: </w:t>
      </w:r>
      <w:proofErr w:type="gramStart"/>
      <w:r w:rsidRPr="001A2251">
        <w:rPr>
          <w:rFonts w:ascii="ms shell dlg" w:eastAsia="宋体" w:hAnsi="ms shell dlg" w:cs="宋体"/>
          <w:color w:val="555555"/>
          <w:kern w:val="0"/>
          <w:sz w:val="26"/>
          <w:szCs w:val="26"/>
        </w:rPr>
        <w:t>sum[</w:t>
      </w:r>
      <w:proofErr w:type="gramEnd"/>
      <w:r w:rsidRPr="001A2251">
        <w:rPr>
          <w:rFonts w:ascii="ms shell dlg" w:eastAsia="宋体" w:hAnsi="ms shell dlg" w:cs="宋体"/>
          <w:color w:val="555555"/>
          <w:kern w:val="0"/>
          <w:sz w:val="26"/>
          <w:szCs w:val="26"/>
        </w:rPr>
        <w:t>(101)]=C[(100)]+C[(101)];</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jc w:val="left"/>
        <w:rPr>
          <w:rFonts w:ascii="ms shell dlg" w:eastAsia="宋体" w:hAnsi="ms shell dlg" w:cs="宋体" w:hint="eastAsia"/>
          <w:color w:val="FF0000"/>
          <w:kern w:val="0"/>
          <w:sz w:val="26"/>
          <w:szCs w:val="26"/>
        </w:rPr>
      </w:pPr>
      <w:r w:rsidRPr="00794339">
        <w:rPr>
          <w:rFonts w:ascii="ms shell dlg" w:eastAsia="宋体" w:hAnsi="ms shell dlg" w:cs="宋体"/>
          <w:b/>
          <w:bCs/>
          <w:color w:val="FF0000"/>
          <w:kern w:val="0"/>
          <w:sz w:val="26"/>
          <w:szCs w:val="26"/>
        </w:rPr>
        <w:t>细细观察二进制</w:t>
      </w:r>
      <w:r w:rsidRPr="00794339">
        <w:rPr>
          <w:rFonts w:ascii="ms shell dlg" w:eastAsia="宋体" w:hAnsi="ms shell dlg" w:cs="宋体"/>
          <w:b/>
          <w:bCs/>
          <w:color w:val="FF0000"/>
          <w:kern w:val="0"/>
          <w:sz w:val="26"/>
          <w:szCs w:val="26"/>
        </w:rPr>
        <w:t xml:space="preserve"> </w:t>
      </w:r>
      <w:r w:rsidRPr="00794339">
        <w:rPr>
          <w:rFonts w:ascii="ms shell dlg" w:eastAsia="宋体" w:hAnsi="ms shell dlg" w:cs="宋体"/>
          <w:b/>
          <w:bCs/>
          <w:color w:val="FF0000"/>
          <w:kern w:val="0"/>
          <w:sz w:val="26"/>
          <w:szCs w:val="26"/>
        </w:rPr>
        <w:t>树状数组追其根本就是二进制的应用</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结合代码</w:t>
      </w:r>
    </w:p>
    <w:p w:rsidR="001A2251" w:rsidRPr="001A2251" w:rsidRDefault="001A2251" w:rsidP="001A2251">
      <w:pPr>
        <w:widowControl/>
        <w:numPr>
          <w:ilvl w:val="0"/>
          <w:numId w:val="16"/>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int getsum(int x)</w:t>
      </w:r>
    </w:p>
    <w:p w:rsidR="001A2251" w:rsidRPr="001A2251" w:rsidRDefault="001A2251" w:rsidP="001A2251">
      <w:pPr>
        <w:widowControl/>
        <w:numPr>
          <w:ilvl w:val="0"/>
          <w:numId w:val="16"/>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w:t>
      </w:r>
    </w:p>
    <w:p w:rsidR="001A2251" w:rsidRPr="001A2251" w:rsidRDefault="001A2251" w:rsidP="001A2251">
      <w:pPr>
        <w:widowControl/>
        <w:numPr>
          <w:ilvl w:val="0"/>
          <w:numId w:val="16"/>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int ans=0;</w:t>
      </w:r>
    </w:p>
    <w:p w:rsidR="001A2251" w:rsidRPr="001A2251" w:rsidRDefault="001A2251" w:rsidP="001A2251">
      <w:pPr>
        <w:widowControl/>
        <w:numPr>
          <w:ilvl w:val="0"/>
          <w:numId w:val="16"/>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for(int i=x;i&gt;0;i-=lowbit(i))</w:t>
      </w:r>
    </w:p>
    <w:p w:rsidR="001A2251" w:rsidRPr="001A2251" w:rsidRDefault="001A2251" w:rsidP="001A2251">
      <w:pPr>
        <w:widowControl/>
        <w:numPr>
          <w:ilvl w:val="0"/>
          <w:numId w:val="16"/>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ans+=C[i];</w:t>
      </w:r>
    </w:p>
    <w:p w:rsidR="001A2251" w:rsidRPr="001A2251" w:rsidRDefault="001A2251" w:rsidP="001A2251">
      <w:pPr>
        <w:widowControl/>
        <w:numPr>
          <w:ilvl w:val="0"/>
          <w:numId w:val="16"/>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return ans；</w:t>
      </w:r>
    </w:p>
    <w:p w:rsidR="001A2251" w:rsidRPr="001A2251" w:rsidRDefault="001A2251" w:rsidP="001A2251">
      <w:pPr>
        <w:widowControl/>
        <w:numPr>
          <w:ilvl w:val="0"/>
          <w:numId w:val="16"/>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对于</w:t>
      </w:r>
      <w:r w:rsidRPr="001A2251">
        <w:rPr>
          <w:rFonts w:ascii="ms shell dlg" w:eastAsia="宋体" w:hAnsi="ms shell dlg" w:cs="宋体"/>
          <w:color w:val="555555"/>
          <w:kern w:val="0"/>
          <w:sz w:val="26"/>
          <w:szCs w:val="26"/>
        </w:rPr>
        <w:t xml:space="preserve">i=7 </w:t>
      </w:r>
      <w:r w:rsidRPr="001A2251">
        <w:rPr>
          <w:rFonts w:ascii="ms shell dlg" w:eastAsia="宋体" w:hAnsi="ms shell dlg" w:cs="宋体"/>
          <w:color w:val="555555"/>
          <w:kern w:val="0"/>
          <w:sz w:val="26"/>
          <w:szCs w:val="26"/>
        </w:rPr>
        <w:t>进行演示</w:t>
      </w: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lastRenderedPageBreak/>
        <w:t xml:space="preserve">  </w:t>
      </w:r>
      <w:r w:rsidR="00794339">
        <w:rPr>
          <w:rFonts w:ascii="ms shell dlg" w:eastAsia="宋体" w:hAnsi="ms shell dlg" w:cs="宋体"/>
          <w:color w:val="555555"/>
          <w:kern w:val="0"/>
          <w:sz w:val="26"/>
          <w:szCs w:val="26"/>
        </w:rPr>
        <w:t>                             </w:t>
      </w:r>
      <w:r w:rsidRPr="001A2251">
        <w:rPr>
          <w:rFonts w:ascii="ms shell dlg" w:eastAsia="宋体" w:hAnsi="ms shell dlg" w:cs="宋体"/>
          <w:color w:val="555555"/>
          <w:kern w:val="0"/>
          <w:sz w:val="26"/>
          <w:szCs w:val="26"/>
        </w:rPr>
        <w:t>7(111)     </w:t>
      </w:r>
      <w:r w:rsidRPr="001A2251">
        <w:rPr>
          <w:rFonts w:ascii="ms shell dlg" w:eastAsia="宋体" w:hAnsi="ms shell dlg" w:cs="宋体"/>
          <w:b/>
          <w:bCs/>
          <w:color w:val="555555"/>
          <w:kern w:val="0"/>
          <w:sz w:val="26"/>
          <w:szCs w:val="26"/>
        </w:rPr>
        <w:t>ans+=</w:t>
      </w:r>
      <w:proofErr w:type="gramStart"/>
      <w:r w:rsidRPr="001A2251">
        <w:rPr>
          <w:rFonts w:ascii="ms shell dlg" w:eastAsia="宋体" w:hAnsi="ms shell dlg" w:cs="宋体"/>
          <w:b/>
          <w:bCs/>
          <w:color w:val="555555"/>
          <w:kern w:val="0"/>
          <w:sz w:val="26"/>
          <w:szCs w:val="26"/>
        </w:rPr>
        <w:t>C[</w:t>
      </w:r>
      <w:proofErr w:type="gramEnd"/>
      <w:r w:rsidRPr="001A2251">
        <w:rPr>
          <w:rFonts w:ascii="ms shell dlg" w:eastAsia="宋体" w:hAnsi="ms shell dlg" w:cs="宋体"/>
          <w:b/>
          <w:bCs/>
          <w:color w:val="555555"/>
          <w:kern w:val="0"/>
          <w:sz w:val="26"/>
          <w:szCs w:val="26"/>
        </w:rPr>
        <w:t>7]</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proofErr w:type="gramStart"/>
      <w:r w:rsidRPr="001A2251">
        <w:rPr>
          <w:rFonts w:ascii="ms shell dlg" w:eastAsia="宋体" w:hAnsi="ms shell dlg" w:cs="宋体"/>
          <w:color w:val="555555"/>
          <w:kern w:val="0"/>
          <w:sz w:val="26"/>
          <w:szCs w:val="26"/>
        </w:rPr>
        <w:t>lowbit(</w:t>
      </w:r>
      <w:proofErr w:type="gramEnd"/>
      <w:r w:rsidRPr="001A2251">
        <w:rPr>
          <w:rFonts w:ascii="ms shell dlg" w:eastAsia="宋体" w:hAnsi="ms shell dlg" w:cs="宋体"/>
          <w:color w:val="555555"/>
          <w:kern w:val="0"/>
          <w:sz w:val="26"/>
          <w:szCs w:val="26"/>
        </w:rPr>
        <w:t>7)=001  7-lowbit(7)=6(110) </w:t>
      </w:r>
      <w:r w:rsidRPr="001A2251">
        <w:rPr>
          <w:rFonts w:ascii="ms shell dlg" w:eastAsia="宋体" w:hAnsi="ms shell dlg" w:cs="宋体"/>
          <w:b/>
          <w:bCs/>
          <w:color w:val="555555"/>
          <w:kern w:val="0"/>
          <w:sz w:val="26"/>
          <w:szCs w:val="26"/>
        </w:rPr>
        <w:t>   ans+=C[6]</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proofErr w:type="gramStart"/>
      <w:r w:rsidRPr="001A2251">
        <w:rPr>
          <w:rFonts w:ascii="ms shell dlg" w:eastAsia="宋体" w:hAnsi="ms shell dlg" w:cs="宋体"/>
          <w:color w:val="555555"/>
          <w:kern w:val="0"/>
          <w:sz w:val="26"/>
          <w:szCs w:val="26"/>
        </w:rPr>
        <w:t>lowbit(</w:t>
      </w:r>
      <w:proofErr w:type="gramEnd"/>
      <w:r w:rsidRPr="001A2251">
        <w:rPr>
          <w:rFonts w:ascii="ms shell dlg" w:eastAsia="宋体" w:hAnsi="ms shell dlg" w:cs="宋体"/>
          <w:color w:val="555555"/>
          <w:kern w:val="0"/>
          <w:sz w:val="26"/>
          <w:szCs w:val="26"/>
        </w:rPr>
        <w:t>6)=010  6-lowbit(6)=4(100)    </w:t>
      </w:r>
      <w:r w:rsidRPr="001A2251">
        <w:rPr>
          <w:rFonts w:ascii="ms shell dlg" w:eastAsia="宋体" w:hAnsi="ms shell dlg" w:cs="宋体"/>
          <w:b/>
          <w:bCs/>
          <w:color w:val="555555"/>
          <w:kern w:val="0"/>
          <w:sz w:val="26"/>
          <w:szCs w:val="26"/>
        </w:rPr>
        <w:t>ans+=C[4]</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proofErr w:type="gramStart"/>
      <w:r w:rsidRPr="001A2251">
        <w:rPr>
          <w:rFonts w:ascii="ms shell dlg" w:eastAsia="宋体" w:hAnsi="ms shell dlg" w:cs="宋体"/>
          <w:color w:val="555555"/>
          <w:kern w:val="0"/>
          <w:sz w:val="26"/>
          <w:szCs w:val="26"/>
        </w:rPr>
        <w:t>lowbit(</w:t>
      </w:r>
      <w:proofErr w:type="gramEnd"/>
      <w:r w:rsidRPr="001A2251">
        <w:rPr>
          <w:rFonts w:ascii="ms shell dlg" w:eastAsia="宋体" w:hAnsi="ms shell dlg" w:cs="宋体"/>
          <w:color w:val="555555"/>
          <w:kern w:val="0"/>
          <w:sz w:val="26"/>
          <w:szCs w:val="26"/>
        </w:rPr>
        <w:t>4)=100  4-lowbit(4)=0(000)    </w:t>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对于</w:t>
      </w:r>
      <w:r w:rsidRPr="001A2251">
        <w:rPr>
          <w:rFonts w:ascii="ms shell dlg" w:eastAsia="宋体" w:hAnsi="ms shell dlg" w:cs="宋体"/>
          <w:color w:val="555555"/>
          <w:kern w:val="0"/>
          <w:sz w:val="26"/>
          <w:szCs w:val="26"/>
        </w:rPr>
        <w:t xml:space="preserve">i=5 </w:t>
      </w:r>
      <w:r w:rsidRPr="001A2251">
        <w:rPr>
          <w:rFonts w:ascii="ms shell dlg" w:eastAsia="宋体" w:hAnsi="ms shell dlg" w:cs="宋体"/>
          <w:color w:val="555555"/>
          <w:kern w:val="0"/>
          <w:sz w:val="26"/>
          <w:szCs w:val="26"/>
        </w:rPr>
        <w:t>进行演示</w:t>
      </w: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xml:space="preserve">  </w:t>
      </w:r>
      <w:r w:rsidR="00812FAA">
        <w:rPr>
          <w:rFonts w:ascii="ms shell dlg" w:eastAsia="宋体" w:hAnsi="ms shell dlg" w:cs="宋体"/>
          <w:color w:val="555555"/>
          <w:kern w:val="0"/>
          <w:sz w:val="26"/>
          <w:szCs w:val="26"/>
        </w:rPr>
        <w:t>                             </w:t>
      </w:r>
      <w:r w:rsidRPr="001A2251">
        <w:rPr>
          <w:rFonts w:ascii="ms shell dlg" w:eastAsia="宋体" w:hAnsi="ms shell dlg" w:cs="宋体"/>
          <w:color w:val="555555"/>
          <w:kern w:val="0"/>
          <w:sz w:val="26"/>
          <w:szCs w:val="26"/>
        </w:rPr>
        <w:t>5(101)     </w:t>
      </w:r>
      <w:r w:rsidRPr="001A2251">
        <w:rPr>
          <w:rFonts w:ascii="ms shell dlg" w:eastAsia="宋体" w:hAnsi="ms shell dlg" w:cs="宋体"/>
          <w:b/>
          <w:bCs/>
          <w:color w:val="555555"/>
          <w:kern w:val="0"/>
          <w:sz w:val="26"/>
          <w:szCs w:val="26"/>
        </w:rPr>
        <w:t>ans+=</w:t>
      </w:r>
      <w:proofErr w:type="gramStart"/>
      <w:r w:rsidRPr="001A2251">
        <w:rPr>
          <w:rFonts w:ascii="ms shell dlg" w:eastAsia="宋体" w:hAnsi="ms shell dlg" w:cs="宋体"/>
          <w:b/>
          <w:bCs/>
          <w:color w:val="555555"/>
          <w:kern w:val="0"/>
          <w:sz w:val="26"/>
          <w:szCs w:val="26"/>
        </w:rPr>
        <w:t>C[</w:t>
      </w:r>
      <w:proofErr w:type="gramEnd"/>
      <w:r w:rsidRPr="001A2251">
        <w:rPr>
          <w:rFonts w:ascii="ms shell dlg" w:eastAsia="宋体" w:hAnsi="ms shell dlg" w:cs="宋体"/>
          <w:b/>
          <w:bCs/>
          <w:color w:val="555555"/>
          <w:kern w:val="0"/>
          <w:sz w:val="26"/>
          <w:szCs w:val="26"/>
        </w:rPr>
        <w:t>5]</w:t>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proofErr w:type="gramStart"/>
      <w:r w:rsidRPr="001A2251">
        <w:rPr>
          <w:rFonts w:ascii="ms shell dlg" w:eastAsia="宋体" w:hAnsi="ms shell dlg" w:cs="宋体"/>
          <w:color w:val="555555"/>
          <w:kern w:val="0"/>
          <w:sz w:val="26"/>
          <w:szCs w:val="26"/>
        </w:rPr>
        <w:t>lowbit(</w:t>
      </w:r>
      <w:proofErr w:type="gramEnd"/>
      <w:r w:rsidRPr="001A2251">
        <w:rPr>
          <w:rFonts w:ascii="ms shell dlg" w:eastAsia="宋体" w:hAnsi="ms shell dlg" w:cs="宋体"/>
          <w:color w:val="555555"/>
          <w:kern w:val="0"/>
          <w:sz w:val="26"/>
          <w:szCs w:val="26"/>
        </w:rPr>
        <w:t>5)=001  5-lowbit(5)=4(100) </w:t>
      </w:r>
      <w:r w:rsidRPr="001A2251">
        <w:rPr>
          <w:rFonts w:ascii="ms shell dlg" w:eastAsia="宋体" w:hAnsi="ms shell dlg" w:cs="宋体"/>
          <w:b/>
          <w:bCs/>
          <w:color w:val="555555"/>
          <w:kern w:val="0"/>
          <w:sz w:val="26"/>
          <w:szCs w:val="26"/>
        </w:rPr>
        <w:t>   ans+=C[4]</w:t>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proofErr w:type="gramStart"/>
      <w:r w:rsidRPr="001A2251">
        <w:rPr>
          <w:rFonts w:ascii="ms shell dlg" w:eastAsia="宋体" w:hAnsi="ms shell dlg" w:cs="宋体"/>
          <w:color w:val="555555"/>
          <w:kern w:val="0"/>
          <w:sz w:val="26"/>
          <w:szCs w:val="26"/>
        </w:rPr>
        <w:t>lowbit(</w:t>
      </w:r>
      <w:proofErr w:type="gramEnd"/>
      <w:r w:rsidRPr="001A2251">
        <w:rPr>
          <w:rFonts w:ascii="ms shell dlg" w:eastAsia="宋体" w:hAnsi="ms shell dlg" w:cs="宋体"/>
          <w:color w:val="555555"/>
          <w:kern w:val="0"/>
          <w:sz w:val="26"/>
          <w:szCs w:val="26"/>
        </w:rPr>
        <w:t>4)=100  4-lowbit(4)=0(000)   </w:t>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w:t>
      </w:r>
      <w:r w:rsidRPr="001A2251">
        <w:rPr>
          <w:rFonts w:ascii="ms shell dlg" w:eastAsia="宋体" w:hAnsi="ms shell dlg" w:cs="宋体"/>
          <w:color w:val="555555"/>
          <w:kern w:val="0"/>
          <w:sz w:val="26"/>
          <w:szCs w:val="26"/>
        </w:rPr>
        <w:t>分割线</w:t>
      </w:r>
      <w:r w:rsidRPr="001A2251">
        <w:rPr>
          <w:rFonts w:ascii="ms shell dlg" w:eastAsia="宋体" w:hAnsi="ms shell dlg" w:cs="宋体"/>
          <w:color w:val="555555"/>
          <w:kern w:val="0"/>
          <w:sz w:val="26"/>
          <w:szCs w:val="26"/>
        </w:rPr>
        <w:br w:type="textWrapping" w:clear="all"/>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r w:rsidRPr="001A2251">
        <w:rPr>
          <w:rFonts w:ascii="ms shell dlg" w:eastAsia="宋体" w:hAnsi="ms shell dlg" w:cs="宋体"/>
          <w:b/>
          <w:bCs/>
          <w:color w:val="555555"/>
          <w:kern w:val="0"/>
          <w:sz w:val="26"/>
          <w:szCs w:val="26"/>
        </w:rPr>
        <w:t>单点更新</w:t>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当我们修改</w:t>
      </w:r>
      <w:r w:rsidRPr="001A2251">
        <w:rPr>
          <w:rFonts w:ascii="ms shell dlg" w:eastAsia="宋体" w:hAnsi="ms shell dlg" w:cs="宋体"/>
          <w:color w:val="555555"/>
          <w:kern w:val="0"/>
          <w:sz w:val="26"/>
          <w:szCs w:val="26"/>
        </w:rPr>
        <w:t>A[]</w:t>
      </w:r>
      <w:r w:rsidRPr="001A2251">
        <w:rPr>
          <w:rFonts w:ascii="ms shell dlg" w:eastAsia="宋体" w:hAnsi="ms shell dlg" w:cs="宋体"/>
          <w:color w:val="555555"/>
          <w:kern w:val="0"/>
          <w:sz w:val="26"/>
          <w:szCs w:val="26"/>
        </w:rPr>
        <w:t>数组中的某一个值时</w:t>
      </w:r>
      <w:r w:rsidRPr="001A2251">
        <w:rPr>
          <w:rFonts w:ascii="ms shell dlg" w:eastAsia="宋体" w:hAnsi="ms shell dlg" w:cs="宋体"/>
          <w:color w:val="555555"/>
          <w:kern w:val="0"/>
          <w:sz w:val="26"/>
          <w:szCs w:val="26"/>
        </w:rPr>
        <w:t xml:space="preserve">  </w:t>
      </w:r>
      <w:r w:rsidRPr="001A2251">
        <w:rPr>
          <w:rFonts w:ascii="ms shell dlg" w:eastAsia="宋体" w:hAnsi="ms shell dlg" w:cs="宋体"/>
          <w:color w:val="555555"/>
          <w:kern w:val="0"/>
          <w:sz w:val="26"/>
          <w:szCs w:val="26"/>
        </w:rPr>
        <w:t>应当如何更新</w:t>
      </w:r>
      <w:r w:rsidRPr="001A2251">
        <w:rPr>
          <w:rFonts w:ascii="ms shell dlg" w:eastAsia="宋体" w:hAnsi="ms shell dlg" w:cs="宋体"/>
          <w:color w:val="555555"/>
          <w:kern w:val="0"/>
          <w:sz w:val="26"/>
          <w:szCs w:val="26"/>
        </w:rPr>
        <w:t>C[]</w:t>
      </w:r>
      <w:r w:rsidRPr="001A2251">
        <w:rPr>
          <w:rFonts w:ascii="ms shell dlg" w:eastAsia="宋体" w:hAnsi="ms shell dlg" w:cs="宋体"/>
          <w:color w:val="555555"/>
          <w:kern w:val="0"/>
          <w:sz w:val="26"/>
          <w:szCs w:val="26"/>
        </w:rPr>
        <w:t>数组呢？</w:t>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回想一下</w:t>
      </w:r>
      <w:r w:rsidRPr="001A2251">
        <w:rPr>
          <w:rFonts w:ascii="ms shell dlg" w:eastAsia="宋体" w:hAnsi="ms shell dlg" w:cs="宋体"/>
          <w:color w:val="555555"/>
          <w:kern w:val="0"/>
          <w:sz w:val="26"/>
          <w:szCs w:val="26"/>
        </w:rPr>
        <w:t xml:space="preserve"> </w:t>
      </w:r>
      <w:r w:rsidRPr="001A2251">
        <w:rPr>
          <w:rFonts w:ascii="ms shell dlg" w:eastAsia="宋体" w:hAnsi="ms shell dlg" w:cs="宋体"/>
          <w:color w:val="555555"/>
          <w:kern w:val="0"/>
          <w:sz w:val="26"/>
          <w:szCs w:val="26"/>
        </w:rPr>
        <w:t>区间查询的过程，再看一下上文中列出的图</w:t>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结合代码分析</w:t>
      </w:r>
    </w:p>
    <w:p w:rsidR="001A2251" w:rsidRPr="001A2251" w:rsidRDefault="001A2251" w:rsidP="001A2251">
      <w:pPr>
        <w:widowControl/>
        <w:numPr>
          <w:ilvl w:val="0"/>
          <w:numId w:val="17"/>
        </w:numPr>
        <w:shd w:val="clear" w:color="auto" w:fill="FFFFFF"/>
        <w:spacing w:before="100" w:beforeAutospacing="1" w:after="100" w:afterAutospacing="1" w:line="424" w:lineRule="atLeast"/>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void add(int x,int y)</w:t>
      </w:r>
    </w:p>
    <w:p w:rsidR="001A2251" w:rsidRPr="001A2251" w:rsidRDefault="001A2251" w:rsidP="001A2251">
      <w:pPr>
        <w:widowControl/>
        <w:numPr>
          <w:ilvl w:val="0"/>
          <w:numId w:val="17"/>
        </w:numPr>
        <w:shd w:val="clear" w:color="auto" w:fill="FFFFFF"/>
        <w:spacing w:before="100" w:beforeAutospacing="1" w:after="100" w:afterAutospacing="1" w:line="424" w:lineRule="atLeast"/>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w:t>
      </w:r>
    </w:p>
    <w:p w:rsidR="001A2251" w:rsidRPr="001A2251" w:rsidRDefault="001A2251" w:rsidP="001A2251">
      <w:pPr>
        <w:widowControl/>
        <w:numPr>
          <w:ilvl w:val="0"/>
          <w:numId w:val="17"/>
        </w:numPr>
        <w:shd w:val="clear" w:color="auto" w:fill="FFFFFF"/>
        <w:spacing w:before="100" w:beforeAutospacing="1" w:after="100" w:afterAutospacing="1" w:line="424" w:lineRule="atLeast"/>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for(int i=x;i&lt;=n;i+=lowbit(i))</w:t>
      </w:r>
    </w:p>
    <w:p w:rsidR="001A2251" w:rsidRPr="001A2251" w:rsidRDefault="001A2251" w:rsidP="001A2251">
      <w:pPr>
        <w:widowControl/>
        <w:numPr>
          <w:ilvl w:val="0"/>
          <w:numId w:val="17"/>
        </w:numPr>
        <w:shd w:val="clear" w:color="auto" w:fill="FFFFFF"/>
        <w:spacing w:before="100" w:beforeAutospacing="1" w:after="100" w:afterAutospacing="1" w:line="424" w:lineRule="atLeast"/>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tree[i]+=y;</w:t>
      </w:r>
    </w:p>
    <w:p w:rsidR="001A2251" w:rsidRPr="001A2251" w:rsidRDefault="001A2251" w:rsidP="001A2251">
      <w:pPr>
        <w:widowControl/>
        <w:numPr>
          <w:ilvl w:val="0"/>
          <w:numId w:val="17"/>
        </w:numPr>
        <w:shd w:val="clear" w:color="auto" w:fill="FFFFFF"/>
        <w:spacing w:before="100" w:beforeAutospacing="1" w:after="100" w:afterAutospacing="1" w:line="424" w:lineRule="atLeast"/>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w:t>
      </w:r>
    </w:p>
    <w:p w:rsidR="001A2251" w:rsidRPr="001A2251" w:rsidRDefault="001A2251" w:rsidP="001A2251">
      <w:pPr>
        <w:widowControl/>
        <w:numPr>
          <w:ilvl w:val="0"/>
          <w:numId w:val="17"/>
        </w:numPr>
        <w:shd w:val="clear" w:color="auto" w:fill="FFFFFF"/>
        <w:spacing w:before="100" w:beforeAutospacing="1" w:after="100" w:afterAutospacing="1" w:line="424" w:lineRule="atLeast"/>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//可以发现 更新过程是查询过程的逆过程</w:t>
      </w:r>
    </w:p>
    <w:p w:rsidR="001A2251" w:rsidRPr="001A2251" w:rsidRDefault="001A2251" w:rsidP="001A2251">
      <w:pPr>
        <w:widowControl/>
        <w:numPr>
          <w:ilvl w:val="0"/>
          <w:numId w:val="17"/>
        </w:numPr>
        <w:shd w:val="clear" w:color="auto" w:fill="FFFFFF"/>
        <w:spacing w:before="100" w:beforeAutospacing="1" w:after="100" w:afterAutospacing="1" w:line="424" w:lineRule="atLeast"/>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//由叶子结点向上更新C[]数组</w:t>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Pr>
          <w:rFonts w:ascii="ms shell dlg" w:eastAsia="宋体" w:hAnsi="ms shell dlg" w:cs="宋体" w:hint="eastAsia"/>
          <w:noProof/>
          <w:color w:val="555555"/>
          <w:kern w:val="0"/>
          <w:sz w:val="26"/>
          <w:szCs w:val="26"/>
        </w:rPr>
        <w:lastRenderedPageBreak/>
        <w:drawing>
          <wp:inline distT="0" distB="0" distL="0" distR="0">
            <wp:extent cx="5181600" cy="2914650"/>
            <wp:effectExtent l="0" t="0" r="0" b="0"/>
            <wp:docPr id="11" name="图片 11" descr="https://images2015.cnblogs.com/blog/786945/201612/786945-20161206222445132-15386405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5.cnblogs.com/blog/786945/201612/786945-20161206222445132-153864059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81600" cy="2914650"/>
                    </a:xfrm>
                    <a:prstGeom prst="rect">
                      <a:avLst/>
                    </a:prstGeom>
                    <a:noFill/>
                    <a:ln>
                      <a:noFill/>
                    </a:ln>
                  </pic:spPr>
                </pic:pic>
              </a:graphicData>
            </a:graphic>
          </wp:inline>
        </w:drawing>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如图：</w:t>
      </w: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当更新</w:t>
      </w:r>
      <w:r w:rsidRPr="001A2251">
        <w:rPr>
          <w:rFonts w:ascii="ms shell dlg" w:eastAsia="宋体" w:hAnsi="ms shell dlg" w:cs="宋体"/>
          <w:color w:val="555555"/>
          <w:kern w:val="0"/>
          <w:sz w:val="26"/>
          <w:szCs w:val="26"/>
        </w:rPr>
        <w:t>A[1]</w:t>
      </w:r>
      <w:r w:rsidRPr="001A2251">
        <w:rPr>
          <w:rFonts w:ascii="ms shell dlg" w:eastAsia="宋体" w:hAnsi="ms shell dlg" w:cs="宋体"/>
          <w:color w:val="555555"/>
          <w:kern w:val="0"/>
          <w:sz w:val="26"/>
          <w:szCs w:val="26"/>
        </w:rPr>
        <w:t>时</w:t>
      </w:r>
      <w:r w:rsidRPr="001A2251">
        <w:rPr>
          <w:rFonts w:ascii="ms shell dlg" w:eastAsia="宋体" w:hAnsi="ms shell dlg" w:cs="宋体"/>
          <w:color w:val="555555"/>
          <w:kern w:val="0"/>
          <w:sz w:val="26"/>
          <w:szCs w:val="26"/>
        </w:rPr>
        <w:t xml:space="preserve">  </w:t>
      </w:r>
      <w:r w:rsidRPr="001A2251">
        <w:rPr>
          <w:rFonts w:ascii="ms shell dlg" w:eastAsia="宋体" w:hAnsi="ms shell dlg" w:cs="宋体"/>
          <w:color w:val="555555"/>
          <w:kern w:val="0"/>
          <w:sz w:val="26"/>
          <w:szCs w:val="26"/>
        </w:rPr>
        <w:t>需要向上更新</w:t>
      </w:r>
      <w:r w:rsidRPr="001A2251">
        <w:rPr>
          <w:rFonts w:ascii="ms shell dlg" w:eastAsia="宋体" w:hAnsi="ms shell dlg" w:cs="宋体"/>
          <w:color w:val="555555"/>
          <w:kern w:val="0"/>
          <w:sz w:val="26"/>
          <w:szCs w:val="26"/>
        </w:rPr>
        <w:t>C[1] ,C[2],C[4],C[8]</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w:t>
      </w:r>
      <w:proofErr w:type="gramStart"/>
      <w:r w:rsidRPr="001A2251">
        <w:rPr>
          <w:rFonts w:ascii="ms shell dlg" w:eastAsia="宋体" w:hAnsi="ms shell dlg" w:cs="宋体"/>
          <w:color w:val="555555"/>
          <w:kern w:val="0"/>
          <w:sz w:val="26"/>
          <w:szCs w:val="26"/>
        </w:rPr>
        <w:t>C[</w:t>
      </w:r>
      <w:proofErr w:type="gramEnd"/>
      <w:r w:rsidRPr="001A2251">
        <w:rPr>
          <w:rFonts w:ascii="ms shell dlg" w:eastAsia="宋体" w:hAnsi="ms shell dlg" w:cs="宋体"/>
          <w:color w:val="555555"/>
          <w:kern w:val="0"/>
          <w:sz w:val="26"/>
          <w:szCs w:val="26"/>
        </w:rPr>
        <w:t>1],   C[2],    C[4],     C[8]</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写为二进制</w:t>
      </w:r>
      <w:r w:rsidRPr="001A2251">
        <w:rPr>
          <w:rFonts w:ascii="ms shell dlg" w:eastAsia="宋体" w:hAnsi="ms shell dlg" w:cs="宋体"/>
          <w:color w:val="555555"/>
          <w:kern w:val="0"/>
          <w:sz w:val="26"/>
          <w:szCs w:val="26"/>
        </w:rPr>
        <w:t>  C[(001)],C[(010)],C[(100)],C[(1000)]</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xml:space="preserve">      </w:t>
      </w:r>
      <w:r w:rsidR="009D1A37">
        <w:rPr>
          <w:rFonts w:ascii="ms shell dlg" w:eastAsia="宋体" w:hAnsi="ms shell dlg" w:cs="宋体"/>
          <w:color w:val="555555"/>
          <w:kern w:val="0"/>
          <w:sz w:val="26"/>
          <w:szCs w:val="26"/>
        </w:rPr>
        <w:t xml:space="preserve">                        </w:t>
      </w:r>
      <w:r w:rsidRPr="001A2251">
        <w:rPr>
          <w:rFonts w:ascii="ms shell dlg" w:eastAsia="宋体" w:hAnsi="ms shell dlg" w:cs="宋体"/>
          <w:color w:val="555555"/>
          <w:kern w:val="0"/>
          <w:sz w:val="26"/>
          <w:szCs w:val="26"/>
        </w:rPr>
        <w:t>1(001)        </w:t>
      </w:r>
      <w:proofErr w:type="gramStart"/>
      <w:r w:rsidRPr="001A2251">
        <w:rPr>
          <w:rFonts w:ascii="ms shell dlg" w:eastAsia="宋体" w:hAnsi="ms shell dlg" w:cs="宋体"/>
          <w:b/>
          <w:bCs/>
          <w:color w:val="555555"/>
          <w:kern w:val="0"/>
          <w:sz w:val="26"/>
          <w:szCs w:val="26"/>
        </w:rPr>
        <w:t>C[</w:t>
      </w:r>
      <w:proofErr w:type="gramEnd"/>
      <w:r w:rsidRPr="001A2251">
        <w:rPr>
          <w:rFonts w:ascii="ms shell dlg" w:eastAsia="宋体" w:hAnsi="ms shell dlg" w:cs="宋体"/>
          <w:b/>
          <w:bCs/>
          <w:color w:val="555555"/>
          <w:kern w:val="0"/>
          <w:sz w:val="26"/>
          <w:szCs w:val="26"/>
        </w:rPr>
        <w:t>1]+=A[1]</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proofErr w:type="gramStart"/>
      <w:r w:rsidRPr="001A2251">
        <w:rPr>
          <w:rFonts w:ascii="ms shell dlg" w:eastAsia="宋体" w:hAnsi="ms shell dlg" w:cs="宋体"/>
          <w:color w:val="555555"/>
          <w:kern w:val="0"/>
          <w:sz w:val="26"/>
          <w:szCs w:val="26"/>
        </w:rPr>
        <w:t>lowbit(</w:t>
      </w:r>
      <w:proofErr w:type="gramEnd"/>
      <w:r w:rsidRPr="001A2251">
        <w:rPr>
          <w:rFonts w:ascii="ms shell dlg" w:eastAsia="宋体" w:hAnsi="ms shell dlg" w:cs="宋体"/>
          <w:color w:val="555555"/>
          <w:kern w:val="0"/>
          <w:sz w:val="26"/>
          <w:szCs w:val="26"/>
        </w:rPr>
        <w:t>1)=001 1+lowbit(1)=2(010)     </w:t>
      </w:r>
      <w:r w:rsidRPr="001A2251">
        <w:rPr>
          <w:rFonts w:ascii="ms shell dlg" w:eastAsia="宋体" w:hAnsi="ms shell dlg" w:cs="宋体"/>
          <w:b/>
          <w:bCs/>
          <w:color w:val="555555"/>
          <w:kern w:val="0"/>
          <w:sz w:val="26"/>
          <w:szCs w:val="26"/>
        </w:rPr>
        <w:t>C[2]+=A[1]</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proofErr w:type="gramStart"/>
      <w:r w:rsidRPr="001A2251">
        <w:rPr>
          <w:rFonts w:ascii="ms shell dlg" w:eastAsia="宋体" w:hAnsi="ms shell dlg" w:cs="宋体"/>
          <w:color w:val="555555"/>
          <w:kern w:val="0"/>
          <w:sz w:val="26"/>
          <w:szCs w:val="26"/>
        </w:rPr>
        <w:t>lowbit(</w:t>
      </w:r>
      <w:proofErr w:type="gramEnd"/>
      <w:r w:rsidRPr="001A2251">
        <w:rPr>
          <w:rFonts w:ascii="ms shell dlg" w:eastAsia="宋体" w:hAnsi="ms shell dlg" w:cs="宋体"/>
          <w:color w:val="555555"/>
          <w:kern w:val="0"/>
          <w:sz w:val="26"/>
          <w:szCs w:val="26"/>
        </w:rPr>
        <w:t>2)=010 2+lowbit(2)=4(100)     </w:t>
      </w:r>
      <w:r w:rsidRPr="001A2251">
        <w:rPr>
          <w:rFonts w:ascii="ms shell dlg" w:eastAsia="宋体" w:hAnsi="ms shell dlg" w:cs="宋体"/>
          <w:b/>
          <w:bCs/>
          <w:color w:val="555555"/>
          <w:kern w:val="0"/>
          <w:sz w:val="26"/>
          <w:szCs w:val="26"/>
        </w:rPr>
        <w:t>C[4]+=A[1]</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proofErr w:type="gramStart"/>
      <w:r w:rsidRPr="001A2251">
        <w:rPr>
          <w:rFonts w:ascii="ms shell dlg" w:eastAsia="宋体" w:hAnsi="ms shell dlg" w:cs="宋体"/>
          <w:color w:val="555555"/>
          <w:kern w:val="0"/>
          <w:sz w:val="26"/>
          <w:szCs w:val="26"/>
        </w:rPr>
        <w:t>lowbit(</w:t>
      </w:r>
      <w:proofErr w:type="gramEnd"/>
      <w:r w:rsidRPr="001A2251">
        <w:rPr>
          <w:rFonts w:ascii="ms shell dlg" w:eastAsia="宋体" w:hAnsi="ms shell dlg" w:cs="宋体"/>
          <w:color w:val="555555"/>
          <w:kern w:val="0"/>
          <w:sz w:val="26"/>
          <w:szCs w:val="26"/>
        </w:rPr>
        <w:t>4)=100 4+lowbit(4)=8(1000)   </w:t>
      </w:r>
      <w:r w:rsidR="009D1A37">
        <w:rPr>
          <w:rFonts w:ascii="ms shell dlg" w:eastAsia="宋体" w:hAnsi="ms shell dlg" w:cs="宋体" w:hint="eastAsia"/>
          <w:color w:val="555555"/>
          <w:kern w:val="0"/>
          <w:sz w:val="26"/>
          <w:szCs w:val="26"/>
        </w:rPr>
        <w:t xml:space="preserve"> </w:t>
      </w:r>
      <w:r w:rsidRPr="001A2251">
        <w:rPr>
          <w:rFonts w:ascii="ms shell dlg" w:eastAsia="宋体" w:hAnsi="ms shell dlg" w:cs="宋体"/>
          <w:b/>
          <w:bCs/>
          <w:color w:val="555555"/>
          <w:kern w:val="0"/>
          <w:sz w:val="26"/>
          <w:szCs w:val="26"/>
        </w:rPr>
        <w:t>C[8]+=A[1]</w:t>
      </w:r>
    </w:p>
    <w:p w:rsidR="001A2251" w:rsidRPr="001A2251" w:rsidRDefault="001A2251" w:rsidP="005D2020">
      <w:pPr>
        <w:pStyle w:val="a3"/>
        <w:shd w:val="clear" w:color="auto" w:fill="FFFFFF"/>
        <w:spacing w:before="0" w:beforeAutospacing="0" w:after="0" w:afterAutospacing="0"/>
        <w:rPr>
          <w:rFonts w:ascii="微软雅黑" w:eastAsia="微软雅黑" w:hAnsi="微软雅黑"/>
          <w:color w:val="FF0000"/>
        </w:rPr>
      </w:pPr>
    </w:p>
    <w:p w:rsidR="005D2020" w:rsidRPr="005D2020" w:rsidRDefault="005D2020" w:rsidP="005D2020">
      <w:pPr>
        <w:pStyle w:val="a3"/>
        <w:shd w:val="clear" w:color="auto" w:fill="FFFFFF"/>
        <w:spacing w:before="0" w:beforeAutospacing="0" w:after="0" w:afterAutospacing="0"/>
        <w:rPr>
          <w:rFonts w:ascii="微软雅黑" w:eastAsia="微软雅黑" w:hAnsi="微软雅黑"/>
          <w:color w:val="FF0000"/>
        </w:rPr>
      </w:pPr>
      <w:r w:rsidRPr="005D2020">
        <w:rPr>
          <w:rFonts w:ascii="微软雅黑" w:eastAsia="微软雅黑" w:hAnsi="微软雅黑" w:hint="eastAsia"/>
          <w:color w:val="FF0000"/>
        </w:rPr>
        <w:t>思路转自：</w:t>
      </w:r>
      <w:r w:rsidRPr="005D2020">
        <w:rPr>
          <w:rFonts w:ascii="微软雅黑" w:eastAsia="微软雅黑" w:hAnsi="微软雅黑"/>
          <w:color w:val="FF0000"/>
        </w:rPr>
        <w:t>http://blog.csdn.net/eli850934234/article/details/8863839</w:t>
      </w:r>
    </w:p>
    <w:p w:rsidR="005D2020" w:rsidRPr="005D2020" w:rsidRDefault="005D2020" w:rsidP="005D2020">
      <w:pPr>
        <w:pStyle w:val="a3"/>
        <w:shd w:val="clear" w:color="auto" w:fill="FFFFFF"/>
        <w:spacing w:before="0" w:beforeAutospacing="0" w:after="0" w:afterAutospacing="0"/>
        <w:rPr>
          <w:rFonts w:ascii="微软雅黑" w:eastAsia="微软雅黑" w:hAnsi="微软雅黑"/>
          <w:color w:val="FF0000"/>
        </w:rPr>
      </w:pPr>
      <w:r w:rsidRPr="005D2020">
        <w:rPr>
          <w:rFonts w:ascii="微软雅黑" w:eastAsia="微软雅黑" w:hAnsi="微软雅黑" w:hint="eastAsia"/>
          <w:color w:val="FF0000"/>
        </w:rPr>
        <w:t>前几天在做</w:t>
      </w:r>
      <w:hyperlink r:id="rId19" w:tgtFrame="_blank" w:history="1">
        <w:r w:rsidRPr="005D2020">
          <w:rPr>
            <w:rStyle w:val="a5"/>
            <w:rFonts w:ascii="微软雅黑" w:eastAsia="微软雅黑" w:hAnsi="微软雅黑" w:hint="eastAsia"/>
            <w:color w:val="FF0000"/>
          </w:rPr>
          <w:t>PAT1057</w:t>
        </w:r>
      </w:hyperlink>
      <w:r w:rsidRPr="005D2020">
        <w:rPr>
          <w:rFonts w:ascii="微软雅黑" w:eastAsia="微软雅黑" w:hAnsi="微软雅黑" w:hint="eastAsia"/>
          <w:color w:val="FF0000"/>
        </w:rPr>
        <w:t>题时，老是有几个case超时，后来发现有人用树状数组来解此题，通过了所有的case，第一次听到这个名词，现记下：</w:t>
      </w:r>
    </w:p>
    <w:p w:rsidR="005D2020" w:rsidRDefault="005D2020" w:rsidP="005D2020">
      <w:pPr>
        <w:pStyle w:val="a3"/>
        <w:shd w:val="clear" w:color="auto" w:fill="FFFFFF"/>
        <w:spacing w:before="0" w:beforeAutospacing="0" w:after="0" w:afterAutospacing="0"/>
        <w:rPr>
          <w:rFonts w:ascii="微软雅黑" w:eastAsia="微软雅黑" w:hAnsi="微软雅黑"/>
          <w:color w:val="454545"/>
        </w:rPr>
      </w:pPr>
      <w:r>
        <w:rPr>
          <w:rFonts w:ascii="Tahoma" w:eastAsia="微软雅黑" w:hAnsi="Tahoma" w:cs="Tahoma"/>
          <w:color w:val="8A3300"/>
          <w:sz w:val="20"/>
          <w:szCs w:val="20"/>
        </w:rPr>
        <w:t>在解题过程中，我们有时需要维护一个数组的前缀和</w:t>
      </w:r>
      <w:r>
        <w:rPr>
          <w:rFonts w:ascii="Tahoma" w:eastAsia="微软雅黑" w:hAnsi="Tahoma" w:cs="Tahoma"/>
          <w:color w:val="8A3300"/>
          <w:sz w:val="20"/>
          <w:szCs w:val="20"/>
        </w:rPr>
        <w:t>S[i]=A[1]+A[2]+...+A[i]</w:t>
      </w:r>
      <w:r>
        <w:rPr>
          <w:rFonts w:ascii="Tahoma" w:eastAsia="微软雅黑" w:hAnsi="Tahoma" w:cs="Tahoma"/>
          <w:color w:val="8A3300"/>
          <w:sz w:val="20"/>
          <w:szCs w:val="20"/>
        </w:rPr>
        <w:t>。</w:t>
      </w:r>
    </w:p>
    <w:p w:rsidR="005D2020" w:rsidRDefault="005D2020" w:rsidP="005D2020">
      <w:pPr>
        <w:pStyle w:val="a3"/>
        <w:shd w:val="clear" w:color="auto" w:fill="FFFFFF"/>
        <w:spacing w:before="150" w:beforeAutospacing="0" w:after="150" w:afterAutospacing="0"/>
        <w:rPr>
          <w:rFonts w:ascii="Tahoma" w:hAnsi="Tahoma" w:cs="Tahoma"/>
          <w:color w:val="8A3300"/>
          <w:sz w:val="20"/>
          <w:szCs w:val="20"/>
        </w:rPr>
      </w:pPr>
      <w:r>
        <w:rPr>
          <w:rFonts w:ascii="Tahoma" w:hAnsi="Tahoma" w:cs="Tahoma"/>
          <w:color w:val="8A3300"/>
          <w:sz w:val="20"/>
          <w:szCs w:val="20"/>
        </w:rPr>
        <w:t>但是不难发现，如果我们修改了任意一个</w:t>
      </w:r>
      <w:r>
        <w:rPr>
          <w:rFonts w:ascii="Tahoma" w:hAnsi="Tahoma" w:cs="Tahoma"/>
          <w:color w:val="8A3300"/>
          <w:sz w:val="20"/>
          <w:szCs w:val="20"/>
        </w:rPr>
        <w:t>A[i],S[i]</w:t>
      </w:r>
      <w:r>
        <w:rPr>
          <w:rFonts w:ascii="Tahoma" w:hAnsi="Tahoma" w:cs="Tahoma"/>
          <w:color w:val="8A3300"/>
          <w:sz w:val="20"/>
          <w:szCs w:val="20"/>
        </w:rPr>
        <w:t>、</w:t>
      </w:r>
      <w:r>
        <w:rPr>
          <w:rFonts w:ascii="Tahoma" w:hAnsi="Tahoma" w:cs="Tahoma"/>
          <w:color w:val="8A3300"/>
          <w:sz w:val="20"/>
          <w:szCs w:val="20"/>
        </w:rPr>
        <w:t>S[i+1]...S[n]</w:t>
      </w:r>
      <w:r>
        <w:rPr>
          <w:rFonts w:ascii="Tahoma" w:hAnsi="Tahoma" w:cs="Tahoma"/>
          <w:color w:val="8A3300"/>
          <w:sz w:val="20"/>
          <w:szCs w:val="20"/>
        </w:rPr>
        <w:t>都会发生变化。</w:t>
      </w:r>
    </w:p>
    <w:p w:rsidR="005D2020" w:rsidRDefault="005D2020" w:rsidP="005D2020">
      <w:pPr>
        <w:pStyle w:val="a3"/>
        <w:shd w:val="clear" w:color="auto" w:fill="FFFFFF"/>
        <w:spacing w:before="150" w:beforeAutospacing="0" w:after="150" w:afterAutospacing="0"/>
        <w:rPr>
          <w:rFonts w:ascii="Tahoma" w:hAnsi="Tahoma" w:cs="Tahoma"/>
          <w:color w:val="8A3300"/>
          <w:sz w:val="20"/>
          <w:szCs w:val="20"/>
        </w:rPr>
      </w:pPr>
      <w:r>
        <w:rPr>
          <w:rFonts w:ascii="Tahoma" w:hAnsi="Tahoma" w:cs="Tahoma"/>
          <w:color w:val="8A3300"/>
          <w:sz w:val="20"/>
          <w:szCs w:val="20"/>
        </w:rPr>
        <w:t>可以说，每次修改</w:t>
      </w:r>
      <w:r>
        <w:rPr>
          <w:rFonts w:ascii="Tahoma" w:hAnsi="Tahoma" w:cs="Tahoma"/>
          <w:color w:val="8A3300"/>
          <w:sz w:val="20"/>
          <w:szCs w:val="20"/>
        </w:rPr>
        <w:t>A[i]</w:t>
      </w:r>
      <w:r>
        <w:rPr>
          <w:rFonts w:ascii="Tahoma" w:hAnsi="Tahoma" w:cs="Tahoma"/>
          <w:color w:val="8A3300"/>
          <w:sz w:val="20"/>
          <w:szCs w:val="20"/>
        </w:rPr>
        <w:t>后，调整前缀和</w:t>
      </w:r>
      <w:r>
        <w:rPr>
          <w:rFonts w:ascii="Tahoma" w:hAnsi="Tahoma" w:cs="Tahoma"/>
          <w:color w:val="8A3300"/>
          <w:sz w:val="20"/>
          <w:szCs w:val="20"/>
        </w:rPr>
        <w:t>S[]</w:t>
      </w:r>
      <w:r>
        <w:rPr>
          <w:rFonts w:ascii="Tahoma" w:hAnsi="Tahoma" w:cs="Tahoma"/>
          <w:color w:val="8A3300"/>
          <w:sz w:val="20"/>
          <w:szCs w:val="20"/>
        </w:rPr>
        <w:t>在最坏情况下会需要</w:t>
      </w:r>
      <w:r>
        <w:rPr>
          <w:rFonts w:ascii="Tahoma" w:hAnsi="Tahoma" w:cs="Tahoma"/>
          <w:color w:val="8A3300"/>
          <w:sz w:val="20"/>
          <w:szCs w:val="20"/>
        </w:rPr>
        <w:t>O(n)</w:t>
      </w:r>
      <w:r>
        <w:rPr>
          <w:rFonts w:ascii="Tahoma" w:hAnsi="Tahoma" w:cs="Tahoma"/>
          <w:color w:val="8A3300"/>
          <w:sz w:val="20"/>
          <w:szCs w:val="20"/>
        </w:rPr>
        <w:t>的时间。</w:t>
      </w:r>
    </w:p>
    <w:p w:rsidR="005D2020" w:rsidRDefault="005D2020" w:rsidP="005D2020">
      <w:pPr>
        <w:pStyle w:val="a3"/>
        <w:shd w:val="clear" w:color="auto" w:fill="FFFFFF"/>
        <w:spacing w:before="150" w:beforeAutospacing="0" w:after="150" w:afterAutospacing="0"/>
        <w:rPr>
          <w:rFonts w:ascii="Tahoma" w:hAnsi="Tahoma" w:cs="Tahoma"/>
          <w:color w:val="8A3300"/>
          <w:sz w:val="20"/>
          <w:szCs w:val="20"/>
        </w:rPr>
      </w:pPr>
      <w:r>
        <w:rPr>
          <w:rFonts w:ascii="Tahoma" w:hAnsi="Tahoma" w:cs="Tahoma"/>
          <w:color w:val="8A3300"/>
          <w:sz w:val="20"/>
          <w:szCs w:val="20"/>
        </w:rPr>
        <w:t>当</w:t>
      </w:r>
      <w:r>
        <w:rPr>
          <w:rFonts w:ascii="Tahoma" w:hAnsi="Tahoma" w:cs="Tahoma"/>
          <w:color w:val="8A3300"/>
          <w:sz w:val="20"/>
          <w:szCs w:val="20"/>
        </w:rPr>
        <w:t>n</w:t>
      </w:r>
      <w:r>
        <w:rPr>
          <w:rFonts w:ascii="Tahoma" w:hAnsi="Tahoma" w:cs="Tahoma"/>
          <w:color w:val="8A3300"/>
          <w:sz w:val="20"/>
          <w:szCs w:val="20"/>
        </w:rPr>
        <w:t>非常大时，程序会运行得非常缓慢。</w:t>
      </w:r>
    </w:p>
    <w:p w:rsidR="005D2020" w:rsidRDefault="005D2020" w:rsidP="005D2020">
      <w:pPr>
        <w:pStyle w:val="a3"/>
        <w:shd w:val="clear" w:color="auto" w:fill="FFFFFF"/>
        <w:spacing w:before="150" w:beforeAutospacing="0" w:after="150" w:afterAutospacing="0"/>
        <w:rPr>
          <w:rFonts w:ascii="Tahoma" w:hAnsi="Tahoma" w:cs="Tahoma"/>
          <w:color w:val="8A3300"/>
          <w:sz w:val="20"/>
          <w:szCs w:val="20"/>
        </w:rPr>
      </w:pPr>
      <w:r>
        <w:rPr>
          <w:rFonts w:ascii="Tahoma" w:hAnsi="Tahoma" w:cs="Tahoma"/>
          <w:color w:val="8A3300"/>
          <w:sz w:val="20"/>
          <w:szCs w:val="20"/>
        </w:rPr>
        <w:t>因此，这里我们引入</w:t>
      </w:r>
      <w:r>
        <w:rPr>
          <w:rFonts w:ascii="Tahoma" w:hAnsi="Tahoma" w:cs="Tahoma"/>
          <w:color w:val="8A3300"/>
          <w:sz w:val="20"/>
          <w:szCs w:val="20"/>
        </w:rPr>
        <w:t>“</w:t>
      </w:r>
      <w:r>
        <w:rPr>
          <w:rFonts w:ascii="Tahoma" w:hAnsi="Tahoma" w:cs="Tahoma"/>
          <w:color w:val="8A3300"/>
          <w:sz w:val="20"/>
          <w:szCs w:val="20"/>
        </w:rPr>
        <w:t>树状数组</w:t>
      </w:r>
      <w:r>
        <w:rPr>
          <w:rFonts w:ascii="Tahoma" w:hAnsi="Tahoma" w:cs="Tahoma"/>
          <w:color w:val="8A3300"/>
          <w:sz w:val="20"/>
          <w:szCs w:val="20"/>
        </w:rPr>
        <w:t>”</w:t>
      </w:r>
      <w:r>
        <w:rPr>
          <w:rFonts w:ascii="Tahoma" w:hAnsi="Tahoma" w:cs="Tahoma"/>
          <w:color w:val="8A3300"/>
          <w:sz w:val="20"/>
          <w:szCs w:val="20"/>
        </w:rPr>
        <w:t>，它的修改与求和都是</w:t>
      </w:r>
      <w:r>
        <w:rPr>
          <w:rFonts w:ascii="Tahoma" w:hAnsi="Tahoma" w:cs="Tahoma"/>
          <w:color w:val="8A3300"/>
          <w:sz w:val="20"/>
          <w:szCs w:val="20"/>
        </w:rPr>
        <w:t>O(logn)</w:t>
      </w:r>
      <w:r>
        <w:rPr>
          <w:rFonts w:ascii="Tahoma" w:hAnsi="Tahoma" w:cs="Tahoma"/>
          <w:color w:val="8A3300"/>
          <w:sz w:val="20"/>
          <w:szCs w:val="20"/>
        </w:rPr>
        <w:t>的，效率非常高。</w:t>
      </w:r>
    </w:p>
    <w:p w:rsidR="005D2020" w:rsidRDefault="005D2020" w:rsidP="005D2020">
      <w:pPr>
        <w:rPr>
          <w:rFonts w:ascii="宋体" w:hAnsi="宋体" w:cs="宋体"/>
          <w:sz w:val="24"/>
          <w:szCs w:val="24"/>
        </w:rPr>
      </w:pPr>
      <w:r>
        <w:rPr>
          <w:noProof/>
        </w:rPr>
        <w:lastRenderedPageBreak/>
        <w:drawing>
          <wp:inline distT="0" distB="0" distL="0" distR="0">
            <wp:extent cx="4762500" cy="3057525"/>
            <wp:effectExtent l="0" t="0" r="0" b="9525"/>
            <wp:docPr id="4" name="图片 4" descr="http://img.blog.csdn.net/20130428155045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3042815504554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2500" cy="3057525"/>
                    </a:xfrm>
                    <a:prstGeom prst="rect">
                      <a:avLst/>
                    </a:prstGeom>
                    <a:noFill/>
                    <a:ln>
                      <a:noFill/>
                    </a:ln>
                  </pic:spPr>
                </pic:pic>
              </a:graphicData>
            </a:graphic>
          </wp:inline>
        </w:drawing>
      </w:r>
    </w:p>
    <w:p w:rsidR="005D2020" w:rsidRDefault="005D2020" w:rsidP="005D2020">
      <w:pPr>
        <w:pStyle w:val="a3"/>
        <w:shd w:val="clear" w:color="auto" w:fill="FFFFFF"/>
        <w:spacing w:before="150" w:beforeAutospacing="0" w:after="150" w:afterAutospacing="0"/>
        <w:rPr>
          <w:rFonts w:ascii="Tahoma" w:hAnsi="Tahoma" w:cs="Tahoma"/>
          <w:color w:val="8A3300"/>
          <w:sz w:val="20"/>
          <w:szCs w:val="20"/>
        </w:rPr>
      </w:pPr>
      <w:r>
        <w:rPr>
          <w:rFonts w:ascii="Tahoma" w:hAnsi="Tahoma" w:cs="Tahoma"/>
          <w:color w:val="8A3300"/>
          <w:sz w:val="20"/>
          <w:szCs w:val="20"/>
        </w:rPr>
        <w:t>令这棵树的结点编号为</w:t>
      </w:r>
      <w:r>
        <w:rPr>
          <w:rFonts w:ascii="Tahoma" w:hAnsi="Tahoma" w:cs="Tahoma"/>
          <w:color w:val="8A3300"/>
          <w:sz w:val="20"/>
          <w:szCs w:val="20"/>
        </w:rPr>
        <w:t>C1</w:t>
      </w:r>
      <w:r>
        <w:rPr>
          <w:rFonts w:ascii="Tahoma" w:hAnsi="Tahoma" w:cs="Tahoma"/>
          <w:color w:val="8A3300"/>
          <w:sz w:val="20"/>
          <w:szCs w:val="20"/>
        </w:rPr>
        <w:t>，</w:t>
      </w:r>
      <w:r>
        <w:rPr>
          <w:rFonts w:ascii="Tahoma" w:hAnsi="Tahoma" w:cs="Tahoma"/>
          <w:color w:val="8A3300"/>
          <w:sz w:val="20"/>
          <w:szCs w:val="20"/>
        </w:rPr>
        <w:t>C2...Cn</w:t>
      </w:r>
      <w:r>
        <w:rPr>
          <w:rFonts w:ascii="Tahoma" w:hAnsi="Tahoma" w:cs="Tahoma"/>
          <w:color w:val="8A3300"/>
          <w:sz w:val="20"/>
          <w:szCs w:val="20"/>
        </w:rPr>
        <w:t>。令每个结点的值为这棵树的值的总和，那么容易发现：</w:t>
      </w:r>
      <w:r>
        <w:rPr>
          <w:rFonts w:ascii="Tahoma" w:hAnsi="Tahoma" w:cs="Tahoma"/>
          <w:color w:val="8A3300"/>
          <w:sz w:val="20"/>
          <w:szCs w:val="20"/>
        </w:rPr>
        <w:t>C1 = A1C2 = A1 + A2C3 = A3C4 = A1 + A2 + A3 + A4C5 = A5C6 = A5 + A6C7 = A7C8 = A1 + A2 + A3 + A4 + A5 + A6 + A7 + A8...C16 = A1 + A2 + A3 + A4 + A5 + A6 + A7 + A8 + A9 + A10 + A11 + A12 + A13 + A14 + A15 + A16</w:t>
      </w:r>
    </w:p>
    <w:p w:rsidR="005D2020" w:rsidRDefault="005D2020" w:rsidP="005D2020">
      <w:pPr>
        <w:pStyle w:val="a3"/>
        <w:shd w:val="clear" w:color="auto" w:fill="FFFFFF"/>
        <w:spacing w:before="150" w:beforeAutospacing="0" w:after="150" w:afterAutospacing="0"/>
        <w:rPr>
          <w:rFonts w:ascii="Tahoma" w:hAnsi="Tahoma" w:cs="Tahoma"/>
          <w:color w:val="8A3300"/>
          <w:sz w:val="20"/>
          <w:szCs w:val="20"/>
        </w:rPr>
      </w:pPr>
      <w:r>
        <w:rPr>
          <w:rFonts w:ascii="Tahoma" w:hAnsi="Tahoma" w:cs="Tahoma"/>
          <w:color w:val="8A3300"/>
          <w:sz w:val="20"/>
          <w:szCs w:val="20"/>
        </w:rPr>
        <w:t>这里有一个有趣的性质：设节点编号为</w:t>
      </w:r>
      <w:r>
        <w:rPr>
          <w:rFonts w:ascii="Tahoma" w:hAnsi="Tahoma" w:cs="Tahoma"/>
          <w:color w:val="8A3300"/>
          <w:sz w:val="20"/>
          <w:szCs w:val="20"/>
        </w:rPr>
        <w:t>x</w:t>
      </w:r>
      <w:r>
        <w:rPr>
          <w:rFonts w:ascii="Tahoma" w:hAnsi="Tahoma" w:cs="Tahoma"/>
          <w:color w:val="8A3300"/>
          <w:sz w:val="20"/>
          <w:szCs w:val="20"/>
        </w:rPr>
        <w:t>，那么这个节点管辖的区间为</w:t>
      </w:r>
      <w:r>
        <w:rPr>
          <w:rFonts w:ascii="Tahoma" w:hAnsi="Tahoma" w:cs="Tahoma"/>
          <w:color w:val="8A3300"/>
          <w:sz w:val="20"/>
          <w:szCs w:val="20"/>
        </w:rPr>
        <w:t>2^k</w:t>
      </w:r>
      <w:r>
        <w:rPr>
          <w:rFonts w:ascii="Tahoma" w:hAnsi="Tahoma" w:cs="Tahoma"/>
          <w:color w:val="8A3300"/>
          <w:sz w:val="20"/>
          <w:szCs w:val="20"/>
        </w:rPr>
        <w:t>（其中</w:t>
      </w:r>
      <w:r>
        <w:rPr>
          <w:rFonts w:ascii="Tahoma" w:hAnsi="Tahoma" w:cs="Tahoma"/>
          <w:color w:val="8A3300"/>
          <w:sz w:val="20"/>
          <w:szCs w:val="20"/>
        </w:rPr>
        <w:t>k</w:t>
      </w:r>
      <w:r>
        <w:rPr>
          <w:rFonts w:ascii="Tahoma" w:hAnsi="Tahoma" w:cs="Tahoma"/>
          <w:color w:val="8A3300"/>
          <w:sz w:val="20"/>
          <w:szCs w:val="20"/>
        </w:rPr>
        <w:t>为</w:t>
      </w:r>
      <w:r>
        <w:rPr>
          <w:rFonts w:ascii="Tahoma" w:hAnsi="Tahoma" w:cs="Tahoma"/>
          <w:color w:val="8A3300"/>
          <w:sz w:val="20"/>
          <w:szCs w:val="20"/>
        </w:rPr>
        <w:t>x</w:t>
      </w:r>
      <w:r>
        <w:rPr>
          <w:rFonts w:ascii="Tahoma" w:hAnsi="Tahoma" w:cs="Tahoma"/>
          <w:color w:val="8A3300"/>
          <w:sz w:val="20"/>
          <w:szCs w:val="20"/>
        </w:rPr>
        <w:t>二进制末尾</w:t>
      </w:r>
      <w:r>
        <w:rPr>
          <w:rFonts w:ascii="Tahoma" w:hAnsi="Tahoma" w:cs="Tahoma"/>
          <w:color w:val="8A3300"/>
          <w:sz w:val="20"/>
          <w:szCs w:val="20"/>
        </w:rPr>
        <w:t>0</w:t>
      </w:r>
      <w:r>
        <w:rPr>
          <w:rFonts w:ascii="Tahoma" w:hAnsi="Tahoma" w:cs="Tahoma"/>
          <w:color w:val="8A3300"/>
          <w:sz w:val="20"/>
          <w:szCs w:val="20"/>
        </w:rPr>
        <w:t>的个数）</w:t>
      </w:r>
      <w:proofErr w:type="gramStart"/>
      <w:r>
        <w:rPr>
          <w:rFonts w:ascii="Tahoma" w:hAnsi="Tahoma" w:cs="Tahoma"/>
          <w:color w:val="8A3300"/>
          <w:sz w:val="20"/>
          <w:szCs w:val="20"/>
        </w:rPr>
        <w:t>个</w:t>
      </w:r>
      <w:proofErr w:type="gramEnd"/>
      <w:r>
        <w:rPr>
          <w:rFonts w:ascii="Tahoma" w:hAnsi="Tahoma" w:cs="Tahoma"/>
          <w:color w:val="8A3300"/>
          <w:sz w:val="20"/>
          <w:szCs w:val="20"/>
        </w:rPr>
        <w:t>元素。因为这个区间最后一个元素必然为</w:t>
      </w:r>
      <w:r>
        <w:rPr>
          <w:rFonts w:ascii="Tahoma" w:hAnsi="Tahoma" w:cs="Tahoma"/>
          <w:color w:val="8A3300"/>
          <w:sz w:val="20"/>
          <w:szCs w:val="20"/>
        </w:rPr>
        <w:t>Ax</w:t>
      </w:r>
      <w:r>
        <w:rPr>
          <w:rFonts w:ascii="Tahoma" w:hAnsi="Tahoma" w:cs="Tahoma"/>
          <w:color w:val="8A3300"/>
          <w:sz w:val="20"/>
          <w:szCs w:val="20"/>
        </w:rPr>
        <w:t>，所以很明显：</w:t>
      </w:r>
      <w:r>
        <w:rPr>
          <w:rFonts w:ascii="Tahoma" w:hAnsi="Tahoma" w:cs="Tahoma"/>
          <w:color w:val="8A3300"/>
          <w:sz w:val="20"/>
          <w:szCs w:val="20"/>
        </w:rPr>
        <w:t xml:space="preserve">Cn = </w:t>
      </w:r>
      <w:proofErr w:type="gramStart"/>
      <w:r>
        <w:rPr>
          <w:rFonts w:ascii="Tahoma" w:hAnsi="Tahoma" w:cs="Tahoma"/>
          <w:color w:val="8A3300"/>
          <w:sz w:val="20"/>
          <w:szCs w:val="20"/>
        </w:rPr>
        <w:t>A(</w:t>
      </w:r>
      <w:proofErr w:type="gramEnd"/>
      <w:r>
        <w:rPr>
          <w:rFonts w:ascii="Tahoma" w:hAnsi="Tahoma" w:cs="Tahoma"/>
          <w:color w:val="8A3300"/>
          <w:sz w:val="20"/>
          <w:szCs w:val="20"/>
        </w:rPr>
        <w:t>n – 2^k + 1) + ... + An</w:t>
      </w:r>
    </w:p>
    <w:p w:rsidR="005D2020" w:rsidRDefault="005D2020" w:rsidP="005D2020">
      <w:pPr>
        <w:pStyle w:val="a3"/>
        <w:shd w:val="clear" w:color="auto" w:fill="FFFFFF"/>
        <w:spacing w:before="150" w:beforeAutospacing="0" w:after="150" w:afterAutospacing="0"/>
        <w:rPr>
          <w:rFonts w:ascii="Tahoma" w:hAnsi="Tahoma" w:cs="Tahoma"/>
          <w:color w:val="8A3300"/>
          <w:sz w:val="20"/>
          <w:szCs w:val="20"/>
        </w:rPr>
      </w:pPr>
      <w:r>
        <w:rPr>
          <w:rFonts w:ascii="Tahoma" w:hAnsi="Tahoma" w:cs="Tahoma"/>
          <w:color w:val="8A3300"/>
          <w:sz w:val="20"/>
          <w:szCs w:val="20"/>
        </w:rPr>
        <w:t>算这个</w:t>
      </w:r>
      <w:r>
        <w:rPr>
          <w:rFonts w:ascii="Tahoma" w:hAnsi="Tahoma" w:cs="Tahoma"/>
          <w:color w:val="8A3300"/>
          <w:sz w:val="20"/>
          <w:szCs w:val="20"/>
        </w:rPr>
        <w:t>2^k</w:t>
      </w:r>
      <w:r>
        <w:rPr>
          <w:rFonts w:ascii="Tahoma" w:hAnsi="Tahoma" w:cs="Tahoma"/>
          <w:color w:val="8A3300"/>
          <w:sz w:val="20"/>
          <w:szCs w:val="20"/>
        </w:rPr>
        <w:t>有一个快捷的办法，定义一个函数如下即可：</w:t>
      </w:r>
    </w:p>
    <w:p w:rsidR="005D2020" w:rsidRDefault="005D2020" w:rsidP="005D2020">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21" w:tooltip="view plain" w:history="1">
        <w:r>
          <w:rPr>
            <w:rStyle w:val="a5"/>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22" w:tooltip="copy" w:history="1">
        <w:r>
          <w:rPr>
            <w:rStyle w:val="a5"/>
            <w:rFonts w:ascii="Verdana" w:hAnsi="Verdana" w:cs="Consolas"/>
            <w:color w:val="A0A0A0"/>
            <w:sz w:val="14"/>
            <w:szCs w:val="14"/>
            <w:bdr w:val="none" w:sz="0" w:space="0" w:color="auto" w:frame="1"/>
          </w:rPr>
          <w:t>copy</w:t>
        </w:r>
      </w:hyperlink>
    </w:p>
    <w:p w:rsidR="005D2020" w:rsidRDefault="005D2020" w:rsidP="005D2020">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lowbit(</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x){  </w:t>
      </w:r>
    </w:p>
    <w:p w:rsidR="005D2020" w:rsidRDefault="005D2020" w:rsidP="005D2020">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x&amp;(x^(x–1));  </w:t>
      </w:r>
    </w:p>
    <w:p w:rsidR="005D2020" w:rsidRDefault="005D2020" w:rsidP="005D2020">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D2020" w:rsidRDefault="005D2020" w:rsidP="005D2020">
      <w:pPr>
        <w:rPr>
          <w:rFonts w:ascii="宋体" w:hAnsi="宋体" w:cs="宋体"/>
          <w:sz w:val="24"/>
          <w:szCs w:val="24"/>
        </w:rPr>
      </w:pPr>
      <w:r>
        <w:rPr>
          <w:rFonts w:ascii="微软雅黑" w:eastAsia="微软雅黑" w:hAnsi="微软雅黑" w:hint="eastAsia"/>
          <w:color w:val="454545"/>
        </w:rPr>
        <w:br/>
      </w:r>
      <w:r>
        <w:rPr>
          <w:rFonts w:ascii="微软雅黑" w:eastAsia="微软雅黑" w:hAnsi="微软雅黑" w:hint="eastAsia"/>
          <w:color w:val="454545"/>
        </w:rPr>
        <w:br/>
      </w:r>
      <w:r>
        <w:rPr>
          <w:rFonts w:ascii="微软雅黑" w:eastAsia="微软雅黑" w:hAnsi="微软雅黑" w:hint="eastAsia"/>
          <w:color w:val="454545"/>
          <w:shd w:val="clear" w:color="auto" w:fill="FFFFFF"/>
        </w:rPr>
        <w:t>利用机器补码特性，也可以写成：</w:t>
      </w:r>
    </w:p>
    <w:p w:rsidR="005D2020" w:rsidRDefault="005D2020" w:rsidP="005D2020">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23" w:tooltip="view plain" w:history="1">
        <w:r>
          <w:rPr>
            <w:rStyle w:val="a5"/>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24" w:tooltip="copy" w:history="1">
        <w:r>
          <w:rPr>
            <w:rStyle w:val="a5"/>
            <w:rFonts w:ascii="Verdana" w:hAnsi="Verdana" w:cs="Consolas"/>
            <w:color w:val="A0A0A0"/>
            <w:sz w:val="14"/>
            <w:szCs w:val="14"/>
            <w:bdr w:val="none" w:sz="0" w:space="0" w:color="auto" w:frame="1"/>
          </w:rPr>
          <w:t>copy</w:t>
        </w:r>
      </w:hyperlink>
    </w:p>
    <w:p w:rsidR="005D2020" w:rsidRDefault="005D2020" w:rsidP="005D202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lowbit(</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x){  </w:t>
      </w:r>
    </w:p>
    <w:p w:rsidR="005D2020" w:rsidRDefault="005D2020" w:rsidP="005D2020">
      <w:pPr>
        <w:widowControl/>
        <w:numPr>
          <w:ilvl w:val="0"/>
          <w:numId w:val="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x&amp;(-x);  </w:t>
      </w:r>
    </w:p>
    <w:p w:rsidR="005D2020" w:rsidRDefault="005D2020" w:rsidP="005D202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D2020" w:rsidRDefault="005D2020" w:rsidP="005D2020">
      <w:pPr>
        <w:pStyle w:val="a3"/>
        <w:shd w:val="clear" w:color="auto" w:fill="FFFFFF"/>
        <w:spacing w:before="150" w:beforeAutospacing="0" w:after="150" w:afterAutospacing="0"/>
        <w:rPr>
          <w:rFonts w:ascii="Tahoma" w:hAnsi="Tahoma" w:cs="Tahoma"/>
          <w:color w:val="8A3300"/>
          <w:sz w:val="20"/>
          <w:szCs w:val="20"/>
        </w:rPr>
      </w:pPr>
      <w:r>
        <w:rPr>
          <w:rFonts w:ascii="Tahoma" w:hAnsi="Tahoma" w:cs="Tahoma"/>
          <w:color w:val="8A3300"/>
          <w:sz w:val="20"/>
          <w:szCs w:val="20"/>
        </w:rPr>
        <w:lastRenderedPageBreak/>
        <w:t>例如对于节点</w:t>
      </w:r>
      <w:r>
        <w:rPr>
          <w:rFonts w:ascii="Tahoma" w:hAnsi="Tahoma" w:cs="Tahoma"/>
          <w:color w:val="8A3300"/>
          <w:sz w:val="20"/>
          <w:szCs w:val="20"/>
        </w:rPr>
        <w:t>5</w:t>
      </w:r>
      <w:r>
        <w:rPr>
          <w:rFonts w:ascii="Tahoma" w:hAnsi="Tahoma" w:cs="Tahoma"/>
          <w:color w:val="8A3300"/>
          <w:sz w:val="20"/>
          <w:szCs w:val="20"/>
        </w:rPr>
        <w:t>，补码为</w:t>
      </w:r>
      <w:r>
        <w:rPr>
          <w:rFonts w:ascii="Tahoma" w:hAnsi="Tahoma" w:cs="Tahoma"/>
          <w:color w:val="8A3300"/>
          <w:sz w:val="20"/>
          <w:szCs w:val="20"/>
        </w:rPr>
        <w:t>000...0101</w:t>
      </w:r>
      <w:r>
        <w:rPr>
          <w:rFonts w:ascii="Tahoma" w:hAnsi="Tahoma" w:cs="Tahoma"/>
          <w:color w:val="8A3300"/>
          <w:sz w:val="20"/>
          <w:szCs w:val="20"/>
        </w:rPr>
        <w:t>，</w:t>
      </w:r>
      <w:r>
        <w:rPr>
          <w:rFonts w:ascii="Tahoma" w:hAnsi="Tahoma" w:cs="Tahoma"/>
          <w:color w:val="8A3300"/>
          <w:sz w:val="20"/>
          <w:szCs w:val="20"/>
        </w:rPr>
        <w:t>-5</w:t>
      </w:r>
      <w:r>
        <w:rPr>
          <w:rFonts w:ascii="Tahoma" w:hAnsi="Tahoma" w:cs="Tahoma"/>
          <w:color w:val="8A3300"/>
          <w:sz w:val="20"/>
          <w:szCs w:val="20"/>
        </w:rPr>
        <w:t>的原码为</w:t>
      </w:r>
      <w:r>
        <w:rPr>
          <w:rFonts w:ascii="Tahoma" w:hAnsi="Tahoma" w:cs="Tahoma"/>
          <w:color w:val="8A3300"/>
          <w:sz w:val="20"/>
          <w:szCs w:val="20"/>
        </w:rPr>
        <w:t>100...0101</w:t>
      </w:r>
      <w:r>
        <w:rPr>
          <w:rFonts w:ascii="Tahoma" w:hAnsi="Tahoma" w:cs="Tahoma"/>
          <w:color w:val="8A3300"/>
          <w:sz w:val="20"/>
          <w:szCs w:val="20"/>
        </w:rPr>
        <w:t>，补码为</w:t>
      </w:r>
      <w:r>
        <w:rPr>
          <w:rFonts w:ascii="Tahoma" w:hAnsi="Tahoma" w:cs="Tahoma"/>
          <w:color w:val="8A3300"/>
          <w:sz w:val="20"/>
          <w:szCs w:val="20"/>
        </w:rPr>
        <w:t>011...1011</w:t>
      </w:r>
      <w:r>
        <w:rPr>
          <w:rFonts w:ascii="Tahoma" w:hAnsi="Tahoma" w:cs="Tahoma"/>
          <w:color w:val="8A3300"/>
          <w:sz w:val="20"/>
          <w:szCs w:val="20"/>
        </w:rPr>
        <w:t>，机器计算的时候根据补码来计算，可知</w:t>
      </w:r>
      <w:r>
        <w:rPr>
          <w:rFonts w:ascii="Tahoma" w:hAnsi="Tahoma" w:cs="Tahoma"/>
          <w:color w:val="8A3300"/>
          <w:sz w:val="20"/>
          <w:szCs w:val="20"/>
        </w:rPr>
        <w:t xml:space="preserve"> 5&amp;(-5)=000...0001</w:t>
      </w:r>
      <w:r>
        <w:rPr>
          <w:rFonts w:ascii="Tahoma" w:hAnsi="Tahoma" w:cs="Tahoma"/>
          <w:color w:val="8A3300"/>
          <w:sz w:val="20"/>
          <w:szCs w:val="20"/>
        </w:rPr>
        <w:t>，那么</w:t>
      </w:r>
      <w:r>
        <w:rPr>
          <w:rFonts w:ascii="Tahoma" w:hAnsi="Tahoma" w:cs="Tahoma"/>
          <w:color w:val="8A3300"/>
          <w:sz w:val="20"/>
          <w:szCs w:val="20"/>
        </w:rPr>
        <w:t>5</w:t>
      </w:r>
      <w:r>
        <w:rPr>
          <w:rFonts w:ascii="Tahoma" w:hAnsi="Tahoma" w:cs="Tahoma"/>
          <w:color w:val="8A3300"/>
          <w:sz w:val="20"/>
          <w:szCs w:val="20"/>
        </w:rPr>
        <w:t>节点管辖的区间为</w:t>
      </w:r>
      <w:r>
        <w:rPr>
          <w:rFonts w:ascii="Tahoma" w:hAnsi="Tahoma" w:cs="Tahoma"/>
          <w:color w:val="8A3300"/>
          <w:sz w:val="20"/>
          <w:szCs w:val="20"/>
        </w:rPr>
        <w:t>2^0</w:t>
      </w:r>
      <w:r>
        <w:rPr>
          <w:rFonts w:ascii="Tahoma" w:hAnsi="Tahoma" w:cs="Tahoma"/>
          <w:color w:val="8A3300"/>
          <w:sz w:val="20"/>
          <w:szCs w:val="20"/>
        </w:rPr>
        <w:t>，即一个节点</w:t>
      </w:r>
      <w:proofErr w:type="gramStart"/>
      <w:r>
        <w:rPr>
          <w:rFonts w:ascii="Tahoma" w:hAnsi="Tahoma" w:cs="Tahoma"/>
          <w:color w:val="8A3300"/>
          <w:sz w:val="20"/>
          <w:szCs w:val="20"/>
        </w:rPr>
        <w:t>”</w:t>
      </w:r>
      <w:proofErr w:type="gramEnd"/>
      <w:r>
        <w:rPr>
          <w:rFonts w:ascii="Tahoma" w:hAnsi="Tahoma" w:cs="Tahoma"/>
          <w:color w:val="8A3300"/>
          <w:sz w:val="20"/>
          <w:szCs w:val="20"/>
        </w:rPr>
        <w:t>5“</w:t>
      </w:r>
      <w:r>
        <w:rPr>
          <w:rFonts w:ascii="Tahoma" w:hAnsi="Tahoma" w:cs="Tahoma"/>
          <w:color w:val="8A3300"/>
          <w:sz w:val="20"/>
          <w:szCs w:val="20"/>
        </w:rPr>
        <w:t>。</w:t>
      </w:r>
    </w:p>
    <w:p w:rsidR="005D2020" w:rsidRDefault="005D2020" w:rsidP="005D2020">
      <w:pPr>
        <w:pStyle w:val="a3"/>
        <w:shd w:val="clear" w:color="auto" w:fill="FFFFFF"/>
        <w:spacing w:before="150" w:beforeAutospacing="0" w:after="150" w:afterAutospacing="0"/>
        <w:rPr>
          <w:rFonts w:ascii="Tahoma" w:hAnsi="Tahoma" w:cs="Tahoma"/>
          <w:color w:val="8A3300"/>
          <w:sz w:val="20"/>
          <w:szCs w:val="20"/>
        </w:rPr>
      </w:pPr>
      <w:r>
        <w:rPr>
          <w:rFonts w:ascii="Tahoma" w:hAnsi="Tahoma" w:cs="Tahoma"/>
          <w:color w:val="8A3300"/>
          <w:sz w:val="20"/>
          <w:szCs w:val="20"/>
        </w:rPr>
        <w:t>下面给出树状数组应用中的几个关键函数：</w:t>
      </w:r>
    </w:p>
    <w:p w:rsidR="005D2020" w:rsidRDefault="005D2020" w:rsidP="005D2020">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25" w:tooltip="view plain" w:history="1">
        <w:r>
          <w:rPr>
            <w:rStyle w:val="a5"/>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26" w:tooltip="copy" w:history="1">
        <w:r>
          <w:rPr>
            <w:rStyle w:val="a5"/>
            <w:rFonts w:ascii="Verdana" w:hAnsi="Verdana" w:cs="Consolas"/>
            <w:color w:val="A0A0A0"/>
            <w:sz w:val="14"/>
            <w:szCs w:val="14"/>
            <w:bdr w:val="none" w:sz="0" w:space="0" w:color="auto" w:frame="1"/>
          </w:rPr>
          <w:t>copy</w:t>
        </w:r>
      </w:hyperlink>
    </w:p>
    <w:p w:rsidR="005D2020" w:rsidRDefault="005D2020" w:rsidP="005D2020">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lowbit(</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x)   </w:t>
      </w:r>
    </w:p>
    <w:p w:rsidR="005D2020" w:rsidRDefault="005D2020" w:rsidP="005D2020">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D2020" w:rsidRDefault="005D2020" w:rsidP="005D2020">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x&amp;(-x);   </w:t>
      </w:r>
    </w:p>
    <w:p w:rsidR="005D2020" w:rsidRDefault="005D2020" w:rsidP="005D2020">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D2020" w:rsidRDefault="005D2020" w:rsidP="005D2020">
      <w:pPr>
        <w:rPr>
          <w:rFonts w:ascii="宋体" w:hAnsi="宋体" w:cs="宋体"/>
          <w:sz w:val="24"/>
          <w:szCs w:val="24"/>
        </w:rPr>
      </w:pPr>
      <w:r>
        <w:rPr>
          <w:rFonts w:ascii="微软雅黑" w:eastAsia="微软雅黑" w:hAnsi="微软雅黑" w:hint="eastAsia"/>
          <w:color w:val="454545"/>
        </w:rPr>
        <w:br/>
      </w:r>
      <w:r>
        <w:rPr>
          <w:rFonts w:ascii="微软雅黑" w:eastAsia="微软雅黑" w:hAnsi="微软雅黑" w:hint="eastAsia"/>
          <w:color w:val="454545"/>
        </w:rPr>
        <w:br/>
      </w:r>
    </w:p>
    <w:p w:rsidR="005D2020" w:rsidRDefault="005D2020" w:rsidP="005D2020">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27" w:tooltip="view plain" w:history="1">
        <w:r>
          <w:rPr>
            <w:rStyle w:val="a5"/>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28" w:tooltip="copy" w:history="1">
        <w:r>
          <w:rPr>
            <w:rStyle w:val="a5"/>
            <w:rFonts w:ascii="Verdana" w:hAnsi="Verdana" w:cs="Consolas"/>
            <w:color w:val="A0A0A0"/>
            <w:sz w:val="14"/>
            <w:szCs w:val="14"/>
            <w:bdr w:val="none" w:sz="0" w:space="0" w:color="auto" w:frame="1"/>
          </w:rPr>
          <w:t>copy</w:t>
        </w:r>
      </w:hyperlink>
    </w:p>
    <w:p w:rsidR="005D2020" w:rsidRDefault="005D2020" w:rsidP="005D2020">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sum(</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pos)   </w:t>
      </w:r>
    </w:p>
    <w:p w:rsidR="005D2020" w:rsidRDefault="005D2020" w:rsidP="005D2020">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D2020" w:rsidRDefault="005D2020" w:rsidP="005D2020">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res= 0;   </w:t>
      </w:r>
    </w:p>
    <w:p w:rsidR="005D2020" w:rsidRDefault="005D2020" w:rsidP="005D2020">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while</w:t>
      </w:r>
      <w:r w:rsidR="008E63DB">
        <w:rPr>
          <w:rFonts w:ascii="Consolas" w:hAnsi="Consolas" w:cs="Consolas"/>
          <w:color w:val="000000"/>
          <w:sz w:val="18"/>
          <w:szCs w:val="18"/>
          <w:bdr w:val="none" w:sz="0" w:space="0" w:color="auto" w:frame="1"/>
        </w:rPr>
        <w:t>(</w:t>
      </w:r>
      <w:r w:rsidR="008E63DB">
        <w:rPr>
          <w:rFonts w:ascii="Consolas" w:hAnsi="Consolas" w:cs="Consolas" w:hint="eastAsia"/>
          <w:color w:val="000000"/>
          <w:sz w:val="18"/>
          <w:szCs w:val="18"/>
          <w:bdr w:val="none" w:sz="0" w:space="0" w:color="auto" w:frame="1"/>
        </w:rPr>
        <w:t>pos</w:t>
      </w:r>
      <w:r>
        <w:rPr>
          <w:rFonts w:ascii="Consolas" w:hAnsi="Consolas" w:cs="Consolas"/>
          <w:color w:val="000000"/>
          <w:sz w:val="18"/>
          <w:szCs w:val="18"/>
          <w:bdr w:val="none" w:sz="0" w:space="0" w:color="auto" w:frame="1"/>
        </w:rPr>
        <w:t> &gt; 0)   </w:t>
      </w:r>
    </w:p>
    <w:p w:rsidR="005D2020" w:rsidRDefault="005D2020" w:rsidP="005D2020">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D2020" w:rsidRDefault="005D2020" w:rsidP="005D2020">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res += c[pos];   </w:t>
      </w:r>
    </w:p>
    <w:p w:rsidR="005D2020" w:rsidRDefault="005D2020" w:rsidP="005D2020">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pos -= lowbit(pos);   </w:t>
      </w:r>
    </w:p>
    <w:p w:rsidR="005D2020" w:rsidRDefault="005D2020" w:rsidP="005D2020">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D2020" w:rsidRDefault="005D2020" w:rsidP="005D2020">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res;   </w:t>
      </w:r>
    </w:p>
    <w:p w:rsidR="005D2020" w:rsidRDefault="005D2020" w:rsidP="005D2020">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D2020" w:rsidRDefault="005D2020" w:rsidP="005D2020">
      <w:pPr>
        <w:rPr>
          <w:rFonts w:ascii="宋体" w:hAnsi="宋体" w:cs="宋体"/>
          <w:sz w:val="24"/>
          <w:szCs w:val="24"/>
        </w:rPr>
      </w:pPr>
    </w:p>
    <w:p w:rsidR="005D2020" w:rsidRDefault="005D2020" w:rsidP="005D2020">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29" w:tooltip="view plain" w:history="1">
        <w:r>
          <w:rPr>
            <w:rStyle w:val="a5"/>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30" w:tooltip="copy" w:history="1">
        <w:r>
          <w:rPr>
            <w:rStyle w:val="a5"/>
            <w:rFonts w:ascii="Verdana" w:hAnsi="Verdana" w:cs="Consolas"/>
            <w:color w:val="A0A0A0"/>
            <w:sz w:val="14"/>
            <w:szCs w:val="14"/>
            <w:bdr w:val="none" w:sz="0" w:space="0" w:color="auto" w:frame="1"/>
          </w:rPr>
          <w:t>copy</w:t>
        </w:r>
      </w:hyperlink>
    </w:p>
    <w:p w:rsidR="005D2020" w:rsidRDefault="005D2020" w:rsidP="005D2020">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pos ,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value)   </w:t>
      </w:r>
    </w:p>
    <w:p w:rsidR="005D2020" w:rsidRDefault="005D2020" w:rsidP="005D2020">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D2020" w:rsidRDefault="005D2020" w:rsidP="005D2020">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while</w:t>
      </w:r>
      <w:r>
        <w:rPr>
          <w:rFonts w:ascii="Consolas" w:hAnsi="Consolas" w:cs="Consolas"/>
          <w:color w:val="000000"/>
          <w:sz w:val="18"/>
          <w:szCs w:val="18"/>
          <w:bdr w:val="none" w:sz="0" w:space="0" w:color="auto" w:frame="1"/>
        </w:rPr>
        <w:t>(pos &lt;= n)   </w:t>
      </w:r>
    </w:p>
    <w:p w:rsidR="005D2020" w:rsidRDefault="005D2020" w:rsidP="005D2020">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D2020" w:rsidRDefault="005D2020" w:rsidP="005D2020">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c[pos] += value;   </w:t>
      </w:r>
    </w:p>
    <w:p w:rsidR="005D2020" w:rsidRDefault="005D2020" w:rsidP="005D2020">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pos += lowbit(pos);   </w:t>
      </w:r>
    </w:p>
    <w:p w:rsidR="005D2020" w:rsidRDefault="005D2020" w:rsidP="005D2020">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A80BF4" w:rsidRPr="00A80BF4" w:rsidRDefault="005D2020" w:rsidP="00A80BF4">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80BF4" w:rsidRPr="007F08A0" w:rsidRDefault="00A80BF4" w:rsidP="00A80BF4">
      <w:pPr>
        <w:rPr>
          <w:color w:val="FF0000"/>
        </w:rPr>
      </w:pPr>
      <w:r w:rsidRPr="007F08A0">
        <w:rPr>
          <w:rFonts w:hint="eastAsia"/>
          <w:color w:val="FF0000"/>
        </w:rPr>
        <w:t>五种解法，转自：</w:t>
      </w:r>
      <w:r w:rsidRPr="007F08A0">
        <w:rPr>
          <w:color w:val="FF0000"/>
        </w:rPr>
        <w:t>http://blog.csdn.net/sinat_29278271/article/details/47291659</w:t>
      </w:r>
    </w:p>
    <w:p w:rsidR="00A80BF4" w:rsidRDefault="00A80BF4" w:rsidP="00A80BF4">
      <w:pPr>
        <w:pStyle w:val="2"/>
      </w:pPr>
      <w:bookmarkStart w:id="57" w:name="_Toc505933225"/>
      <w:r>
        <w:rPr>
          <w:rFonts w:hint="eastAsia"/>
        </w:rPr>
        <w:lastRenderedPageBreak/>
        <w:t>解题思路</w:t>
      </w:r>
      <w:bookmarkEnd w:id="57"/>
    </w:p>
    <w:p w:rsidR="00A80BF4" w:rsidRDefault="00A80BF4" w:rsidP="00A80BF4">
      <w:pPr>
        <w:shd w:val="clear" w:color="auto" w:fill="FAFAFA"/>
        <w:spacing w:line="216" w:lineRule="atLeast"/>
        <w:textAlignment w:val="baseline"/>
        <w:rPr>
          <w:rFonts w:ascii="Verdana" w:eastAsia="微软雅黑" w:hAnsi="Verdana"/>
          <w:color w:val="333333"/>
          <w:sz w:val="24"/>
          <w:szCs w:val="24"/>
        </w:rPr>
      </w:pPr>
      <w:r>
        <w:rPr>
          <w:rFonts w:ascii="Verdana" w:eastAsia="微软雅黑" w:hAnsi="Verdana"/>
          <w:color w:val="333333"/>
        </w:rPr>
        <w:t> </w:t>
      </w:r>
      <w:r>
        <w:rPr>
          <w:rStyle w:val="apple-converted-space"/>
          <w:rFonts w:ascii="Verdana" w:eastAsia="微软雅黑" w:hAnsi="Verdana"/>
          <w:color w:val="333333"/>
        </w:rPr>
        <w:t> </w:t>
      </w:r>
      <w:r>
        <w:rPr>
          <w:rFonts w:ascii="Verdana" w:eastAsia="微软雅黑" w:hAnsi="Verdana"/>
          <w:color w:val="333333"/>
          <w:szCs w:val="21"/>
        </w:rPr>
        <w:t> </w:t>
      </w:r>
      <w:r>
        <w:rPr>
          <w:rFonts w:ascii="Verdana" w:eastAsia="微软雅黑" w:hAnsi="Verdana"/>
          <w:color w:val="333333"/>
          <w:sz w:val="27"/>
          <w:szCs w:val="27"/>
        </w:rPr>
        <w:t>  </w:t>
      </w:r>
      <w:r>
        <w:rPr>
          <w:rFonts w:ascii="Verdana" w:eastAsia="微软雅黑" w:hAnsi="Verdana"/>
          <w:color w:val="333333"/>
          <w:sz w:val="18"/>
          <w:szCs w:val="18"/>
        </w:rPr>
        <w:t>题目的大意是维护一个能随时返回中位数的</w:t>
      </w:r>
      <w:proofErr w:type="gramStart"/>
      <w:r>
        <w:rPr>
          <w:rFonts w:ascii="Verdana" w:eastAsia="微软雅黑" w:hAnsi="Verdana"/>
          <w:color w:val="333333"/>
          <w:sz w:val="18"/>
          <w:szCs w:val="18"/>
        </w:rPr>
        <w:t>栈</w:t>
      </w:r>
      <w:proofErr w:type="gramEnd"/>
      <w:r>
        <w:rPr>
          <w:rFonts w:ascii="Verdana" w:eastAsia="微软雅黑" w:hAnsi="Verdana"/>
          <w:color w:val="333333"/>
          <w:sz w:val="18"/>
          <w:szCs w:val="18"/>
        </w:rPr>
        <w:t>，这个问题其实可以直接简化为维护一个能返回中位数同时支持插入和删除的数据结构。本身解法比较多样，网上能找到的解法有三种，个人感觉都很有启发性，所以加上我的解法在此做个总结。</w:t>
      </w:r>
    </w:p>
    <w:p w:rsidR="00A80BF4" w:rsidRDefault="00A80BF4" w:rsidP="00A80BF4">
      <w:pPr>
        <w:shd w:val="clear" w:color="auto" w:fill="FAFAFA"/>
        <w:spacing w:line="216" w:lineRule="atLeast"/>
        <w:textAlignment w:val="baseline"/>
        <w:rPr>
          <w:rFonts w:ascii="Verdana" w:eastAsia="微软雅黑" w:hAnsi="Verdana"/>
          <w:color w:val="333333"/>
        </w:rPr>
      </w:pPr>
      <w:r>
        <w:rPr>
          <w:rFonts w:ascii="Verdana" w:eastAsia="微软雅黑" w:hAnsi="Verdana"/>
          <w:color w:val="333333"/>
          <w:sz w:val="18"/>
          <w:szCs w:val="18"/>
        </w:rPr>
        <w:t>     </w:t>
      </w:r>
      <w:r>
        <w:rPr>
          <w:rFonts w:ascii="Verdana" w:eastAsia="微软雅黑" w:hAnsi="Verdana"/>
          <w:color w:val="333333"/>
          <w:sz w:val="18"/>
          <w:szCs w:val="18"/>
        </w:rPr>
        <w:t>因为题目中说明每个数据都在</w:t>
      </w:r>
      <w:r>
        <w:rPr>
          <w:rFonts w:ascii="Verdana" w:eastAsia="微软雅黑" w:hAnsi="Verdana"/>
          <w:color w:val="333333"/>
          <w:sz w:val="18"/>
          <w:szCs w:val="18"/>
        </w:rPr>
        <w:t>[1,100000]</w:t>
      </w:r>
      <w:r>
        <w:rPr>
          <w:rFonts w:ascii="Verdana" w:eastAsia="微软雅黑" w:hAnsi="Verdana"/>
          <w:color w:val="333333"/>
          <w:sz w:val="18"/>
          <w:szCs w:val="18"/>
        </w:rPr>
        <w:t>之间，所以很朴素的一种解法就是设立一个</w:t>
      </w:r>
      <w:r>
        <w:rPr>
          <w:rFonts w:ascii="Verdana" w:eastAsia="微软雅黑" w:hAnsi="Verdana"/>
          <w:color w:val="333333"/>
          <w:sz w:val="18"/>
          <w:szCs w:val="18"/>
        </w:rPr>
        <w:t>Count[100005]</w:t>
      </w:r>
      <w:r>
        <w:rPr>
          <w:rFonts w:ascii="Verdana" w:eastAsia="微软雅黑" w:hAnsi="Verdana"/>
          <w:color w:val="333333"/>
          <w:sz w:val="18"/>
          <w:szCs w:val="18"/>
        </w:rPr>
        <w:t>。插入</w:t>
      </w:r>
      <w:r>
        <w:rPr>
          <w:rFonts w:ascii="Verdana" w:eastAsia="微软雅黑" w:hAnsi="Verdana"/>
          <w:color w:val="333333"/>
          <w:sz w:val="18"/>
          <w:szCs w:val="18"/>
        </w:rPr>
        <w:t>n</w:t>
      </w:r>
      <w:r>
        <w:rPr>
          <w:rFonts w:ascii="Verdana" w:eastAsia="微软雅黑" w:hAnsi="Verdana"/>
          <w:color w:val="333333"/>
          <w:sz w:val="18"/>
          <w:szCs w:val="18"/>
        </w:rPr>
        <w:t>的时候</w:t>
      </w:r>
      <w:r>
        <w:rPr>
          <w:rFonts w:ascii="Verdana" w:eastAsia="微软雅黑" w:hAnsi="Verdana"/>
          <w:color w:val="333333"/>
          <w:sz w:val="18"/>
          <w:szCs w:val="18"/>
        </w:rPr>
        <w:t>Count[n]++</w:t>
      </w:r>
      <w:r>
        <w:rPr>
          <w:rFonts w:ascii="Verdana" w:eastAsia="微软雅黑" w:hAnsi="Verdana"/>
          <w:color w:val="333333"/>
          <w:sz w:val="18"/>
          <w:szCs w:val="18"/>
        </w:rPr>
        <w:t>，删除的时候</w:t>
      </w:r>
      <w:r>
        <w:rPr>
          <w:rFonts w:ascii="Verdana" w:eastAsia="微软雅黑" w:hAnsi="Verdana"/>
          <w:color w:val="333333"/>
          <w:sz w:val="18"/>
          <w:szCs w:val="18"/>
        </w:rPr>
        <w:t>Count[n]--</w:t>
      </w:r>
      <w:r>
        <w:rPr>
          <w:rFonts w:ascii="Verdana" w:eastAsia="微软雅黑" w:hAnsi="Verdana"/>
          <w:color w:val="333333"/>
          <w:sz w:val="18"/>
          <w:szCs w:val="18"/>
        </w:rPr>
        <w:t>，查找的时候遍历数组，寻找前缀和为（</w:t>
      </w:r>
      <w:r>
        <w:rPr>
          <w:rFonts w:ascii="Verdana" w:eastAsia="微软雅黑" w:hAnsi="Verdana"/>
          <w:color w:val="333333"/>
          <w:sz w:val="18"/>
          <w:szCs w:val="18"/>
        </w:rPr>
        <w:t>size+1)/2</w:t>
      </w:r>
      <w:r>
        <w:rPr>
          <w:rFonts w:ascii="Verdana" w:eastAsia="微软雅黑" w:hAnsi="Verdana"/>
          <w:color w:val="333333"/>
          <w:sz w:val="18"/>
          <w:szCs w:val="18"/>
        </w:rPr>
        <w:t>的下标。但是</w:t>
      </w:r>
      <w:r>
        <w:rPr>
          <w:rFonts w:ascii="Verdana" w:eastAsia="微软雅黑" w:hAnsi="Verdana"/>
          <w:color w:val="333333"/>
          <w:sz w:val="18"/>
          <w:szCs w:val="18"/>
        </w:rPr>
        <w:t>10^5</w:t>
      </w:r>
      <w:r>
        <w:rPr>
          <w:rFonts w:ascii="Verdana" w:eastAsia="微软雅黑" w:hAnsi="Verdana"/>
          <w:color w:val="333333"/>
          <w:sz w:val="18"/>
          <w:szCs w:val="18"/>
        </w:rPr>
        <w:t>本身是个比较大的数字，在多次查找之后果断超时了，怎么办呢？当然要做优化。</w:t>
      </w:r>
    </w:p>
    <w:p w:rsidR="00A80BF4" w:rsidRDefault="00A80BF4" w:rsidP="00A80BF4">
      <w:pPr>
        <w:pStyle w:val="2"/>
        <w:shd w:val="clear" w:color="auto" w:fill="FAFAFA"/>
        <w:spacing w:before="0" w:after="0" w:line="216" w:lineRule="atLeast"/>
        <w:textAlignment w:val="baseline"/>
        <w:rPr>
          <w:rFonts w:ascii="Verdana" w:eastAsia="微软雅黑" w:hAnsi="Verdana"/>
          <w:b w:val="0"/>
          <w:bCs w:val="0"/>
          <w:color w:val="333333"/>
          <w:sz w:val="45"/>
          <w:szCs w:val="45"/>
        </w:rPr>
      </w:pPr>
      <w:bookmarkStart w:id="58" w:name="t2"/>
      <w:bookmarkStart w:id="59" w:name="_Toc505933226"/>
      <w:bookmarkEnd w:id="58"/>
      <w:r>
        <w:rPr>
          <w:rFonts w:ascii="Verdana" w:eastAsia="微软雅黑" w:hAnsi="Verdana"/>
          <w:b w:val="0"/>
          <w:bCs w:val="0"/>
          <w:color w:val="333333"/>
          <w:sz w:val="27"/>
          <w:szCs w:val="27"/>
        </w:rPr>
        <w:t>1.</w:t>
      </w:r>
      <w:r>
        <w:rPr>
          <w:rFonts w:ascii="Verdana" w:eastAsia="微软雅黑" w:hAnsi="Verdana"/>
          <w:b w:val="0"/>
          <w:bCs w:val="0"/>
          <w:color w:val="333333"/>
          <w:sz w:val="27"/>
          <w:szCs w:val="27"/>
        </w:rPr>
        <w:t>树状数组</w:t>
      </w:r>
      <w:r>
        <w:rPr>
          <w:rFonts w:ascii="Verdana" w:eastAsia="微软雅黑" w:hAnsi="Verdana"/>
          <w:b w:val="0"/>
          <w:bCs w:val="0"/>
          <w:color w:val="333333"/>
          <w:sz w:val="27"/>
          <w:szCs w:val="27"/>
        </w:rPr>
        <w:t>+</w:t>
      </w:r>
      <w:r>
        <w:rPr>
          <w:rFonts w:ascii="Verdana" w:eastAsia="微软雅黑" w:hAnsi="Verdana"/>
          <w:b w:val="0"/>
          <w:bCs w:val="0"/>
          <w:color w:val="333333"/>
          <w:sz w:val="27"/>
          <w:szCs w:val="27"/>
        </w:rPr>
        <w:t>二分查找</w:t>
      </w:r>
      <w:bookmarkEnd w:id="59"/>
    </w:p>
    <w:p w:rsidR="00A80BF4" w:rsidRDefault="00A80BF4" w:rsidP="00A80BF4">
      <w:pPr>
        <w:pStyle w:val="a3"/>
        <w:shd w:val="clear" w:color="auto" w:fill="FAFAFA"/>
        <w:spacing w:before="0" w:beforeAutospacing="0" w:after="0" w:afterAutospacing="0" w:line="216" w:lineRule="atLeast"/>
        <w:textAlignment w:val="baseline"/>
        <w:rPr>
          <w:rFonts w:ascii="Verdana" w:eastAsia="微软雅黑" w:hAnsi="Verdana"/>
          <w:color w:val="333333"/>
        </w:rPr>
      </w:pPr>
      <w:r>
        <w:rPr>
          <w:rFonts w:ascii="Verdana" w:eastAsia="微软雅黑" w:hAnsi="Verdana"/>
          <w:color w:val="333333"/>
          <w:sz w:val="18"/>
          <w:szCs w:val="18"/>
        </w:rPr>
        <w:t>    </w:t>
      </w:r>
      <w:r>
        <w:rPr>
          <w:rFonts w:ascii="Verdana" w:eastAsia="微软雅黑" w:hAnsi="Verdana"/>
          <w:color w:val="333333"/>
          <w:sz w:val="18"/>
          <w:szCs w:val="18"/>
        </w:rPr>
        <w:t>树状数组</w:t>
      </w:r>
      <w:r>
        <w:rPr>
          <w:rFonts w:ascii="Verdana" w:eastAsia="微软雅黑" w:hAnsi="Verdana"/>
          <w:color w:val="333333"/>
          <w:sz w:val="18"/>
          <w:szCs w:val="18"/>
        </w:rPr>
        <w:t>(</w:t>
      </w:r>
      <w:r>
        <w:rPr>
          <w:rFonts w:ascii="Arial" w:eastAsia="微软雅黑" w:hAnsi="Arial" w:cs="Arial"/>
          <w:color w:val="333333"/>
          <w:sz w:val="18"/>
          <w:szCs w:val="18"/>
        </w:rPr>
        <w:t>Binary Indexed Tree(BIT)</w:t>
      </w:r>
      <w:r>
        <w:rPr>
          <w:rFonts w:ascii="Verdana" w:eastAsia="微软雅黑" w:hAnsi="Verdana"/>
          <w:color w:val="333333"/>
          <w:sz w:val="18"/>
          <w:szCs w:val="18"/>
        </w:rPr>
        <w:t>)</w:t>
      </w:r>
      <w:r>
        <w:rPr>
          <w:rFonts w:ascii="Verdana" w:eastAsia="微软雅黑" w:hAnsi="Verdana"/>
          <w:color w:val="333333"/>
          <w:sz w:val="18"/>
          <w:szCs w:val="18"/>
        </w:rPr>
        <w:t>是一种能高效查找前缀和的数据结构，</w:t>
      </w:r>
      <w:del w:id="60" w:author="Unknown">
        <w:r>
          <w:rPr>
            <w:rFonts w:ascii="Verdana" w:eastAsia="微软雅黑" w:hAnsi="Verdana"/>
            <w:color w:val="333333"/>
            <w:sz w:val="18"/>
            <w:szCs w:val="18"/>
          </w:rPr>
          <w:delText>具体实现原理见鄙人还没写好的拙作《树状数组的复习》</w:delText>
        </w:r>
      </w:del>
      <w:r>
        <w:rPr>
          <w:rFonts w:ascii="Verdana" w:eastAsia="微软雅黑" w:hAnsi="Verdana"/>
          <w:color w:val="333333"/>
          <w:sz w:val="18"/>
          <w:szCs w:val="18"/>
        </w:rPr>
        <w:t>。使用树状数组是为了能进行二分查找，原先遍历</w:t>
      </w:r>
      <w:r>
        <w:rPr>
          <w:rFonts w:ascii="Verdana" w:eastAsia="微软雅黑" w:hAnsi="Verdana"/>
          <w:color w:val="333333"/>
          <w:sz w:val="18"/>
          <w:szCs w:val="18"/>
        </w:rPr>
        <w:t>Count</w:t>
      </w:r>
      <w:r>
        <w:rPr>
          <w:rFonts w:ascii="Verdana" w:eastAsia="微软雅黑" w:hAnsi="Verdana"/>
          <w:color w:val="333333"/>
          <w:sz w:val="18"/>
          <w:szCs w:val="18"/>
        </w:rPr>
        <w:t>数组，最多的时候能遍历</w:t>
      </w:r>
      <w:r>
        <w:rPr>
          <w:rFonts w:ascii="Verdana" w:eastAsia="微软雅黑" w:hAnsi="Verdana"/>
          <w:color w:val="333333"/>
          <w:sz w:val="18"/>
          <w:szCs w:val="18"/>
        </w:rPr>
        <w:t>10^5</w:t>
      </w:r>
      <w:r>
        <w:rPr>
          <w:rFonts w:ascii="Verdana" w:eastAsia="微软雅黑" w:hAnsi="Verdana"/>
          <w:color w:val="333333"/>
          <w:sz w:val="18"/>
          <w:szCs w:val="18"/>
        </w:rPr>
        <w:t>次，运用二分查找可以将查找次数优化为</w:t>
      </w:r>
      <w:r>
        <w:rPr>
          <w:rFonts w:ascii="Verdana" w:eastAsia="微软雅黑" w:hAnsi="Verdana"/>
          <w:color w:val="333333"/>
          <w:sz w:val="18"/>
          <w:szCs w:val="18"/>
        </w:rPr>
        <w:t>lg(10^5)/lg(2)  &lt; 15</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下面是代码</w:t>
      </w:r>
    </w:p>
    <w:p w:rsidR="00A80BF4" w:rsidRDefault="00A80BF4" w:rsidP="00A80BF4">
      <w:pPr>
        <w:shd w:val="clear" w:color="auto" w:fill="F8F8F8"/>
        <w:textAlignment w:val="baseline"/>
        <w:rPr>
          <w:rStyle w:val="tracking-ad"/>
          <w:rFonts w:ascii="Verdana" w:hAnsi="Verdana" w:cs="Consolas"/>
          <w:color w:val="C0C0C0"/>
          <w:sz w:val="14"/>
          <w:szCs w:val="14"/>
        </w:rPr>
      </w:pPr>
      <w:r>
        <w:rPr>
          <w:rFonts w:ascii="Verdana" w:eastAsia="微软雅黑" w:hAnsi="Verdana" w:cs="Consolas"/>
          <w:b/>
          <w:bCs/>
          <w:color w:val="C0C0C0"/>
          <w:sz w:val="14"/>
          <w:szCs w:val="14"/>
        </w:rPr>
        <w:t>[</w:t>
      </w:r>
      <w:proofErr w:type="gramStart"/>
      <w:r>
        <w:rPr>
          <w:rFonts w:ascii="Verdana" w:eastAsia="微软雅黑" w:hAnsi="Verdana" w:cs="Consolas"/>
          <w:b/>
          <w:bCs/>
          <w:color w:val="C0C0C0"/>
          <w:sz w:val="14"/>
          <w:szCs w:val="14"/>
        </w:rPr>
        <w:t>cpp</w:t>
      </w:r>
      <w:proofErr w:type="gramEnd"/>
      <w:r>
        <w:rPr>
          <w:rFonts w:ascii="Verdana" w:eastAsia="微软雅黑" w:hAnsi="Verdana" w:cs="Consolas"/>
          <w:b/>
          <w:bCs/>
          <w:color w:val="C0C0C0"/>
          <w:sz w:val="14"/>
          <w:szCs w:val="14"/>
        </w:rPr>
        <w:t>]</w:t>
      </w:r>
      <w:r>
        <w:rPr>
          <w:rStyle w:val="apple-converted-space"/>
          <w:rFonts w:ascii="Verdana" w:eastAsia="微软雅黑" w:hAnsi="Verdana" w:cs="Consolas"/>
          <w:color w:val="C0C0C0"/>
          <w:sz w:val="14"/>
          <w:szCs w:val="14"/>
        </w:rPr>
        <w:t> </w:t>
      </w:r>
      <w:hyperlink r:id="rId31" w:tooltip="view plain" w:history="1">
        <w:r>
          <w:rPr>
            <w:rStyle w:val="a5"/>
            <w:rFonts w:ascii="Verdana" w:eastAsia="微软雅黑" w:hAnsi="Verdana" w:cs="Consolas"/>
            <w:color w:val="A0A0A0"/>
            <w:sz w:val="14"/>
            <w:szCs w:val="14"/>
            <w:bdr w:val="none" w:sz="0" w:space="0" w:color="auto" w:frame="1"/>
          </w:rPr>
          <w:t>view plain</w:t>
        </w:r>
      </w:hyperlink>
      <w:r>
        <w:rPr>
          <w:rStyle w:val="apple-converted-space"/>
          <w:rFonts w:ascii="Verdana" w:eastAsia="微软雅黑" w:hAnsi="Verdana" w:cs="Consolas"/>
          <w:color w:val="C0C0C0"/>
          <w:sz w:val="14"/>
          <w:szCs w:val="14"/>
        </w:rPr>
        <w:t> </w:t>
      </w:r>
      <w:hyperlink r:id="rId32" w:tooltip="copy" w:history="1">
        <w:r>
          <w:rPr>
            <w:rStyle w:val="a5"/>
            <w:rFonts w:ascii="Verdana" w:eastAsia="微软雅黑" w:hAnsi="Verdana" w:cs="Consolas"/>
            <w:color w:val="A0A0A0"/>
            <w:sz w:val="14"/>
            <w:szCs w:val="14"/>
            <w:bdr w:val="none" w:sz="0" w:space="0" w:color="auto" w:frame="1"/>
          </w:rPr>
          <w:t>copy</w:t>
        </w:r>
      </w:hyperlink>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hAnsi="Consolas"/>
          <w:color w:val="5C5C5C"/>
          <w:sz w:val="18"/>
          <w:szCs w:val="18"/>
        </w:rPr>
      </w:pPr>
      <w:r>
        <w:rPr>
          <w:rStyle w:val="preprocessor"/>
          <w:rFonts w:ascii="Consolas" w:eastAsia="微软雅黑" w:hAnsi="Consolas" w:cs="Consolas"/>
          <w:color w:val="808080"/>
          <w:bdr w:val="none" w:sz="0" w:space="0" w:color="auto" w:frame="1"/>
        </w:rPr>
        <w:t># include &lt;cstdio&gt;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&lt;stack&gt;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using</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namespace</w:t>
      </w:r>
      <w:r>
        <w:rPr>
          <w:rFonts w:ascii="Consolas" w:eastAsia="微软雅黑" w:hAnsi="Consolas" w:cs="Consolas"/>
          <w:color w:val="000000"/>
          <w:sz w:val="18"/>
          <w:szCs w:val="18"/>
          <w:bdr w:val="none" w:sz="0" w:space="0" w:color="auto" w:frame="1"/>
        </w:rPr>
        <w:t> std;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class</w:t>
      </w:r>
      <w:r>
        <w:rPr>
          <w:rFonts w:ascii="Consolas" w:eastAsia="微软雅黑" w:hAnsi="Consolas" w:cs="Consolas"/>
          <w:color w:val="000000"/>
          <w:sz w:val="18"/>
          <w:szCs w:val="18"/>
          <w:bdr w:val="none" w:sz="0" w:space="0" w:color="auto" w:frame="1"/>
        </w:rPr>
        <w:t> BIT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private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*Elem;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Size;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lowbit(</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n)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n&amp;(-n);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public</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BIT(</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size):Size(size+1)  </w:t>
      </w:r>
      <w:r>
        <w:rPr>
          <w:rStyle w:val="comment"/>
          <w:rFonts w:ascii="Consolas" w:eastAsia="微软雅黑" w:hAnsi="Consolas" w:cs="Consolas"/>
          <w:color w:val="008200"/>
          <w:sz w:val="18"/>
          <w:szCs w:val="18"/>
          <w:bdr w:val="none" w:sz="0" w:space="0" w:color="auto" w:frame="1"/>
        </w:rPr>
        <w:t>/*</w:t>
      </w:r>
      <w:r>
        <w:rPr>
          <w:rStyle w:val="comment"/>
          <w:rFonts w:ascii="Consolas" w:eastAsia="微软雅黑" w:hAnsi="Consolas" w:cs="Consolas"/>
          <w:color w:val="008200"/>
          <w:sz w:val="18"/>
          <w:szCs w:val="18"/>
          <w:bdr w:val="none" w:sz="0" w:space="0" w:color="auto" w:frame="1"/>
        </w:rPr>
        <w:t>想想看还是</w:t>
      </w:r>
      <w:r>
        <w:rPr>
          <w:rStyle w:val="comment"/>
          <w:rFonts w:ascii="Consolas" w:eastAsia="微软雅黑" w:hAnsi="Consolas" w:cs="Consolas"/>
          <w:color w:val="008200"/>
          <w:sz w:val="18"/>
          <w:szCs w:val="18"/>
          <w:bdr w:val="none" w:sz="0" w:space="0" w:color="auto" w:frame="1"/>
        </w:rPr>
        <w:t>+1</w:t>
      </w:r>
      <w:r>
        <w:rPr>
          <w:rStyle w:val="comment"/>
          <w:rFonts w:ascii="Consolas" w:eastAsia="微软雅黑" w:hAnsi="Consolas" w:cs="Consolas"/>
          <w:color w:val="008200"/>
          <w:sz w:val="18"/>
          <w:szCs w:val="18"/>
          <w:bdr w:val="none" w:sz="0" w:space="0" w:color="auto" w:frame="1"/>
        </w:rPr>
        <w:t>好了，要不申请了</w:t>
      </w:r>
      <w:r>
        <w:rPr>
          <w:rStyle w:val="comment"/>
          <w:rFonts w:ascii="Consolas" w:eastAsia="微软雅黑" w:hAnsi="Consolas" w:cs="Consolas"/>
          <w:color w:val="008200"/>
          <w:sz w:val="18"/>
          <w:szCs w:val="18"/>
          <w:bdr w:val="none" w:sz="0" w:space="0" w:color="auto" w:frame="1"/>
        </w:rPr>
        <w:t>100</w:t>
      </w:r>
      <w:r>
        <w:rPr>
          <w:rStyle w:val="comment"/>
          <w:rFonts w:ascii="Consolas" w:eastAsia="微软雅黑" w:hAnsi="Consolas" w:cs="Consolas"/>
          <w:color w:val="008200"/>
          <w:sz w:val="18"/>
          <w:szCs w:val="18"/>
          <w:bdr w:val="none" w:sz="0" w:space="0" w:color="auto" w:frame="1"/>
        </w:rPr>
        <w:t>的空间只能用到</w:t>
      </w:r>
      <w:r>
        <w:rPr>
          <w:rStyle w:val="comment"/>
          <w:rFonts w:ascii="Consolas" w:eastAsia="微软雅黑" w:hAnsi="Consolas" w:cs="Consolas"/>
          <w:color w:val="008200"/>
          <w:sz w:val="18"/>
          <w:szCs w:val="18"/>
          <w:bdr w:val="none" w:sz="0" w:space="0" w:color="auto" w:frame="1"/>
        </w:rPr>
        <w:t>99</w:t>
      </w:r>
      <w:r>
        <w:rPr>
          <w:rStyle w:val="comment"/>
          <w:rFonts w:ascii="Consolas" w:eastAsia="微软雅黑" w:hAnsi="Consolas" w:cs="Consolas"/>
          <w:color w:val="008200"/>
          <w:sz w:val="18"/>
          <w:szCs w:val="18"/>
          <w:bdr w:val="none" w:sz="0" w:space="0" w:color="auto" w:frame="1"/>
        </w:rPr>
        <w:t>感觉太奇怪了</w:t>
      </w:r>
      <w:r>
        <w:rPr>
          <w:rStyle w:val="comment"/>
          <w:rFonts w:ascii="Consolas" w:eastAsia="微软雅黑" w:hAnsi="Consolas" w:cs="Consolas"/>
          <w:color w:val="008200"/>
          <w:sz w:val="18"/>
          <w:szCs w:val="18"/>
          <w:bdr w:val="none" w:sz="0" w:space="0" w:color="auto" w:frame="1"/>
        </w:rPr>
        <w: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Elem = </w:t>
      </w:r>
      <w:r>
        <w:rPr>
          <w:rStyle w:val="keyword"/>
          <w:rFonts w:ascii="Consolas" w:eastAsia="微软雅黑" w:hAnsi="Consolas" w:cs="Consolas"/>
          <w:b/>
          <w:bCs/>
          <w:color w:val="006699"/>
          <w:szCs w:val="21"/>
          <w:bdr w:val="none" w:sz="0" w:space="0" w:color="auto" w:frame="1"/>
        </w:rPr>
        <w:t>new</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[Size];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for</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i=0;i&lt;Size;i++)</w:t>
      </w:r>
      <w:r>
        <w:rPr>
          <w:rStyle w:val="comment"/>
          <w:rFonts w:ascii="Consolas" w:eastAsia="微软雅黑" w:hAnsi="Consolas" w:cs="Consolas"/>
          <w:color w:val="008200"/>
          <w:sz w:val="18"/>
          <w:szCs w:val="18"/>
          <w:bdr w:val="none" w:sz="0" w:space="0" w:color="auto" w:frame="1"/>
        </w:rPr>
        <w:t>/*</w:t>
      </w:r>
      <w:r>
        <w:rPr>
          <w:rStyle w:val="comment"/>
          <w:rFonts w:ascii="Consolas" w:eastAsia="微软雅黑" w:hAnsi="Consolas" w:cs="Consolas"/>
          <w:color w:val="008200"/>
          <w:sz w:val="18"/>
          <w:szCs w:val="18"/>
          <w:bdr w:val="none" w:sz="0" w:space="0" w:color="auto" w:frame="1"/>
        </w:rPr>
        <w:t>还没试过用</w:t>
      </w:r>
      <w:r>
        <w:rPr>
          <w:rStyle w:val="comment"/>
          <w:rFonts w:ascii="Consolas" w:eastAsia="微软雅黑" w:hAnsi="Consolas" w:cs="Consolas"/>
          <w:color w:val="008200"/>
          <w:sz w:val="18"/>
          <w:szCs w:val="18"/>
          <w:bdr w:val="none" w:sz="0" w:space="0" w:color="auto" w:frame="1"/>
        </w:rPr>
        <w:t>memset</w:t>
      </w:r>
      <w:r>
        <w:rPr>
          <w:rStyle w:val="comment"/>
          <w:rFonts w:ascii="Consolas" w:eastAsia="微软雅黑" w:hAnsi="Consolas" w:cs="Consolas"/>
          <w:color w:val="008200"/>
          <w:sz w:val="18"/>
          <w:szCs w:val="18"/>
          <w:bdr w:val="none" w:sz="0" w:space="0" w:color="auto" w:frame="1"/>
        </w:rPr>
        <w:t>初始化，下次试试</w:t>
      </w:r>
      <w:r>
        <w:rPr>
          <w:rStyle w:val="comment"/>
          <w:rFonts w:ascii="Consolas" w:eastAsia="微软雅黑" w:hAnsi="Consolas" w:cs="Consolas"/>
          <w:color w:val="008200"/>
          <w:sz w:val="18"/>
          <w:szCs w:val="18"/>
          <w:bdr w:val="none" w:sz="0" w:space="0" w:color="auto" w:frame="1"/>
        </w:rPr>
        <w: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Elem[i] = 0;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GetSum(</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right)</w:t>
      </w:r>
      <w:r>
        <w:rPr>
          <w:rStyle w:val="comment"/>
          <w:rFonts w:ascii="Consolas" w:eastAsia="微软雅黑" w:hAnsi="Consolas" w:cs="Consolas"/>
          <w:color w:val="008200"/>
          <w:sz w:val="18"/>
          <w:szCs w:val="18"/>
          <w:bdr w:val="none" w:sz="0" w:space="0" w:color="auto" w:frame="1"/>
        </w:rPr>
        <w:t>/*[0,right]*/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sum = 0;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while</w:t>
      </w:r>
      <w:r>
        <w:rPr>
          <w:rFonts w:ascii="Consolas" w:eastAsia="微软雅黑" w:hAnsi="Consolas" w:cs="Consolas"/>
          <w:color w:val="000000"/>
          <w:sz w:val="18"/>
          <w:szCs w:val="18"/>
          <w:bdr w:val="none" w:sz="0" w:space="0" w:color="auto" w:frame="1"/>
        </w:rPr>
        <w:t> (right)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lastRenderedPageBreak/>
        <w:t>            sum += Elem[right];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right -= lowbit(right);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sum;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GetSum(</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left,</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right)</w:t>
      </w:r>
      <w:r>
        <w:rPr>
          <w:rStyle w:val="comment"/>
          <w:rFonts w:ascii="Consolas" w:eastAsia="微软雅黑" w:hAnsi="Consolas" w:cs="Consolas"/>
          <w:color w:val="008200"/>
          <w:sz w:val="18"/>
          <w:szCs w:val="18"/>
          <w:bdr w:val="none" w:sz="0" w:space="0" w:color="auto" w:frame="1"/>
        </w:rPr>
        <w:t>/*[left,right]*/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GetSum(left-1) - GetSum(right);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void</w:t>
      </w:r>
      <w:r>
        <w:rPr>
          <w:rFonts w:ascii="Consolas" w:eastAsia="微软雅黑" w:hAnsi="Consolas" w:cs="Consolas"/>
          <w:color w:val="000000"/>
          <w:sz w:val="18"/>
          <w:szCs w:val="18"/>
          <w:bdr w:val="none" w:sz="0" w:space="0" w:color="auto" w:frame="1"/>
        </w:rPr>
        <w:t> Add(</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value,</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index)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while</w:t>
      </w:r>
      <w:r>
        <w:rPr>
          <w:rFonts w:ascii="Consolas" w:eastAsia="微软雅黑" w:hAnsi="Consolas" w:cs="Consolas"/>
          <w:color w:val="000000"/>
          <w:sz w:val="18"/>
          <w:szCs w:val="18"/>
          <w:bdr w:val="none" w:sz="0" w:space="0" w:color="auto" w:frame="1"/>
        </w:rPr>
        <w:t> (index &lt; Size)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Elem[index] += value;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index += lowbit(index);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~BIT()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delete</w:t>
      </w:r>
      <w:r>
        <w:rPr>
          <w:rFonts w:ascii="Consolas" w:eastAsia="微软雅黑" w:hAnsi="Consolas" w:cs="Consolas"/>
          <w:color w:val="000000"/>
          <w:sz w:val="18"/>
          <w:szCs w:val="18"/>
          <w:bdr w:val="none" w:sz="0" w:space="0" w:color="auto" w:frame="1"/>
        </w:rPr>
        <w:t>[] Elem;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BIT bit(100000);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getmid(</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size)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index = (size+1)/2;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left = 1,right = 100000,mid;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while</w:t>
      </w:r>
      <w:r>
        <w:rPr>
          <w:rFonts w:ascii="Consolas" w:eastAsia="微软雅黑" w:hAnsi="Consolas" w:cs="Consolas"/>
          <w:color w:val="000000"/>
          <w:sz w:val="18"/>
          <w:szCs w:val="18"/>
          <w:bdr w:val="none" w:sz="0" w:space="0" w:color="auto" w:frame="1"/>
        </w:rPr>
        <w:t>(left&lt;right)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mid = (left+right)/2;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(bit.GetSum(mid)&lt;index)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left = mid+1;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right = mid;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left;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main()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n,tmp;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scanf(</w:t>
      </w:r>
      <w:r>
        <w:rPr>
          <w:rStyle w:val="string"/>
          <w:rFonts w:ascii="Consolas" w:eastAsia="微软雅黑" w:hAnsi="Consolas" w:cs="Consolas"/>
          <w:color w:val="0000FF"/>
          <w:sz w:val="18"/>
          <w:szCs w:val="18"/>
          <w:bdr w:val="none" w:sz="0" w:space="0" w:color="auto" w:frame="1"/>
        </w:rPr>
        <w:t>"%d"</w:t>
      </w:r>
      <w:r>
        <w:rPr>
          <w:rFonts w:ascii="Consolas" w:eastAsia="微软雅黑" w:hAnsi="Consolas" w:cs="Consolas"/>
          <w:color w:val="000000"/>
          <w:sz w:val="18"/>
          <w:szCs w:val="18"/>
          <w:bdr w:val="none" w:sz="0" w:space="0" w:color="auto" w:frame="1"/>
        </w:rPr>
        <w:t>,&amp;n);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stack&lt;</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&gt; s;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char</w:t>
      </w:r>
      <w:r>
        <w:rPr>
          <w:rFonts w:ascii="Consolas" w:eastAsia="微软雅黑" w:hAnsi="Consolas" w:cs="Consolas"/>
          <w:color w:val="000000"/>
          <w:sz w:val="18"/>
          <w:szCs w:val="18"/>
          <w:bdr w:val="none" w:sz="0" w:space="0" w:color="auto" w:frame="1"/>
        </w:rPr>
        <w:t> str[10];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while</w:t>
      </w:r>
      <w:r>
        <w:rPr>
          <w:rFonts w:ascii="Consolas" w:eastAsia="微软雅黑" w:hAnsi="Consolas" w:cs="Consolas"/>
          <w:color w:val="000000"/>
          <w:sz w:val="18"/>
          <w:szCs w:val="18"/>
          <w:bdr w:val="none" w:sz="0" w:space="0" w:color="auto" w:frame="1"/>
        </w:rPr>
        <w:t> (n--)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lastRenderedPageBreak/>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scanf(</w:t>
      </w:r>
      <w:r>
        <w:rPr>
          <w:rStyle w:val="string"/>
          <w:rFonts w:ascii="Consolas" w:eastAsia="微软雅黑" w:hAnsi="Consolas" w:cs="Consolas"/>
          <w:color w:val="0000FF"/>
          <w:sz w:val="18"/>
          <w:szCs w:val="18"/>
          <w:bdr w:val="none" w:sz="0" w:space="0" w:color="auto" w:frame="1"/>
        </w:rPr>
        <w:t>"%s"</w:t>
      </w:r>
      <w:r>
        <w:rPr>
          <w:rFonts w:ascii="Consolas" w:eastAsia="微软雅黑" w:hAnsi="Consolas" w:cs="Consolas"/>
          <w:color w:val="000000"/>
          <w:sz w:val="18"/>
          <w:szCs w:val="18"/>
          <w:bdr w:val="none" w:sz="0" w:space="0" w:color="auto" w:frame="1"/>
        </w:rPr>
        <w:t>,str);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switch</w:t>
      </w:r>
      <w:r>
        <w:rPr>
          <w:rFonts w:ascii="Consolas" w:eastAsia="微软雅黑" w:hAnsi="Consolas" w:cs="Consolas"/>
          <w:color w:val="000000"/>
          <w:sz w:val="18"/>
          <w:szCs w:val="18"/>
          <w:bdr w:val="none" w:sz="0" w:space="0" w:color="auto" w:frame="1"/>
        </w:rPr>
        <w:t>(str[1])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(s.empty())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"Invalid\n"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"%d\n"</w:t>
      </w:r>
      <w:r>
        <w:rPr>
          <w:rFonts w:ascii="Consolas" w:eastAsia="微软雅黑" w:hAnsi="Consolas" w:cs="Consolas"/>
          <w:color w:val="000000"/>
          <w:sz w:val="18"/>
          <w:szCs w:val="18"/>
          <w:bdr w:val="none" w:sz="0" w:space="0" w:color="auto" w:frame="1"/>
        </w:rPr>
        <w:t>,getmid(s.size()));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'o'</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(s.empty())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"Invalid\n"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tmp = s.top();s.pop();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"%d\n"</w:t>
      </w:r>
      <w:r>
        <w:rPr>
          <w:rFonts w:ascii="Consolas" w:eastAsia="微软雅黑" w:hAnsi="Consolas" w:cs="Consolas"/>
          <w:color w:val="000000"/>
          <w:sz w:val="18"/>
          <w:szCs w:val="18"/>
          <w:bdr w:val="none" w:sz="0" w:space="0" w:color="auto" w:frame="1"/>
        </w:rPr>
        <w:t>,tmp);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bit.Add(-1,tmp);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'u'</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scanf(</w:t>
      </w:r>
      <w:r>
        <w:rPr>
          <w:rStyle w:val="string"/>
          <w:rFonts w:ascii="Consolas" w:eastAsia="微软雅黑" w:hAnsi="Consolas" w:cs="Consolas"/>
          <w:color w:val="0000FF"/>
          <w:sz w:val="18"/>
          <w:szCs w:val="18"/>
          <w:bdr w:val="none" w:sz="0" w:space="0" w:color="auto" w:frame="1"/>
        </w:rPr>
        <w:t>"%d"</w:t>
      </w:r>
      <w:r>
        <w:rPr>
          <w:rFonts w:ascii="Consolas" w:eastAsia="微软雅黑" w:hAnsi="Consolas" w:cs="Consolas"/>
          <w:color w:val="000000"/>
          <w:sz w:val="18"/>
          <w:szCs w:val="18"/>
          <w:bdr w:val="none" w:sz="0" w:space="0" w:color="auto" w:frame="1"/>
        </w:rPr>
        <w:t>,&amp;tmp);s.push(tmp);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bit.Add(1,tmp);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0;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}&lt;/span&gt;  </w:t>
      </w:r>
    </w:p>
    <w:p w:rsidR="00A80BF4" w:rsidRDefault="00A80BF4" w:rsidP="00A80BF4">
      <w:pPr>
        <w:pStyle w:val="a3"/>
        <w:shd w:val="clear" w:color="auto" w:fill="FAFAFA"/>
        <w:spacing w:before="0" w:beforeAutospacing="0" w:after="0" w:afterAutospacing="0" w:line="216" w:lineRule="atLeast"/>
        <w:textAlignment w:val="baseline"/>
        <w:rPr>
          <w:rFonts w:ascii="Verdana" w:eastAsia="微软雅黑" w:hAnsi="Verdana"/>
          <w:color w:val="333333"/>
        </w:rPr>
      </w:pPr>
      <w:r>
        <w:rPr>
          <w:rFonts w:ascii="Verdana" w:eastAsia="微软雅黑" w:hAnsi="Verdana"/>
          <w:color w:val="333333"/>
        </w:rPr>
        <w:lastRenderedPageBreak/>
        <w:t> </w:t>
      </w:r>
      <w:r>
        <w:rPr>
          <w:rFonts w:ascii="Verdana" w:eastAsia="微软雅黑" w:hAnsi="Verdana"/>
          <w:noProof/>
          <w:color w:val="333333"/>
        </w:rPr>
        <w:drawing>
          <wp:inline distT="0" distB="0" distL="0" distR="0">
            <wp:extent cx="10753725" cy="3067050"/>
            <wp:effectExtent l="0" t="0" r="9525" b="0"/>
            <wp:docPr id="10" name="图片 10" descr="http://img.blog.csdn.net/20150814030527236?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blog.csdn.net/20150814030527236?watermark/2/text/aHR0cDovL2Jsb2cuY3Nkbi5uZXQv/font/5a6L5L2T/fontsize/400/fill/I0JBQkFCMA==/dissolve/70/gravity/SouthEas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753725" cy="3067050"/>
                    </a:xfrm>
                    <a:prstGeom prst="rect">
                      <a:avLst/>
                    </a:prstGeom>
                    <a:noFill/>
                    <a:ln>
                      <a:noFill/>
                    </a:ln>
                  </pic:spPr>
                </pic:pic>
              </a:graphicData>
            </a:graphic>
          </wp:inline>
        </w:drawing>
      </w:r>
    </w:p>
    <w:p w:rsidR="00A80BF4" w:rsidRDefault="00A80BF4" w:rsidP="00A80BF4">
      <w:pPr>
        <w:pStyle w:val="2"/>
        <w:shd w:val="clear" w:color="auto" w:fill="FAFAFA"/>
        <w:spacing w:before="0" w:after="0"/>
        <w:textAlignment w:val="baseline"/>
        <w:rPr>
          <w:rFonts w:ascii="Verdana" w:eastAsia="微软雅黑" w:hAnsi="Verdana"/>
          <w:b w:val="0"/>
          <w:bCs w:val="0"/>
          <w:color w:val="333333"/>
          <w:sz w:val="45"/>
          <w:szCs w:val="45"/>
        </w:rPr>
      </w:pPr>
      <w:bookmarkStart w:id="61" w:name="t3"/>
      <w:bookmarkStart w:id="62" w:name="_Toc505933227"/>
      <w:bookmarkEnd w:id="61"/>
      <w:r>
        <w:rPr>
          <w:rFonts w:ascii="Verdana" w:eastAsia="微软雅黑" w:hAnsi="Verdana"/>
          <w:b w:val="0"/>
          <w:bCs w:val="0"/>
          <w:color w:val="333333"/>
          <w:sz w:val="27"/>
          <w:szCs w:val="27"/>
        </w:rPr>
        <w:t>2.</w:t>
      </w:r>
      <w:proofErr w:type="gramStart"/>
      <w:r>
        <w:rPr>
          <w:rFonts w:ascii="Verdana" w:eastAsia="微软雅黑" w:hAnsi="Verdana"/>
          <w:b w:val="0"/>
          <w:bCs w:val="0"/>
          <w:color w:val="333333"/>
          <w:sz w:val="27"/>
          <w:szCs w:val="27"/>
        </w:rPr>
        <w:t>分桶法</w:t>
      </w:r>
      <w:proofErr w:type="gramEnd"/>
      <w:r>
        <w:rPr>
          <w:rFonts w:ascii="Verdana" w:eastAsia="微软雅黑" w:hAnsi="Verdana"/>
          <w:b w:val="0"/>
          <w:bCs w:val="0"/>
          <w:color w:val="333333"/>
          <w:sz w:val="27"/>
          <w:szCs w:val="27"/>
        </w:rPr>
        <w:t>（分治，分层</w:t>
      </w:r>
      <w:r>
        <w:rPr>
          <w:rFonts w:ascii="Verdana" w:eastAsia="微软雅黑" w:hAnsi="Verdana"/>
          <w:b w:val="0"/>
          <w:bCs w:val="0"/>
          <w:color w:val="333333"/>
          <w:sz w:val="27"/>
          <w:szCs w:val="27"/>
        </w:rPr>
        <w:t>HASH</w:t>
      </w:r>
      <w:r>
        <w:rPr>
          <w:rFonts w:ascii="Verdana" w:eastAsia="微软雅黑" w:hAnsi="Verdana"/>
          <w:b w:val="0"/>
          <w:bCs w:val="0"/>
          <w:color w:val="333333"/>
          <w:sz w:val="27"/>
          <w:szCs w:val="27"/>
        </w:rPr>
        <w:t>，平方分割）本人快乐的原创</w:t>
      </w:r>
      <w:bookmarkEnd w:id="62"/>
    </w:p>
    <w:p w:rsidR="00A80BF4" w:rsidRDefault="00A80BF4" w:rsidP="00A80BF4">
      <w:pPr>
        <w:pStyle w:val="a3"/>
        <w:shd w:val="clear" w:color="auto" w:fill="FAFAFA"/>
        <w:spacing w:before="0" w:beforeAutospacing="0" w:after="0" w:afterAutospacing="0" w:line="216" w:lineRule="atLeast"/>
        <w:textAlignment w:val="baseline"/>
        <w:rPr>
          <w:rFonts w:ascii="Verdana" w:eastAsia="微软雅黑" w:hAnsi="Verdana"/>
          <w:color w:val="333333"/>
        </w:rPr>
      </w:pPr>
      <w:r>
        <w:rPr>
          <w:rFonts w:ascii="Verdana" w:eastAsia="微软雅黑" w:hAnsi="Verdana"/>
          <w:color w:val="333333"/>
        </w:rPr>
        <w:t>   </w:t>
      </w:r>
      <w:r>
        <w:rPr>
          <w:rStyle w:val="apple-converted-space"/>
          <w:rFonts w:ascii="Verdana" w:eastAsia="微软雅黑" w:hAnsi="Verdana"/>
          <w:color w:val="333333"/>
        </w:rPr>
        <w:t> </w:t>
      </w:r>
      <w:r>
        <w:rPr>
          <w:rFonts w:ascii="Verdana" w:eastAsia="微软雅黑" w:hAnsi="Verdana"/>
          <w:color w:val="333333"/>
          <w:sz w:val="27"/>
          <w:szCs w:val="27"/>
        </w:rPr>
        <w:t> </w:t>
      </w:r>
      <w:proofErr w:type="gramStart"/>
      <w:r>
        <w:rPr>
          <w:rFonts w:ascii="Verdana" w:eastAsia="微软雅黑" w:hAnsi="Verdana"/>
          <w:color w:val="333333"/>
          <w:sz w:val="18"/>
          <w:szCs w:val="18"/>
        </w:rPr>
        <w:t>分桶法</w:t>
      </w:r>
      <w:proofErr w:type="gramEnd"/>
      <w:r>
        <w:rPr>
          <w:rFonts w:ascii="Verdana" w:eastAsia="微软雅黑" w:hAnsi="Verdana"/>
          <w:color w:val="333333"/>
          <w:sz w:val="18"/>
          <w:szCs w:val="18"/>
        </w:rPr>
        <w:t>的基本思路是分治，在一开始的暴力解法中，我们可以认为</w:t>
      </w:r>
      <w:r>
        <w:rPr>
          <w:rFonts w:ascii="Verdana" w:eastAsia="微软雅黑" w:hAnsi="Verdana"/>
          <w:color w:val="333333"/>
          <w:sz w:val="18"/>
          <w:szCs w:val="18"/>
        </w:rPr>
        <w:t>Count</w:t>
      </w:r>
      <w:r>
        <w:rPr>
          <w:rFonts w:ascii="Verdana" w:eastAsia="微软雅黑" w:hAnsi="Verdana"/>
          <w:color w:val="333333"/>
          <w:sz w:val="18"/>
          <w:szCs w:val="18"/>
        </w:rPr>
        <w:t>数组是一个大的桶，这个大的桶里有</w:t>
      </w:r>
      <w:r>
        <w:rPr>
          <w:rFonts w:ascii="Verdana" w:eastAsia="微软雅黑" w:hAnsi="Verdana"/>
          <w:color w:val="333333"/>
          <w:sz w:val="18"/>
          <w:szCs w:val="18"/>
        </w:rPr>
        <w:t>5*10^5</w:t>
      </w:r>
      <w:r>
        <w:rPr>
          <w:rFonts w:ascii="Verdana" w:eastAsia="微软雅黑" w:hAnsi="Verdana"/>
          <w:color w:val="333333"/>
          <w:sz w:val="18"/>
          <w:szCs w:val="18"/>
        </w:rPr>
        <w:t>个小桶，每个小桶能装</w:t>
      </w:r>
      <w:proofErr w:type="gramStart"/>
      <w:r>
        <w:rPr>
          <w:rFonts w:ascii="Verdana" w:eastAsia="微软雅黑" w:hAnsi="Verdana"/>
          <w:color w:val="333333"/>
          <w:sz w:val="18"/>
          <w:szCs w:val="18"/>
        </w:rPr>
        <w:t>一</w:t>
      </w:r>
      <w:proofErr w:type="gramEnd"/>
      <w:r>
        <w:rPr>
          <w:rFonts w:ascii="Verdana" w:eastAsia="微软雅黑" w:hAnsi="Verdana"/>
          <w:color w:val="333333"/>
          <w:sz w:val="18"/>
          <w:szCs w:val="18"/>
        </w:rPr>
        <w:t>个数，</w:t>
      </w:r>
      <w:proofErr w:type="gramStart"/>
      <w:r>
        <w:rPr>
          <w:rFonts w:ascii="Verdana" w:eastAsia="微软雅黑" w:hAnsi="Verdana"/>
          <w:color w:val="333333"/>
          <w:sz w:val="18"/>
          <w:szCs w:val="18"/>
        </w:rPr>
        <w:t>在分桶法中</w:t>
      </w:r>
      <w:proofErr w:type="gramEnd"/>
      <w:r>
        <w:rPr>
          <w:rFonts w:ascii="Verdana" w:eastAsia="微软雅黑" w:hAnsi="Verdana"/>
          <w:color w:val="333333"/>
          <w:sz w:val="18"/>
          <w:szCs w:val="18"/>
        </w:rPr>
        <w:t>，我们建立多个大桶，每个桶中又有小桶，比如，我们建立多个</w:t>
      </w:r>
      <w:r>
        <w:rPr>
          <w:rFonts w:ascii="Verdana" w:eastAsia="微软雅黑" w:hAnsi="Verdana"/>
          <w:color w:val="333333"/>
          <w:sz w:val="18"/>
          <w:szCs w:val="18"/>
        </w:rPr>
        <w:t>500</w:t>
      </w:r>
      <w:r>
        <w:rPr>
          <w:rFonts w:ascii="Verdana" w:eastAsia="微软雅黑" w:hAnsi="Verdana"/>
          <w:color w:val="333333"/>
          <w:sz w:val="18"/>
          <w:szCs w:val="18"/>
        </w:rPr>
        <w:t>个大桶，每个桶的容量是</w:t>
      </w:r>
      <w:r>
        <w:rPr>
          <w:rFonts w:ascii="Verdana" w:eastAsia="微软雅黑" w:hAnsi="Verdana"/>
          <w:color w:val="333333"/>
          <w:sz w:val="18"/>
          <w:szCs w:val="18"/>
        </w:rPr>
        <w:t>100</w:t>
      </w:r>
      <w:r>
        <w:rPr>
          <w:rFonts w:ascii="Verdana" w:eastAsia="微软雅黑" w:hAnsi="Verdana"/>
          <w:color w:val="333333"/>
          <w:sz w:val="18"/>
          <w:szCs w:val="18"/>
        </w:rPr>
        <w:t>，同时记录每个大桶中存放的数据的个数，在查找的时候我们可以通过每个大桶中元素的快速定位到放置中位数的那个小桶。当然你可以认为这是一种</w:t>
      </w:r>
      <w:r>
        <w:rPr>
          <w:rFonts w:ascii="Verdana" w:eastAsia="微软雅黑" w:hAnsi="Verdana"/>
          <w:color w:val="333333"/>
          <w:sz w:val="18"/>
          <w:szCs w:val="18"/>
        </w:rPr>
        <w:t>HASH</w:t>
      </w:r>
      <w:r>
        <w:rPr>
          <w:rFonts w:ascii="Verdana" w:eastAsia="微软雅黑" w:hAnsi="Verdana"/>
          <w:color w:val="333333"/>
          <w:sz w:val="18"/>
          <w:szCs w:val="18"/>
        </w:rPr>
        <w:t>，</w:t>
      </w:r>
      <w:r>
        <w:rPr>
          <w:rFonts w:ascii="Verdana" w:eastAsia="微软雅黑" w:hAnsi="Verdana"/>
          <w:color w:val="333333"/>
          <w:sz w:val="18"/>
          <w:szCs w:val="18"/>
        </w:rPr>
        <w:t>hash(key) = key/10</w:t>
      </w:r>
      <w:r>
        <w:rPr>
          <w:rFonts w:ascii="Verdana" w:eastAsia="微软雅黑" w:hAnsi="Verdana"/>
          <w:color w:val="333333"/>
          <w:sz w:val="18"/>
          <w:szCs w:val="18"/>
        </w:rPr>
        <w:t>。设每个大桶中含有</w:t>
      </w:r>
      <w:r>
        <w:rPr>
          <w:rFonts w:ascii="Verdana" w:eastAsia="微软雅黑" w:hAnsi="Verdana"/>
          <w:color w:val="333333"/>
          <w:sz w:val="18"/>
          <w:szCs w:val="18"/>
        </w:rPr>
        <w:t>k</w:t>
      </w:r>
      <w:proofErr w:type="gramStart"/>
      <w:r>
        <w:rPr>
          <w:rFonts w:ascii="Verdana" w:eastAsia="微软雅黑" w:hAnsi="Verdana"/>
          <w:color w:val="333333"/>
          <w:sz w:val="18"/>
          <w:szCs w:val="18"/>
        </w:rPr>
        <w:t>个</w:t>
      </w:r>
      <w:proofErr w:type="gramEnd"/>
      <w:r>
        <w:rPr>
          <w:rFonts w:ascii="Verdana" w:eastAsia="微软雅黑" w:hAnsi="Verdana"/>
          <w:color w:val="333333"/>
          <w:sz w:val="18"/>
          <w:szCs w:val="18"/>
        </w:rPr>
        <w:t>小桶，共有</w:t>
      </w:r>
      <w:r>
        <w:rPr>
          <w:rFonts w:ascii="Verdana" w:eastAsia="微软雅黑" w:hAnsi="Verdana"/>
          <w:color w:val="333333"/>
          <w:sz w:val="18"/>
          <w:szCs w:val="18"/>
        </w:rPr>
        <w:t>m</w:t>
      </w:r>
      <w:proofErr w:type="gramStart"/>
      <w:r>
        <w:rPr>
          <w:rFonts w:ascii="Verdana" w:eastAsia="微软雅黑" w:hAnsi="Verdana"/>
          <w:color w:val="333333"/>
          <w:sz w:val="18"/>
          <w:szCs w:val="18"/>
        </w:rPr>
        <w:t>个</w:t>
      </w:r>
      <w:proofErr w:type="gramEnd"/>
      <w:r>
        <w:rPr>
          <w:rFonts w:ascii="Verdana" w:eastAsia="微软雅黑" w:hAnsi="Verdana"/>
          <w:color w:val="333333"/>
          <w:sz w:val="18"/>
          <w:szCs w:val="18"/>
        </w:rPr>
        <w:t>大桶，</w:t>
      </w:r>
      <w:r>
        <w:rPr>
          <w:rFonts w:ascii="Verdana" w:eastAsia="微软雅黑" w:hAnsi="Verdana"/>
          <w:color w:val="333333"/>
          <w:sz w:val="18"/>
          <w:szCs w:val="18"/>
        </w:rPr>
        <w:t>m*k = n</w:t>
      </w:r>
      <w:r>
        <w:rPr>
          <w:rFonts w:ascii="Verdana" w:eastAsia="微软雅黑" w:hAnsi="Verdana"/>
          <w:color w:val="333333"/>
          <w:sz w:val="18"/>
          <w:szCs w:val="18"/>
        </w:rPr>
        <w:t>为定值。则一开始我们需要遍历大小为</w:t>
      </w:r>
      <w:r>
        <w:rPr>
          <w:rFonts w:ascii="Verdana" w:eastAsia="微软雅黑" w:hAnsi="Verdana"/>
          <w:color w:val="333333"/>
          <w:sz w:val="18"/>
          <w:szCs w:val="18"/>
        </w:rPr>
        <w:t>m</w:t>
      </w:r>
      <w:r>
        <w:rPr>
          <w:rFonts w:ascii="Verdana" w:eastAsia="微软雅黑" w:hAnsi="Verdana"/>
          <w:color w:val="333333"/>
          <w:sz w:val="18"/>
          <w:szCs w:val="18"/>
        </w:rPr>
        <w:t>的大桶数组，后来要遍历大小为</w:t>
      </w:r>
      <w:r>
        <w:rPr>
          <w:rFonts w:ascii="Verdana" w:eastAsia="微软雅黑" w:hAnsi="Verdana"/>
          <w:color w:val="333333"/>
          <w:sz w:val="18"/>
          <w:szCs w:val="18"/>
        </w:rPr>
        <w:t>k</w:t>
      </w:r>
      <w:r>
        <w:rPr>
          <w:rFonts w:ascii="Verdana" w:eastAsia="微软雅黑" w:hAnsi="Verdana"/>
          <w:color w:val="333333"/>
          <w:sz w:val="18"/>
          <w:szCs w:val="18"/>
        </w:rPr>
        <w:t>的单个大桶，时间复杂度为</w:t>
      </w:r>
      <w:r>
        <w:rPr>
          <w:rFonts w:ascii="Verdana" w:eastAsia="微软雅黑" w:hAnsi="Verdana"/>
          <w:color w:val="333333"/>
          <w:sz w:val="18"/>
          <w:szCs w:val="18"/>
        </w:rPr>
        <w:t>O</w:t>
      </w:r>
      <w:r>
        <w:rPr>
          <w:rFonts w:ascii="Verdana" w:eastAsia="微软雅黑" w:hAnsi="Verdana"/>
          <w:color w:val="333333"/>
          <w:sz w:val="18"/>
          <w:szCs w:val="18"/>
        </w:rPr>
        <w:t>（</w:t>
      </w:r>
      <w:r>
        <w:rPr>
          <w:rFonts w:ascii="Verdana" w:eastAsia="微软雅黑" w:hAnsi="Verdana"/>
          <w:color w:val="333333"/>
          <w:sz w:val="18"/>
          <w:szCs w:val="18"/>
        </w:rPr>
        <w:t>max(k,m))</w:t>
      </w:r>
      <w:r>
        <w:rPr>
          <w:rFonts w:ascii="Verdana" w:eastAsia="微软雅黑" w:hAnsi="Verdana"/>
          <w:color w:val="333333"/>
          <w:sz w:val="18"/>
          <w:szCs w:val="18"/>
        </w:rPr>
        <w:t>在</w:t>
      </w:r>
      <w:r>
        <w:rPr>
          <w:rFonts w:ascii="Verdana" w:eastAsia="微软雅黑" w:hAnsi="Verdana"/>
          <w:color w:val="333333"/>
          <w:sz w:val="18"/>
          <w:szCs w:val="18"/>
        </w:rPr>
        <w:t>n*k</w:t>
      </w:r>
      <w:r>
        <w:rPr>
          <w:rFonts w:ascii="Verdana" w:eastAsia="微软雅黑" w:hAnsi="Verdana"/>
          <w:color w:val="333333"/>
          <w:sz w:val="18"/>
          <w:szCs w:val="18"/>
        </w:rPr>
        <w:t>为定值的情况下，易知</w:t>
      </w:r>
      <w:r>
        <w:rPr>
          <w:rFonts w:ascii="Verdana" w:eastAsia="微软雅黑" w:hAnsi="Verdana"/>
          <w:color w:val="333333"/>
          <w:sz w:val="18"/>
          <w:szCs w:val="18"/>
        </w:rPr>
        <w:t xml:space="preserve">m = k = </w:t>
      </w:r>
      <w:r>
        <w:rPr>
          <w:rFonts w:ascii="Verdana" w:eastAsia="微软雅黑" w:hAnsi="Verdana"/>
          <w:color w:val="333333"/>
          <w:sz w:val="18"/>
          <w:szCs w:val="18"/>
        </w:rPr>
        <w:t>（</w:t>
      </w:r>
      <w:r>
        <w:rPr>
          <w:rFonts w:ascii="Verdana" w:eastAsia="微软雅黑" w:hAnsi="Verdana"/>
          <w:color w:val="333333"/>
          <w:sz w:val="18"/>
          <w:szCs w:val="18"/>
        </w:rPr>
        <w:t>m*k</w:t>
      </w:r>
      <w:r>
        <w:rPr>
          <w:rFonts w:ascii="Verdana" w:eastAsia="微软雅黑" w:hAnsi="Verdana"/>
          <w:color w:val="333333"/>
          <w:sz w:val="18"/>
          <w:szCs w:val="18"/>
        </w:rPr>
        <w:t>）</w:t>
      </w:r>
      <w:r>
        <w:rPr>
          <w:rFonts w:ascii="Verdana" w:eastAsia="微软雅黑" w:hAnsi="Verdana"/>
          <w:color w:val="333333"/>
          <w:sz w:val="18"/>
          <w:szCs w:val="18"/>
        </w:rPr>
        <w:t>^(1/2)</w:t>
      </w:r>
      <w:r>
        <w:rPr>
          <w:rFonts w:ascii="Verdana" w:eastAsia="微软雅黑" w:hAnsi="Verdana"/>
          <w:color w:val="333333"/>
          <w:sz w:val="18"/>
          <w:szCs w:val="18"/>
        </w:rPr>
        <w:t>的时候效率最高为</w:t>
      </w:r>
      <w:r>
        <w:rPr>
          <w:rFonts w:ascii="Verdana" w:eastAsia="微软雅黑" w:hAnsi="Verdana"/>
          <w:color w:val="333333"/>
          <w:sz w:val="18"/>
          <w:szCs w:val="18"/>
        </w:rPr>
        <w:t>n^(1/2)</w:t>
      </w:r>
      <w:r>
        <w:rPr>
          <w:rFonts w:ascii="Verdana" w:eastAsia="微软雅黑" w:hAnsi="Verdana"/>
          <w:color w:val="333333"/>
          <w:sz w:val="18"/>
          <w:szCs w:val="18"/>
        </w:rPr>
        <w:t>。</w:t>
      </w:r>
    </w:p>
    <w:p w:rsidR="00A80BF4" w:rsidRDefault="00A80BF4" w:rsidP="00A80BF4">
      <w:pPr>
        <w:pStyle w:val="a3"/>
        <w:shd w:val="clear" w:color="auto" w:fill="FAFAFA"/>
        <w:spacing w:before="0" w:beforeAutospacing="0" w:after="0" w:afterAutospacing="0" w:line="216" w:lineRule="atLeast"/>
        <w:textAlignment w:val="baseline"/>
        <w:rPr>
          <w:rFonts w:ascii="Verdana" w:eastAsia="微软雅黑" w:hAnsi="Verdana"/>
          <w:color w:val="333333"/>
        </w:rPr>
      </w:pPr>
      <w:r>
        <w:rPr>
          <w:rFonts w:ascii="Verdana" w:eastAsia="微软雅黑" w:hAnsi="Verdana"/>
          <w:color w:val="333333"/>
          <w:sz w:val="18"/>
          <w:szCs w:val="18"/>
        </w:rPr>
        <w:t>     </w:t>
      </w:r>
      <w:r>
        <w:rPr>
          <w:rFonts w:ascii="Verdana" w:eastAsia="微软雅黑" w:hAnsi="Verdana"/>
          <w:color w:val="333333"/>
          <w:sz w:val="18"/>
          <w:szCs w:val="18"/>
        </w:rPr>
        <w:t>本题中为了方便，采用分层</w:t>
      </w:r>
      <w:r>
        <w:rPr>
          <w:rFonts w:ascii="Verdana" w:eastAsia="微软雅黑" w:hAnsi="Verdana"/>
          <w:color w:val="333333"/>
          <w:sz w:val="18"/>
          <w:szCs w:val="18"/>
        </w:rPr>
        <w:t>hash</w:t>
      </w:r>
      <w:r>
        <w:rPr>
          <w:rFonts w:ascii="Verdana" w:eastAsia="微软雅黑" w:hAnsi="Verdana"/>
          <w:color w:val="333333"/>
          <w:sz w:val="18"/>
          <w:szCs w:val="18"/>
        </w:rPr>
        <w:t>的策略，将值为</w:t>
      </w:r>
      <w:r>
        <w:rPr>
          <w:rFonts w:ascii="Verdana" w:eastAsia="微软雅黑" w:hAnsi="Verdana"/>
          <w:color w:val="333333"/>
          <w:sz w:val="18"/>
          <w:szCs w:val="18"/>
        </w:rPr>
        <w:t>key</w:t>
      </w:r>
      <w:r>
        <w:rPr>
          <w:rFonts w:ascii="Verdana" w:eastAsia="微软雅黑" w:hAnsi="Verdana"/>
          <w:color w:val="333333"/>
          <w:sz w:val="18"/>
          <w:szCs w:val="18"/>
        </w:rPr>
        <w:t>的元素放入</w:t>
      </w:r>
      <w:r>
        <w:rPr>
          <w:rFonts w:ascii="Verdana" w:eastAsia="微软雅黑" w:hAnsi="Verdana"/>
          <w:color w:val="333333"/>
          <w:sz w:val="18"/>
          <w:szCs w:val="18"/>
        </w:rPr>
        <w:t>bucke[k/100][k%100]</w:t>
      </w:r>
      <w:r>
        <w:rPr>
          <w:rFonts w:ascii="Verdana" w:eastAsia="微软雅黑" w:hAnsi="Verdana"/>
          <w:color w:val="333333"/>
          <w:sz w:val="18"/>
          <w:szCs w:val="18"/>
        </w:rPr>
        <w:t>中。</w:t>
      </w:r>
    </w:p>
    <w:p w:rsidR="00A80BF4" w:rsidRDefault="00A80BF4" w:rsidP="00A80BF4">
      <w:pPr>
        <w:shd w:val="clear" w:color="auto" w:fill="F8F8F8"/>
        <w:textAlignment w:val="baseline"/>
        <w:rPr>
          <w:rStyle w:val="tracking-ad"/>
          <w:rFonts w:cs="Consolas"/>
          <w:color w:val="C0C0C0"/>
          <w:sz w:val="14"/>
          <w:szCs w:val="14"/>
        </w:rPr>
      </w:pPr>
      <w:r>
        <w:rPr>
          <w:rFonts w:ascii="Verdana" w:eastAsia="微软雅黑" w:hAnsi="Verdana" w:cs="Consolas"/>
          <w:b/>
          <w:bCs/>
          <w:color w:val="C0C0C0"/>
          <w:sz w:val="14"/>
          <w:szCs w:val="14"/>
        </w:rPr>
        <w:t>[</w:t>
      </w:r>
      <w:proofErr w:type="gramStart"/>
      <w:r>
        <w:rPr>
          <w:rFonts w:ascii="Verdana" w:eastAsia="微软雅黑" w:hAnsi="Verdana" w:cs="Consolas"/>
          <w:b/>
          <w:bCs/>
          <w:color w:val="C0C0C0"/>
          <w:sz w:val="14"/>
          <w:szCs w:val="14"/>
        </w:rPr>
        <w:t>cpp</w:t>
      </w:r>
      <w:proofErr w:type="gramEnd"/>
      <w:r>
        <w:rPr>
          <w:rFonts w:ascii="Verdana" w:eastAsia="微软雅黑" w:hAnsi="Verdana" w:cs="Consolas"/>
          <w:b/>
          <w:bCs/>
          <w:color w:val="C0C0C0"/>
          <w:sz w:val="14"/>
          <w:szCs w:val="14"/>
        </w:rPr>
        <w:t>]</w:t>
      </w:r>
      <w:r>
        <w:rPr>
          <w:rStyle w:val="apple-converted-space"/>
          <w:rFonts w:ascii="Verdana" w:eastAsia="微软雅黑" w:hAnsi="Verdana" w:cs="Consolas"/>
          <w:color w:val="C0C0C0"/>
          <w:sz w:val="14"/>
          <w:szCs w:val="14"/>
        </w:rPr>
        <w:t> </w:t>
      </w:r>
      <w:hyperlink r:id="rId34" w:tooltip="view plain" w:history="1">
        <w:r>
          <w:rPr>
            <w:rStyle w:val="a5"/>
            <w:rFonts w:ascii="Verdana" w:eastAsia="微软雅黑" w:hAnsi="Verdana" w:cs="Consolas"/>
            <w:color w:val="A0A0A0"/>
            <w:sz w:val="14"/>
            <w:szCs w:val="14"/>
            <w:bdr w:val="none" w:sz="0" w:space="0" w:color="auto" w:frame="1"/>
          </w:rPr>
          <w:t>view plain</w:t>
        </w:r>
      </w:hyperlink>
      <w:r>
        <w:rPr>
          <w:rStyle w:val="apple-converted-space"/>
          <w:rFonts w:ascii="Verdana" w:eastAsia="微软雅黑" w:hAnsi="Verdana" w:cs="Consolas"/>
          <w:color w:val="C0C0C0"/>
          <w:sz w:val="14"/>
          <w:szCs w:val="14"/>
        </w:rPr>
        <w:t> </w:t>
      </w:r>
      <w:hyperlink r:id="rId35" w:tooltip="copy" w:history="1">
        <w:r>
          <w:rPr>
            <w:rStyle w:val="a5"/>
            <w:rFonts w:ascii="Verdana" w:eastAsia="微软雅黑" w:hAnsi="Verdana" w:cs="Consolas"/>
            <w:color w:val="A0A0A0"/>
            <w:sz w:val="14"/>
            <w:szCs w:val="14"/>
            <w:bdr w:val="none" w:sz="0" w:space="0" w:color="auto" w:frame="1"/>
          </w:rPr>
          <w:t>copy</w:t>
        </w:r>
      </w:hyperlink>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hAnsi="Consolas"/>
          <w:color w:val="5C5C5C"/>
          <w:sz w:val="18"/>
          <w:szCs w:val="18"/>
        </w:rPr>
      </w:pPr>
      <w:r>
        <w:rPr>
          <w:rStyle w:val="preprocessor"/>
          <w:rFonts w:ascii="Consolas" w:eastAsia="微软雅黑" w:hAnsi="Consolas" w:cs="Consolas"/>
          <w:color w:val="808080"/>
          <w:bdr w:val="none" w:sz="0" w:space="0" w:color="auto" w:frame="1"/>
        </w:rPr>
        <w:t># include &lt;cstdio&gt;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&lt;stack&gt;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using</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namespace</w:t>
      </w:r>
      <w:r>
        <w:rPr>
          <w:rFonts w:ascii="Consolas" w:eastAsia="微软雅黑" w:hAnsi="Consolas" w:cs="Consolas"/>
          <w:color w:val="000000"/>
          <w:sz w:val="18"/>
          <w:szCs w:val="18"/>
          <w:bdr w:val="none" w:sz="0" w:space="0" w:color="auto" w:frame="1"/>
        </w:rPr>
        <w:t> std;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const</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_size = 100000;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const</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capi  = 500;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bucket[_size/capi][capi];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count[_size/capi];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getmid(</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size)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ind = (size+1)/2,cnt=0,i,j;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for</w:t>
      </w:r>
      <w:r>
        <w:rPr>
          <w:rFonts w:ascii="Consolas" w:eastAsia="微软雅黑" w:hAnsi="Consolas" w:cs="Consolas"/>
          <w:color w:val="000000"/>
          <w:sz w:val="18"/>
          <w:szCs w:val="18"/>
          <w:bdr w:val="none" w:sz="0" w:space="0" w:color="auto" w:frame="1"/>
        </w:rPr>
        <w:t> (i=0;i&lt;_size/capi;i++)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(cnt + count[i]&gt;=ind)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lastRenderedPageBreak/>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cnt += count[i];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for</w:t>
      </w:r>
      <w:r>
        <w:rPr>
          <w:rFonts w:ascii="Consolas" w:eastAsia="微软雅黑" w:hAnsi="Consolas" w:cs="Consolas"/>
          <w:color w:val="000000"/>
          <w:sz w:val="18"/>
          <w:szCs w:val="18"/>
          <w:bdr w:val="none" w:sz="0" w:space="0" w:color="auto" w:frame="1"/>
        </w:rPr>
        <w:t> (j=0;j&lt;capi;j++)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cnt += bucket[i][j];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(cnt&gt;=ind)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j+i*capi;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datatypes"/>
          <w:rFonts w:ascii="Consolas" w:eastAsia="微软雅黑" w:hAnsi="Consolas" w:cs="Consolas"/>
          <w:b/>
          <w:bCs/>
          <w:color w:val="2E8B57"/>
          <w:sz w:val="18"/>
          <w:szCs w:val="18"/>
          <w:bdr w:val="none" w:sz="0" w:space="0" w:color="auto" w:frame="1"/>
        </w:rPr>
        <w:t>char</w:t>
      </w:r>
      <w:r>
        <w:rPr>
          <w:rFonts w:ascii="Consolas" w:eastAsia="微软雅黑" w:hAnsi="Consolas" w:cs="Consolas"/>
          <w:color w:val="000000"/>
          <w:sz w:val="18"/>
          <w:szCs w:val="18"/>
          <w:bdr w:val="none" w:sz="0" w:space="0" w:color="auto" w:frame="1"/>
        </w:rPr>
        <w:t> str[10];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main()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n,tmp;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scanf(</w:t>
      </w:r>
      <w:r>
        <w:rPr>
          <w:rStyle w:val="string"/>
          <w:rFonts w:ascii="Consolas" w:eastAsia="微软雅黑" w:hAnsi="Consolas" w:cs="Consolas"/>
          <w:color w:val="0000FF"/>
          <w:sz w:val="18"/>
          <w:szCs w:val="18"/>
          <w:bdr w:val="none" w:sz="0" w:space="0" w:color="auto" w:frame="1"/>
        </w:rPr>
        <w:t>"%d"</w:t>
      </w:r>
      <w:r>
        <w:rPr>
          <w:rFonts w:ascii="Consolas" w:eastAsia="微软雅黑" w:hAnsi="Consolas" w:cs="Consolas"/>
          <w:color w:val="000000"/>
          <w:sz w:val="18"/>
          <w:szCs w:val="18"/>
          <w:bdr w:val="none" w:sz="0" w:space="0" w:color="auto" w:frame="1"/>
        </w:rPr>
        <w:t>,&amp;n);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stack&lt;</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&gt; s;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while</w:t>
      </w:r>
      <w:r>
        <w:rPr>
          <w:rFonts w:ascii="Consolas" w:eastAsia="微软雅黑" w:hAnsi="Consolas" w:cs="Consolas"/>
          <w:color w:val="000000"/>
          <w:sz w:val="18"/>
          <w:szCs w:val="18"/>
          <w:bdr w:val="none" w:sz="0" w:space="0" w:color="auto" w:frame="1"/>
        </w:rPr>
        <w:t> (n--)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scanf(</w:t>
      </w:r>
      <w:r>
        <w:rPr>
          <w:rStyle w:val="string"/>
          <w:rFonts w:ascii="Consolas" w:eastAsia="微软雅黑" w:hAnsi="Consolas" w:cs="Consolas"/>
          <w:color w:val="0000FF"/>
          <w:sz w:val="18"/>
          <w:szCs w:val="18"/>
          <w:bdr w:val="none" w:sz="0" w:space="0" w:color="auto" w:frame="1"/>
        </w:rPr>
        <w:t>"%s"</w:t>
      </w:r>
      <w:r>
        <w:rPr>
          <w:rFonts w:ascii="Consolas" w:eastAsia="微软雅黑" w:hAnsi="Consolas" w:cs="Consolas"/>
          <w:color w:val="000000"/>
          <w:sz w:val="18"/>
          <w:szCs w:val="18"/>
          <w:bdr w:val="none" w:sz="0" w:space="0" w:color="auto" w:frame="1"/>
        </w:rPr>
        <w:t>,str);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switch</w:t>
      </w:r>
      <w:r>
        <w:rPr>
          <w:rFonts w:ascii="Consolas" w:eastAsia="微软雅黑" w:hAnsi="Consolas" w:cs="Consolas"/>
          <w:color w:val="000000"/>
          <w:sz w:val="18"/>
          <w:szCs w:val="18"/>
          <w:bdr w:val="none" w:sz="0" w:space="0" w:color="auto" w:frame="1"/>
        </w:rPr>
        <w:t>(str[1])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(s.empty())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"Invalid\n"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"%d\n"</w:t>
      </w:r>
      <w:r>
        <w:rPr>
          <w:rFonts w:ascii="Consolas" w:eastAsia="微软雅黑" w:hAnsi="Consolas" w:cs="Consolas"/>
          <w:color w:val="000000"/>
          <w:sz w:val="18"/>
          <w:szCs w:val="18"/>
          <w:bdr w:val="none" w:sz="0" w:space="0" w:color="auto" w:frame="1"/>
        </w:rPr>
        <w:t>,getmid(s.size())+1);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'o'</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(s.empty())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"Invalid\n"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tmp = s.top();s.pop();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"%d\n"</w:t>
      </w:r>
      <w:r>
        <w:rPr>
          <w:rFonts w:ascii="Consolas" w:eastAsia="微软雅黑" w:hAnsi="Consolas" w:cs="Consolas"/>
          <w:color w:val="000000"/>
          <w:sz w:val="18"/>
          <w:szCs w:val="18"/>
          <w:bdr w:val="none" w:sz="0" w:space="0" w:color="auto" w:frame="1"/>
        </w:rPr>
        <w:t>,tmp);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tmp--;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bucket[tmp/capi][tmp%capi]--;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count[tmp/capi]--;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lastRenderedPageBreak/>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'u'</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scanf(</w:t>
      </w:r>
      <w:r>
        <w:rPr>
          <w:rStyle w:val="string"/>
          <w:rFonts w:ascii="Consolas" w:eastAsia="微软雅黑" w:hAnsi="Consolas" w:cs="Consolas"/>
          <w:color w:val="0000FF"/>
          <w:sz w:val="18"/>
          <w:szCs w:val="18"/>
          <w:bdr w:val="none" w:sz="0" w:space="0" w:color="auto" w:frame="1"/>
        </w:rPr>
        <w:t>"%d"</w:t>
      </w:r>
      <w:r>
        <w:rPr>
          <w:rFonts w:ascii="Consolas" w:eastAsia="微软雅黑" w:hAnsi="Consolas" w:cs="Consolas"/>
          <w:color w:val="000000"/>
          <w:sz w:val="18"/>
          <w:szCs w:val="18"/>
          <w:bdr w:val="none" w:sz="0" w:space="0" w:color="auto" w:frame="1"/>
        </w:rPr>
        <w:t>,&amp;tmp);s.push(tmp);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tmp--;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bucket[tmp/capi][tmp%capi]++;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count[tmp/capi]++;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0;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shd w:val="clear" w:color="auto" w:fill="FAFAFA"/>
        <w:spacing w:line="216" w:lineRule="atLeast"/>
        <w:textAlignment w:val="baseline"/>
        <w:rPr>
          <w:rFonts w:ascii="Verdana" w:eastAsia="微软雅黑" w:hAnsi="Verdana" w:cs="宋体"/>
          <w:color w:val="333333"/>
          <w:sz w:val="24"/>
          <w:szCs w:val="24"/>
        </w:rPr>
      </w:pPr>
      <w:r>
        <w:rPr>
          <w:rFonts w:ascii="Verdana" w:eastAsia="微软雅黑" w:hAnsi="Verdana"/>
          <w:color w:val="333333"/>
        </w:rPr>
        <w:br/>
      </w:r>
    </w:p>
    <w:p w:rsidR="00A80BF4" w:rsidRDefault="00A80BF4" w:rsidP="00A80BF4">
      <w:pPr>
        <w:pStyle w:val="a3"/>
        <w:shd w:val="clear" w:color="auto" w:fill="FFFFFF"/>
        <w:spacing w:before="0" w:beforeAutospacing="0" w:after="0" w:afterAutospacing="0" w:line="216" w:lineRule="atLeast"/>
        <w:textAlignment w:val="baseline"/>
        <w:rPr>
          <w:rFonts w:ascii="微软雅黑" w:eastAsia="微软雅黑" w:hAnsi="微软雅黑"/>
          <w:color w:val="333333"/>
        </w:rPr>
      </w:pPr>
      <w:r>
        <w:rPr>
          <w:rFonts w:hint="eastAsia"/>
          <w:color w:val="333333"/>
          <w:sz w:val="27"/>
          <w:szCs w:val="27"/>
        </w:rPr>
        <w:t> </w:t>
      </w:r>
      <w:r>
        <w:rPr>
          <w:noProof/>
          <w:color w:val="333333"/>
          <w:sz w:val="27"/>
          <w:szCs w:val="27"/>
        </w:rPr>
        <w:drawing>
          <wp:inline distT="0" distB="0" distL="0" distR="0">
            <wp:extent cx="10639425" cy="2990850"/>
            <wp:effectExtent l="0" t="0" r="9525" b="0"/>
            <wp:docPr id="9" name="图片 9" descr="http://img.blog.csdn.net/20150814030421193?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50814030421193?watermark/2/text/aHR0cDovL2Jsb2cuY3Nkbi5uZXQv/font/5a6L5L2T/fontsize/400/fill/I0JBQkFCMA==/dissolve/70/gravity/SouthEas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639425" cy="2990850"/>
                    </a:xfrm>
                    <a:prstGeom prst="rect">
                      <a:avLst/>
                    </a:prstGeom>
                    <a:noFill/>
                    <a:ln>
                      <a:noFill/>
                    </a:ln>
                  </pic:spPr>
                </pic:pic>
              </a:graphicData>
            </a:graphic>
          </wp:inline>
        </w:drawing>
      </w:r>
      <w:r>
        <w:rPr>
          <w:rFonts w:ascii="微软雅黑" w:eastAsia="微软雅黑" w:hAnsi="微软雅黑" w:hint="eastAsia"/>
          <w:color w:val="333333"/>
          <w:sz w:val="18"/>
          <w:szCs w:val="18"/>
        </w:rPr>
        <w:t>最后我想说的就是，</w:t>
      </w:r>
    </w:p>
    <w:p w:rsidR="00A80BF4" w:rsidRDefault="00A80BF4" w:rsidP="00A80BF4">
      <w:pPr>
        <w:pStyle w:val="a3"/>
        <w:shd w:val="clear" w:color="auto" w:fill="FFFFFF"/>
        <w:spacing w:before="0" w:beforeAutospacing="0" w:after="0" w:afterAutospacing="0" w:line="216" w:lineRule="atLeast"/>
        <w:textAlignment w:val="baseline"/>
        <w:rPr>
          <w:rFonts w:ascii="微软雅黑" w:eastAsia="微软雅黑" w:hAnsi="微软雅黑"/>
          <w:color w:val="333333"/>
        </w:rPr>
      </w:pPr>
      <w:r>
        <w:rPr>
          <w:rFonts w:ascii="微软雅黑" w:eastAsia="微软雅黑" w:hAnsi="微软雅黑" w:hint="eastAsia"/>
          <w:color w:val="333333"/>
          <w:sz w:val="18"/>
          <w:szCs w:val="18"/>
        </w:rPr>
        <w:t>1.这个方法和树状数组+二分的方法并无矛盾，你同样可以用树状数组优化大桶元素的前缀</w:t>
      </w:r>
      <w:proofErr w:type="gramStart"/>
      <w:r>
        <w:rPr>
          <w:rFonts w:ascii="微软雅黑" w:eastAsia="微软雅黑" w:hAnsi="微软雅黑" w:hint="eastAsia"/>
          <w:color w:val="333333"/>
          <w:sz w:val="18"/>
          <w:szCs w:val="18"/>
        </w:rPr>
        <w:t>和</w:t>
      </w:r>
      <w:proofErr w:type="gramEnd"/>
      <w:r>
        <w:rPr>
          <w:rFonts w:ascii="微软雅黑" w:eastAsia="微软雅黑" w:hAnsi="微软雅黑" w:hint="eastAsia"/>
          <w:color w:val="333333"/>
          <w:sz w:val="18"/>
          <w:szCs w:val="18"/>
        </w:rPr>
        <w:t>。</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333333"/>
          <w:sz w:val="18"/>
          <w:szCs w:val="18"/>
        </w:rPr>
        <w:t>2.还有就是如果你乐意你完全可以多分</w:t>
      </w:r>
      <w:proofErr w:type="gramStart"/>
      <w:r>
        <w:rPr>
          <w:rFonts w:ascii="微软雅黑" w:eastAsia="微软雅黑" w:hAnsi="微软雅黑" w:hint="eastAsia"/>
          <w:color w:val="333333"/>
          <w:sz w:val="18"/>
          <w:szCs w:val="18"/>
        </w:rPr>
        <w:t>几个层玩</w:t>
      </w:r>
      <w:proofErr w:type="gramEnd"/>
      <w:r>
        <w:rPr>
          <w:rFonts w:ascii="微软雅黑" w:eastAsia="微软雅黑" w:hAnsi="微软雅黑" w:hint="eastAsia"/>
          <w:color w:val="333333"/>
          <w:sz w:val="18"/>
          <w:szCs w:val="18"/>
        </w:rPr>
        <w:t>,比如key放在bucket[...][...][...],分层分多了以后，你会发现这个桶变成了一棵树，如果你分层的依据是二分法，你还会发现，你分出了一棵线段树。</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333333"/>
          <w:sz w:val="18"/>
          <w:szCs w:val="18"/>
        </w:rPr>
        <w:t>3.如果数据范围增大，你可以修改hash使其映射到更小的空间，同时将每个大桶改为vector&lt;int&gt;数组，查询是对每个vector&lt;int&gt;中的元素排序，个人感觉不会很慢</w:t>
      </w:r>
    </w:p>
    <w:p w:rsidR="00A80BF4" w:rsidRDefault="00A80BF4" w:rsidP="00A80BF4">
      <w:pPr>
        <w:pStyle w:val="2"/>
        <w:shd w:val="clear" w:color="auto" w:fill="FFFFFF"/>
        <w:spacing w:before="0" w:after="0" w:line="216" w:lineRule="atLeast"/>
        <w:textAlignment w:val="baseline"/>
        <w:rPr>
          <w:rFonts w:ascii="Verdana" w:eastAsia="微软雅黑" w:hAnsi="Verdana"/>
          <w:b w:val="0"/>
          <w:bCs w:val="0"/>
          <w:color w:val="333333"/>
          <w:sz w:val="45"/>
          <w:szCs w:val="45"/>
        </w:rPr>
      </w:pPr>
      <w:bookmarkStart w:id="63" w:name="t4"/>
      <w:bookmarkStart w:id="64" w:name="_Toc505933228"/>
      <w:bookmarkEnd w:id="63"/>
      <w:r>
        <w:rPr>
          <w:rFonts w:ascii="Verdana" w:eastAsia="微软雅黑" w:hAnsi="Verdana"/>
          <w:b w:val="0"/>
          <w:bCs w:val="0"/>
          <w:color w:val="333333"/>
          <w:sz w:val="27"/>
          <w:szCs w:val="27"/>
        </w:rPr>
        <w:t>3.</w:t>
      </w:r>
      <w:r>
        <w:rPr>
          <w:rFonts w:ascii="Verdana" w:eastAsia="微软雅黑" w:hAnsi="Verdana"/>
          <w:b w:val="0"/>
          <w:bCs w:val="0"/>
          <w:color w:val="333333"/>
          <w:sz w:val="27"/>
          <w:szCs w:val="27"/>
        </w:rPr>
        <w:t>线段树（分治）有种杀鸡用牛刀的感觉</w:t>
      </w:r>
      <w:bookmarkEnd w:id="64"/>
    </w:p>
    <w:p w:rsidR="00A80BF4" w:rsidRDefault="00A80BF4" w:rsidP="00A80BF4">
      <w:pPr>
        <w:shd w:val="clear" w:color="auto" w:fill="FFFFFF"/>
        <w:textAlignment w:val="baseline"/>
        <w:rPr>
          <w:rFonts w:ascii="微软雅黑" w:eastAsia="微软雅黑" w:hAnsi="微软雅黑"/>
          <w:color w:val="454545"/>
          <w:sz w:val="24"/>
          <w:szCs w:val="24"/>
        </w:rPr>
      </w:pPr>
      <w:r>
        <w:rPr>
          <w:rFonts w:ascii="微软雅黑" w:eastAsia="微软雅黑" w:hAnsi="微软雅黑" w:hint="eastAsia"/>
          <w:color w:val="454545"/>
        </w:rPr>
        <w:t>           </w:t>
      </w:r>
      <w:r>
        <w:rPr>
          <w:rFonts w:ascii="微软雅黑" w:eastAsia="微软雅黑" w:hAnsi="微软雅黑" w:hint="eastAsia"/>
          <w:color w:val="454545"/>
          <w:sz w:val="18"/>
          <w:szCs w:val="18"/>
        </w:rPr>
        <w:t>线段树是个霸气的数据结构，基本上包含了</w:t>
      </w:r>
      <w:proofErr w:type="gramStart"/>
      <w:r>
        <w:rPr>
          <w:rFonts w:ascii="微软雅黑" w:eastAsia="微软雅黑" w:hAnsi="微软雅黑" w:hint="eastAsia"/>
          <w:color w:val="454545"/>
          <w:sz w:val="18"/>
          <w:szCs w:val="18"/>
        </w:rPr>
        <w:t>分桶法</w:t>
      </w:r>
      <w:proofErr w:type="gramEnd"/>
      <w:r>
        <w:rPr>
          <w:rFonts w:ascii="微软雅黑" w:eastAsia="微软雅黑" w:hAnsi="微软雅黑" w:hint="eastAsia"/>
          <w:color w:val="454545"/>
          <w:sz w:val="18"/>
          <w:szCs w:val="18"/>
        </w:rPr>
        <w:t>和树状数组的全部功能。线段树的基础思想是分治，但是时间复杂度上</w:t>
      </w:r>
      <w:proofErr w:type="gramStart"/>
      <w:r>
        <w:rPr>
          <w:rFonts w:ascii="微软雅黑" w:eastAsia="微软雅黑" w:hAnsi="微软雅黑" w:hint="eastAsia"/>
          <w:color w:val="454545"/>
          <w:sz w:val="18"/>
          <w:szCs w:val="18"/>
        </w:rPr>
        <w:t>比分桶法更加</w:t>
      </w:r>
      <w:proofErr w:type="gramEnd"/>
      <w:r>
        <w:rPr>
          <w:rFonts w:ascii="微软雅黑" w:eastAsia="微软雅黑" w:hAnsi="微软雅黑" w:hint="eastAsia"/>
          <w:color w:val="454545"/>
          <w:sz w:val="18"/>
          <w:szCs w:val="18"/>
        </w:rPr>
        <w:t>高效，能将时间优化到O（lgn）然而在PAT的小数据之下，普</w:t>
      </w:r>
      <w:r>
        <w:rPr>
          <w:rFonts w:ascii="微软雅黑" w:eastAsia="微软雅黑" w:hAnsi="微软雅黑" w:hint="eastAsia"/>
          <w:color w:val="454545"/>
          <w:sz w:val="18"/>
          <w:szCs w:val="18"/>
        </w:rPr>
        <w:lastRenderedPageBreak/>
        <w:t>通的线段</w:t>
      </w:r>
      <w:proofErr w:type="gramStart"/>
      <w:r>
        <w:rPr>
          <w:rFonts w:ascii="微软雅黑" w:eastAsia="微软雅黑" w:hAnsi="微软雅黑" w:hint="eastAsia"/>
          <w:color w:val="454545"/>
          <w:sz w:val="18"/>
          <w:szCs w:val="18"/>
        </w:rPr>
        <w:t>树因为</w:t>
      </w:r>
      <w:proofErr w:type="gramEnd"/>
      <w:r>
        <w:rPr>
          <w:rFonts w:ascii="微软雅黑" w:eastAsia="微软雅黑" w:hAnsi="微软雅黑" w:hint="eastAsia"/>
          <w:color w:val="454545"/>
          <w:sz w:val="18"/>
          <w:szCs w:val="18"/>
        </w:rPr>
        <w:t>常数上的差距花费的时间更长。具体的树的创建我就不说了，这里采用一点zkw线段树的思想，直接找到树的叶子自底向上走到树根，每个节点维护一个Cnt记录经过这里的路径的个数，查找中位数的时候根据每个节点的Cnt进入合适的子树进行查找。</w:t>
      </w:r>
    </w:p>
    <w:p w:rsidR="00A80BF4" w:rsidRDefault="00A80BF4" w:rsidP="00A80BF4">
      <w:pPr>
        <w:shd w:val="clear" w:color="auto" w:fill="F8F8F8"/>
        <w:textAlignment w:val="baseline"/>
        <w:rPr>
          <w:rStyle w:val="tracking-ad"/>
          <w:rFonts w:ascii="Verdana" w:hAnsi="Verdana" w:cs="Consolas"/>
          <w:color w:val="C0C0C0"/>
          <w:sz w:val="14"/>
          <w:szCs w:val="14"/>
        </w:rPr>
      </w:pPr>
      <w:r>
        <w:rPr>
          <w:rFonts w:ascii="Verdana" w:eastAsia="微软雅黑" w:hAnsi="Verdana" w:cs="Consolas"/>
          <w:b/>
          <w:bCs/>
          <w:color w:val="C0C0C0"/>
          <w:sz w:val="14"/>
          <w:szCs w:val="14"/>
        </w:rPr>
        <w:t>[</w:t>
      </w:r>
      <w:proofErr w:type="gramStart"/>
      <w:r>
        <w:rPr>
          <w:rFonts w:ascii="Verdana" w:eastAsia="微软雅黑" w:hAnsi="Verdana" w:cs="Consolas"/>
          <w:b/>
          <w:bCs/>
          <w:color w:val="C0C0C0"/>
          <w:sz w:val="14"/>
          <w:szCs w:val="14"/>
        </w:rPr>
        <w:t>cpp</w:t>
      </w:r>
      <w:proofErr w:type="gramEnd"/>
      <w:r>
        <w:rPr>
          <w:rFonts w:ascii="Verdana" w:eastAsia="微软雅黑" w:hAnsi="Verdana" w:cs="Consolas"/>
          <w:b/>
          <w:bCs/>
          <w:color w:val="C0C0C0"/>
          <w:sz w:val="14"/>
          <w:szCs w:val="14"/>
        </w:rPr>
        <w:t>]</w:t>
      </w:r>
      <w:r>
        <w:rPr>
          <w:rStyle w:val="apple-converted-space"/>
          <w:rFonts w:ascii="Verdana" w:eastAsia="微软雅黑" w:hAnsi="Verdana" w:cs="Consolas"/>
          <w:color w:val="C0C0C0"/>
          <w:sz w:val="14"/>
          <w:szCs w:val="14"/>
        </w:rPr>
        <w:t> </w:t>
      </w:r>
      <w:hyperlink r:id="rId37" w:tooltip="view plain" w:history="1">
        <w:r>
          <w:rPr>
            <w:rStyle w:val="a5"/>
            <w:rFonts w:ascii="Verdana" w:eastAsia="微软雅黑" w:hAnsi="Verdana" w:cs="Consolas"/>
            <w:color w:val="A0A0A0"/>
            <w:sz w:val="14"/>
            <w:szCs w:val="14"/>
            <w:bdr w:val="none" w:sz="0" w:space="0" w:color="auto" w:frame="1"/>
          </w:rPr>
          <w:t>view plain</w:t>
        </w:r>
      </w:hyperlink>
      <w:r>
        <w:rPr>
          <w:rStyle w:val="apple-converted-space"/>
          <w:rFonts w:ascii="Verdana" w:eastAsia="微软雅黑" w:hAnsi="Verdana" w:cs="Consolas"/>
          <w:color w:val="C0C0C0"/>
          <w:sz w:val="14"/>
          <w:szCs w:val="14"/>
        </w:rPr>
        <w:t> </w:t>
      </w:r>
      <w:hyperlink r:id="rId38" w:tooltip="copy" w:history="1">
        <w:r>
          <w:rPr>
            <w:rStyle w:val="a5"/>
            <w:rFonts w:ascii="Verdana" w:eastAsia="微软雅黑" w:hAnsi="Verdana" w:cs="Consolas"/>
            <w:color w:val="A0A0A0"/>
            <w:sz w:val="14"/>
            <w:szCs w:val="14"/>
            <w:bdr w:val="none" w:sz="0" w:space="0" w:color="auto" w:frame="1"/>
          </w:rPr>
          <w:t>copy</w:t>
        </w:r>
      </w:hyperlink>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hAnsi="Consolas"/>
          <w:color w:val="5C5C5C"/>
          <w:sz w:val="18"/>
          <w:szCs w:val="18"/>
        </w:rPr>
      </w:pPr>
      <w:r>
        <w:rPr>
          <w:rStyle w:val="preprocessor"/>
          <w:rFonts w:ascii="Consolas" w:eastAsia="微软雅黑" w:hAnsi="Consolas" w:cs="Consolas"/>
          <w:color w:val="808080"/>
          <w:bdr w:val="none" w:sz="0" w:space="0" w:color="auto" w:frame="1"/>
        </w:rPr>
        <w:t># include &lt;cstdio&gt;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&lt;stack&gt;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using</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namespace</w:t>
      </w:r>
      <w:r>
        <w:rPr>
          <w:rFonts w:ascii="Consolas" w:eastAsia="微软雅黑" w:hAnsi="Consolas" w:cs="Consolas"/>
          <w:color w:val="000000"/>
          <w:sz w:val="18"/>
          <w:szCs w:val="18"/>
          <w:bdr w:val="none" w:sz="0" w:space="0" w:color="auto" w:frame="1"/>
        </w:rPr>
        <w:t> std;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typedef</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Node;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class</w:t>
      </w:r>
      <w:r>
        <w:rPr>
          <w:rFonts w:ascii="Consolas" w:eastAsia="微软雅黑" w:hAnsi="Consolas" w:cs="Consolas"/>
          <w:color w:val="000000"/>
          <w:sz w:val="18"/>
          <w:szCs w:val="18"/>
          <w:bdr w:val="none" w:sz="0" w:space="0" w:color="auto" w:frame="1"/>
        </w:rPr>
        <w:t> zkw_segtree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private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Node *T;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size;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public</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zkw_segtree(</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range)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for</w:t>
      </w:r>
      <w:r>
        <w:rPr>
          <w:rFonts w:ascii="Consolas" w:eastAsia="微软雅黑" w:hAnsi="Consolas" w:cs="Consolas"/>
          <w:color w:val="000000"/>
          <w:sz w:val="18"/>
          <w:szCs w:val="18"/>
          <w:bdr w:val="none" w:sz="0" w:space="0" w:color="auto" w:frame="1"/>
        </w:rPr>
        <w:t> (size = 1;size &lt; range+2;size&lt;&lt;=1);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 = </w:t>
      </w:r>
      <w:r>
        <w:rPr>
          <w:rStyle w:val="keyword"/>
          <w:rFonts w:ascii="Consolas" w:eastAsia="微软雅黑" w:hAnsi="Consolas" w:cs="Consolas"/>
          <w:b/>
          <w:bCs/>
          <w:color w:val="006699"/>
          <w:szCs w:val="21"/>
          <w:bdr w:val="none" w:sz="0" w:space="0" w:color="auto" w:frame="1"/>
        </w:rPr>
        <w:t>new</w:t>
      </w:r>
      <w:r>
        <w:rPr>
          <w:rFonts w:ascii="Consolas" w:eastAsia="微软雅黑" w:hAnsi="Consolas" w:cs="Consolas"/>
          <w:color w:val="000000"/>
          <w:sz w:val="18"/>
          <w:szCs w:val="18"/>
          <w:bdr w:val="none" w:sz="0" w:space="0" w:color="auto" w:frame="1"/>
        </w:rPr>
        <w:t> Node[2*size];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for</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i=1;i&lt;size+size;i++)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T[i] = 0;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void</w:t>
      </w:r>
      <w:r>
        <w:rPr>
          <w:rFonts w:ascii="Consolas" w:eastAsia="微软雅黑" w:hAnsi="Consolas" w:cs="Consolas"/>
          <w:color w:val="000000"/>
          <w:sz w:val="18"/>
          <w:szCs w:val="18"/>
          <w:bdr w:val="none" w:sz="0" w:space="0" w:color="auto" w:frame="1"/>
        </w:rPr>
        <w:t> Add(</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value,</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i)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for</w:t>
      </w:r>
      <w:r>
        <w:rPr>
          <w:rFonts w:ascii="Consolas" w:eastAsia="微软雅黑" w:hAnsi="Consolas" w:cs="Consolas"/>
          <w:color w:val="000000"/>
          <w:sz w:val="18"/>
          <w:szCs w:val="18"/>
          <w:bdr w:val="none" w:sz="0" w:space="0" w:color="auto" w:frame="1"/>
        </w:rPr>
        <w:t> (i+=size;i;i&gt;&gt;=1)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T[i] += value;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Query(</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s,</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ret = 0;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for</w:t>
      </w:r>
      <w:r>
        <w:rPr>
          <w:rFonts w:ascii="Consolas" w:eastAsia="微软雅黑" w:hAnsi="Consolas" w:cs="Consolas"/>
          <w:color w:val="000000"/>
          <w:sz w:val="18"/>
          <w:szCs w:val="18"/>
          <w:bdr w:val="none" w:sz="0" w:space="0" w:color="auto" w:frame="1"/>
        </w:rPr>
        <w:t> (s+=size-1,t+=size+1;s^t^1;s&gt;&gt;=1,t&gt;&gt;=1)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(~s^1) ret += T[s^1];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(t^1)  ret += T[t^1];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ret;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Find_Kth(</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k,</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root = 1)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while</w:t>
      </w:r>
      <w:r>
        <w:rPr>
          <w:rFonts w:ascii="Consolas" w:eastAsia="微软雅黑" w:hAnsi="Consolas" w:cs="Consolas"/>
          <w:color w:val="000000"/>
          <w:sz w:val="18"/>
          <w:szCs w:val="18"/>
          <w:bdr w:val="none" w:sz="0" w:space="0" w:color="auto" w:frame="1"/>
        </w:rPr>
        <w:t> (root&lt;&lt;1 &lt; size&lt;&lt;1)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(T[root&lt;&lt;1]&gt;=k)  root = root&lt;&lt;1;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lastRenderedPageBreak/>
        <w:t>              k -= T[root&lt;&lt;1];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root = (root&lt;&lt;1) + 1;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root - size;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~zkw_segtree()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delete</w:t>
      </w:r>
      <w:r>
        <w:rPr>
          <w:rFonts w:ascii="Consolas" w:eastAsia="微软雅黑" w:hAnsi="Consolas" w:cs="Consolas"/>
          <w:color w:val="000000"/>
          <w:sz w:val="18"/>
          <w:szCs w:val="18"/>
          <w:bdr w:val="none" w:sz="0" w:space="0" w:color="auto" w:frame="1"/>
        </w:rPr>
        <w:t>[] T;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zkw_segtree segtree(100000);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main()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n,tmp;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scanf(</w:t>
      </w:r>
      <w:r>
        <w:rPr>
          <w:rStyle w:val="string"/>
          <w:rFonts w:ascii="Consolas" w:eastAsia="微软雅黑" w:hAnsi="Consolas" w:cs="Consolas"/>
          <w:color w:val="0000FF"/>
          <w:sz w:val="18"/>
          <w:szCs w:val="18"/>
          <w:bdr w:val="none" w:sz="0" w:space="0" w:color="auto" w:frame="1"/>
        </w:rPr>
        <w:t>"%d"</w:t>
      </w:r>
      <w:r>
        <w:rPr>
          <w:rFonts w:ascii="Consolas" w:eastAsia="微软雅黑" w:hAnsi="Consolas" w:cs="Consolas"/>
          <w:color w:val="000000"/>
          <w:sz w:val="18"/>
          <w:szCs w:val="18"/>
          <w:bdr w:val="none" w:sz="0" w:space="0" w:color="auto" w:frame="1"/>
        </w:rPr>
        <w:t>,&amp;n);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stack&lt;</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&gt; s;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char</w:t>
      </w:r>
      <w:r>
        <w:rPr>
          <w:rFonts w:ascii="Consolas" w:eastAsia="微软雅黑" w:hAnsi="Consolas" w:cs="Consolas"/>
          <w:color w:val="000000"/>
          <w:sz w:val="18"/>
          <w:szCs w:val="18"/>
          <w:bdr w:val="none" w:sz="0" w:space="0" w:color="auto" w:frame="1"/>
        </w:rPr>
        <w:t> str[10];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while</w:t>
      </w:r>
      <w:r>
        <w:rPr>
          <w:rFonts w:ascii="Consolas" w:eastAsia="微软雅黑" w:hAnsi="Consolas" w:cs="Consolas"/>
          <w:color w:val="000000"/>
          <w:sz w:val="18"/>
          <w:szCs w:val="18"/>
          <w:bdr w:val="none" w:sz="0" w:space="0" w:color="auto" w:frame="1"/>
        </w:rPr>
        <w:t> (n--)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scanf(</w:t>
      </w:r>
      <w:r>
        <w:rPr>
          <w:rStyle w:val="string"/>
          <w:rFonts w:ascii="Consolas" w:eastAsia="微软雅黑" w:hAnsi="Consolas" w:cs="Consolas"/>
          <w:color w:val="0000FF"/>
          <w:sz w:val="18"/>
          <w:szCs w:val="18"/>
          <w:bdr w:val="none" w:sz="0" w:space="0" w:color="auto" w:frame="1"/>
        </w:rPr>
        <w:t>"%s"</w:t>
      </w:r>
      <w:r>
        <w:rPr>
          <w:rFonts w:ascii="Consolas" w:eastAsia="微软雅黑" w:hAnsi="Consolas" w:cs="Consolas"/>
          <w:color w:val="000000"/>
          <w:sz w:val="18"/>
          <w:szCs w:val="18"/>
          <w:bdr w:val="none" w:sz="0" w:space="0" w:color="auto" w:frame="1"/>
        </w:rPr>
        <w:t>,str);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switch</w:t>
      </w:r>
      <w:r>
        <w:rPr>
          <w:rFonts w:ascii="Consolas" w:eastAsia="微软雅黑" w:hAnsi="Consolas" w:cs="Consolas"/>
          <w:color w:val="000000"/>
          <w:sz w:val="18"/>
          <w:szCs w:val="18"/>
          <w:bdr w:val="none" w:sz="0" w:space="0" w:color="auto" w:frame="1"/>
        </w:rPr>
        <w:t>(str[1])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(s.empty())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"Invalid\n"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"%d\n"</w:t>
      </w:r>
      <w:r>
        <w:rPr>
          <w:rFonts w:ascii="Consolas" w:eastAsia="微软雅黑" w:hAnsi="Consolas" w:cs="Consolas"/>
          <w:color w:val="000000"/>
          <w:sz w:val="18"/>
          <w:szCs w:val="18"/>
          <w:bdr w:val="none" w:sz="0" w:space="0" w:color="auto" w:frame="1"/>
        </w:rPr>
        <w:t>,segtree.Find_Kth((s.size()+1)/2));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'o'</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(s.empty())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"Invalid\n"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tmp = s.top();s.pop();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"%d\n"</w:t>
      </w:r>
      <w:r>
        <w:rPr>
          <w:rFonts w:ascii="Consolas" w:eastAsia="微软雅黑" w:hAnsi="Consolas" w:cs="Consolas"/>
          <w:color w:val="000000"/>
          <w:sz w:val="18"/>
          <w:szCs w:val="18"/>
          <w:bdr w:val="none" w:sz="0" w:space="0" w:color="auto" w:frame="1"/>
        </w:rPr>
        <w:t>,tmp);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segtree.Add(-1,tmp);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'u'</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lastRenderedPageBreak/>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scanf(</w:t>
      </w:r>
      <w:r>
        <w:rPr>
          <w:rStyle w:val="string"/>
          <w:rFonts w:ascii="Consolas" w:eastAsia="微软雅黑" w:hAnsi="Consolas" w:cs="Consolas"/>
          <w:color w:val="0000FF"/>
          <w:sz w:val="18"/>
          <w:szCs w:val="18"/>
          <w:bdr w:val="none" w:sz="0" w:space="0" w:color="auto" w:frame="1"/>
        </w:rPr>
        <w:t>"%d"</w:t>
      </w:r>
      <w:r>
        <w:rPr>
          <w:rFonts w:ascii="Consolas" w:eastAsia="微软雅黑" w:hAnsi="Consolas" w:cs="Consolas"/>
          <w:color w:val="000000"/>
          <w:sz w:val="18"/>
          <w:szCs w:val="18"/>
          <w:bdr w:val="none" w:sz="0" w:space="0" w:color="auto" w:frame="1"/>
        </w:rPr>
        <w:t>,&amp;tmp);s.push(tmp);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segtree.Add(1,tmp);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0;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shd w:val="clear" w:color="auto" w:fill="FFFFFF"/>
        <w:textAlignment w:val="baseline"/>
        <w:rPr>
          <w:rFonts w:ascii="微软雅黑" w:eastAsia="微软雅黑" w:hAnsi="微软雅黑" w:cs="宋体"/>
          <w:color w:val="454545"/>
          <w:sz w:val="24"/>
          <w:szCs w:val="24"/>
        </w:rPr>
      </w:pPr>
      <w:r>
        <w:rPr>
          <w:rFonts w:ascii="微软雅黑" w:eastAsia="微软雅黑" w:hAnsi="微软雅黑"/>
          <w:noProof/>
          <w:color w:val="454545"/>
        </w:rPr>
        <w:drawing>
          <wp:inline distT="0" distB="0" distL="0" distR="0">
            <wp:extent cx="9191625" cy="3524250"/>
            <wp:effectExtent l="0" t="0" r="9525" b="0"/>
            <wp:docPr id="8" name="图片 8" descr="http://img.blog.csdn.net/20150826220820018?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50826220820018?watermark/2/text/aHR0cDovL2Jsb2cuY3Nkbi5uZXQv/font/5a6L5L2T/fontsize/400/fill/I0JBQkFCMA==/dissolve/70/gravity/SouthEas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191625" cy="3524250"/>
                    </a:xfrm>
                    <a:prstGeom prst="rect">
                      <a:avLst/>
                    </a:prstGeom>
                    <a:noFill/>
                    <a:ln>
                      <a:noFill/>
                    </a:ln>
                  </pic:spPr>
                </pic:pic>
              </a:graphicData>
            </a:graphic>
          </wp:inline>
        </w:drawing>
      </w:r>
      <w:r>
        <w:rPr>
          <w:rFonts w:ascii="微软雅黑" w:eastAsia="微软雅黑" w:hAnsi="微软雅黑" w:hint="eastAsia"/>
          <w:color w:val="454545"/>
        </w:rPr>
        <w:br/>
      </w:r>
    </w:p>
    <w:p w:rsidR="00A80BF4" w:rsidRDefault="00A80BF4" w:rsidP="00A80BF4">
      <w:pPr>
        <w:shd w:val="clear" w:color="auto" w:fill="FFFFFF"/>
        <w:textAlignment w:val="baseline"/>
        <w:rPr>
          <w:rFonts w:ascii="微软雅黑" w:eastAsia="微软雅黑" w:hAnsi="微软雅黑"/>
          <w:color w:val="454545"/>
        </w:rPr>
      </w:pPr>
      <w:r>
        <w:rPr>
          <w:rFonts w:ascii="微软雅黑" w:eastAsia="微软雅黑" w:hAnsi="微软雅黑" w:hint="eastAsia"/>
          <w:color w:val="454545"/>
          <w:sz w:val="27"/>
          <w:szCs w:val="27"/>
        </w:rPr>
        <w:t>     </w:t>
      </w:r>
      <w:r>
        <w:rPr>
          <w:rStyle w:val="apple-converted-space"/>
          <w:rFonts w:ascii="微软雅黑" w:eastAsia="微软雅黑" w:hAnsi="微软雅黑" w:hint="eastAsia"/>
          <w:color w:val="454545"/>
          <w:sz w:val="27"/>
          <w:szCs w:val="27"/>
        </w:rPr>
        <w:t> </w:t>
      </w:r>
      <w:r>
        <w:rPr>
          <w:rFonts w:ascii="微软雅黑" w:eastAsia="微软雅黑" w:hAnsi="微软雅黑" w:hint="eastAsia"/>
          <w:color w:val="454545"/>
          <w:sz w:val="18"/>
          <w:szCs w:val="18"/>
        </w:rPr>
        <w:t>测试</w:t>
      </w:r>
      <w:proofErr w:type="gramStart"/>
      <w:r>
        <w:rPr>
          <w:rFonts w:ascii="微软雅黑" w:eastAsia="微软雅黑" w:hAnsi="微软雅黑" w:hint="eastAsia"/>
          <w:color w:val="454545"/>
          <w:sz w:val="18"/>
          <w:szCs w:val="18"/>
        </w:rPr>
        <w:t>完发现</w:t>
      </w:r>
      <w:proofErr w:type="gramEnd"/>
      <w:r>
        <w:rPr>
          <w:rFonts w:ascii="微软雅黑" w:eastAsia="微软雅黑" w:hAnsi="微软雅黑" w:hint="eastAsia"/>
          <w:color w:val="454545"/>
          <w:sz w:val="18"/>
          <w:szCs w:val="18"/>
        </w:rPr>
        <w:t>是最快的，不愧是zkw大神的杰作</w:t>
      </w:r>
    </w:p>
    <w:p w:rsidR="00A80BF4" w:rsidRDefault="00A80BF4" w:rsidP="00A80BF4">
      <w:pPr>
        <w:pStyle w:val="2"/>
        <w:shd w:val="clear" w:color="auto" w:fill="FFFFFF"/>
        <w:spacing w:before="0" w:after="0" w:line="216" w:lineRule="atLeast"/>
        <w:textAlignment w:val="baseline"/>
        <w:rPr>
          <w:rFonts w:ascii="Verdana" w:eastAsia="微软雅黑" w:hAnsi="Verdana"/>
          <w:b w:val="0"/>
          <w:bCs w:val="0"/>
          <w:color w:val="333333"/>
          <w:sz w:val="45"/>
          <w:szCs w:val="45"/>
        </w:rPr>
      </w:pPr>
      <w:bookmarkStart w:id="65" w:name="t5"/>
      <w:bookmarkStart w:id="66" w:name="_Toc505933229"/>
      <w:bookmarkEnd w:id="65"/>
      <w:r>
        <w:rPr>
          <w:rFonts w:ascii="Verdana" w:eastAsia="微软雅黑" w:hAnsi="Verdana"/>
          <w:b w:val="0"/>
          <w:bCs w:val="0"/>
          <w:color w:val="333333"/>
          <w:sz w:val="27"/>
          <w:szCs w:val="27"/>
        </w:rPr>
        <w:t>4.Prioriry Queue On Multiset(</w:t>
      </w:r>
      <w:r>
        <w:rPr>
          <w:rFonts w:ascii="Verdana" w:eastAsia="微软雅黑" w:hAnsi="Verdana"/>
          <w:b w:val="0"/>
          <w:bCs w:val="0"/>
          <w:color w:val="333333"/>
          <w:sz w:val="27"/>
          <w:szCs w:val="27"/>
        </w:rPr>
        <w:t>红黑树是支持插入与删除的堆</w:t>
      </w:r>
      <w:r>
        <w:rPr>
          <w:rFonts w:ascii="Verdana" w:eastAsia="微软雅黑" w:hAnsi="Verdana"/>
          <w:b w:val="0"/>
          <w:bCs w:val="0"/>
          <w:color w:val="333333"/>
          <w:sz w:val="27"/>
          <w:szCs w:val="27"/>
        </w:rPr>
        <w:t>)</w:t>
      </w:r>
      <w:r>
        <w:rPr>
          <w:rFonts w:ascii="Verdana" w:eastAsia="微软雅黑" w:hAnsi="Verdana"/>
          <w:b w:val="0"/>
          <w:bCs w:val="0"/>
          <w:color w:val="333333"/>
          <w:sz w:val="27"/>
          <w:szCs w:val="27"/>
        </w:rPr>
        <w:t>真正的牛刀</w:t>
      </w:r>
      <w:bookmarkEnd w:id="66"/>
    </w:p>
    <w:p w:rsidR="00A80BF4" w:rsidRDefault="00A80BF4" w:rsidP="00A80BF4">
      <w:pPr>
        <w:shd w:val="clear" w:color="auto" w:fill="FFFFFF"/>
        <w:textAlignment w:val="baseline"/>
        <w:rPr>
          <w:rFonts w:ascii="微软雅黑" w:eastAsia="微软雅黑" w:hAnsi="微软雅黑"/>
          <w:color w:val="454545"/>
          <w:sz w:val="24"/>
          <w:szCs w:val="24"/>
        </w:rPr>
      </w:pPr>
      <w:r>
        <w:rPr>
          <w:rFonts w:ascii="微软雅黑" w:eastAsia="微软雅黑" w:hAnsi="微软雅黑" w:hint="eastAsia"/>
          <w:color w:val="454545"/>
        </w:rPr>
        <w:t>     </w:t>
      </w:r>
      <w:r>
        <w:rPr>
          <w:rStyle w:val="apple-converted-space"/>
          <w:rFonts w:ascii="微软雅黑" w:eastAsia="微软雅黑" w:hAnsi="微软雅黑" w:hint="eastAsia"/>
          <w:color w:val="454545"/>
        </w:rPr>
        <w:t> </w:t>
      </w:r>
      <w:r>
        <w:rPr>
          <w:rFonts w:ascii="微软雅黑" w:eastAsia="微软雅黑" w:hAnsi="微软雅黑" w:hint="eastAsia"/>
          <w:color w:val="454545"/>
          <w:sz w:val="18"/>
          <w:szCs w:val="18"/>
        </w:rPr>
        <w:t>  讲了那么</w:t>
      </w:r>
      <w:proofErr w:type="gramStart"/>
      <w:r>
        <w:rPr>
          <w:rFonts w:ascii="微软雅黑" w:eastAsia="微软雅黑" w:hAnsi="微软雅黑" w:hint="eastAsia"/>
          <w:color w:val="454545"/>
          <w:sz w:val="18"/>
          <w:szCs w:val="18"/>
        </w:rPr>
        <w:t>多终于</w:t>
      </w:r>
      <w:proofErr w:type="gramEnd"/>
      <w:r>
        <w:rPr>
          <w:rFonts w:ascii="微软雅黑" w:eastAsia="微软雅黑" w:hAnsi="微软雅黑" w:hint="eastAsia"/>
          <w:color w:val="454545"/>
          <w:sz w:val="18"/>
          <w:szCs w:val="18"/>
        </w:rPr>
        <w:t>讲到最终的解法了，前三种方法归根结底是利用了输入数据范围有限这一条件，要想完美解决这一问题，我们不得不借助插入查找删除效率都为O（lgn）的高级搜索树。</w:t>
      </w:r>
    </w:p>
    <w:p w:rsidR="00A80BF4" w:rsidRDefault="00A80BF4" w:rsidP="00A80BF4">
      <w:pPr>
        <w:shd w:val="clear" w:color="auto" w:fill="FFFFFF"/>
        <w:textAlignment w:val="baseline"/>
        <w:rPr>
          <w:rFonts w:ascii="微软雅黑" w:eastAsia="微软雅黑" w:hAnsi="微软雅黑"/>
          <w:color w:val="454545"/>
        </w:rPr>
      </w:pPr>
      <w:r>
        <w:rPr>
          <w:rFonts w:ascii="微软雅黑" w:eastAsia="微软雅黑" w:hAnsi="微软雅黑" w:hint="eastAsia"/>
          <w:color w:val="454545"/>
          <w:sz w:val="18"/>
          <w:szCs w:val="18"/>
        </w:rPr>
        <w:t>      有一种利用堆查找第K</w:t>
      </w:r>
      <w:proofErr w:type="gramStart"/>
      <w:r>
        <w:rPr>
          <w:rFonts w:ascii="微软雅黑" w:eastAsia="微软雅黑" w:hAnsi="微软雅黑" w:hint="eastAsia"/>
          <w:color w:val="454545"/>
          <w:sz w:val="18"/>
          <w:szCs w:val="18"/>
        </w:rPr>
        <w:t>个</w:t>
      </w:r>
      <w:proofErr w:type="gramEnd"/>
      <w:r>
        <w:rPr>
          <w:rFonts w:ascii="微软雅黑" w:eastAsia="微软雅黑" w:hAnsi="微软雅黑" w:hint="eastAsia"/>
          <w:color w:val="454545"/>
          <w:sz w:val="18"/>
          <w:szCs w:val="18"/>
        </w:rPr>
        <w:t>元素的算法，维持一个大顶堆，一个</w:t>
      </w:r>
      <w:proofErr w:type="gramStart"/>
      <w:r>
        <w:rPr>
          <w:rFonts w:ascii="微软雅黑" w:eastAsia="微软雅黑" w:hAnsi="微软雅黑" w:hint="eastAsia"/>
          <w:color w:val="454545"/>
          <w:sz w:val="18"/>
          <w:szCs w:val="18"/>
        </w:rPr>
        <w:t>小顶堆</w:t>
      </w:r>
      <w:proofErr w:type="gramEnd"/>
      <w:r>
        <w:rPr>
          <w:rFonts w:ascii="微软雅黑" w:eastAsia="微软雅黑" w:hAnsi="微软雅黑" w:hint="eastAsia"/>
          <w:color w:val="454545"/>
          <w:sz w:val="18"/>
          <w:szCs w:val="18"/>
        </w:rPr>
        <w:t>，将K</w:t>
      </w:r>
      <w:proofErr w:type="gramStart"/>
      <w:r>
        <w:rPr>
          <w:rFonts w:ascii="微软雅黑" w:eastAsia="微软雅黑" w:hAnsi="微软雅黑" w:hint="eastAsia"/>
          <w:color w:val="454545"/>
          <w:sz w:val="18"/>
          <w:szCs w:val="18"/>
        </w:rPr>
        <w:t>个</w:t>
      </w:r>
      <w:proofErr w:type="gramEnd"/>
      <w:r>
        <w:rPr>
          <w:rFonts w:ascii="微软雅黑" w:eastAsia="微软雅黑" w:hAnsi="微软雅黑" w:hint="eastAsia"/>
          <w:color w:val="454545"/>
          <w:sz w:val="18"/>
          <w:szCs w:val="18"/>
        </w:rPr>
        <w:t>元素压入</w:t>
      </w:r>
      <w:proofErr w:type="gramStart"/>
      <w:r>
        <w:rPr>
          <w:rFonts w:ascii="微软雅黑" w:eastAsia="微软雅黑" w:hAnsi="微软雅黑" w:hint="eastAsia"/>
          <w:color w:val="454545"/>
          <w:sz w:val="18"/>
          <w:szCs w:val="18"/>
        </w:rPr>
        <w:t>小顶堆</w:t>
      </w:r>
      <w:proofErr w:type="gramEnd"/>
      <w:r>
        <w:rPr>
          <w:rFonts w:ascii="微软雅黑" w:eastAsia="微软雅黑" w:hAnsi="微软雅黑" w:hint="eastAsia"/>
          <w:color w:val="454545"/>
          <w:sz w:val="18"/>
          <w:szCs w:val="18"/>
        </w:rPr>
        <w:t>，其余压入大顶堆，随后如果</w:t>
      </w:r>
      <w:proofErr w:type="gramStart"/>
      <w:r>
        <w:rPr>
          <w:rFonts w:ascii="微软雅黑" w:eastAsia="微软雅黑" w:hAnsi="微软雅黑" w:hint="eastAsia"/>
          <w:color w:val="454545"/>
          <w:sz w:val="18"/>
          <w:szCs w:val="18"/>
        </w:rPr>
        <w:t>大顶堆的</w:t>
      </w:r>
      <w:proofErr w:type="gramEnd"/>
      <w:r>
        <w:rPr>
          <w:rFonts w:ascii="微软雅黑" w:eastAsia="微软雅黑" w:hAnsi="微软雅黑" w:hint="eastAsia"/>
          <w:color w:val="454545"/>
          <w:sz w:val="18"/>
          <w:szCs w:val="18"/>
        </w:rPr>
        <w:t>堆顶元素大于</w:t>
      </w:r>
      <w:proofErr w:type="gramStart"/>
      <w:r>
        <w:rPr>
          <w:rFonts w:ascii="微软雅黑" w:eastAsia="微软雅黑" w:hAnsi="微软雅黑" w:hint="eastAsia"/>
          <w:color w:val="454545"/>
          <w:sz w:val="18"/>
          <w:szCs w:val="18"/>
        </w:rPr>
        <w:t>小顶堆</w:t>
      </w:r>
      <w:proofErr w:type="gramEnd"/>
      <w:r>
        <w:rPr>
          <w:rFonts w:ascii="微软雅黑" w:eastAsia="微软雅黑" w:hAnsi="微软雅黑" w:hint="eastAsia"/>
          <w:color w:val="454545"/>
          <w:sz w:val="18"/>
          <w:szCs w:val="18"/>
        </w:rPr>
        <w:t>的堆顶元素，就将将两个堆得元素弹出并压入另一个堆中，直到</w:t>
      </w:r>
      <w:proofErr w:type="gramStart"/>
      <w:r>
        <w:rPr>
          <w:rFonts w:ascii="微软雅黑" w:eastAsia="微软雅黑" w:hAnsi="微软雅黑" w:hint="eastAsia"/>
          <w:color w:val="454545"/>
          <w:sz w:val="18"/>
          <w:szCs w:val="18"/>
        </w:rPr>
        <w:t>大顶堆的</w:t>
      </w:r>
      <w:proofErr w:type="gramEnd"/>
      <w:r>
        <w:rPr>
          <w:rFonts w:ascii="微软雅黑" w:eastAsia="微软雅黑" w:hAnsi="微软雅黑" w:hint="eastAsia"/>
          <w:color w:val="454545"/>
          <w:sz w:val="18"/>
          <w:szCs w:val="18"/>
        </w:rPr>
        <w:t>堆顶元素小于</w:t>
      </w:r>
      <w:proofErr w:type="gramStart"/>
      <w:r>
        <w:rPr>
          <w:rFonts w:ascii="微软雅黑" w:eastAsia="微软雅黑" w:hAnsi="微软雅黑" w:hint="eastAsia"/>
          <w:color w:val="454545"/>
          <w:sz w:val="18"/>
          <w:szCs w:val="18"/>
        </w:rPr>
        <w:t>小顶堆</w:t>
      </w:r>
      <w:proofErr w:type="gramEnd"/>
      <w:r>
        <w:rPr>
          <w:rFonts w:ascii="微软雅黑" w:eastAsia="微软雅黑" w:hAnsi="微软雅黑" w:hint="eastAsia"/>
          <w:color w:val="454545"/>
          <w:sz w:val="18"/>
          <w:szCs w:val="18"/>
        </w:rPr>
        <w:t>的堆顶元素。这样</w:t>
      </w:r>
      <w:proofErr w:type="gramStart"/>
      <w:r>
        <w:rPr>
          <w:rFonts w:ascii="微软雅黑" w:eastAsia="微软雅黑" w:hAnsi="微软雅黑" w:hint="eastAsia"/>
          <w:color w:val="454545"/>
          <w:sz w:val="18"/>
          <w:szCs w:val="18"/>
        </w:rPr>
        <w:t>小顶堆</w:t>
      </w:r>
      <w:proofErr w:type="gramEnd"/>
      <w:r>
        <w:rPr>
          <w:rFonts w:ascii="微软雅黑" w:eastAsia="微软雅黑" w:hAnsi="微软雅黑" w:hint="eastAsia"/>
          <w:color w:val="454545"/>
          <w:sz w:val="18"/>
          <w:szCs w:val="18"/>
        </w:rPr>
        <w:t>的堆顶元素就是第K</w:t>
      </w:r>
      <w:proofErr w:type="gramStart"/>
      <w:r>
        <w:rPr>
          <w:rFonts w:ascii="微软雅黑" w:eastAsia="微软雅黑" w:hAnsi="微软雅黑" w:hint="eastAsia"/>
          <w:color w:val="454545"/>
          <w:sz w:val="18"/>
          <w:szCs w:val="18"/>
        </w:rPr>
        <w:t>个</w:t>
      </w:r>
      <w:proofErr w:type="gramEnd"/>
      <w:r>
        <w:rPr>
          <w:rFonts w:ascii="微软雅黑" w:eastAsia="微软雅黑" w:hAnsi="微软雅黑" w:hint="eastAsia"/>
          <w:color w:val="454545"/>
          <w:sz w:val="18"/>
          <w:szCs w:val="18"/>
        </w:rPr>
        <w:t>元素。</w:t>
      </w:r>
    </w:p>
    <w:p w:rsidR="00A80BF4" w:rsidRDefault="00A80BF4" w:rsidP="00A80BF4">
      <w:pPr>
        <w:shd w:val="clear" w:color="auto" w:fill="FFFFFF"/>
        <w:textAlignment w:val="baseline"/>
        <w:rPr>
          <w:rFonts w:ascii="微软雅黑" w:eastAsia="微软雅黑" w:hAnsi="微软雅黑"/>
          <w:color w:val="454545"/>
        </w:rPr>
      </w:pPr>
      <w:r>
        <w:rPr>
          <w:rFonts w:ascii="微软雅黑" w:eastAsia="微软雅黑" w:hAnsi="微软雅黑" w:hint="eastAsia"/>
          <w:color w:val="454545"/>
          <w:sz w:val="18"/>
          <w:szCs w:val="18"/>
        </w:rPr>
        <w:lastRenderedPageBreak/>
        <w:t>       </w:t>
      </w:r>
      <w:r>
        <w:rPr>
          <w:rFonts w:ascii="微软雅黑" w:eastAsia="微软雅黑" w:hAnsi="微软雅黑"/>
          <w:noProof/>
          <w:color w:val="454545"/>
          <w:sz w:val="18"/>
          <w:szCs w:val="18"/>
        </w:rPr>
        <w:drawing>
          <wp:inline distT="0" distB="0" distL="0" distR="0">
            <wp:extent cx="5391150" cy="3105150"/>
            <wp:effectExtent l="0" t="0" r="0" b="0"/>
            <wp:docPr id="7" name="图片 7" descr="http://img.blog.csdn.net/20150814154022189?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50814154022189?watermark/2/text/aHR0cDovL2Jsb2cuY3Nkbi5uZXQv/font/5a6L5L2T/fontsize/400/fill/I0JBQkFCMA==/dissolve/70/gravity/SouthEas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1150" cy="3105150"/>
                    </a:xfrm>
                    <a:prstGeom prst="rect">
                      <a:avLst/>
                    </a:prstGeom>
                    <a:noFill/>
                    <a:ln>
                      <a:noFill/>
                    </a:ln>
                  </pic:spPr>
                </pic:pic>
              </a:graphicData>
            </a:graphic>
          </wp:inline>
        </w:drawing>
      </w:r>
    </w:p>
    <w:p w:rsidR="00A80BF4" w:rsidRDefault="00A80BF4" w:rsidP="00A80BF4">
      <w:pPr>
        <w:shd w:val="clear" w:color="auto" w:fill="FFFFFF"/>
        <w:textAlignment w:val="baseline"/>
        <w:rPr>
          <w:rFonts w:ascii="微软雅黑" w:eastAsia="微软雅黑" w:hAnsi="微软雅黑"/>
          <w:color w:val="454545"/>
        </w:rPr>
      </w:pPr>
      <w:r>
        <w:rPr>
          <w:rFonts w:ascii="微软雅黑" w:eastAsia="微软雅黑" w:hAnsi="微软雅黑" w:hint="eastAsia"/>
          <w:color w:val="454545"/>
          <w:sz w:val="18"/>
          <w:szCs w:val="18"/>
        </w:rPr>
        <w:t>       然而对于这道题，这种算法并没有什么用处，这道题要求随时删除某一个元素，然而</w:t>
      </w:r>
      <w:proofErr w:type="gramStart"/>
      <w:r>
        <w:rPr>
          <w:rFonts w:ascii="微软雅黑" w:eastAsia="微软雅黑" w:hAnsi="微软雅黑" w:hint="eastAsia"/>
          <w:color w:val="454545"/>
          <w:sz w:val="18"/>
          <w:szCs w:val="18"/>
        </w:rPr>
        <w:t>堆并不</w:t>
      </w:r>
      <w:proofErr w:type="gramEnd"/>
      <w:r>
        <w:rPr>
          <w:rFonts w:ascii="微软雅黑" w:eastAsia="微软雅黑" w:hAnsi="微软雅黑" w:hint="eastAsia"/>
          <w:color w:val="454545"/>
          <w:sz w:val="18"/>
          <w:szCs w:val="18"/>
        </w:rPr>
        <w:t>具备这种功能（</w:t>
      </w:r>
      <w:del w:id="67" w:author="Unknown">
        <w:r>
          <w:rPr>
            <w:rFonts w:ascii="微软雅黑" w:eastAsia="微软雅黑" w:hAnsi="微软雅黑" w:hint="eastAsia"/>
            <w:color w:val="454545"/>
            <w:sz w:val="18"/>
            <w:szCs w:val="18"/>
          </w:rPr>
          <w:delText>废话，能随意删除某个元素还叫堆吗</w:delText>
        </w:r>
      </w:del>
      <w:r>
        <w:rPr>
          <w:rFonts w:ascii="微软雅黑" w:eastAsia="微软雅黑" w:hAnsi="微软雅黑" w:hint="eastAsia"/>
          <w:color w:val="454545"/>
          <w:sz w:val="18"/>
          <w:szCs w:val="18"/>
        </w:rPr>
        <w:t>）。。</w:t>
      </w:r>
    </w:p>
    <w:p w:rsidR="00A80BF4" w:rsidRDefault="00A80BF4" w:rsidP="00A80BF4">
      <w:pPr>
        <w:shd w:val="clear" w:color="auto" w:fill="FFFFFF"/>
        <w:textAlignment w:val="baseline"/>
        <w:rPr>
          <w:rFonts w:ascii="微软雅黑" w:eastAsia="微软雅黑" w:hAnsi="微软雅黑"/>
          <w:color w:val="454545"/>
        </w:rPr>
      </w:pPr>
      <w:r>
        <w:rPr>
          <w:rFonts w:ascii="微软雅黑" w:eastAsia="微软雅黑" w:hAnsi="微软雅黑" w:hint="eastAsia"/>
          <w:color w:val="454545"/>
          <w:sz w:val="18"/>
          <w:szCs w:val="18"/>
        </w:rPr>
        <w:t>       犹记得当初学数据结构的时候，是先教的高级搜索树，后教的优先队列。老师在教优先队列的时候，为了引出堆，说，其实想要实现优先队列，用高级搜索树是完全可以的，但高级搜索树实在是太强大了，实现也比较复杂，我们需要一种更简单高效的数据结构去实现优先队列。</w:t>
      </w:r>
    </w:p>
    <w:p w:rsidR="00A80BF4" w:rsidRDefault="00A80BF4" w:rsidP="00A80BF4">
      <w:pPr>
        <w:shd w:val="clear" w:color="auto" w:fill="FFFFFF"/>
        <w:textAlignment w:val="baseline"/>
        <w:rPr>
          <w:rFonts w:ascii="微软雅黑" w:eastAsia="微软雅黑" w:hAnsi="微软雅黑"/>
          <w:color w:val="454545"/>
        </w:rPr>
      </w:pPr>
      <w:r>
        <w:rPr>
          <w:rFonts w:ascii="微软雅黑" w:eastAsia="微软雅黑" w:hAnsi="微软雅黑" w:hint="eastAsia"/>
          <w:color w:val="454545"/>
          <w:sz w:val="18"/>
          <w:szCs w:val="18"/>
        </w:rPr>
        <w:t>    于是传说中的堆诞生了，因为堆在结构上的特点，我们也无法做到随意删除其中的某个元素。</w:t>
      </w:r>
    </w:p>
    <w:p w:rsidR="00A80BF4" w:rsidRDefault="00A80BF4" w:rsidP="00A80BF4">
      <w:pPr>
        <w:shd w:val="clear" w:color="auto" w:fill="FFFFFF"/>
        <w:textAlignment w:val="baseline"/>
        <w:rPr>
          <w:rFonts w:ascii="微软雅黑" w:eastAsia="微软雅黑" w:hAnsi="微软雅黑"/>
          <w:color w:val="454545"/>
        </w:rPr>
      </w:pPr>
      <w:r>
        <w:rPr>
          <w:rFonts w:ascii="微软雅黑" w:eastAsia="微软雅黑" w:hAnsi="微软雅黑" w:hint="eastAsia"/>
          <w:color w:val="454545"/>
          <w:sz w:val="18"/>
          <w:szCs w:val="18"/>
        </w:rPr>
        <w:t>    然而此时我们需要一个能删除任意元素的优先队列，OK，</w:t>
      </w:r>
      <w:del w:id="68" w:author="Unknown">
        <w:r>
          <w:rPr>
            <w:rFonts w:ascii="微软雅黑" w:eastAsia="微软雅黑" w:hAnsi="微软雅黑" w:hint="eastAsia"/>
            <w:color w:val="454545"/>
            <w:sz w:val="18"/>
            <w:szCs w:val="18"/>
          </w:rPr>
          <w:delText>是时候启动最终形态了，优先级队列超进化，红黑优先级队列</w:delText>
        </w:r>
      </w:del>
      <w:r>
        <w:rPr>
          <w:rFonts w:ascii="微软雅黑" w:eastAsia="微软雅黑" w:hAnsi="微软雅黑" w:hint="eastAsia"/>
          <w:color w:val="454545"/>
          <w:sz w:val="18"/>
          <w:szCs w:val="18"/>
        </w:rPr>
        <w:t>。以上文字</w:t>
      </w:r>
      <w:proofErr w:type="gramStart"/>
      <w:r>
        <w:rPr>
          <w:rFonts w:ascii="微软雅黑" w:eastAsia="微软雅黑" w:hAnsi="微软雅黑" w:hint="eastAsia"/>
          <w:color w:val="454545"/>
          <w:sz w:val="18"/>
          <w:szCs w:val="18"/>
        </w:rPr>
        <w:t>过于中</w:t>
      </w:r>
      <w:proofErr w:type="gramEnd"/>
      <w:r>
        <w:rPr>
          <w:rFonts w:ascii="微软雅黑" w:eastAsia="微软雅黑" w:hAnsi="微软雅黑" w:hint="eastAsia"/>
          <w:color w:val="454545"/>
          <w:sz w:val="18"/>
          <w:szCs w:val="18"/>
        </w:rPr>
        <w:t>二，请谨慎阅读。</w:t>
      </w:r>
    </w:p>
    <w:p w:rsidR="00A80BF4" w:rsidRDefault="00A80BF4" w:rsidP="00A80BF4">
      <w:pPr>
        <w:shd w:val="clear" w:color="auto" w:fill="FFFFFF"/>
        <w:textAlignment w:val="baseline"/>
        <w:rPr>
          <w:rFonts w:ascii="微软雅黑" w:eastAsia="微软雅黑" w:hAnsi="微软雅黑"/>
          <w:color w:val="454545"/>
        </w:rPr>
      </w:pPr>
      <w:r>
        <w:rPr>
          <w:rFonts w:ascii="微软雅黑" w:eastAsia="微软雅黑" w:hAnsi="微软雅黑" w:hint="eastAsia"/>
          <w:color w:val="454545"/>
          <w:sz w:val="18"/>
          <w:szCs w:val="18"/>
        </w:rPr>
        <w:t>    从时间复杂度上分析，插入查找和删除都是O（lgn）这里的n是指总元素的个数。</w:t>
      </w:r>
    </w:p>
    <w:p w:rsidR="00A80BF4" w:rsidRDefault="00A80BF4" w:rsidP="00A80BF4">
      <w:pPr>
        <w:shd w:val="clear" w:color="auto" w:fill="FFFFFF"/>
        <w:textAlignment w:val="baseline"/>
        <w:rPr>
          <w:rFonts w:ascii="微软雅黑" w:eastAsia="微软雅黑" w:hAnsi="微软雅黑"/>
          <w:color w:val="454545"/>
        </w:rPr>
      </w:pPr>
      <w:r>
        <w:rPr>
          <w:rFonts w:ascii="微软雅黑" w:eastAsia="微软雅黑" w:hAnsi="微软雅黑" w:hint="eastAsia"/>
          <w:color w:val="454545"/>
          <w:sz w:val="18"/>
          <w:szCs w:val="18"/>
        </w:rPr>
        <w:t>    然后，估计大家都知道要怎么做了，下面是代码，为了简单起见，并没有扩展</w:t>
      </w:r>
      <w:proofErr w:type="gramStart"/>
      <w:r>
        <w:rPr>
          <w:rFonts w:ascii="微软雅黑" w:eastAsia="微软雅黑" w:hAnsi="微软雅黑" w:hint="eastAsia"/>
          <w:color w:val="454545"/>
          <w:sz w:val="18"/>
          <w:szCs w:val="18"/>
        </w:rPr>
        <w:t>出寻找</w:t>
      </w:r>
      <w:proofErr w:type="gramEnd"/>
      <w:r>
        <w:rPr>
          <w:rFonts w:ascii="微软雅黑" w:eastAsia="微软雅黑" w:hAnsi="微软雅黑" w:hint="eastAsia"/>
          <w:color w:val="454545"/>
          <w:sz w:val="18"/>
          <w:szCs w:val="18"/>
        </w:rPr>
        <w:t>第K个数的功能，而是直接寻找中位数。</w:t>
      </w:r>
      <w:r>
        <w:rPr>
          <w:rFonts w:ascii="微软雅黑" w:eastAsia="微软雅黑" w:hAnsi="微软雅黑" w:hint="eastAsia"/>
          <w:color w:val="454545"/>
          <w:sz w:val="18"/>
          <w:szCs w:val="18"/>
        </w:rPr>
        <w:br/>
        <w:t>以下是代码</w:t>
      </w:r>
      <w:r>
        <w:rPr>
          <w:rFonts w:ascii="微软雅黑" w:eastAsia="微软雅黑" w:hAnsi="微软雅黑" w:hint="eastAsia"/>
          <w:color w:val="454545"/>
          <w:sz w:val="18"/>
          <w:szCs w:val="18"/>
        </w:rPr>
        <w:br/>
      </w:r>
    </w:p>
    <w:p w:rsidR="00A80BF4" w:rsidRDefault="00A80BF4" w:rsidP="00A80BF4">
      <w:pPr>
        <w:shd w:val="clear" w:color="auto" w:fill="F8F8F8"/>
        <w:textAlignment w:val="baseline"/>
        <w:rPr>
          <w:rStyle w:val="tracking-ad"/>
          <w:rFonts w:ascii="Verdana" w:hAnsi="Verdana" w:cs="Consolas"/>
          <w:color w:val="C0C0C0"/>
          <w:sz w:val="14"/>
          <w:szCs w:val="14"/>
        </w:rPr>
      </w:pPr>
      <w:r>
        <w:rPr>
          <w:rFonts w:ascii="Verdana" w:eastAsia="微软雅黑" w:hAnsi="Verdana" w:cs="Consolas"/>
          <w:b/>
          <w:bCs/>
          <w:color w:val="C0C0C0"/>
          <w:sz w:val="14"/>
          <w:szCs w:val="14"/>
        </w:rPr>
        <w:t>[</w:t>
      </w:r>
      <w:proofErr w:type="gramStart"/>
      <w:r>
        <w:rPr>
          <w:rFonts w:ascii="Verdana" w:eastAsia="微软雅黑" w:hAnsi="Verdana" w:cs="Consolas"/>
          <w:b/>
          <w:bCs/>
          <w:color w:val="C0C0C0"/>
          <w:sz w:val="14"/>
          <w:szCs w:val="14"/>
        </w:rPr>
        <w:t>cpp</w:t>
      </w:r>
      <w:proofErr w:type="gramEnd"/>
      <w:r>
        <w:rPr>
          <w:rFonts w:ascii="Verdana" w:eastAsia="微软雅黑" w:hAnsi="Verdana" w:cs="Consolas"/>
          <w:b/>
          <w:bCs/>
          <w:color w:val="C0C0C0"/>
          <w:sz w:val="14"/>
          <w:szCs w:val="14"/>
        </w:rPr>
        <w:t>]</w:t>
      </w:r>
      <w:r>
        <w:rPr>
          <w:rStyle w:val="apple-converted-space"/>
          <w:rFonts w:ascii="Verdana" w:eastAsia="微软雅黑" w:hAnsi="Verdana" w:cs="Consolas"/>
          <w:color w:val="C0C0C0"/>
          <w:sz w:val="14"/>
          <w:szCs w:val="14"/>
        </w:rPr>
        <w:t> </w:t>
      </w:r>
      <w:hyperlink r:id="rId41" w:tooltip="view plain" w:history="1">
        <w:r>
          <w:rPr>
            <w:rStyle w:val="a5"/>
            <w:rFonts w:ascii="Verdana" w:eastAsia="微软雅黑" w:hAnsi="Verdana" w:cs="Consolas"/>
            <w:color w:val="A0A0A0"/>
            <w:sz w:val="14"/>
            <w:szCs w:val="14"/>
            <w:bdr w:val="none" w:sz="0" w:space="0" w:color="auto" w:frame="1"/>
          </w:rPr>
          <w:t>view plain</w:t>
        </w:r>
      </w:hyperlink>
      <w:r>
        <w:rPr>
          <w:rStyle w:val="apple-converted-space"/>
          <w:rFonts w:ascii="Verdana" w:eastAsia="微软雅黑" w:hAnsi="Verdana" w:cs="Consolas"/>
          <w:color w:val="C0C0C0"/>
          <w:sz w:val="14"/>
          <w:szCs w:val="14"/>
        </w:rPr>
        <w:t> </w:t>
      </w:r>
      <w:hyperlink r:id="rId42" w:tooltip="copy" w:history="1">
        <w:r>
          <w:rPr>
            <w:rStyle w:val="a5"/>
            <w:rFonts w:ascii="Verdana" w:eastAsia="微软雅黑" w:hAnsi="Verdana" w:cs="Consolas"/>
            <w:color w:val="A0A0A0"/>
            <w:sz w:val="14"/>
            <w:szCs w:val="14"/>
            <w:bdr w:val="none" w:sz="0" w:space="0" w:color="auto" w:frame="1"/>
          </w:rPr>
          <w:t>copy</w:t>
        </w:r>
      </w:hyperlink>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hAnsi="Consolas"/>
          <w:color w:val="5C5C5C"/>
          <w:sz w:val="18"/>
          <w:szCs w:val="18"/>
        </w:rPr>
      </w:pPr>
      <w:r>
        <w:rPr>
          <w:rStyle w:val="preprocessor"/>
          <w:rFonts w:ascii="Consolas" w:eastAsia="微软雅黑" w:hAnsi="Consolas" w:cs="Consolas"/>
          <w:color w:val="808080"/>
          <w:bdr w:val="none" w:sz="0" w:space="0" w:color="auto" w:frame="1"/>
        </w:rPr>
        <w:t># include &lt;cstdio&gt;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&lt;stack&gt;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&lt;set&gt;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using</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namespace</w:t>
      </w:r>
      <w:r>
        <w:rPr>
          <w:rFonts w:ascii="Consolas" w:eastAsia="微软雅黑" w:hAnsi="Consolas" w:cs="Consolas"/>
          <w:color w:val="000000"/>
          <w:sz w:val="18"/>
          <w:szCs w:val="18"/>
          <w:bdr w:val="none" w:sz="0" w:space="0" w:color="auto" w:frame="1"/>
        </w:rPr>
        <w:t> std;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const</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debug = 1;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typedef</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class</w:t>
      </w:r>
      <w:r>
        <w:rPr>
          <w:rFonts w:ascii="Consolas" w:eastAsia="微软雅黑" w:hAnsi="Consolas" w:cs="Consolas"/>
          <w:color w:val="000000"/>
          <w:sz w:val="18"/>
          <w:szCs w:val="18"/>
          <w:bdr w:val="none" w:sz="0" w:space="0" w:color="auto" w:frame="1"/>
        </w:rPr>
        <w:t> Find_Median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private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multiset&lt;T,greater&lt;T&gt; &gt; maxheap;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multiset&lt;T,less&lt;T&gt; &gt; minheap;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lastRenderedPageBreak/>
        <w:t>public</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void</w:t>
      </w:r>
      <w:r>
        <w:rPr>
          <w:rFonts w:ascii="Consolas" w:eastAsia="微软雅黑" w:hAnsi="Consolas" w:cs="Consolas"/>
          <w:color w:val="000000"/>
          <w:sz w:val="18"/>
          <w:szCs w:val="18"/>
          <w:bdr w:val="none" w:sz="0" w:space="0" w:color="auto" w:frame="1"/>
        </w:rPr>
        <w:t> Push(T data)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(maxheap.size() &lt; minheap.size())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maxheap.insert(data);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minheap.insert(data);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bool</w:t>
      </w:r>
      <w:r>
        <w:rPr>
          <w:rFonts w:ascii="Consolas" w:eastAsia="微软雅黑" w:hAnsi="Consolas" w:cs="Consolas"/>
          <w:color w:val="000000"/>
          <w:sz w:val="18"/>
          <w:szCs w:val="18"/>
          <w:bdr w:val="none" w:sz="0" w:space="0" w:color="auto" w:frame="1"/>
        </w:rPr>
        <w:t> Erase(T data)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multiset&lt;T&gt;::iterator it;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((it=maxheap.find(data))!=maxheap.end())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maxheap.erase(it);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((it=minheap.find(data))!=minheap.end())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minheap.erase(it);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false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true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 Query()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while</w:t>
      </w:r>
      <w:r>
        <w:rPr>
          <w:rFonts w:ascii="Consolas" w:eastAsia="微软雅黑" w:hAnsi="Consolas" w:cs="Consolas"/>
          <w:color w:val="000000"/>
          <w:sz w:val="18"/>
          <w:szCs w:val="18"/>
          <w:bdr w:val="none" w:sz="0" w:space="0" w:color="auto" w:frame="1"/>
        </w:rPr>
        <w:t> (maxheap.size() &lt; minheap.size())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maxheap.insert(*minheap.begin());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minheap.erase(minheap.begin());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while</w:t>
      </w:r>
      <w:r>
        <w:rPr>
          <w:rFonts w:ascii="Consolas" w:eastAsia="微软雅黑" w:hAnsi="Consolas" w:cs="Consolas"/>
          <w:color w:val="000000"/>
          <w:sz w:val="18"/>
          <w:szCs w:val="18"/>
          <w:bdr w:val="none" w:sz="0" w:space="0" w:color="auto" w:frame="1"/>
        </w:rPr>
        <w:t> (minheap.size() &lt; maxheap.size())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minheap.insert(*maxheap.begin());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maxheap.erase(maxheap.begin());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(maxheap.size()==0)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*minheap.begin();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(minheap.size()==0)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*maxheap.begin();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multiset&lt;T&gt;::iterator maxtop = maxheap.begin();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multiset&lt;T&gt;::iterator mintop = minheap.begin();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while</w:t>
      </w:r>
      <w:r>
        <w:rPr>
          <w:rFonts w:ascii="Consolas" w:eastAsia="微软雅黑" w:hAnsi="Consolas" w:cs="Consolas"/>
          <w:color w:val="000000"/>
          <w:sz w:val="18"/>
          <w:szCs w:val="18"/>
          <w:bdr w:val="none" w:sz="0" w:space="0" w:color="auto" w:frame="1"/>
        </w:rPr>
        <w:t> (*maxtop &gt; *mintop)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maxheap.insert(*mintop);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minheap.insert(*maxtop);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maxheap.erase(maxtop);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minheap.erase(mintop);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maxtop = maxheap.begin();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lastRenderedPageBreak/>
        <w:t>            mintop = minheap.begin();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*(maxheap.size() &gt;= minheap.size()?maxtop:mintop);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Find_Median FM;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main()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n,tmp;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scanf(</w:t>
      </w:r>
      <w:r>
        <w:rPr>
          <w:rStyle w:val="string"/>
          <w:rFonts w:ascii="Consolas" w:eastAsia="微软雅黑" w:hAnsi="Consolas" w:cs="Consolas"/>
          <w:color w:val="0000FF"/>
          <w:sz w:val="18"/>
          <w:szCs w:val="18"/>
          <w:bdr w:val="none" w:sz="0" w:space="0" w:color="auto" w:frame="1"/>
        </w:rPr>
        <w:t>"%d"</w:t>
      </w:r>
      <w:r>
        <w:rPr>
          <w:rFonts w:ascii="Consolas" w:eastAsia="微软雅黑" w:hAnsi="Consolas" w:cs="Consolas"/>
          <w:color w:val="000000"/>
          <w:sz w:val="18"/>
          <w:szCs w:val="18"/>
          <w:bdr w:val="none" w:sz="0" w:space="0" w:color="auto" w:frame="1"/>
        </w:rPr>
        <w:t>,&amp;n);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stack&lt;</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&gt; s;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char</w:t>
      </w:r>
      <w:r>
        <w:rPr>
          <w:rFonts w:ascii="Consolas" w:eastAsia="微软雅黑" w:hAnsi="Consolas" w:cs="Consolas"/>
          <w:color w:val="000000"/>
          <w:sz w:val="18"/>
          <w:szCs w:val="18"/>
          <w:bdr w:val="none" w:sz="0" w:space="0" w:color="auto" w:frame="1"/>
        </w:rPr>
        <w:t> str[10];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while</w:t>
      </w:r>
      <w:r>
        <w:rPr>
          <w:rFonts w:ascii="Consolas" w:eastAsia="微软雅黑" w:hAnsi="Consolas" w:cs="Consolas"/>
          <w:color w:val="000000"/>
          <w:sz w:val="18"/>
          <w:szCs w:val="18"/>
          <w:bdr w:val="none" w:sz="0" w:space="0" w:color="auto" w:frame="1"/>
        </w:rPr>
        <w:t> (n--)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scanf(</w:t>
      </w:r>
      <w:r>
        <w:rPr>
          <w:rStyle w:val="string"/>
          <w:rFonts w:ascii="Consolas" w:eastAsia="微软雅黑" w:hAnsi="Consolas" w:cs="Consolas"/>
          <w:color w:val="0000FF"/>
          <w:sz w:val="18"/>
          <w:szCs w:val="18"/>
          <w:bdr w:val="none" w:sz="0" w:space="0" w:color="auto" w:frame="1"/>
        </w:rPr>
        <w:t>"%s"</w:t>
      </w:r>
      <w:r>
        <w:rPr>
          <w:rFonts w:ascii="Consolas" w:eastAsia="微软雅黑" w:hAnsi="Consolas" w:cs="Consolas"/>
          <w:color w:val="000000"/>
          <w:sz w:val="18"/>
          <w:szCs w:val="18"/>
          <w:bdr w:val="none" w:sz="0" w:space="0" w:color="auto" w:frame="1"/>
        </w:rPr>
        <w:t>,str);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switch</w:t>
      </w:r>
      <w:r>
        <w:rPr>
          <w:rFonts w:ascii="Consolas" w:eastAsia="微软雅黑" w:hAnsi="Consolas" w:cs="Consolas"/>
          <w:color w:val="000000"/>
          <w:sz w:val="18"/>
          <w:szCs w:val="18"/>
          <w:bdr w:val="none" w:sz="0" w:space="0" w:color="auto" w:frame="1"/>
        </w:rPr>
        <w:t>(str[1])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(s.empty())  printf(</w:t>
      </w:r>
      <w:r>
        <w:rPr>
          <w:rStyle w:val="string"/>
          <w:rFonts w:ascii="Consolas" w:eastAsia="微软雅黑" w:hAnsi="Consolas" w:cs="Consolas"/>
          <w:color w:val="0000FF"/>
          <w:sz w:val="18"/>
          <w:szCs w:val="18"/>
          <w:bdr w:val="none" w:sz="0" w:space="0" w:color="auto" w:frame="1"/>
        </w:rPr>
        <w:t>"Invalid\n"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"%d\n"</w:t>
      </w:r>
      <w:r>
        <w:rPr>
          <w:rFonts w:ascii="Consolas" w:eastAsia="微软雅黑" w:hAnsi="Consolas" w:cs="Consolas"/>
          <w:color w:val="000000"/>
          <w:sz w:val="18"/>
          <w:szCs w:val="18"/>
          <w:bdr w:val="none" w:sz="0" w:space="0" w:color="auto" w:frame="1"/>
        </w:rPr>
        <w:t>,FM.Query());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'o'</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(s.empty())  printf(</w:t>
      </w:r>
      <w:r>
        <w:rPr>
          <w:rStyle w:val="string"/>
          <w:rFonts w:ascii="Consolas" w:eastAsia="微软雅黑" w:hAnsi="Consolas" w:cs="Consolas"/>
          <w:color w:val="0000FF"/>
          <w:sz w:val="18"/>
          <w:szCs w:val="18"/>
          <w:bdr w:val="none" w:sz="0" w:space="0" w:color="auto" w:frame="1"/>
        </w:rPr>
        <w:t>"Invalid\n"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tmp = s.top();s.pop();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"%d\n"</w:t>
      </w:r>
      <w:r>
        <w:rPr>
          <w:rFonts w:ascii="Consolas" w:eastAsia="微软雅黑" w:hAnsi="Consolas" w:cs="Consolas"/>
          <w:color w:val="000000"/>
          <w:sz w:val="18"/>
          <w:szCs w:val="18"/>
          <w:bdr w:val="none" w:sz="0" w:space="0" w:color="auto" w:frame="1"/>
        </w:rPr>
        <w:t>,tmp);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FM.Erase(tmp);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'u'</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scanf(</w:t>
      </w:r>
      <w:r>
        <w:rPr>
          <w:rStyle w:val="string"/>
          <w:rFonts w:ascii="Consolas" w:eastAsia="微软雅黑" w:hAnsi="Consolas" w:cs="Consolas"/>
          <w:color w:val="0000FF"/>
          <w:sz w:val="18"/>
          <w:szCs w:val="18"/>
          <w:bdr w:val="none" w:sz="0" w:space="0" w:color="auto" w:frame="1"/>
        </w:rPr>
        <w:t>"%d"</w:t>
      </w:r>
      <w:r>
        <w:rPr>
          <w:rFonts w:ascii="Consolas" w:eastAsia="微软雅黑" w:hAnsi="Consolas" w:cs="Consolas"/>
          <w:color w:val="000000"/>
          <w:sz w:val="18"/>
          <w:szCs w:val="18"/>
          <w:bdr w:val="none" w:sz="0" w:space="0" w:color="auto" w:frame="1"/>
        </w:rPr>
        <w:t>,&amp;tmp);s.push(tmp);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FM.Push(tmp);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0;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lastRenderedPageBreak/>
        <w:t>}  </w:t>
      </w:r>
    </w:p>
    <w:p w:rsidR="00A80BF4" w:rsidRDefault="00A80BF4" w:rsidP="00A80BF4">
      <w:pPr>
        <w:shd w:val="clear" w:color="auto" w:fill="FFFFFF"/>
        <w:textAlignment w:val="baseline"/>
        <w:rPr>
          <w:rFonts w:ascii="微软雅黑" w:eastAsia="微软雅黑" w:hAnsi="微软雅黑" w:cs="宋体"/>
          <w:color w:val="454545"/>
          <w:sz w:val="24"/>
          <w:szCs w:val="24"/>
        </w:rPr>
      </w:pPr>
      <w:r>
        <w:rPr>
          <w:rFonts w:ascii="微软雅黑" w:eastAsia="微软雅黑" w:hAnsi="微软雅黑"/>
          <w:noProof/>
          <w:color w:val="454545"/>
        </w:rPr>
        <w:drawing>
          <wp:inline distT="0" distB="0" distL="0" distR="0">
            <wp:extent cx="10744200" cy="2971800"/>
            <wp:effectExtent l="0" t="0" r="0" b="0"/>
            <wp:docPr id="6" name="图片 6" descr="http://img.blog.csdn.net/20150814051032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5081405103234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744200" cy="2971800"/>
                    </a:xfrm>
                    <a:prstGeom prst="rect">
                      <a:avLst/>
                    </a:prstGeom>
                    <a:noFill/>
                    <a:ln>
                      <a:noFill/>
                    </a:ln>
                  </pic:spPr>
                </pic:pic>
              </a:graphicData>
            </a:graphic>
          </wp:inline>
        </w:drawing>
      </w:r>
    </w:p>
    <w:p w:rsidR="00A80BF4" w:rsidRDefault="00A80BF4" w:rsidP="00A80BF4">
      <w:pPr>
        <w:shd w:val="clear" w:color="auto" w:fill="FFFFFF"/>
        <w:textAlignment w:val="baseline"/>
        <w:rPr>
          <w:rFonts w:ascii="微软雅黑" w:eastAsia="微软雅黑" w:hAnsi="微软雅黑"/>
          <w:color w:val="454545"/>
        </w:rPr>
      </w:pPr>
      <w:r>
        <w:rPr>
          <w:rFonts w:ascii="微软雅黑" w:eastAsia="微软雅黑" w:hAnsi="微软雅黑" w:hint="eastAsia"/>
          <w:color w:val="454545"/>
          <w:sz w:val="18"/>
          <w:szCs w:val="18"/>
        </w:rPr>
        <w:t>看起来是最慢的，一半怪stl太慢，一半怪我的实现</w:t>
      </w:r>
      <w:proofErr w:type="gramStart"/>
      <w:r>
        <w:rPr>
          <w:rFonts w:ascii="微软雅黑" w:eastAsia="微软雅黑" w:hAnsi="微软雅黑" w:hint="eastAsia"/>
          <w:color w:val="454545"/>
          <w:sz w:val="18"/>
          <w:szCs w:val="18"/>
        </w:rPr>
        <w:t>太</w:t>
      </w:r>
      <w:proofErr w:type="gramEnd"/>
      <w:r>
        <w:rPr>
          <w:rFonts w:ascii="微软雅黑" w:eastAsia="微软雅黑" w:hAnsi="微软雅黑" w:hint="eastAsia"/>
          <w:color w:val="454545"/>
          <w:sz w:val="18"/>
          <w:szCs w:val="18"/>
        </w:rPr>
        <w:t>渣</w:t>
      </w:r>
      <w:r>
        <w:rPr>
          <w:rFonts w:ascii="微软雅黑" w:eastAsia="微软雅黑" w:hAnsi="微软雅黑" w:hint="eastAsia"/>
          <w:color w:val="454545"/>
          <w:sz w:val="18"/>
          <w:szCs w:val="18"/>
        </w:rPr>
        <w:br/>
      </w:r>
      <w:r>
        <w:rPr>
          <w:rFonts w:ascii="微软雅黑" w:eastAsia="微软雅黑" w:hAnsi="微软雅黑" w:hint="eastAsia"/>
          <w:color w:val="454545"/>
          <w:sz w:val="18"/>
          <w:szCs w:val="18"/>
        </w:rPr>
        <w:br/>
      </w:r>
    </w:p>
    <w:p w:rsidR="00A80BF4" w:rsidRDefault="00A80BF4" w:rsidP="00A80BF4">
      <w:pPr>
        <w:pStyle w:val="2"/>
        <w:shd w:val="clear" w:color="auto" w:fill="FFFFFF"/>
        <w:spacing w:before="0" w:after="0"/>
        <w:textAlignment w:val="baseline"/>
        <w:rPr>
          <w:rFonts w:ascii="微软雅黑" w:eastAsia="微软雅黑" w:hAnsi="微软雅黑"/>
          <w:b w:val="0"/>
          <w:bCs w:val="0"/>
          <w:color w:val="454545"/>
          <w:sz w:val="45"/>
          <w:szCs w:val="45"/>
        </w:rPr>
      </w:pPr>
      <w:bookmarkStart w:id="69" w:name="t6"/>
      <w:bookmarkStart w:id="70" w:name="_Toc505933230"/>
      <w:bookmarkEnd w:id="69"/>
      <w:r>
        <w:rPr>
          <w:rFonts w:ascii="微软雅黑" w:eastAsia="微软雅黑" w:hAnsi="微软雅黑" w:hint="eastAsia"/>
          <w:b w:val="0"/>
          <w:bCs w:val="0"/>
          <w:color w:val="454545"/>
          <w:sz w:val="45"/>
          <w:szCs w:val="45"/>
        </w:rPr>
        <w:t>5. 平衡搜索树——Treap（我觉得从前维护两个set求中间值是牛刀，那时我还小）</w:t>
      </w:r>
      <w:bookmarkEnd w:id="70"/>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        很久没有更新这篇文章了，这段时间我考完了PAT，虽然没有拿到满分，但是这个成绩我也比较满意了，后来发生一些乱七八糟的事，现在也总算混进了集训队，也学到了一些东西吧。</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        Treap就是其中一个东西，不过主标题是平衡搜索树，就是说这道</w:t>
      </w:r>
      <w:proofErr w:type="gramStart"/>
      <w:r>
        <w:rPr>
          <w:rFonts w:ascii="微软雅黑" w:eastAsia="微软雅黑" w:hAnsi="微软雅黑" w:hint="eastAsia"/>
          <w:color w:val="454545"/>
        </w:rPr>
        <w:t>题可以</w:t>
      </w:r>
      <w:proofErr w:type="gramEnd"/>
      <w:r>
        <w:rPr>
          <w:rFonts w:ascii="微软雅黑" w:eastAsia="微软雅黑" w:hAnsi="微软雅黑" w:hint="eastAsia"/>
          <w:color w:val="454545"/>
        </w:rPr>
        <w:t>使用平衡搜索树来实现，而treap只是其中一种方法。</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        我们先考虑不是平衡搜索树，而是一棵普通搜索树的情况，对于每棵树我们记录这个树中总共有几个节点。</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        现在记lsize是左子树的规模，rsize</w:t>
      </w:r>
      <w:proofErr w:type="gramStart"/>
      <w:r>
        <w:rPr>
          <w:rFonts w:ascii="微软雅黑" w:eastAsia="微软雅黑" w:hAnsi="微软雅黑" w:hint="eastAsia"/>
          <w:color w:val="454545"/>
        </w:rPr>
        <w:t>是右子树</w:t>
      </w:r>
      <w:proofErr w:type="gramEnd"/>
      <w:r>
        <w:rPr>
          <w:rFonts w:ascii="微软雅黑" w:eastAsia="微软雅黑" w:hAnsi="微软雅黑" w:hint="eastAsia"/>
          <w:color w:val="454545"/>
        </w:rPr>
        <w:t>的规模。</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lastRenderedPageBreak/>
        <w:t>        当我们需要查找第K小的数时</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                如果K&lt;=lsize，说明我们要到左子树中去查找第K大的数。</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                如果K&gt;lsize+1，说明我们</w:t>
      </w:r>
      <w:proofErr w:type="gramStart"/>
      <w:r>
        <w:rPr>
          <w:rFonts w:ascii="微软雅黑" w:eastAsia="微软雅黑" w:hAnsi="微软雅黑" w:hint="eastAsia"/>
          <w:color w:val="454545"/>
        </w:rPr>
        <w:t>要到右子树中查找第第</w:t>
      </w:r>
      <w:proofErr w:type="gramEnd"/>
      <w:r>
        <w:rPr>
          <w:rFonts w:ascii="微软雅黑" w:eastAsia="微软雅黑" w:hAnsi="微软雅黑" w:hint="eastAsia"/>
          <w:color w:val="454545"/>
        </w:rPr>
        <w:t>K-(lsize+1)的数</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                如果前两项不符合，说明当前节点就是我们需要寻找的第K小值，直接返回结果</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        然后解释为什么要使用平衡树，不用平衡树查找时间会很长，虽然我没有试过会不会超时。</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        最后安</w:t>
      </w:r>
      <w:proofErr w:type="gramStart"/>
      <w:r>
        <w:rPr>
          <w:rFonts w:ascii="微软雅黑" w:eastAsia="微软雅黑" w:hAnsi="微软雅黑" w:hint="eastAsia"/>
          <w:color w:val="454545"/>
        </w:rPr>
        <w:t>利一下</w:t>
      </w:r>
      <w:proofErr w:type="gramEnd"/>
      <w:r>
        <w:rPr>
          <w:rFonts w:ascii="微软雅黑" w:eastAsia="微软雅黑" w:hAnsi="微软雅黑" w:hint="eastAsia"/>
          <w:color w:val="454545"/>
        </w:rPr>
        <w:t>Treap这个数据结构，毫无疑问是最好写的平衡二叉树，没有之一。我至今不会写红黑书，AVL</w:t>
      </w:r>
      <w:proofErr w:type="gramStart"/>
      <w:r>
        <w:rPr>
          <w:rFonts w:ascii="微软雅黑" w:eastAsia="微软雅黑" w:hAnsi="微软雅黑" w:hint="eastAsia"/>
          <w:color w:val="454545"/>
        </w:rPr>
        <w:t>树写了</w:t>
      </w:r>
      <w:proofErr w:type="gramEnd"/>
      <w:r>
        <w:rPr>
          <w:rFonts w:ascii="微软雅黑" w:eastAsia="微软雅黑" w:hAnsi="微软雅黑" w:hint="eastAsia"/>
          <w:color w:val="454545"/>
        </w:rPr>
        <w:t>两次，差点把</w:t>
      </w:r>
      <w:proofErr w:type="gramStart"/>
      <w:r>
        <w:rPr>
          <w:rFonts w:ascii="微软雅黑" w:eastAsia="微软雅黑" w:hAnsi="微软雅黑" w:hint="eastAsia"/>
          <w:color w:val="454545"/>
        </w:rPr>
        <w:t>我写哭出来</w:t>
      </w:r>
      <w:proofErr w:type="gramEnd"/>
      <w:r>
        <w:rPr>
          <w:rFonts w:ascii="微软雅黑" w:eastAsia="微软雅黑" w:hAnsi="微软雅黑" w:hint="eastAsia"/>
          <w:color w:val="454545"/>
        </w:rPr>
        <w:t>。但是Treap能在需要的时候随手敲出一个来。</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以下是代码，虽然这段代码看起来很长，但是前头那个名片可以删除，头文件可以删除一部分，正文部分比较长是因为我出于效率考虑在单个节点中添加cnt记录重复节点的个数，这让代码变得很长，不这样做应该也是可以过的。</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PS：习惯使用cin，cout的同学请小心，这道题目如果不取消cin，cout和标准输入输出流的同步，输入输出起码能用掉80ms，不要问我是怎么知道的。</w:t>
      </w:r>
    </w:p>
    <w:p w:rsidR="00A80BF4" w:rsidRDefault="00A80BF4" w:rsidP="00A80BF4">
      <w:pPr>
        <w:shd w:val="clear" w:color="auto" w:fill="F8F8F8"/>
        <w:textAlignment w:val="baseline"/>
        <w:rPr>
          <w:rStyle w:val="tracking-ad"/>
          <w:rFonts w:ascii="Verdana" w:hAnsi="Verdana" w:cs="Consolas"/>
          <w:color w:val="C0C0C0"/>
          <w:sz w:val="14"/>
          <w:szCs w:val="14"/>
        </w:rPr>
      </w:pPr>
      <w:r>
        <w:rPr>
          <w:rFonts w:ascii="Verdana" w:eastAsia="微软雅黑" w:hAnsi="Verdana" w:cs="Consolas"/>
          <w:b/>
          <w:bCs/>
          <w:color w:val="C0C0C0"/>
          <w:sz w:val="14"/>
          <w:szCs w:val="14"/>
        </w:rPr>
        <w:t>[</w:t>
      </w:r>
      <w:proofErr w:type="gramStart"/>
      <w:r>
        <w:rPr>
          <w:rFonts w:ascii="Verdana" w:eastAsia="微软雅黑" w:hAnsi="Verdana" w:cs="Consolas"/>
          <w:b/>
          <w:bCs/>
          <w:color w:val="C0C0C0"/>
          <w:sz w:val="14"/>
          <w:szCs w:val="14"/>
        </w:rPr>
        <w:t>cpp</w:t>
      </w:r>
      <w:proofErr w:type="gramEnd"/>
      <w:r>
        <w:rPr>
          <w:rFonts w:ascii="Verdana" w:eastAsia="微软雅黑" w:hAnsi="Verdana" w:cs="Consolas"/>
          <w:b/>
          <w:bCs/>
          <w:color w:val="C0C0C0"/>
          <w:sz w:val="14"/>
          <w:szCs w:val="14"/>
        </w:rPr>
        <w:t>]</w:t>
      </w:r>
      <w:r>
        <w:rPr>
          <w:rStyle w:val="apple-converted-space"/>
          <w:rFonts w:ascii="Verdana" w:eastAsia="微软雅黑" w:hAnsi="Verdana" w:cs="Consolas"/>
          <w:color w:val="C0C0C0"/>
          <w:sz w:val="14"/>
          <w:szCs w:val="14"/>
        </w:rPr>
        <w:t> </w:t>
      </w:r>
      <w:hyperlink r:id="rId44" w:tooltip="view plain" w:history="1">
        <w:r>
          <w:rPr>
            <w:rStyle w:val="a5"/>
            <w:rFonts w:ascii="Verdana" w:eastAsia="微软雅黑" w:hAnsi="Verdana" w:cs="Consolas"/>
            <w:color w:val="A0A0A0"/>
            <w:sz w:val="14"/>
            <w:szCs w:val="14"/>
            <w:bdr w:val="none" w:sz="0" w:space="0" w:color="auto" w:frame="1"/>
          </w:rPr>
          <w:t>view plain</w:t>
        </w:r>
      </w:hyperlink>
      <w:r>
        <w:rPr>
          <w:rStyle w:val="apple-converted-space"/>
          <w:rFonts w:ascii="Verdana" w:eastAsia="微软雅黑" w:hAnsi="Verdana" w:cs="Consolas"/>
          <w:color w:val="C0C0C0"/>
          <w:sz w:val="14"/>
          <w:szCs w:val="14"/>
        </w:rPr>
        <w:t> </w:t>
      </w:r>
      <w:hyperlink r:id="rId45" w:tooltip="copy" w:history="1">
        <w:r>
          <w:rPr>
            <w:rStyle w:val="a5"/>
            <w:rFonts w:ascii="Verdana" w:eastAsia="微软雅黑" w:hAnsi="Verdana" w:cs="Consolas"/>
            <w:color w:val="A0A0A0"/>
            <w:sz w:val="14"/>
            <w:szCs w:val="14"/>
            <w:bdr w:val="none" w:sz="0" w:space="0" w:color="auto" w:frame="1"/>
          </w:rPr>
          <w:t>copy</w:t>
        </w:r>
      </w:hyperlink>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hAnsi="Consolas"/>
          <w:color w:val="5C5C5C"/>
          <w:sz w:val="18"/>
          <w:szCs w:val="18"/>
        </w:rPr>
      </w:pPr>
      <w:r>
        <w:rPr>
          <w:rStyle w:val="comment"/>
          <w:rFonts w:ascii="Consolas" w:eastAsia="微软雅黑" w:hAnsi="Consolas" w:cs="Consolas"/>
          <w:color w:val="008200"/>
          <w:sz w:val="18"/>
          <w:szCs w:val="18"/>
          <w:bdr w:val="none" w:sz="0" w:space="0" w:color="auto" w:frame="1"/>
        </w:rPr>
        <w: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comment"/>
          <w:rFonts w:ascii="Consolas" w:eastAsia="微软雅黑" w:hAnsi="Consolas" w:cs="Consolas"/>
          <w:color w:val="008200"/>
          <w:sz w:val="18"/>
          <w:szCs w:val="18"/>
          <w:bdr w:val="none" w:sz="0" w:space="0" w:color="auto" w:frame="1"/>
        </w:rPr>
        <w:t>  &gt; File Name: tmp.cpp</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comment"/>
          <w:rFonts w:ascii="Consolas" w:eastAsia="微软雅黑" w:hAnsi="Consolas" w:cs="Consolas"/>
          <w:color w:val="008200"/>
          <w:sz w:val="18"/>
          <w:szCs w:val="18"/>
          <w:bdr w:val="none" w:sz="0" w:space="0" w:color="auto" w:frame="1"/>
        </w:rPr>
        <w:t>  &gt; Author: Uncle_Sugar</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comment"/>
          <w:rFonts w:ascii="Consolas" w:eastAsia="微软雅黑" w:hAnsi="Consolas" w:cs="Consolas"/>
          <w:color w:val="008200"/>
          <w:sz w:val="18"/>
          <w:szCs w:val="18"/>
          <w:bdr w:val="none" w:sz="0" w:space="0" w:color="auto" w:frame="1"/>
        </w:rPr>
        <w:t>  &gt; Mail: uncle_sugar@qq.com</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comment"/>
          <w:rFonts w:ascii="Consolas" w:eastAsia="微软雅黑" w:hAnsi="Consolas" w:cs="Consolas"/>
          <w:color w:val="008200"/>
          <w:sz w:val="18"/>
          <w:szCs w:val="18"/>
          <w:bdr w:val="none" w:sz="0" w:space="0" w:color="auto" w:frame="1"/>
        </w:rPr>
        <w:t>  &gt; Created Time: 2016</w:t>
      </w:r>
      <w:r>
        <w:rPr>
          <w:rStyle w:val="comment"/>
          <w:rFonts w:ascii="Consolas" w:eastAsia="微软雅黑" w:hAnsi="Consolas" w:cs="Consolas"/>
          <w:color w:val="008200"/>
          <w:sz w:val="18"/>
          <w:szCs w:val="18"/>
          <w:bdr w:val="none" w:sz="0" w:space="0" w:color="auto" w:frame="1"/>
        </w:rPr>
        <w:t>年</w:t>
      </w:r>
      <w:r>
        <w:rPr>
          <w:rStyle w:val="comment"/>
          <w:rFonts w:ascii="Consolas" w:eastAsia="微软雅黑" w:hAnsi="Consolas" w:cs="Consolas"/>
          <w:color w:val="008200"/>
          <w:sz w:val="18"/>
          <w:szCs w:val="18"/>
          <w:bdr w:val="none" w:sz="0" w:space="0" w:color="auto" w:frame="1"/>
        </w:rPr>
        <w:t>02</w:t>
      </w:r>
      <w:r>
        <w:rPr>
          <w:rStyle w:val="comment"/>
          <w:rFonts w:ascii="Consolas" w:eastAsia="微软雅黑" w:hAnsi="Consolas" w:cs="Consolas"/>
          <w:color w:val="008200"/>
          <w:sz w:val="18"/>
          <w:szCs w:val="18"/>
          <w:bdr w:val="none" w:sz="0" w:space="0" w:color="auto" w:frame="1"/>
        </w:rPr>
        <w:t>月</w:t>
      </w:r>
      <w:r>
        <w:rPr>
          <w:rStyle w:val="comment"/>
          <w:rFonts w:ascii="Consolas" w:eastAsia="微软雅黑" w:hAnsi="Consolas" w:cs="Consolas"/>
          <w:color w:val="008200"/>
          <w:sz w:val="18"/>
          <w:szCs w:val="18"/>
          <w:bdr w:val="none" w:sz="0" w:space="0" w:color="auto" w:frame="1"/>
        </w:rPr>
        <w:t>29</w:t>
      </w:r>
      <w:r>
        <w:rPr>
          <w:rStyle w:val="comment"/>
          <w:rFonts w:ascii="Consolas" w:eastAsia="微软雅黑" w:hAnsi="Consolas" w:cs="Consolas"/>
          <w:color w:val="008200"/>
          <w:sz w:val="18"/>
          <w:szCs w:val="18"/>
          <w:bdr w:val="none" w:sz="0" w:space="0" w:color="auto" w:frame="1"/>
        </w:rPr>
        <w:t>日</w:t>
      </w:r>
      <w:r>
        <w:rPr>
          <w:rStyle w:val="comment"/>
          <w:rFonts w:ascii="Consolas" w:eastAsia="微软雅黑" w:hAnsi="Consolas" w:cs="Consolas"/>
          <w:color w:val="008200"/>
          <w:sz w:val="18"/>
          <w:szCs w:val="18"/>
          <w:bdr w:val="none" w:sz="0" w:space="0" w:color="auto" w:frame="1"/>
        </w:rPr>
        <w:t> </w:t>
      </w:r>
      <w:r>
        <w:rPr>
          <w:rStyle w:val="comment"/>
          <w:rFonts w:ascii="Consolas" w:eastAsia="微软雅黑" w:hAnsi="Consolas" w:cs="Consolas"/>
          <w:color w:val="008200"/>
          <w:sz w:val="18"/>
          <w:szCs w:val="18"/>
          <w:bdr w:val="none" w:sz="0" w:space="0" w:color="auto" w:frame="1"/>
        </w:rPr>
        <w:t>星期一</w:t>
      </w:r>
      <w:r>
        <w:rPr>
          <w:rStyle w:val="comment"/>
          <w:rFonts w:ascii="Consolas" w:eastAsia="微软雅黑" w:hAnsi="Consolas" w:cs="Consolas"/>
          <w:color w:val="008200"/>
          <w:sz w:val="18"/>
          <w:szCs w:val="18"/>
          <w:bdr w:val="none" w:sz="0" w:space="0" w:color="auto" w:frame="1"/>
        </w:rPr>
        <w:t> 13</w:t>
      </w:r>
      <w:r>
        <w:rPr>
          <w:rStyle w:val="comment"/>
          <w:rFonts w:ascii="Consolas" w:eastAsia="微软雅黑" w:hAnsi="Consolas" w:cs="Consolas"/>
          <w:color w:val="008200"/>
          <w:sz w:val="18"/>
          <w:szCs w:val="18"/>
          <w:bdr w:val="none" w:sz="0" w:space="0" w:color="auto" w:frame="1"/>
        </w:rPr>
        <w:t>时</w:t>
      </w:r>
      <w:r>
        <w:rPr>
          <w:rStyle w:val="comment"/>
          <w:rFonts w:ascii="Consolas" w:eastAsia="微软雅黑" w:hAnsi="Consolas" w:cs="Consolas"/>
          <w:color w:val="008200"/>
          <w:sz w:val="18"/>
          <w:szCs w:val="18"/>
          <w:bdr w:val="none" w:sz="0" w:space="0" w:color="auto" w:frame="1"/>
        </w:rPr>
        <w:t>28</w:t>
      </w:r>
      <w:r>
        <w:rPr>
          <w:rStyle w:val="comment"/>
          <w:rFonts w:ascii="Consolas" w:eastAsia="微软雅黑" w:hAnsi="Consolas" w:cs="Consolas"/>
          <w:color w:val="008200"/>
          <w:sz w:val="18"/>
          <w:szCs w:val="18"/>
          <w:bdr w:val="none" w:sz="0" w:space="0" w:color="auto" w:frame="1"/>
        </w:rPr>
        <w:t>分</w:t>
      </w:r>
      <w:r>
        <w:rPr>
          <w:rStyle w:val="comment"/>
          <w:rFonts w:ascii="Consolas" w:eastAsia="微软雅黑" w:hAnsi="Consolas" w:cs="Consolas"/>
          <w:color w:val="008200"/>
          <w:sz w:val="18"/>
          <w:szCs w:val="18"/>
          <w:bdr w:val="none" w:sz="0" w:space="0" w:color="auto" w:frame="1"/>
        </w:rPr>
        <w:t>28</w:t>
      </w:r>
      <w:r>
        <w:rPr>
          <w:rStyle w:val="comment"/>
          <w:rFonts w:ascii="Consolas" w:eastAsia="微软雅黑" w:hAnsi="Consolas" w:cs="Consolas"/>
          <w:color w:val="008200"/>
          <w:sz w:val="18"/>
          <w:szCs w:val="18"/>
          <w:bdr w:val="none" w:sz="0" w:space="0" w:color="auto" w:frame="1"/>
        </w:rPr>
        <w:t>秒</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comment"/>
          <w:rFonts w:ascii="Consolas" w:eastAsia="微软雅黑" w:hAnsi="Consolas" w:cs="Consolas"/>
          <w:color w:val="008200"/>
          <w:sz w:val="18"/>
          <w:szCs w:val="18"/>
          <w:bdr w:val="none" w:sz="0" w:space="0" w:color="auto" w:frame="1"/>
        </w:rPr>
        <w:t> *****************************************************************/</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&lt;cstdio&gt;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&lt;cstring&gt;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&lt;cmath&gt;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&lt;cstdlib&gt;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&lt;climits&gt;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&lt;iostream&gt;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lastRenderedPageBreak/>
        <w:t># include &lt;iomanip&gt;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&lt;set&gt;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&lt;map&gt;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&lt;vector&gt;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&lt;stack&gt;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&lt;queue&gt;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&lt;algorithm&gt;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using</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namespace</w:t>
      </w:r>
      <w:r>
        <w:rPr>
          <w:rFonts w:ascii="Consolas" w:eastAsia="微软雅黑" w:hAnsi="Consolas" w:cs="Consolas"/>
          <w:color w:val="000000"/>
          <w:sz w:val="18"/>
          <w:szCs w:val="18"/>
          <w:bdr w:val="none" w:sz="0" w:space="0" w:color="auto" w:frame="1"/>
        </w:rPr>
        <w:t> std;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const</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debug = 1;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const</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size  = 5000 + 10;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typedef</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long</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long</w:t>
      </w:r>
      <w:r>
        <w:rPr>
          <w:rFonts w:ascii="Consolas" w:eastAsia="微软雅黑" w:hAnsi="Consolas" w:cs="Consolas"/>
          <w:color w:val="000000"/>
          <w:sz w:val="18"/>
          <w:szCs w:val="18"/>
          <w:bdr w:val="none" w:sz="0" w:space="0" w:color="auto" w:frame="1"/>
        </w:rPr>
        <w:t> ll;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struct</w:t>
      </w:r>
      <w:r>
        <w:rPr>
          <w:rFonts w:ascii="Consolas" w:eastAsia="微软雅黑" w:hAnsi="Consolas" w:cs="Consolas"/>
          <w:color w:val="000000"/>
          <w:sz w:val="18"/>
          <w:szCs w:val="18"/>
          <w:bdr w:val="none" w:sz="0" w:space="0" w:color="auto" w:frame="1"/>
        </w:rPr>
        <w:t> Treap_Node{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value;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fix,cnt,size;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Treap_Node *left,*right;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Treap_Node():cnt(0),size(0),left(NULL),right(NULL){}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Treap_Node(</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_value):value(_value),cnt(0),size(0),left(NULL),right(NULL){}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}*root = NULL;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inline</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void</w:t>
      </w:r>
      <w:r>
        <w:rPr>
          <w:rFonts w:ascii="Consolas" w:eastAsia="微软雅黑" w:hAnsi="Consolas" w:cs="Consolas"/>
          <w:color w:val="000000"/>
          <w:sz w:val="18"/>
          <w:szCs w:val="18"/>
          <w:bdr w:val="none" w:sz="0" w:space="0" w:color="auto" w:frame="1"/>
        </w:rPr>
        <w:t> Treap_SetSize(Treap_Node *&amp;P){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P-&gt;size = P-&gt;cnt;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(P-&gt;left) P-&gt;size += P-&gt;left-&gt;size;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(P-&gt;right)    P-&gt;size += P-&gt;right-&gt;size;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inline</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lsize(Treap_Node *&amp;P){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roofErr w:type="gramStart"/>
      <w:r>
        <w:rPr>
          <w:rStyle w:val="keyword"/>
          <w:rFonts w:ascii="Consolas" w:eastAsia="微软雅黑" w:hAnsi="Consolas" w:cs="Consolas"/>
          <w:b/>
          <w:bCs/>
          <w:color w:val="006699"/>
          <w:szCs w:val="21"/>
          <w:bdr w:val="none" w:sz="0" w:space="0" w:color="auto" w:frame="1"/>
        </w:rPr>
        <w:t>return</w:t>
      </w:r>
      <w:proofErr w:type="gramEnd"/>
      <w:r>
        <w:rPr>
          <w:rFonts w:ascii="Consolas" w:eastAsia="微软雅黑" w:hAnsi="Consolas" w:cs="Consolas"/>
          <w:color w:val="000000"/>
          <w:sz w:val="18"/>
          <w:szCs w:val="18"/>
          <w:bdr w:val="none" w:sz="0" w:space="0" w:color="auto" w:frame="1"/>
        </w:rPr>
        <w:t> P-&gt;left?P-&gt;left-&gt;size:0;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inline</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rsize(Treap_Node *&amp;P){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roofErr w:type="gramStart"/>
      <w:r>
        <w:rPr>
          <w:rStyle w:val="keyword"/>
          <w:rFonts w:ascii="Consolas" w:eastAsia="微软雅黑" w:hAnsi="Consolas" w:cs="Consolas"/>
          <w:b/>
          <w:bCs/>
          <w:color w:val="006699"/>
          <w:szCs w:val="21"/>
          <w:bdr w:val="none" w:sz="0" w:space="0" w:color="auto" w:frame="1"/>
        </w:rPr>
        <w:t>return</w:t>
      </w:r>
      <w:proofErr w:type="gramEnd"/>
      <w:r>
        <w:rPr>
          <w:rFonts w:ascii="Consolas" w:eastAsia="微软雅黑" w:hAnsi="Consolas" w:cs="Consolas"/>
          <w:color w:val="000000"/>
          <w:sz w:val="18"/>
          <w:szCs w:val="18"/>
          <w:bdr w:val="none" w:sz="0" w:space="0" w:color="auto" w:frame="1"/>
        </w:rPr>
        <w:t> P-&gt;right?P-&gt;right-&gt;size:0;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void</w:t>
      </w:r>
      <w:r>
        <w:rPr>
          <w:rFonts w:ascii="Consolas" w:eastAsia="微软雅黑" w:hAnsi="Consolas" w:cs="Consolas"/>
          <w:color w:val="000000"/>
          <w:sz w:val="18"/>
          <w:szCs w:val="18"/>
          <w:bdr w:val="none" w:sz="0" w:space="0" w:color="auto" w:frame="1"/>
        </w:rPr>
        <w:t> Treap_Left_Rotate(Treap_Node *&amp;a){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Treap_Node *b = a-&gt;right;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a-&gt;right = b-&gt;left;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b-&gt;left = a;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a = b;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Treap_SetSize(a-&gt;left);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Treap_SetSize(a-&gt;right);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Treap_SetSize(a);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void</w:t>
      </w:r>
      <w:r>
        <w:rPr>
          <w:rFonts w:ascii="Consolas" w:eastAsia="微软雅黑" w:hAnsi="Consolas" w:cs="Consolas"/>
          <w:color w:val="000000"/>
          <w:sz w:val="18"/>
          <w:szCs w:val="18"/>
          <w:bdr w:val="none" w:sz="0" w:space="0" w:color="auto" w:frame="1"/>
        </w:rPr>
        <w:t> Treap_Right_Rotate(Treap_Node *&amp;a){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lastRenderedPageBreak/>
        <w:t>    Treap_Node *b = a-&gt;left;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a-&gt;left = b-&gt;right;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b-&gt;right = a;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a = b;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Treap_SetSize(a-&gt;left);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Treap_SetSize(a-&gt;right);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Treap_SetSize(a);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void</w:t>
      </w:r>
      <w:r>
        <w:rPr>
          <w:rFonts w:ascii="Consolas" w:eastAsia="微软雅黑" w:hAnsi="Consolas" w:cs="Consolas"/>
          <w:color w:val="000000"/>
          <w:sz w:val="18"/>
          <w:szCs w:val="18"/>
          <w:bdr w:val="none" w:sz="0" w:space="0" w:color="auto" w:frame="1"/>
        </w:rPr>
        <w:t> Treap_Insert(Treap_Node *&amp;P,</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value){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 = </w:t>
      </w:r>
      <w:r>
        <w:rPr>
          <w:rStyle w:val="keyword"/>
          <w:rFonts w:ascii="Consolas" w:eastAsia="微软雅黑" w:hAnsi="Consolas" w:cs="Consolas"/>
          <w:b/>
          <w:bCs/>
          <w:color w:val="006699"/>
          <w:szCs w:val="21"/>
          <w:bdr w:val="none" w:sz="0" w:space="0" w:color="auto" w:frame="1"/>
        </w:rPr>
        <w:t>new</w:t>
      </w:r>
      <w:r>
        <w:rPr>
          <w:rFonts w:ascii="Consolas" w:eastAsia="微软雅黑" w:hAnsi="Consolas" w:cs="Consolas"/>
          <w:color w:val="000000"/>
          <w:sz w:val="18"/>
          <w:szCs w:val="18"/>
          <w:bdr w:val="none" w:sz="0" w:space="0" w:color="auto" w:frame="1"/>
        </w:rPr>
        <w:t> Treap_Node;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P-&gt;value = value;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P-&gt;fix = rand();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(value &lt; P-&gt;value){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Treap_Insert(P-&gt;left,value);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(P-&gt;left-&gt;fix &lt; P-&gt;fix)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Treap_Right_Rotate(P);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(P-&gt;value &lt; value){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Treap_Insert(P-&gt;right,value);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(P-&gt;right-&gt;fix &lt; P-&gt;fix)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Treap_Left_Rotate(P);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P-&gt;cnt++;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Treap_SetSize(P);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datatypes"/>
          <w:rFonts w:ascii="Consolas" w:eastAsia="微软雅黑" w:hAnsi="Consolas" w:cs="Consolas"/>
          <w:b/>
          <w:bCs/>
          <w:color w:val="2E8B57"/>
          <w:sz w:val="18"/>
          <w:szCs w:val="18"/>
          <w:bdr w:val="none" w:sz="0" w:space="0" w:color="auto" w:frame="1"/>
        </w:rPr>
        <w:t>bool</w:t>
      </w:r>
      <w:r>
        <w:rPr>
          <w:rFonts w:ascii="Consolas" w:eastAsia="微软雅黑" w:hAnsi="Consolas" w:cs="Consolas"/>
          <w:color w:val="000000"/>
          <w:sz w:val="18"/>
          <w:szCs w:val="18"/>
          <w:bdr w:val="none" w:sz="0" w:space="0" w:color="auto" w:frame="1"/>
        </w:rPr>
        <w:t> Treap_Delete(Treap_Node *&amp;P,</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value){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bool</w:t>
      </w:r>
      <w:r>
        <w:rPr>
          <w:rFonts w:ascii="Consolas" w:eastAsia="微软雅黑" w:hAnsi="Consolas" w:cs="Consolas"/>
          <w:color w:val="000000"/>
          <w:sz w:val="18"/>
          <w:szCs w:val="18"/>
          <w:bdr w:val="none" w:sz="0" w:space="0" w:color="auto" w:frame="1"/>
        </w:rPr>
        <w:t> ret = </w:t>
      </w:r>
      <w:r>
        <w:rPr>
          <w:rStyle w:val="keyword"/>
          <w:rFonts w:ascii="Consolas" w:eastAsia="微软雅黑" w:hAnsi="Consolas" w:cs="Consolas"/>
          <w:b/>
          <w:bCs/>
          <w:color w:val="006699"/>
          <w:szCs w:val="21"/>
          <w:bdr w:val="none" w:sz="0" w:space="0" w:color="auto" w:frame="1"/>
        </w:rPr>
        <w:t>false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ret = </w:t>
      </w:r>
      <w:r>
        <w:rPr>
          <w:rStyle w:val="keyword"/>
          <w:rFonts w:ascii="Consolas" w:eastAsia="微软雅黑" w:hAnsi="Consolas" w:cs="Consolas"/>
          <w:b/>
          <w:bCs/>
          <w:color w:val="006699"/>
          <w:szCs w:val="21"/>
          <w:bdr w:val="none" w:sz="0" w:space="0" w:color="auto" w:frame="1"/>
        </w:rPr>
        <w:t>false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(value &lt; P-&gt;value)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Treap_Delete(P-&gt;left,value);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(P-&gt;value &lt; value)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Treap_Delete(P-&gt;right,value);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(P-&gt;cnt==0||(--P-&gt;cnt)==0){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(!P-&gt;left||!P-&gt;right){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Treap_Node *t = P;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(!P-&gt;right)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lastRenderedPageBreak/>
        <w:t>                        P = P-&gt;left;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 = P-&gt;right;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delete</w:t>
      </w:r>
      <w:r>
        <w:rPr>
          <w:rFonts w:ascii="Consolas" w:eastAsia="微软雅黑" w:hAnsi="Consolas" w:cs="Consolas"/>
          <w:color w:val="000000"/>
          <w:sz w:val="18"/>
          <w:szCs w:val="18"/>
          <w:bdr w:val="none" w:sz="0" w:space="0" w:color="auto" w:frame="1"/>
        </w:rPr>
        <w:t> 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ret = </w:t>
      </w:r>
      <w:r>
        <w:rPr>
          <w:rStyle w:val="keyword"/>
          <w:rFonts w:ascii="Consolas" w:eastAsia="微软雅黑" w:hAnsi="Consolas" w:cs="Consolas"/>
          <w:b/>
          <w:bCs/>
          <w:color w:val="006699"/>
          <w:szCs w:val="21"/>
          <w:bdr w:val="none" w:sz="0" w:space="0" w:color="auto" w:frame="1"/>
        </w:rPr>
        <w:t>true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(P-&gt;left-&gt;fix &lt; P-&gt;right-&gt;fix){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Treap_Right_Rotate(P);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ret = Treap_Delete(P-&gt;right,value);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Treap_Left_Rotate(P);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ret = Treap_Delete(P-&gt;left,value);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Treap_SetSize(P);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ret;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Treap_Node* Treap_Findkth(Treap_Node *&amp;P,</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k){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(k &lt;= lsize(P))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Treap_Findkth(P-&gt;left,k);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(k &gt; lsize(P)+P-&gt;cnt)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Treap_Findkth(P-&gt;right,k-(lsize(P)+P-&gt;cnt));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P;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void</w:t>
      </w:r>
      <w:r>
        <w:rPr>
          <w:rFonts w:ascii="Consolas" w:eastAsia="微软雅黑" w:hAnsi="Consolas" w:cs="Consolas"/>
          <w:color w:val="000000"/>
          <w:sz w:val="18"/>
          <w:szCs w:val="18"/>
          <w:bdr w:val="none" w:sz="0" w:space="0" w:color="auto" w:frame="1"/>
        </w:rPr>
        <w:t> Treap_Clear(Treap_Node *&amp;root){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(root-&gt;left)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Treap_Clear(root-&gt;left);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(root-&gt;right)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Treap_Clear(root-&gt;right);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delete</w:t>
      </w:r>
      <w:r>
        <w:rPr>
          <w:rFonts w:ascii="Consolas" w:eastAsia="微软雅黑" w:hAnsi="Consolas" w:cs="Consolas"/>
          <w:color w:val="000000"/>
          <w:sz w:val="18"/>
          <w:szCs w:val="18"/>
          <w:bdr w:val="none" w:sz="0" w:space="0" w:color="auto" w:frame="1"/>
        </w:rPr>
        <w:t> root;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root = NULL;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stack&lt;</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&gt; stk;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void</w:t>
      </w:r>
      <w:r>
        <w:rPr>
          <w:rFonts w:ascii="Consolas" w:eastAsia="微软雅黑" w:hAnsi="Consolas" w:cs="Consolas"/>
          <w:color w:val="000000"/>
          <w:sz w:val="18"/>
          <w:szCs w:val="18"/>
          <w:bdr w:val="none" w:sz="0" w:space="0" w:color="auto" w:frame="1"/>
        </w:rPr>
        <w:t> push(){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tmp;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cin &gt;&gt; tmp;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stk.push(tmp);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Treap_Insert(root,tmp);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lastRenderedPageBreak/>
        <w:t>void</w:t>
      </w:r>
      <w:r>
        <w:rPr>
          <w:rFonts w:ascii="Consolas" w:eastAsia="微软雅黑" w:hAnsi="Consolas" w:cs="Consolas"/>
          <w:color w:val="000000"/>
          <w:sz w:val="18"/>
          <w:szCs w:val="18"/>
          <w:bdr w:val="none" w:sz="0" w:space="0" w:color="auto" w:frame="1"/>
        </w:rPr>
        <w:t> pop(){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(stk.empty()){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cout &lt;&lt; </w:t>
      </w:r>
      <w:r>
        <w:rPr>
          <w:rStyle w:val="string"/>
          <w:rFonts w:ascii="Consolas" w:eastAsia="微软雅黑" w:hAnsi="Consolas" w:cs="Consolas"/>
          <w:color w:val="0000FF"/>
          <w:sz w:val="18"/>
          <w:szCs w:val="18"/>
          <w:bdr w:val="none" w:sz="0" w:space="0" w:color="auto" w:frame="1"/>
        </w:rPr>
        <w:t>"Invalid\n"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cout &lt;&lt; stk.top() &lt;&lt; </w:t>
      </w:r>
      <w:r>
        <w:rPr>
          <w:rStyle w:val="string"/>
          <w:rFonts w:ascii="Consolas" w:eastAsia="微软雅黑" w:hAnsi="Consolas" w:cs="Consolas"/>
          <w:color w:val="0000FF"/>
          <w:sz w:val="18"/>
          <w:szCs w:val="18"/>
          <w:bdr w:val="none" w:sz="0" w:space="0" w:color="auto" w:frame="1"/>
        </w:rPr>
        <w:t>'\n'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Treap_Delete(root,stk.top());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stk.pop();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void</w:t>
      </w:r>
      <w:r>
        <w:rPr>
          <w:rFonts w:ascii="Consolas" w:eastAsia="微软雅黑" w:hAnsi="Consolas" w:cs="Consolas"/>
          <w:color w:val="000000"/>
          <w:sz w:val="18"/>
          <w:szCs w:val="18"/>
          <w:bdr w:val="none" w:sz="0" w:space="0" w:color="auto" w:frame="1"/>
        </w:rPr>
        <w:t> peekmedian(){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(stk.empty())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cout &lt;&lt; </w:t>
      </w:r>
      <w:r>
        <w:rPr>
          <w:rStyle w:val="string"/>
          <w:rFonts w:ascii="Consolas" w:eastAsia="微软雅黑" w:hAnsi="Consolas" w:cs="Consolas"/>
          <w:color w:val="0000FF"/>
          <w:sz w:val="18"/>
          <w:szCs w:val="18"/>
          <w:bdr w:val="none" w:sz="0" w:space="0" w:color="auto" w:frame="1"/>
        </w:rPr>
        <w:t>"Invalid\n"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Treap_Node *T = Treap_Findkth(root,(stk.size()+1)/2);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cout &lt;&lt; T-&gt;value &lt;&lt; </w:t>
      </w:r>
      <w:r>
        <w:rPr>
          <w:rStyle w:val="string"/>
          <w:rFonts w:ascii="Consolas" w:eastAsia="微软雅黑" w:hAnsi="Consolas" w:cs="Consolas"/>
          <w:color w:val="0000FF"/>
          <w:sz w:val="18"/>
          <w:szCs w:val="18"/>
          <w:bdr w:val="none" w:sz="0" w:space="0" w:color="auto" w:frame="1"/>
        </w:rPr>
        <w:t>'\n'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void</w:t>
      </w:r>
      <w:r>
        <w:rPr>
          <w:rFonts w:ascii="Consolas" w:eastAsia="微软雅黑" w:hAnsi="Consolas" w:cs="Consolas"/>
          <w:color w:val="000000"/>
          <w:sz w:val="18"/>
          <w:szCs w:val="18"/>
          <w:bdr w:val="none" w:sz="0" w:space="0" w:color="auto" w:frame="1"/>
        </w:rPr>
        <w:t> InOrderTravel(Treap_Node* root){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(root-&gt;left)  InOrderTravel(root-&gt;left);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cout &lt;&lt; root-&gt;value &lt;&lt; </w:t>
      </w:r>
      <w:r>
        <w:rPr>
          <w:rStyle w:val="string"/>
          <w:rFonts w:ascii="Consolas" w:eastAsia="微软雅黑" w:hAnsi="Consolas" w:cs="Consolas"/>
          <w:color w:val="0000FF"/>
          <w:sz w:val="18"/>
          <w:szCs w:val="18"/>
          <w:bdr w:val="none" w:sz="0" w:space="0" w:color="auto" w:frame="1"/>
        </w:rPr>
        <w:t>' '</w:t>
      </w:r>
      <w:r>
        <w:rPr>
          <w:rFonts w:ascii="Consolas" w:eastAsia="微软雅黑" w:hAnsi="Consolas" w:cs="Consolas"/>
          <w:color w:val="000000"/>
          <w:sz w:val="18"/>
          <w:szCs w:val="18"/>
          <w:bdr w:val="none" w:sz="0" w:space="0" w:color="auto" w:frame="1"/>
        </w:rPr>
        <w:t> &lt;&lt; root-&gt;cnt &lt;&lt; </w:t>
      </w:r>
      <w:r>
        <w:rPr>
          <w:rStyle w:val="string"/>
          <w:rFonts w:ascii="Consolas" w:eastAsia="微软雅黑" w:hAnsi="Consolas" w:cs="Consolas"/>
          <w:color w:val="0000FF"/>
          <w:sz w:val="18"/>
          <w:szCs w:val="18"/>
          <w:bdr w:val="none" w:sz="0" w:space="0" w:color="auto" w:frame="1"/>
        </w:rPr>
        <w:t>'\n'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(root-&gt;right) InOrderTravel(root-&gt;right);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main()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std::ios::sync_with_stdio(</w:t>
      </w:r>
      <w:r>
        <w:rPr>
          <w:rStyle w:val="keyword"/>
          <w:rFonts w:ascii="Consolas" w:eastAsia="微软雅黑" w:hAnsi="Consolas" w:cs="Consolas"/>
          <w:b/>
          <w:bCs/>
          <w:color w:val="006699"/>
          <w:szCs w:val="21"/>
          <w:bdr w:val="none" w:sz="0" w:space="0" w:color="auto" w:frame="1"/>
        </w:rPr>
        <w:t>false</w:t>
      </w:r>
      <w:r>
        <w:rPr>
          <w:rFonts w:ascii="Consolas" w:eastAsia="微软雅黑" w:hAnsi="Consolas" w:cs="Consolas"/>
          <w:color w:val="000000"/>
          <w:sz w:val="18"/>
          <w:szCs w:val="18"/>
          <w:bdr w:val="none" w:sz="0" w:space="0" w:color="auto" w:frame="1"/>
        </w:rPr>
        <w:t>);cin.tie(0);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i,j,k;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n;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cin &gt;&gt; n;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char</w:t>
      </w:r>
      <w:r>
        <w:rPr>
          <w:rFonts w:ascii="Consolas" w:eastAsia="微软雅黑" w:hAnsi="Consolas" w:cs="Consolas"/>
          <w:color w:val="000000"/>
          <w:sz w:val="18"/>
          <w:szCs w:val="18"/>
          <w:bdr w:val="none" w:sz="0" w:space="0" w:color="auto" w:frame="1"/>
        </w:rPr>
        <w:t> cmd[100];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for</w:t>
      </w:r>
      <w:r>
        <w:rPr>
          <w:rFonts w:ascii="Consolas" w:eastAsia="微软雅黑" w:hAnsi="Consolas" w:cs="Consolas"/>
          <w:color w:val="000000"/>
          <w:sz w:val="18"/>
          <w:szCs w:val="18"/>
          <w:bdr w:val="none" w:sz="0" w:space="0" w:color="auto" w:frame="1"/>
        </w:rPr>
        <w:t> (i=1;i&lt;=n;i++){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cin &gt;&gt; cmd;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switch</w:t>
      </w:r>
      <w:r>
        <w:rPr>
          <w:rFonts w:ascii="Consolas" w:eastAsia="微软雅黑" w:hAnsi="Consolas" w:cs="Consolas"/>
          <w:color w:val="000000"/>
          <w:sz w:val="18"/>
          <w:szCs w:val="18"/>
          <w:bdr w:val="none" w:sz="0" w:space="0" w:color="auto" w:frame="1"/>
        </w:rPr>
        <w:t> (cmd[1]){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'u'</w:t>
      </w:r>
      <w:r>
        <w:rPr>
          <w:rFonts w:ascii="Consolas" w:eastAsia="微软雅黑" w:hAnsi="Consolas" w:cs="Consolas"/>
          <w:color w:val="000000"/>
          <w:sz w:val="18"/>
          <w:szCs w:val="18"/>
          <w:bdr w:val="none" w:sz="0" w:space="0" w:color="auto" w:frame="1"/>
        </w:rPr>
        <w:t>:push();</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'o'</w:t>
      </w:r>
      <w:r>
        <w:rPr>
          <w:rFonts w:ascii="Consolas" w:eastAsia="微软雅黑" w:hAnsi="Consolas" w:cs="Consolas"/>
          <w:color w:val="000000"/>
          <w:sz w:val="18"/>
          <w:szCs w:val="18"/>
          <w:bdr w:val="none" w:sz="0" w:space="0" w:color="auto" w:frame="1"/>
        </w:rPr>
        <w:t>:pop();</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'e'</w:t>
      </w:r>
      <w:r>
        <w:rPr>
          <w:rFonts w:ascii="Consolas" w:eastAsia="微软雅黑" w:hAnsi="Consolas" w:cs="Consolas"/>
          <w:color w:val="000000"/>
          <w:sz w:val="18"/>
          <w:szCs w:val="18"/>
          <w:bdr w:val="none" w:sz="0" w:space="0" w:color="auto" w:frame="1"/>
        </w:rPr>
        <w:t>:peekmedian();</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0;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shd w:val="clear" w:color="auto" w:fill="FFFFFF"/>
        <w:textAlignment w:val="baseline"/>
        <w:rPr>
          <w:rFonts w:ascii="微软雅黑" w:eastAsia="微软雅黑" w:hAnsi="微软雅黑" w:cs="宋体"/>
          <w:color w:val="454545"/>
          <w:sz w:val="24"/>
          <w:szCs w:val="24"/>
        </w:rPr>
      </w:pPr>
      <w:r>
        <w:rPr>
          <w:rFonts w:ascii="微软雅黑" w:eastAsia="微软雅黑" w:hAnsi="微软雅黑" w:hint="eastAsia"/>
          <w:color w:val="454545"/>
        </w:rPr>
        <w:br/>
      </w:r>
      <w:r>
        <w:rPr>
          <w:rFonts w:ascii="微软雅黑" w:eastAsia="微软雅黑" w:hAnsi="微软雅黑"/>
          <w:noProof/>
          <w:color w:val="454545"/>
        </w:rPr>
        <w:lastRenderedPageBreak/>
        <w:drawing>
          <wp:inline distT="0" distB="0" distL="0" distR="0">
            <wp:extent cx="9420225" cy="3695700"/>
            <wp:effectExtent l="0" t="0" r="9525" b="0"/>
            <wp:docPr id="5" name="图片 5" descr="http://img.blog.csdn.net/20160229153752853?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blog.csdn.net/20160229153752853?watermark/2/text/aHR0cDovL2Jsb2cuY3Nkbi5uZXQv/font/5a6L5L2T/fontsize/400/fill/I0JBQkFCMA==/dissolve/70/gravity/Cente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420225" cy="3695700"/>
                    </a:xfrm>
                    <a:prstGeom prst="rect">
                      <a:avLst/>
                    </a:prstGeom>
                    <a:noFill/>
                    <a:ln>
                      <a:noFill/>
                    </a:ln>
                  </pic:spPr>
                </pic:pic>
              </a:graphicData>
            </a:graphic>
          </wp:inline>
        </w:drawing>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速度吗，还是可以的，貌似3号样例有一点点化时间</w:t>
      </w:r>
    </w:p>
    <w:p w:rsidR="000174C6" w:rsidRPr="000174C6" w:rsidRDefault="000174C6" w:rsidP="000174C6">
      <w:pPr>
        <w:pStyle w:val="1"/>
      </w:pPr>
      <w:bookmarkStart w:id="71" w:name="_Toc505933231"/>
      <w:r w:rsidRPr="000174C6">
        <w:t>1058. A+B in Hogwarts (20)</w:t>
      </w:r>
      <w:bookmarkEnd w:id="71"/>
    </w:p>
    <w:p w:rsidR="000174C6" w:rsidRDefault="000174C6" w:rsidP="000174C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0174C6" w:rsidRDefault="000174C6" w:rsidP="000174C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50 ms</w:t>
      </w:r>
    </w:p>
    <w:p w:rsidR="000174C6" w:rsidRDefault="000174C6" w:rsidP="000174C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0174C6" w:rsidRDefault="000174C6" w:rsidP="000174C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0174C6" w:rsidRDefault="000174C6" w:rsidP="000174C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0174C6" w:rsidRDefault="000174C6" w:rsidP="000174C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0174C6" w:rsidRDefault="000174C6" w:rsidP="000174C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0174C6" w:rsidRDefault="000174C6" w:rsidP="000174C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0174C6" w:rsidRDefault="000174C6" w:rsidP="000174C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0174C6" w:rsidRDefault="000174C6" w:rsidP="000174C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0174C6" w:rsidRDefault="000174C6" w:rsidP="000174C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If you are a fan of Harry Potter, you would know the world of magic has its own currency system -- as Hagrid explained it to Harry, "Seventeen silver Sickles to a Galleon and twenty-nine Knuts to a Sickle, </w:t>
      </w:r>
      <w:proofErr w:type="gramStart"/>
      <w:r>
        <w:rPr>
          <w:rFonts w:ascii="inherit" w:hAnsi="inherit"/>
          <w:color w:val="333333"/>
          <w:sz w:val="18"/>
          <w:szCs w:val="18"/>
        </w:rPr>
        <w:t>it's</w:t>
      </w:r>
      <w:proofErr w:type="gramEnd"/>
      <w:r>
        <w:rPr>
          <w:rFonts w:ascii="inherit" w:hAnsi="inherit"/>
          <w:color w:val="333333"/>
          <w:sz w:val="18"/>
          <w:szCs w:val="18"/>
        </w:rPr>
        <w:t xml:space="preserve"> easy enough." Your job is to write a program to compute A+B where </w:t>
      </w:r>
      <w:proofErr w:type="gramStart"/>
      <w:r>
        <w:rPr>
          <w:rFonts w:ascii="inherit" w:hAnsi="inherit"/>
          <w:color w:val="333333"/>
          <w:sz w:val="18"/>
          <w:szCs w:val="18"/>
        </w:rPr>
        <w:t>A and</w:t>
      </w:r>
      <w:proofErr w:type="gramEnd"/>
      <w:r>
        <w:rPr>
          <w:rFonts w:ascii="inherit" w:hAnsi="inherit"/>
          <w:color w:val="333333"/>
          <w:sz w:val="18"/>
          <w:szCs w:val="18"/>
        </w:rPr>
        <w:t xml:space="preserve"> B are given in the standard form of "Galleon.Sickle.Knut" (Galleon is an integer in [0, 10</w:t>
      </w:r>
      <w:r>
        <w:rPr>
          <w:rFonts w:ascii="inherit" w:hAnsi="inherit"/>
          <w:color w:val="333333"/>
          <w:sz w:val="18"/>
          <w:szCs w:val="18"/>
          <w:vertAlign w:val="superscript"/>
        </w:rPr>
        <w:t>7</w:t>
      </w:r>
      <w:r>
        <w:rPr>
          <w:rFonts w:ascii="inherit" w:hAnsi="inherit"/>
          <w:color w:val="333333"/>
          <w:sz w:val="18"/>
          <w:szCs w:val="18"/>
        </w:rPr>
        <w:t>], Sickle is an integer in [0, 17), and Knut is an integer in [0, 29)).</w:t>
      </w:r>
    </w:p>
    <w:p w:rsidR="000174C6" w:rsidRDefault="000174C6" w:rsidP="000174C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0174C6" w:rsidRDefault="000174C6" w:rsidP="000174C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Each input file contains one test case which occupies a line with A and B in the standard form, separated by one space.</w:t>
      </w:r>
    </w:p>
    <w:p w:rsidR="000174C6" w:rsidRDefault="000174C6" w:rsidP="000174C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0174C6" w:rsidRDefault="000174C6" w:rsidP="000174C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you should output the sum of A and B in one line, with the same format as the input.</w:t>
      </w:r>
    </w:p>
    <w:p w:rsidR="000174C6" w:rsidRDefault="000174C6" w:rsidP="000174C6">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0174C6" w:rsidRDefault="000174C6" w:rsidP="000174C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3.2.1 10.16.27</w:t>
      </w:r>
    </w:p>
    <w:p w:rsidR="000174C6" w:rsidRDefault="000174C6" w:rsidP="000174C6">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0174C6" w:rsidRDefault="000174C6" w:rsidP="000174C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14.1.28</w:t>
      </w:r>
    </w:p>
    <w:p w:rsidR="00832D99" w:rsidRDefault="00B07CB6" w:rsidP="00D036D2">
      <w:pPr>
        <w:rPr>
          <w:color w:val="FF0000"/>
        </w:rPr>
      </w:pPr>
      <w:r>
        <w:rPr>
          <w:rFonts w:hint="eastAsia"/>
          <w:color w:val="FF0000"/>
        </w:rPr>
        <w:t>注意都转换成</w:t>
      </w:r>
      <w:r>
        <w:rPr>
          <w:rFonts w:hint="eastAsia"/>
          <w:color w:val="FF0000"/>
        </w:rPr>
        <w:t>K</w:t>
      </w:r>
      <w:r>
        <w:rPr>
          <w:rFonts w:hint="eastAsia"/>
          <w:color w:val="FF0000"/>
        </w:rPr>
        <w:t>的话有可能超</w:t>
      </w:r>
      <w:r>
        <w:rPr>
          <w:rFonts w:hint="eastAsia"/>
          <w:color w:val="FF0000"/>
        </w:rPr>
        <w:t>int</w:t>
      </w:r>
      <w:r>
        <w:rPr>
          <w:rFonts w:hint="eastAsia"/>
          <w:color w:val="FF0000"/>
        </w:rPr>
        <w:t>，要用</w:t>
      </w:r>
      <w:r>
        <w:rPr>
          <w:rFonts w:hint="eastAsia"/>
          <w:color w:val="FF0000"/>
        </w:rPr>
        <w:t>long long</w:t>
      </w:r>
    </w:p>
    <w:p w:rsidR="00F6633E" w:rsidRDefault="00F6633E" w:rsidP="00D036D2">
      <w:pPr>
        <w:rPr>
          <w:color w:val="FF0000"/>
        </w:rPr>
      </w:pPr>
    </w:p>
    <w:p w:rsidR="00F6633E" w:rsidRPr="00F6633E" w:rsidRDefault="00F6633E" w:rsidP="00F6633E">
      <w:pPr>
        <w:pStyle w:val="1"/>
      </w:pPr>
      <w:bookmarkStart w:id="72" w:name="_Toc505933232"/>
      <w:r w:rsidRPr="00F6633E">
        <w:t>1059. Prime Factors (25)</w:t>
      </w:r>
      <w:bookmarkEnd w:id="72"/>
    </w:p>
    <w:p w:rsidR="00F6633E" w:rsidRDefault="00F6633E" w:rsidP="00F6633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F6633E" w:rsidRDefault="00F6633E" w:rsidP="00F6633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F6633E" w:rsidRDefault="00F6633E" w:rsidP="00F6633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F6633E" w:rsidRDefault="00F6633E" w:rsidP="00F6633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F6633E" w:rsidRDefault="00F6633E" w:rsidP="00F6633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F6633E" w:rsidRDefault="00F6633E" w:rsidP="00F6633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F6633E" w:rsidRDefault="00F6633E" w:rsidP="00F6633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F6633E" w:rsidRDefault="00F6633E" w:rsidP="00F6633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F6633E" w:rsidRDefault="00F6633E" w:rsidP="00F6633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F6633E" w:rsidRDefault="00F6633E" w:rsidP="00F6633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HE, Qinming</w:t>
      </w:r>
    </w:p>
    <w:p w:rsidR="00F6633E" w:rsidRDefault="00F6633E" w:rsidP="00F6633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any positive integer N, you are supposed to find all of its prime factors, and write them in the format N = p</w:t>
      </w:r>
      <w:r>
        <w:rPr>
          <w:rFonts w:ascii="inherit" w:hAnsi="inherit"/>
          <w:color w:val="333333"/>
          <w:sz w:val="18"/>
          <w:szCs w:val="18"/>
          <w:vertAlign w:val="subscript"/>
        </w:rPr>
        <w:t>1</w:t>
      </w:r>
      <w:r>
        <w:rPr>
          <w:rFonts w:ascii="inherit" w:hAnsi="inherit"/>
          <w:color w:val="333333"/>
          <w:sz w:val="18"/>
          <w:szCs w:val="18"/>
        </w:rPr>
        <w:t>^k</w:t>
      </w:r>
      <w:r>
        <w:rPr>
          <w:rFonts w:ascii="inherit" w:hAnsi="inherit"/>
          <w:color w:val="333333"/>
          <w:sz w:val="18"/>
          <w:szCs w:val="18"/>
          <w:vertAlign w:val="subscript"/>
        </w:rPr>
        <w:t>1</w:t>
      </w:r>
      <w:r>
        <w:rPr>
          <w:rFonts w:ascii="inherit" w:hAnsi="inherit"/>
          <w:color w:val="333333"/>
          <w:sz w:val="18"/>
          <w:szCs w:val="18"/>
        </w:rPr>
        <w:t>* p</w:t>
      </w:r>
      <w:r>
        <w:rPr>
          <w:rFonts w:ascii="inherit" w:hAnsi="inherit"/>
          <w:color w:val="333333"/>
          <w:sz w:val="18"/>
          <w:szCs w:val="18"/>
          <w:vertAlign w:val="subscript"/>
        </w:rPr>
        <w:t>2</w:t>
      </w:r>
      <w:r>
        <w:rPr>
          <w:rFonts w:ascii="inherit" w:hAnsi="inherit"/>
          <w:color w:val="333333"/>
          <w:sz w:val="18"/>
          <w:szCs w:val="18"/>
        </w:rPr>
        <w:t>^</w:t>
      </w:r>
      <w:proofErr w:type="gramStart"/>
      <w:r>
        <w:rPr>
          <w:rFonts w:ascii="inherit" w:hAnsi="inherit"/>
          <w:color w:val="333333"/>
          <w:sz w:val="18"/>
          <w:szCs w:val="18"/>
        </w:rPr>
        <w:t>k</w:t>
      </w:r>
      <w:r>
        <w:rPr>
          <w:rFonts w:ascii="inherit" w:hAnsi="inherit"/>
          <w:color w:val="333333"/>
          <w:sz w:val="18"/>
          <w:szCs w:val="18"/>
          <w:vertAlign w:val="subscript"/>
        </w:rPr>
        <w:t>2</w:t>
      </w:r>
      <w:proofErr w:type="gramEnd"/>
      <w:r>
        <w:rPr>
          <w:rStyle w:val="apple-converted-space"/>
          <w:rFonts w:ascii="inherit" w:hAnsi="inherit"/>
          <w:color w:val="333333"/>
          <w:sz w:val="18"/>
          <w:szCs w:val="18"/>
        </w:rPr>
        <w:t> </w:t>
      </w:r>
      <w:r>
        <w:rPr>
          <w:rFonts w:ascii="inherit" w:hAnsi="inherit"/>
          <w:color w:val="333333"/>
          <w:sz w:val="18"/>
          <w:szCs w:val="18"/>
        </w:rPr>
        <w:t>*…*p</w:t>
      </w:r>
      <w:r>
        <w:rPr>
          <w:rFonts w:ascii="inherit" w:hAnsi="inherit"/>
          <w:color w:val="333333"/>
          <w:sz w:val="18"/>
          <w:szCs w:val="18"/>
          <w:vertAlign w:val="subscript"/>
        </w:rPr>
        <w:t>m</w:t>
      </w:r>
      <w:r>
        <w:rPr>
          <w:rFonts w:ascii="inherit" w:hAnsi="inherit"/>
          <w:color w:val="333333"/>
          <w:sz w:val="18"/>
          <w:szCs w:val="18"/>
        </w:rPr>
        <w:t>^k</w:t>
      </w:r>
      <w:r>
        <w:rPr>
          <w:rFonts w:ascii="inherit" w:hAnsi="inherit"/>
          <w:color w:val="333333"/>
          <w:sz w:val="18"/>
          <w:szCs w:val="18"/>
          <w:vertAlign w:val="subscript"/>
        </w:rPr>
        <w:t>m</w:t>
      </w:r>
      <w:r>
        <w:rPr>
          <w:rFonts w:ascii="inherit" w:hAnsi="inherit"/>
          <w:color w:val="333333"/>
          <w:sz w:val="18"/>
          <w:szCs w:val="18"/>
        </w:rPr>
        <w:t>.</w:t>
      </w:r>
    </w:p>
    <w:p w:rsidR="00F6633E" w:rsidRDefault="00F6633E" w:rsidP="00F6633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F6633E" w:rsidRDefault="00F6633E" w:rsidP="00F6633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which gives a positive integer N in the range of long int.</w:t>
      </w:r>
    </w:p>
    <w:p w:rsidR="00F6633E" w:rsidRDefault="00F6633E" w:rsidP="00F6633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F6633E" w:rsidRDefault="00F6633E" w:rsidP="00F6633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Factor N in the format N = p</w:t>
      </w:r>
      <w:r>
        <w:rPr>
          <w:rFonts w:ascii="inherit" w:hAnsi="inherit"/>
          <w:color w:val="333333"/>
          <w:sz w:val="18"/>
          <w:szCs w:val="18"/>
          <w:vertAlign w:val="subscript"/>
        </w:rPr>
        <w:t>1</w:t>
      </w:r>
      <w:r>
        <w:rPr>
          <w:rFonts w:ascii="inherit" w:hAnsi="inherit"/>
          <w:color w:val="333333"/>
          <w:sz w:val="18"/>
          <w:szCs w:val="18"/>
        </w:rPr>
        <w:t>^k</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 p</w:t>
      </w:r>
      <w:r>
        <w:rPr>
          <w:rFonts w:ascii="inherit" w:hAnsi="inherit"/>
          <w:color w:val="333333"/>
          <w:sz w:val="18"/>
          <w:szCs w:val="18"/>
          <w:vertAlign w:val="subscript"/>
        </w:rPr>
        <w:t>2</w:t>
      </w:r>
      <w:r>
        <w:rPr>
          <w:rFonts w:ascii="inherit" w:hAnsi="inherit"/>
          <w:color w:val="333333"/>
          <w:sz w:val="18"/>
          <w:szCs w:val="18"/>
        </w:rPr>
        <w:t>^k</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*…*p</w:t>
      </w:r>
      <w:r>
        <w:rPr>
          <w:rFonts w:ascii="inherit" w:hAnsi="inherit"/>
          <w:color w:val="333333"/>
          <w:sz w:val="18"/>
          <w:szCs w:val="18"/>
          <w:vertAlign w:val="subscript"/>
        </w:rPr>
        <w:t>m</w:t>
      </w:r>
      <w:r>
        <w:rPr>
          <w:rFonts w:ascii="inherit" w:hAnsi="inherit"/>
          <w:color w:val="333333"/>
          <w:sz w:val="18"/>
          <w:szCs w:val="18"/>
        </w:rPr>
        <w:t>^k</w:t>
      </w:r>
      <w:r>
        <w:rPr>
          <w:rFonts w:ascii="inherit" w:hAnsi="inherit"/>
          <w:color w:val="333333"/>
          <w:sz w:val="18"/>
          <w:szCs w:val="18"/>
          <w:vertAlign w:val="subscript"/>
        </w:rPr>
        <w:t>m</w:t>
      </w:r>
      <w:r>
        <w:rPr>
          <w:rFonts w:ascii="inherit" w:hAnsi="inherit"/>
          <w:color w:val="333333"/>
          <w:sz w:val="18"/>
          <w:szCs w:val="18"/>
        </w:rPr>
        <w:t>, where p</w:t>
      </w:r>
      <w:r>
        <w:rPr>
          <w:rFonts w:ascii="inherit" w:hAnsi="inherit"/>
          <w:color w:val="333333"/>
          <w:sz w:val="18"/>
          <w:szCs w:val="18"/>
          <w:vertAlign w:val="subscript"/>
        </w:rPr>
        <w:t>i</w:t>
      </w:r>
      <w:r>
        <w:rPr>
          <w:rFonts w:ascii="inherit" w:hAnsi="inherit"/>
          <w:color w:val="333333"/>
          <w:sz w:val="18"/>
          <w:szCs w:val="18"/>
        </w:rPr>
        <w:t>'s are prime factors of N in increasing order, and the exponent k</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is the number of p</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 hence when there is only one p</w:t>
      </w:r>
      <w:r>
        <w:rPr>
          <w:rFonts w:ascii="inherit" w:hAnsi="inherit"/>
          <w:color w:val="333333"/>
          <w:sz w:val="18"/>
          <w:szCs w:val="18"/>
          <w:vertAlign w:val="subscript"/>
        </w:rPr>
        <w:t>i</w:t>
      </w:r>
      <w:r>
        <w:rPr>
          <w:rFonts w:ascii="inherit" w:hAnsi="inherit"/>
          <w:color w:val="333333"/>
          <w:sz w:val="18"/>
          <w:szCs w:val="18"/>
        </w:rPr>
        <w:t>, k</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is 1 and must NOT be printed out.</w:t>
      </w:r>
    </w:p>
    <w:p w:rsidR="00F6633E" w:rsidRDefault="00F6633E" w:rsidP="00F6633E">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Input:</w:t>
      </w:r>
    </w:p>
    <w:p w:rsidR="00F6633E" w:rsidRDefault="00F6633E" w:rsidP="00F6633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97532468</w:t>
      </w:r>
    </w:p>
    <w:p w:rsidR="00F6633E" w:rsidRDefault="00F6633E" w:rsidP="00F6633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F6633E" w:rsidRDefault="00F6633E" w:rsidP="00F6633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97532468=2^2*11*17*101*1291</w:t>
      </w:r>
    </w:p>
    <w:p w:rsidR="00977949" w:rsidRPr="00977949" w:rsidRDefault="00977949" w:rsidP="00977949">
      <w:pPr>
        <w:pStyle w:val="1"/>
      </w:pPr>
      <w:bookmarkStart w:id="73" w:name="_Toc505933233"/>
      <w:r w:rsidRPr="00977949">
        <w:t>1060. Are They Equal (25)</w:t>
      </w:r>
      <w:bookmarkEnd w:id="73"/>
    </w:p>
    <w:p w:rsidR="00977949" w:rsidRDefault="00977949" w:rsidP="0097794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977949" w:rsidRDefault="00977949" w:rsidP="0097794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977949" w:rsidRDefault="00977949" w:rsidP="0097794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977949" w:rsidRDefault="00977949" w:rsidP="0097794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977949" w:rsidRDefault="00977949" w:rsidP="0097794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977949" w:rsidRDefault="00977949" w:rsidP="0097794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977949" w:rsidRDefault="00977949" w:rsidP="0097794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977949" w:rsidRDefault="00977949" w:rsidP="0097794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977949" w:rsidRDefault="00977949" w:rsidP="0097794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977949" w:rsidRDefault="00977949" w:rsidP="0097794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977949" w:rsidRDefault="00977949" w:rsidP="0097794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If a machine can save only 3 significant digits, the float numbers 12300 and 12358.9 are considered equal since they are both saved as 0.123*10</w:t>
      </w:r>
      <w:r>
        <w:rPr>
          <w:rFonts w:ascii="inherit" w:hAnsi="inherit"/>
          <w:color w:val="333333"/>
          <w:sz w:val="18"/>
          <w:szCs w:val="18"/>
          <w:vertAlign w:val="superscript"/>
        </w:rPr>
        <w:t>5</w:t>
      </w:r>
      <w:r>
        <w:rPr>
          <w:rStyle w:val="apple-converted-space"/>
          <w:rFonts w:ascii="inherit" w:hAnsi="inherit"/>
          <w:color w:val="333333"/>
          <w:sz w:val="18"/>
          <w:szCs w:val="18"/>
        </w:rPr>
        <w:t> </w:t>
      </w:r>
      <w:r>
        <w:rPr>
          <w:rFonts w:ascii="inherit" w:hAnsi="inherit"/>
          <w:color w:val="333333"/>
          <w:sz w:val="18"/>
          <w:szCs w:val="18"/>
        </w:rPr>
        <w:t>with simple chopping. Now given the number of significant digits on a machine and two float numbers, you are supposed to tell if they are treated equal in that machine.</w:t>
      </w:r>
    </w:p>
    <w:p w:rsidR="00977949" w:rsidRDefault="00977949" w:rsidP="0097794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977949" w:rsidRDefault="00977949" w:rsidP="0097794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Each input file contains one test case which gives three numbers N, A and B, where N (&lt;100) is the number of significant digits, and </w:t>
      </w:r>
      <w:proofErr w:type="gramStart"/>
      <w:r>
        <w:rPr>
          <w:rFonts w:ascii="inherit" w:hAnsi="inherit"/>
          <w:color w:val="333333"/>
          <w:sz w:val="18"/>
          <w:szCs w:val="18"/>
        </w:rPr>
        <w:t>A and</w:t>
      </w:r>
      <w:proofErr w:type="gramEnd"/>
      <w:r>
        <w:rPr>
          <w:rFonts w:ascii="inherit" w:hAnsi="inherit"/>
          <w:color w:val="333333"/>
          <w:sz w:val="18"/>
          <w:szCs w:val="18"/>
        </w:rPr>
        <w:t xml:space="preserve"> B are the two float numbers to be compared. Each float number is non-negative, no greater than 10</w:t>
      </w:r>
      <w:r>
        <w:rPr>
          <w:rFonts w:ascii="inherit" w:hAnsi="inherit"/>
          <w:color w:val="333333"/>
          <w:sz w:val="18"/>
          <w:szCs w:val="18"/>
          <w:vertAlign w:val="superscript"/>
        </w:rPr>
        <w:t>100</w:t>
      </w:r>
      <w:r>
        <w:rPr>
          <w:rFonts w:ascii="inherit" w:hAnsi="inherit"/>
          <w:color w:val="333333"/>
          <w:sz w:val="18"/>
          <w:szCs w:val="18"/>
        </w:rPr>
        <w:t>, and that its total digit number is less than 100.</w:t>
      </w:r>
    </w:p>
    <w:p w:rsidR="00977949" w:rsidRDefault="00977949" w:rsidP="0097794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977949" w:rsidRDefault="00977949" w:rsidP="0097794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a line "YES" if the two numbers are treated equal, and then the number in the standard form "0.d</w:t>
      </w:r>
      <w:r>
        <w:rPr>
          <w:rFonts w:ascii="inherit" w:hAnsi="inherit"/>
          <w:color w:val="333333"/>
          <w:sz w:val="18"/>
          <w:szCs w:val="18"/>
          <w:vertAlign w:val="subscript"/>
        </w:rPr>
        <w:t>1</w:t>
      </w:r>
      <w:r>
        <w:rPr>
          <w:rFonts w:ascii="inherit" w:hAnsi="inherit"/>
          <w:color w:val="333333"/>
          <w:sz w:val="18"/>
          <w:szCs w:val="18"/>
        </w:rPr>
        <w:t>...d</w:t>
      </w:r>
      <w:r>
        <w:rPr>
          <w:rFonts w:ascii="inherit" w:hAnsi="inherit"/>
          <w:color w:val="333333"/>
          <w:sz w:val="18"/>
          <w:szCs w:val="18"/>
          <w:vertAlign w:val="subscript"/>
        </w:rPr>
        <w:t>N</w:t>
      </w:r>
      <w:r>
        <w:rPr>
          <w:rFonts w:ascii="inherit" w:hAnsi="inherit"/>
          <w:color w:val="333333"/>
          <w:sz w:val="18"/>
          <w:szCs w:val="18"/>
        </w:rPr>
        <w:t>*10^k" (d</w:t>
      </w:r>
      <w:r>
        <w:rPr>
          <w:rFonts w:ascii="inherit" w:hAnsi="inherit"/>
          <w:color w:val="333333"/>
          <w:sz w:val="18"/>
          <w:szCs w:val="18"/>
          <w:vertAlign w:val="subscript"/>
        </w:rPr>
        <w:t>1</w:t>
      </w:r>
      <w:r>
        <w:rPr>
          <w:rFonts w:ascii="inherit" w:hAnsi="inherit"/>
          <w:color w:val="333333"/>
          <w:sz w:val="18"/>
          <w:szCs w:val="18"/>
        </w:rPr>
        <w:t>&gt;0 unless the number is 0); or "NO" if they are not treated equal, and then the two numbers in their standard form. All the terms must be separated by a space, with no extra space at the end of a line.</w:t>
      </w:r>
    </w:p>
    <w:p w:rsidR="00977949" w:rsidRDefault="00977949" w:rsidP="0097794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Note: Simple chopping is assumed without rounding.</w:t>
      </w:r>
    </w:p>
    <w:p w:rsidR="00977949" w:rsidRDefault="00977949" w:rsidP="00977949">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977949" w:rsidRDefault="00977949" w:rsidP="0097794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3 12300 12358.9</w:t>
      </w:r>
    </w:p>
    <w:p w:rsidR="00977949" w:rsidRDefault="00977949" w:rsidP="00977949">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Output 1:</w:t>
      </w:r>
    </w:p>
    <w:p w:rsidR="00977949" w:rsidRDefault="00977949" w:rsidP="0097794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 0.123*10^5</w:t>
      </w:r>
    </w:p>
    <w:p w:rsidR="00977949" w:rsidRDefault="00977949" w:rsidP="00977949">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977949" w:rsidRDefault="00977949" w:rsidP="0097794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3 120 128</w:t>
      </w:r>
    </w:p>
    <w:p w:rsidR="00977949" w:rsidRDefault="00977949" w:rsidP="00977949">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977949" w:rsidRDefault="00977949" w:rsidP="0097794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 0.120*10^3 0.128*10^3</w:t>
      </w:r>
    </w:p>
    <w:p w:rsidR="000B7764" w:rsidRPr="000B7764" w:rsidRDefault="000B7764" w:rsidP="000B7764">
      <w:pPr>
        <w:pStyle w:val="1"/>
      </w:pPr>
      <w:bookmarkStart w:id="74" w:name="_Toc505933234"/>
      <w:r w:rsidRPr="000B7764">
        <w:t>1061. Dating (20)</w:t>
      </w:r>
      <w:bookmarkEnd w:id="74"/>
    </w:p>
    <w:p w:rsidR="000B7764" w:rsidRDefault="000B7764" w:rsidP="000B776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0B7764" w:rsidRDefault="000B7764" w:rsidP="000B776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150 ms</w:t>
      </w:r>
    </w:p>
    <w:p w:rsidR="000B7764" w:rsidRDefault="000B7764" w:rsidP="000B776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0B7764" w:rsidRDefault="000B7764" w:rsidP="000B776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0B7764" w:rsidRDefault="000B7764" w:rsidP="000B776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0B7764" w:rsidRDefault="000B7764" w:rsidP="000B776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0B7764" w:rsidRDefault="000B7764" w:rsidP="000B776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0B7764" w:rsidRDefault="000B7764" w:rsidP="000B776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0B7764" w:rsidRDefault="000B7764" w:rsidP="000B776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0B7764" w:rsidRDefault="000B7764" w:rsidP="000B776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0B7764" w:rsidRDefault="000B7764" w:rsidP="000B776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Sherlock Holmes received a note with some strange strings: "Let's date! </w:t>
      </w:r>
      <w:proofErr w:type="gramStart"/>
      <w:r>
        <w:rPr>
          <w:rFonts w:ascii="inherit" w:hAnsi="inherit"/>
          <w:color w:val="333333"/>
          <w:sz w:val="18"/>
          <w:szCs w:val="18"/>
        </w:rPr>
        <w:t>3485djDkxh4hhGE 2984akDfkkkkggEdsb s&amp;hgsfdk d&amp;Hyscvnm".</w:t>
      </w:r>
      <w:proofErr w:type="gramEnd"/>
      <w:r>
        <w:rPr>
          <w:rFonts w:ascii="inherit" w:hAnsi="inherit"/>
          <w:color w:val="333333"/>
          <w:sz w:val="18"/>
          <w:szCs w:val="18"/>
        </w:rPr>
        <w:t xml:space="preserve"> It took him only a minute to figure out that those strange strings are actually referring to the coded time "Thursday 14:04" -- since the first common capital English letter (case sensitive) shared by the first two strings is the 4th capital letter 'D', representing the 4th day in a week; the second common character is the 5th capital letter 'E', representing the 14th hour (hence the hours from 0 to 23 in a day are represented by the numbers from 0 to 9 and the capital letters from A to N, respectively); and the English letter shared by the last two strings is 's' at the 4th position, representing the 4th minute. Now given two pairs of strings, you are supposed to help Sherlock decode the dating time.</w:t>
      </w:r>
    </w:p>
    <w:p w:rsidR="000B7764" w:rsidRDefault="000B7764" w:rsidP="000B776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0B7764" w:rsidRDefault="000B7764" w:rsidP="000B776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gives 4 non-empty strings of no more than 60 characters without white space in 4 lines.</w:t>
      </w:r>
    </w:p>
    <w:p w:rsidR="000B7764" w:rsidRDefault="000B7764" w:rsidP="000B776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0B7764" w:rsidRDefault="000B7764" w:rsidP="000B776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For each test case, print the decoded time in one line, in the format "DAY HH:MM", where "DAY" is a 3-character abbreviation for the days in a week -- that is, "MON" for Monday, "TUE" for Tuesday, "WED" for </w:t>
      </w:r>
      <w:r>
        <w:rPr>
          <w:rFonts w:ascii="inherit" w:hAnsi="inherit"/>
          <w:color w:val="333333"/>
          <w:sz w:val="18"/>
          <w:szCs w:val="18"/>
        </w:rPr>
        <w:lastRenderedPageBreak/>
        <w:t>Wednesday, "THU" for Thursday, "FRI" for Friday, "SAT" for Saturday, and "SUN" for Sunday. It is guaranteed that the result is unique for each case.</w:t>
      </w:r>
    </w:p>
    <w:p w:rsidR="000B7764" w:rsidRDefault="000B7764" w:rsidP="000B7764">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0B7764" w:rsidRDefault="000B7764" w:rsidP="000B776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xml:space="preserve">3485djDkxh4hhGE </w:t>
      </w:r>
    </w:p>
    <w:p w:rsidR="000B7764" w:rsidRDefault="000B7764" w:rsidP="000B776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xml:space="preserve">2984akDfkkkkggEdsb </w:t>
      </w:r>
    </w:p>
    <w:p w:rsidR="000B7764" w:rsidRDefault="000B7764" w:rsidP="000B7764">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s&amp;</w:t>
      </w:r>
      <w:proofErr w:type="gramEnd"/>
      <w:r>
        <w:rPr>
          <w:rFonts w:ascii="Consolas" w:hAnsi="Consolas" w:cs="Consolas"/>
          <w:color w:val="333333"/>
          <w:sz w:val="18"/>
          <w:szCs w:val="18"/>
        </w:rPr>
        <w:t xml:space="preserve">hgsfdk </w:t>
      </w:r>
    </w:p>
    <w:p w:rsidR="000B7764" w:rsidRDefault="000B7764" w:rsidP="000B7764">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d&amp;</w:t>
      </w:r>
      <w:proofErr w:type="gramEnd"/>
      <w:r>
        <w:rPr>
          <w:rFonts w:ascii="Consolas" w:hAnsi="Consolas" w:cs="Consolas"/>
          <w:color w:val="333333"/>
          <w:sz w:val="18"/>
          <w:szCs w:val="18"/>
        </w:rPr>
        <w:t>Hyscvnm</w:t>
      </w:r>
    </w:p>
    <w:p w:rsidR="000B7764" w:rsidRDefault="000B7764" w:rsidP="000B7764">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0B7764" w:rsidRDefault="000B7764" w:rsidP="000B776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THU 14:04</w:t>
      </w:r>
    </w:p>
    <w:p w:rsidR="00604F6B" w:rsidRDefault="00604F6B" w:rsidP="00604F6B">
      <w:pPr>
        <w:pStyle w:val="1"/>
        <w:shd w:val="clear" w:color="auto" w:fill="FAFAFA"/>
        <w:spacing w:before="0" w:beforeAutospacing="0" w:after="120" w:afterAutospacing="0" w:line="240" w:lineRule="atLeast"/>
        <w:textAlignment w:val="baseline"/>
        <w:rPr>
          <w:rFonts w:ascii="Verdana" w:hAnsi="Verdana"/>
          <w:b w:val="0"/>
          <w:bCs w:val="0"/>
          <w:color w:val="111111"/>
          <w:sz w:val="72"/>
          <w:szCs w:val="72"/>
        </w:rPr>
      </w:pPr>
      <w:bookmarkStart w:id="75" w:name="_Toc505933235"/>
      <w:r>
        <w:rPr>
          <w:rFonts w:ascii="Verdana" w:hAnsi="Verdana"/>
          <w:b w:val="0"/>
          <w:bCs w:val="0"/>
          <w:color w:val="111111"/>
          <w:sz w:val="72"/>
          <w:szCs w:val="72"/>
        </w:rPr>
        <w:t>1062. Talent and Virtue (25)</w:t>
      </w:r>
      <w:bookmarkEnd w:id="75"/>
    </w:p>
    <w:p w:rsidR="00604F6B" w:rsidRDefault="00604F6B" w:rsidP="00604F6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604F6B" w:rsidRDefault="00604F6B" w:rsidP="00604F6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604F6B" w:rsidRDefault="00604F6B" w:rsidP="00604F6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604F6B" w:rsidRDefault="00604F6B" w:rsidP="00604F6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604F6B" w:rsidRDefault="00604F6B" w:rsidP="00604F6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604F6B" w:rsidRDefault="00604F6B" w:rsidP="00604F6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604F6B" w:rsidRDefault="00604F6B" w:rsidP="00604F6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604F6B" w:rsidRDefault="00604F6B" w:rsidP="00604F6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604F6B" w:rsidRDefault="00604F6B" w:rsidP="00604F6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604F6B" w:rsidRDefault="00604F6B" w:rsidP="00604F6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Li</w:t>
      </w:r>
    </w:p>
    <w:p w:rsidR="00604F6B" w:rsidRDefault="00604F6B" w:rsidP="00604F6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About 900 years ago, a Chinese philosopher Sima Guang wrote a history book in which he talked about people's talent and virtue. According to his theory, a man being outstanding in both talent and virtue must be a "sage</w:t>
      </w:r>
      <w:r>
        <w:rPr>
          <w:rFonts w:ascii="inherit" w:hAnsi="inherit"/>
          <w:color w:val="333333"/>
          <w:sz w:val="18"/>
          <w:szCs w:val="18"/>
        </w:rPr>
        <w:t>（圣人）</w:t>
      </w:r>
      <w:r>
        <w:rPr>
          <w:rFonts w:ascii="inherit" w:hAnsi="inherit"/>
          <w:color w:val="333333"/>
          <w:sz w:val="18"/>
          <w:szCs w:val="18"/>
        </w:rPr>
        <w:t>"; being less excellent but with one's virtue outweighs talent can be called a "nobleman</w:t>
      </w:r>
      <w:r>
        <w:rPr>
          <w:rFonts w:ascii="inherit" w:hAnsi="inherit"/>
          <w:color w:val="333333"/>
          <w:sz w:val="18"/>
          <w:szCs w:val="18"/>
        </w:rPr>
        <w:t>（君子）</w:t>
      </w:r>
      <w:r>
        <w:rPr>
          <w:rFonts w:ascii="inherit" w:hAnsi="inherit"/>
          <w:color w:val="333333"/>
          <w:sz w:val="18"/>
          <w:szCs w:val="18"/>
        </w:rPr>
        <w:t>"; being good in neither is a "fool man</w:t>
      </w:r>
      <w:r>
        <w:rPr>
          <w:rFonts w:ascii="inherit" w:hAnsi="inherit"/>
          <w:color w:val="333333"/>
          <w:sz w:val="18"/>
          <w:szCs w:val="18"/>
        </w:rPr>
        <w:t>（愚人）</w:t>
      </w:r>
      <w:r>
        <w:rPr>
          <w:rFonts w:ascii="inherit" w:hAnsi="inherit"/>
          <w:color w:val="333333"/>
          <w:sz w:val="18"/>
          <w:szCs w:val="18"/>
        </w:rPr>
        <w:t>"; yet a fool man is better than a "small man</w:t>
      </w:r>
      <w:r>
        <w:rPr>
          <w:rFonts w:ascii="inherit" w:hAnsi="inherit"/>
          <w:color w:val="333333"/>
          <w:sz w:val="18"/>
          <w:szCs w:val="18"/>
        </w:rPr>
        <w:t>（小人）</w:t>
      </w:r>
      <w:r>
        <w:rPr>
          <w:rFonts w:ascii="inherit" w:hAnsi="inherit"/>
          <w:color w:val="333333"/>
          <w:sz w:val="18"/>
          <w:szCs w:val="18"/>
        </w:rPr>
        <w:t>" who prefers talent than virtue.</w:t>
      </w:r>
    </w:p>
    <w:p w:rsidR="00604F6B" w:rsidRDefault="00604F6B" w:rsidP="00604F6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the grades of talent and virtue of a group of people, you are supposed to rank them according to Sima Guang's theory.</w:t>
      </w:r>
    </w:p>
    <w:p w:rsidR="00604F6B" w:rsidRDefault="00604F6B" w:rsidP="00604F6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604F6B" w:rsidRDefault="00604F6B" w:rsidP="00604F6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Each input file contains one test case. Each case first gives 3 positive integers in a line: N (&lt;=10</w:t>
      </w:r>
      <w:r>
        <w:rPr>
          <w:rFonts w:ascii="inherit" w:hAnsi="inherit"/>
          <w:color w:val="333333"/>
          <w:sz w:val="18"/>
          <w:szCs w:val="18"/>
          <w:vertAlign w:val="superscript"/>
        </w:rPr>
        <w:t>5</w:t>
      </w:r>
      <w:r>
        <w:rPr>
          <w:rFonts w:ascii="inherit" w:hAnsi="inherit"/>
          <w:color w:val="333333"/>
          <w:sz w:val="18"/>
          <w:szCs w:val="18"/>
        </w:rPr>
        <w:t>), the total number of people to be ranked; L (&gt;=60), the lower bound of the qualified grades -- that is, only the ones whose grades of talent and virtue are both not below this line will be ranked; and H (&lt;100), the higher line of qualification -- that is, those with both grades not below this line are considered as the "sages", and will be ranked in non-increasing order according to their total grades. Those with talent grades below H but virtue grades not are cosidered as the "noblemen", and are also ranked in non-increasing order according to their total grades, but they are listed after the "sages". Those with both grades below H, but with virtue not lower than talent are considered as the "fool men". They are ranked in the same way but after the "noblemen". The rest of people whose grades both pass the L line are ranked after the "fool men".</w:t>
      </w:r>
    </w:p>
    <w:p w:rsidR="00604F6B" w:rsidRDefault="00604F6B" w:rsidP="00604F6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Then N lines follow, each gives the information of a person in the format:</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ID_Number Virtue_Grade Talent_Grade</w:t>
      </w:r>
    </w:p>
    <w:p w:rsidR="00604F6B" w:rsidRDefault="00604F6B" w:rsidP="00604F6B">
      <w:pPr>
        <w:shd w:val="clear" w:color="auto" w:fill="FAFAFA"/>
        <w:textAlignment w:val="baseline"/>
        <w:rPr>
          <w:rFonts w:ascii="Verdana" w:hAnsi="Verdana"/>
          <w:color w:val="333333"/>
          <w:sz w:val="18"/>
          <w:szCs w:val="18"/>
        </w:rPr>
      </w:pPr>
      <w:proofErr w:type="gramStart"/>
      <w:r>
        <w:rPr>
          <w:rFonts w:ascii="Verdana" w:hAnsi="Verdana"/>
          <w:color w:val="333333"/>
          <w:sz w:val="18"/>
          <w:szCs w:val="18"/>
        </w:rPr>
        <w:t>where</w:t>
      </w:r>
      <w:proofErr w:type="gramEnd"/>
      <w:r>
        <w:rPr>
          <w:rFonts w:ascii="Verdana" w:hAnsi="Verdana"/>
          <w:color w:val="333333"/>
          <w:sz w:val="18"/>
          <w:szCs w:val="18"/>
        </w:rPr>
        <w:t xml:space="preserve"> ID_Number is an 8-digit number, and both grades are integers in [0, 100]. All the numbers are separated by a space.</w:t>
      </w:r>
    </w:p>
    <w:p w:rsidR="00604F6B" w:rsidRDefault="00604F6B" w:rsidP="00604F6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604F6B" w:rsidRDefault="00604F6B" w:rsidP="00604F6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The first line of output must give M (&lt;=N), the total number of people that are actually ranked. Then M lines follow, each gives the information of a person in the same format as the input, according to the ranking rules. If there is a tie of the total grade, they must be ranked with respect to their virtue grades in non-increasing order. </w:t>
      </w:r>
      <w:proofErr w:type="gramStart"/>
      <w:r>
        <w:rPr>
          <w:rFonts w:ascii="inherit" w:hAnsi="inherit"/>
          <w:color w:val="333333"/>
          <w:sz w:val="18"/>
          <w:szCs w:val="18"/>
        </w:rPr>
        <w:t>If there is still a tie, then output in increasing order of their ID's.</w:t>
      </w:r>
      <w:proofErr w:type="gramEnd"/>
    </w:p>
    <w:p w:rsidR="00604F6B" w:rsidRDefault="00604F6B" w:rsidP="00604F6B">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14 60 80</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10000001 64 90</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10000002 90 60</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10000011 85 80</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10000003 85 80</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10000004 80 85</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10000005 82 77</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10000006 83 76</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10000007 90 78</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10000008 75 79</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10000009 59 90</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10000010 88 45</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10000012 80 100</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10000013 90 99</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10000014 66 60</w:t>
      </w:r>
    </w:p>
    <w:p w:rsidR="00604F6B" w:rsidRDefault="00604F6B" w:rsidP="00604F6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10000013 90 99</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10000012 80 100</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10000003 85 80</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10000011 85 80</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10000004 80 85</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10000007 90 78</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10000006 83 76</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10000005 82 77</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10000002 90 60</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10000014 66 60</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10000008 75 79</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10000001 64 90</w:t>
      </w:r>
    </w:p>
    <w:p w:rsidR="00C15276" w:rsidRPr="00C15276" w:rsidRDefault="00C15276" w:rsidP="00C15276">
      <w:pPr>
        <w:pStyle w:val="1"/>
      </w:pPr>
      <w:bookmarkStart w:id="76" w:name="_Toc505933236"/>
      <w:r w:rsidRPr="00C15276">
        <w:lastRenderedPageBreak/>
        <w:t>1063. Set Similarity (25)</w:t>
      </w:r>
      <w:bookmarkEnd w:id="76"/>
    </w:p>
    <w:p w:rsidR="00C15276" w:rsidRDefault="00C15276" w:rsidP="00C1527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C15276" w:rsidRDefault="00C15276" w:rsidP="00C1527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300 ms</w:t>
      </w:r>
    </w:p>
    <w:p w:rsidR="00C15276" w:rsidRDefault="00C15276" w:rsidP="00C1527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C15276" w:rsidRDefault="00C15276" w:rsidP="00C1527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C15276" w:rsidRDefault="00C15276" w:rsidP="00C1527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C15276" w:rsidRDefault="00C15276" w:rsidP="00C1527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C15276" w:rsidRDefault="00C15276" w:rsidP="00C1527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C15276" w:rsidRDefault="00C15276" w:rsidP="00C1527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C15276" w:rsidRDefault="00C15276" w:rsidP="00C1527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C15276" w:rsidRDefault="00C15276" w:rsidP="00C1527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C15276" w:rsidRDefault="00C15276" w:rsidP="00C1527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two sets of integers, the similarity of the sets is defined to be N</w:t>
      </w:r>
      <w:r>
        <w:rPr>
          <w:rFonts w:ascii="inherit" w:hAnsi="inherit"/>
          <w:color w:val="333333"/>
          <w:sz w:val="18"/>
          <w:szCs w:val="18"/>
          <w:vertAlign w:val="subscript"/>
        </w:rPr>
        <w:t>c</w:t>
      </w:r>
      <w:r>
        <w:rPr>
          <w:rFonts w:ascii="inherit" w:hAnsi="inherit"/>
          <w:color w:val="333333"/>
          <w:sz w:val="18"/>
          <w:szCs w:val="18"/>
        </w:rPr>
        <w:t>/N</w:t>
      </w:r>
      <w:r>
        <w:rPr>
          <w:rFonts w:ascii="inherit" w:hAnsi="inherit"/>
          <w:color w:val="333333"/>
          <w:sz w:val="18"/>
          <w:szCs w:val="18"/>
          <w:vertAlign w:val="subscript"/>
        </w:rPr>
        <w:t>t</w:t>
      </w:r>
      <w:r>
        <w:rPr>
          <w:rFonts w:ascii="inherit" w:hAnsi="inherit"/>
          <w:color w:val="333333"/>
          <w:sz w:val="18"/>
          <w:szCs w:val="18"/>
        </w:rPr>
        <w:t xml:space="preserve">*100%, where </w:t>
      </w:r>
      <w:proofErr w:type="gramStart"/>
      <w:r>
        <w:rPr>
          <w:rFonts w:ascii="inherit" w:hAnsi="inherit"/>
          <w:color w:val="333333"/>
          <w:sz w:val="18"/>
          <w:szCs w:val="18"/>
        </w:rPr>
        <w:t>N</w:t>
      </w:r>
      <w:r>
        <w:rPr>
          <w:rFonts w:ascii="inherit" w:hAnsi="inherit"/>
          <w:color w:val="333333"/>
          <w:sz w:val="18"/>
          <w:szCs w:val="18"/>
          <w:vertAlign w:val="subscript"/>
        </w:rPr>
        <w:t>c</w:t>
      </w:r>
      <w:proofErr w:type="gramEnd"/>
      <w:r>
        <w:rPr>
          <w:rStyle w:val="apple-converted-space"/>
          <w:rFonts w:ascii="inherit" w:hAnsi="inherit"/>
          <w:color w:val="333333"/>
          <w:sz w:val="18"/>
          <w:szCs w:val="18"/>
        </w:rPr>
        <w:t> </w:t>
      </w:r>
      <w:r>
        <w:rPr>
          <w:rFonts w:ascii="inherit" w:hAnsi="inherit"/>
          <w:color w:val="333333"/>
          <w:sz w:val="18"/>
          <w:szCs w:val="18"/>
        </w:rPr>
        <w:t>is the number of distinct common numbers shared by the two sets, and N</w:t>
      </w:r>
      <w:r>
        <w:rPr>
          <w:rFonts w:ascii="inherit" w:hAnsi="inherit"/>
          <w:color w:val="333333"/>
          <w:sz w:val="18"/>
          <w:szCs w:val="18"/>
          <w:vertAlign w:val="subscript"/>
        </w:rPr>
        <w:t>t</w:t>
      </w:r>
      <w:r>
        <w:rPr>
          <w:rStyle w:val="apple-converted-space"/>
          <w:rFonts w:ascii="inherit" w:hAnsi="inherit"/>
          <w:color w:val="333333"/>
          <w:sz w:val="18"/>
          <w:szCs w:val="18"/>
        </w:rPr>
        <w:t> </w:t>
      </w:r>
      <w:r>
        <w:rPr>
          <w:rFonts w:ascii="inherit" w:hAnsi="inherit"/>
          <w:color w:val="333333"/>
          <w:sz w:val="18"/>
          <w:szCs w:val="18"/>
        </w:rPr>
        <w:t>is the total number of distinct numbers in the two sets. Your job is to calculate the similarity of any given pair of sets.</w:t>
      </w:r>
    </w:p>
    <w:p w:rsidR="00C15276" w:rsidRDefault="00C15276" w:rsidP="00C1527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C15276" w:rsidRDefault="00C15276" w:rsidP="00C1527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first gives a positive integer N (&lt;=50) which is the total number of sets. Then N lines follow, each gives a set with a positive M (&lt;=10</w:t>
      </w:r>
      <w:r>
        <w:rPr>
          <w:rFonts w:ascii="inherit" w:hAnsi="inherit"/>
          <w:color w:val="333333"/>
          <w:sz w:val="18"/>
          <w:szCs w:val="18"/>
          <w:vertAlign w:val="superscript"/>
        </w:rPr>
        <w:t>4</w:t>
      </w:r>
      <w:r>
        <w:rPr>
          <w:rFonts w:ascii="inherit" w:hAnsi="inherit"/>
          <w:color w:val="333333"/>
          <w:sz w:val="18"/>
          <w:szCs w:val="18"/>
        </w:rPr>
        <w:t>) and followed by M integers in the range [0, 10</w:t>
      </w:r>
      <w:r>
        <w:rPr>
          <w:rFonts w:ascii="inherit" w:hAnsi="inherit"/>
          <w:color w:val="333333"/>
          <w:sz w:val="18"/>
          <w:szCs w:val="18"/>
          <w:vertAlign w:val="superscript"/>
        </w:rPr>
        <w:t>9</w:t>
      </w:r>
      <w:r>
        <w:rPr>
          <w:rFonts w:ascii="inherit" w:hAnsi="inherit"/>
          <w:color w:val="333333"/>
          <w:sz w:val="18"/>
          <w:szCs w:val="18"/>
        </w:rPr>
        <w:t>]. After the input of sets, a positive integer K (&lt;=2000) is given, followed by K lines of queries. Each query gives a pair of set numbers (the sets are numbered from 1 to N). All the numbers in a line are separated by a space.</w:t>
      </w:r>
    </w:p>
    <w:p w:rsidR="00C15276" w:rsidRDefault="00C15276" w:rsidP="00C1527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C15276" w:rsidRDefault="00C15276" w:rsidP="00C1527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query, print in one line the similarity of the sets, in the percentage form accurate up to 1 decimal place.</w:t>
      </w:r>
    </w:p>
    <w:p w:rsidR="00C15276" w:rsidRDefault="00C15276" w:rsidP="00C15276">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C15276" w:rsidRDefault="00C15276" w:rsidP="00C1527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C15276" w:rsidRDefault="00C15276" w:rsidP="00C1527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3 99 87 101</w:t>
      </w:r>
    </w:p>
    <w:p w:rsidR="00C15276" w:rsidRDefault="00C15276" w:rsidP="00C1527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4 87 101 5 87</w:t>
      </w:r>
    </w:p>
    <w:p w:rsidR="00C15276" w:rsidRDefault="00C15276" w:rsidP="00C1527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7 99 101 18 5 135 18 99</w:t>
      </w:r>
    </w:p>
    <w:p w:rsidR="00C15276" w:rsidRDefault="00C15276" w:rsidP="00C1527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C15276" w:rsidRDefault="00C15276" w:rsidP="00C1527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w:t>
      </w:r>
    </w:p>
    <w:p w:rsidR="00C15276" w:rsidRDefault="00C15276" w:rsidP="00C1527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w:t>
      </w:r>
    </w:p>
    <w:p w:rsidR="00C15276" w:rsidRDefault="00C15276" w:rsidP="00C15276">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Output:</w:t>
      </w:r>
    </w:p>
    <w:p w:rsidR="00C15276" w:rsidRDefault="00C15276" w:rsidP="00C1527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50.0%</w:t>
      </w:r>
    </w:p>
    <w:p w:rsidR="00C15276" w:rsidRDefault="00C15276" w:rsidP="00C1527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33.3%</w:t>
      </w:r>
    </w:p>
    <w:p w:rsidR="00EA0C15" w:rsidRPr="00EA0C15" w:rsidRDefault="00EA0C15" w:rsidP="00AB036B">
      <w:pPr>
        <w:pStyle w:val="1"/>
      </w:pPr>
      <w:bookmarkStart w:id="77" w:name="_Toc505933237"/>
      <w:r w:rsidRPr="00EA0C15">
        <w:t>1064. Complete Binary Search Tree (30)</w:t>
      </w:r>
      <w:bookmarkEnd w:id="77"/>
    </w:p>
    <w:p w:rsidR="00EA0C15" w:rsidRPr="00EA0C15" w:rsidRDefault="00EA0C15" w:rsidP="00EA0C15">
      <w:pPr>
        <w:widowControl/>
        <w:shd w:val="clear" w:color="auto" w:fill="DDDDDD"/>
        <w:jc w:val="center"/>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时间限制</w:t>
      </w:r>
    </w:p>
    <w:p w:rsidR="00EA0C15" w:rsidRPr="00EA0C15" w:rsidRDefault="00EA0C15" w:rsidP="00EA0C15">
      <w:pPr>
        <w:widowControl/>
        <w:shd w:val="clear" w:color="auto" w:fill="FAFAFA"/>
        <w:jc w:val="center"/>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100 ms</w:t>
      </w:r>
    </w:p>
    <w:p w:rsidR="00EA0C15" w:rsidRPr="00EA0C15" w:rsidRDefault="00EA0C15" w:rsidP="00EA0C15">
      <w:pPr>
        <w:widowControl/>
        <w:shd w:val="clear" w:color="auto" w:fill="DDDDDD"/>
        <w:jc w:val="center"/>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内存限制</w:t>
      </w:r>
    </w:p>
    <w:p w:rsidR="00EA0C15" w:rsidRPr="00EA0C15" w:rsidRDefault="00EA0C15" w:rsidP="00EA0C15">
      <w:pPr>
        <w:widowControl/>
        <w:shd w:val="clear" w:color="auto" w:fill="FAFAFA"/>
        <w:jc w:val="center"/>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65536 kB</w:t>
      </w:r>
    </w:p>
    <w:p w:rsidR="00EA0C15" w:rsidRPr="00EA0C15" w:rsidRDefault="00EA0C15" w:rsidP="00EA0C15">
      <w:pPr>
        <w:widowControl/>
        <w:shd w:val="clear" w:color="auto" w:fill="DDDDDD"/>
        <w:jc w:val="center"/>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代码长度限制</w:t>
      </w:r>
    </w:p>
    <w:p w:rsidR="00EA0C15" w:rsidRPr="00EA0C15" w:rsidRDefault="00EA0C15" w:rsidP="00EA0C15">
      <w:pPr>
        <w:widowControl/>
        <w:shd w:val="clear" w:color="auto" w:fill="FAFAFA"/>
        <w:jc w:val="center"/>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16000 B</w:t>
      </w:r>
    </w:p>
    <w:p w:rsidR="00EA0C15" w:rsidRPr="00EA0C15" w:rsidRDefault="00EA0C15" w:rsidP="00EA0C15">
      <w:pPr>
        <w:widowControl/>
        <w:shd w:val="clear" w:color="auto" w:fill="DDDDDD"/>
        <w:jc w:val="center"/>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判题程序</w:t>
      </w:r>
    </w:p>
    <w:p w:rsidR="00EA0C15" w:rsidRPr="00EA0C15" w:rsidRDefault="00EA0C15" w:rsidP="00EA0C15">
      <w:pPr>
        <w:widowControl/>
        <w:shd w:val="clear" w:color="auto" w:fill="FAFAFA"/>
        <w:jc w:val="center"/>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bdr w:val="none" w:sz="0" w:space="0" w:color="auto" w:frame="1"/>
        </w:rPr>
        <w:t>Standard</w:t>
      </w:r>
    </w:p>
    <w:p w:rsidR="00EA0C15" w:rsidRPr="00EA0C15" w:rsidRDefault="00EA0C15" w:rsidP="00EA0C15">
      <w:pPr>
        <w:widowControl/>
        <w:shd w:val="clear" w:color="auto" w:fill="DDDDDD"/>
        <w:jc w:val="center"/>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作者</w:t>
      </w:r>
    </w:p>
    <w:p w:rsidR="00EA0C15" w:rsidRPr="00EA0C15" w:rsidRDefault="00EA0C15" w:rsidP="00EA0C15">
      <w:pPr>
        <w:widowControl/>
        <w:shd w:val="clear" w:color="auto" w:fill="FAFAFA"/>
        <w:jc w:val="center"/>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CHEN, Yue</w:t>
      </w:r>
    </w:p>
    <w:p w:rsidR="00EA0C15" w:rsidRPr="00EA0C15" w:rsidRDefault="00EA0C15" w:rsidP="00EA0C15">
      <w:pPr>
        <w:widowControl/>
        <w:shd w:val="clear" w:color="auto" w:fill="FAFAFA"/>
        <w:spacing w:after="360"/>
        <w:jc w:val="left"/>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A Binary Search Tree (BST) is recursively defined as a binary tree which has the following properties:</w:t>
      </w:r>
    </w:p>
    <w:p w:rsidR="00EA0C15" w:rsidRPr="00EA0C15" w:rsidRDefault="00EA0C15" w:rsidP="00EA0C15">
      <w:pPr>
        <w:widowControl/>
        <w:numPr>
          <w:ilvl w:val="0"/>
          <w:numId w:val="18"/>
        </w:numPr>
        <w:shd w:val="clear" w:color="auto" w:fill="FAFAFA"/>
        <w:ind w:left="0" w:right="360"/>
        <w:jc w:val="left"/>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The left subtree of a node contains only nodes with keys less than the node's key.</w:t>
      </w:r>
    </w:p>
    <w:p w:rsidR="00EA0C15" w:rsidRPr="00EA0C15" w:rsidRDefault="00EA0C15" w:rsidP="00EA0C15">
      <w:pPr>
        <w:widowControl/>
        <w:numPr>
          <w:ilvl w:val="0"/>
          <w:numId w:val="18"/>
        </w:numPr>
        <w:shd w:val="clear" w:color="auto" w:fill="FAFAFA"/>
        <w:ind w:left="0" w:right="360"/>
        <w:jc w:val="left"/>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The right subtree of a node contains only nodes with keys greater than or equal to the node's key.</w:t>
      </w:r>
    </w:p>
    <w:p w:rsidR="00EA0C15" w:rsidRPr="00EA0C15" w:rsidRDefault="00EA0C15" w:rsidP="00EA0C15">
      <w:pPr>
        <w:widowControl/>
        <w:numPr>
          <w:ilvl w:val="0"/>
          <w:numId w:val="18"/>
        </w:numPr>
        <w:shd w:val="clear" w:color="auto" w:fill="FAFAFA"/>
        <w:ind w:left="0" w:right="360"/>
        <w:jc w:val="left"/>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Both the left and right subtrees must also be binary search trees.</w:t>
      </w:r>
    </w:p>
    <w:p w:rsidR="00EA0C15" w:rsidRPr="00EA0C15" w:rsidRDefault="00EA0C15" w:rsidP="00EA0C15">
      <w:pPr>
        <w:widowControl/>
        <w:shd w:val="clear" w:color="auto" w:fill="FAFAFA"/>
        <w:spacing w:after="360"/>
        <w:jc w:val="left"/>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A Complete Binary Tree (CBT) is a tree that is completely filled, with the possible exception of the bottom level, which is filled from left to right.</w:t>
      </w:r>
    </w:p>
    <w:p w:rsidR="00EA0C15" w:rsidRPr="00EA0C15" w:rsidRDefault="00EA0C15" w:rsidP="00EA0C15">
      <w:pPr>
        <w:widowControl/>
        <w:shd w:val="clear" w:color="auto" w:fill="FAFAFA"/>
        <w:spacing w:after="360"/>
        <w:jc w:val="left"/>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Now given a sequence of distinct non-negative integer keys, a unique BST can be constructed if it is required that the tree must also be a CBT. You are supposed to output the level order traversal sequence of this BST.</w:t>
      </w:r>
    </w:p>
    <w:p w:rsidR="00EA0C15" w:rsidRPr="00EA0C15" w:rsidRDefault="00EA0C15" w:rsidP="00EA0C15">
      <w:pPr>
        <w:widowControl/>
        <w:shd w:val="clear" w:color="auto" w:fill="FAFAFA"/>
        <w:spacing w:after="360"/>
        <w:jc w:val="left"/>
        <w:textAlignment w:val="baseline"/>
        <w:rPr>
          <w:rFonts w:ascii="inherit" w:eastAsia="宋体" w:hAnsi="inherit" w:cs="宋体" w:hint="eastAsia"/>
          <w:color w:val="333333"/>
          <w:kern w:val="0"/>
          <w:sz w:val="18"/>
          <w:szCs w:val="18"/>
        </w:rPr>
      </w:pPr>
      <w:r w:rsidRPr="00EA0C15">
        <w:rPr>
          <w:rFonts w:ascii="inherit" w:eastAsia="宋体" w:hAnsi="inherit" w:cs="宋体"/>
          <w:b/>
          <w:bCs/>
          <w:color w:val="333333"/>
          <w:kern w:val="0"/>
          <w:sz w:val="18"/>
          <w:szCs w:val="18"/>
        </w:rPr>
        <w:t>Input Specification:</w:t>
      </w:r>
    </w:p>
    <w:p w:rsidR="00EA0C15" w:rsidRPr="00EA0C15" w:rsidRDefault="00EA0C15" w:rsidP="00EA0C15">
      <w:pPr>
        <w:widowControl/>
        <w:shd w:val="clear" w:color="auto" w:fill="FAFAFA"/>
        <w:spacing w:after="360"/>
        <w:jc w:val="left"/>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Each input file contains one test case. For each case, the first line contains a positive integer N (&lt;=1000). Then N distinct non-negative integer keys are given in the next line. All the numbers in a line are separated by a space and are no greater than 2000.</w:t>
      </w:r>
    </w:p>
    <w:p w:rsidR="00EA0C15" w:rsidRPr="00EA0C15" w:rsidRDefault="00EA0C15" w:rsidP="00EA0C15">
      <w:pPr>
        <w:widowControl/>
        <w:shd w:val="clear" w:color="auto" w:fill="FAFAFA"/>
        <w:spacing w:after="360"/>
        <w:jc w:val="left"/>
        <w:textAlignment w:val="baseline"/>
        <w:rPr>
          <w:rFonts w:ascii="inherit" w:eastAsia="宋体" w:hAnsi="inherit" w:cs="宋体" w:hint="eastAsia"/>
          <w:color w:val="333333"/>
          <w:kern w:val="0"/>
          <w:sz w:val="18"/>
          <w:szCs w:val="18"/>
        </w:rPr>
      </w:pPr>
      <w:r w:rsidRPr="00EA0C15">
        <w:rPr>
          <w:rFonts w:ascii="inherit" w:eastAsia="宋体" w:hAnsi="inherit" w:cs="宋体"/>
          <w:b/>
          <w:bCs/>
          <w:color w:val="333333"/>
          <w:kern w:val="0"/>
          <w:sz w:val="18"/>
          <w:szCs w:val="18"/>
        </w:rPr>
        <w:t>Output Specification:</w:t>
      </w:r>
    </w:p>
    <w:p w:rsidR="00EA0C15" w:rsidRPr="00EA0C15" w:rsidRDefault="00EA0C15" w:rsidP="00EA0C15">
      <w:pPr>
        <w:widowControl/>
        <w:shd w:val="clear" w:color="auto" w:fill="FAFAFA"/>
        <w:spacing w:after="360"/>
        <w:jc w:val="left"/>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For each test case, print in one line the level order traversal sequence of the corresponding complete binary search tree. All the numbers in a line must be separated by a space, and there must be no extra space at the end of the line.</w:t>
      </w:r>
    </w:p>
    <w:p w:rsidR="00EA0C15" w:rsidRPr="00EA0C15" w:rsidRDefault="00EA0C15" w:rsidP="00EA0C15">
      <w:pPr>
        <w:widowControl/>
        <w:shd w:val="clear" w:color="auto" w:fill="FAFAFA"/>
        <w:jc w:val="left"/>
        <w:textAlignment w:val="baseline"/>
        <w:rPr>
          <w:rFonts w:ascii="Verdana" w:eastAsia="宋体" w:hAnsi="Verdana" w:cs="宋体"/>
          <w:color w:val="333333"/>
          <w:kern w:val="0"/>
          <w:sz w:val="18"/>
          <w:szCs w:val="18"/>
        </w:rPr>
      </w:pPr>
      <w:r w:rsidRPr="00EA0C15">
        <w:rPr>
          <w:rFonts w:ascii="Verdana" w:eastAsia="宋体" w:hAnsi="Verdana" w:cs="宋体"/>
          <w:b/>
          <w:bCs/>
          <w:color w:val="333333"/>
          <w:kern w:val="0"/>
          <w:sz w:val="18"/>
          <w:szCs w:val="18"/>
        </w:rPr>
        <w:lastRenderedPageBreak/>
        <w:t>Sample Input:</w:t>
      </w:r>
    </w:p>
    <w:p w:rsidR="00EA0C15" w:rsidRPr="00EA0C15" w:rsidRDefault="00EA0C15" w:rsidP="00EA0C15">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EA0C15">
        <w:rPr>
          <w:rFonts w:ascii="Consolas" w:eastAsia="宋体" w:hAnsi="Consolas" w:cs="Consolas"/>
          <w:color w:val="333333"/>
          <w:kern w:val="0"/>
          <w:sz w:val="18"/>
          <w:szCs w:val="18"/>
        </w:rPr>
        <w:t>10</w:t>
      </w:r>
    </w:p>
    <w:p w:rsidR="00EA0C15" w:rsidRPr="00EA0C15" w:rsidRDefault="00EA0C15" w:rsidP="00EA0C15">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EA0C15">
        <w:rPr>
          <w:rFonts w:ascii="Consolas" w:eastAsia="宋体" w:hAnsi="Consolas" w:cs="Consolas"/>
          <w:color w:val="333333"/>
          <w:kern w:val="0"/>
          <w:sz w:val="18"/>
          <w:szCs w:val="18"/>
        </w:rPr>
        <w:t>1 2 3 4 5 6 7 8 9 0</w:t>
      </w:r>
    </w:p>
    <w:p w:rsidR="00EA0C15" w:rsidRPr="00EA0C15" w:rsidRDefault="00EA0C15" w:rsidP="00EA0C15">
      <w:pPr>
        <w:widowControl/>
        <w:shd w:val="clear" w:color="auto" w:fill="FAFAFA"/>
        <w:jc w:val="left"/>
        <w:textAlignment w:val="baseline"/>
        <w:rPr>
          <w:rFonts w:ascii="Verdana" w:eastAsia="宋体" w:hAnsi="Verdana" w:cs="宋体"/>
          <w:color w:val="333333"/>
          <w:kern w:val="0"/>
          <w:sz w:val="18"/>
          <w:szCs w:val="18"/>
        </w:rPr>
      </w:pPr>
      <w:r w:rsidRPr="00EA0C15">
        <w:rPr>
          <w:rFonts w:ascii="Verdana" w:eastAsia="宋体" w:hAnsi="Verdana" w:cs="宋体"/>
          <w:b/>
          <w:bCs/>
          <w:color w:val="333333"/>
          <w:kern w:val="0"/>
          <w:sz w:val="18"/>
          <w:szCs w:val="18"/>
        </w:rPr>
        <w:t>Sample Output:</w:t>
      </w:r>
    </w:p>
    <w:p w:rsidR="00EA0C15" w:rsidRPr="00EA0C15" w:rsidRDefault="00EA0C15" w:rsidP="00EA0C15">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EA0C15">
        <w:rPr>
          <w:rFonts w:ascii="Consolas" w:eastAsia="宋体" w:hAnsi="Consolas" w:cs="Consolas"/>
          <w:color w:val="333333"/>
          <w:kern w:val="0"/>
          <w:sz w:val="18"/>
          <w:szCs w:val="18"/>
        </w:rPr>
        <w:t>6 3 8 1 5 7 9 0 2 4</w:t>
      </w:r>
    </w:p>
    <w:p w:rsidR="00DD3DD8" w:rsidRPr="00DD3DD8" w:rsidRDefault="00DD3DD8" w:rsidP="00DD3DD8">
      <w:pPr>
        <w:pStyle w:val="1"/>
      </w:pPr>
      <w:bookmarkStart w:id="78" w:name="_Toc505933238"/>
      <w:r w:rsidRPr="00DD3DD8">
        <w:t>1065. A+B and C (64bit) (20)</w:t>
      </w:r>
      <w:bookmarkEnd w:id="78"/>
    </w:p>
    <w:p w:rsidR="00DD3DD8" w:rsidRDefault="00DD3DD8" w:rsidP="00DD3D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D3DD8" w:rsidRDefault="00DD3DD8" w:rsidP="00DD3D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DD3DD8" w:rsidRDefault="00DD3DD8" w:rsidP="00DD3D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D3DD8" w:rsidRDefault="00DD3DD8" w:rsidP="00DD3D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DD3DD8" w:rsidRDefault="00DD3DD8" w:rsidP="00DD3D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D3DD8" w:rsidRDefault="00DD3DD8" w:rsidP="00DD3D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D3DD8" w:rsidRDefault="00DD3DD8" w:rsidP="00DD3D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D3DD8" w:rsidRDefault="00DD3DD8" w:rsidP="00DD3D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D3DD8" w:rsidRDefault="00DD3DD8" w:rsidP="00DD3D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D3DD8" w:rsidRDefault="00DD3DD8" w:rsidP="00DD3D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HOU, Qiming</w:t>
      </w:r>
    </w:p>
    <w:p w:rsidR="00DD3DD8" w:rsidRDefault="00DD3DD8" w:rsidP="00DD3D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three integers A, B and C in [-2</w:t>
      </w:r>
      <w:r>
        <w:rPr>
          <w:rFonts w:ascii="inherit" w:hAnsi="inherit"/>
          <w:color w:val="333333"/>
          <w:sz w:val="18"/>
          <w:szCs w:val="18"/>
          <w:vertAlign w:val="superscript"/>
        </w:rPr>
        <w:t>63</w:t>
      </w:r>
      <w:r>
        <w:rPr>
          <w:rFonts w:ascii="inherit" w:hAnsi="inherit"/>
          <w:color w:val="333333"/>
          <w:sz w:val="18"/>
          <w:szCs w:val="18"/>
        </w:rPr>
        <w:t>, 2</w:t>
      </w:r>
      <w:r>
        <w:rPr>
          <w:rFonts w:ascii="inherit" w:hAnsi="inherit"/>
          <w:color w:val="333333"/>
          <w:sz w:val="18"/>
          <w:szCs w:val="18"/>
          <w:vertAlign w:val="superscript"/>
        </w:rPr>
        <w:t>63</w:t>
      </w:r>
      <w:r>
        <w:rPr>
          <w:rFonts w:ascii="inherit" w:hAnsi="inherit"/>
          <w:color w:val="333333"/>
          <w:sz w:val="18"/>
          <w:szCs w:val="18"/>
        </w:rPr>
        <w:t>], you are supposed to tell whether A+B &gt; C.</w:t>
      </w:r>
    </w:p>
    <w:p w:rsidR="00DD3DD8" w:rsidRDefault="00DD3DD8" w:rsidP="00DD3D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D3DD8" w:rsidRDefault="00DD3DD8" w:rsidP="00DD3D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first line of the input gives the positive number of test cases, T (&lt;=10). Then T test cases follow, each consists of a single line containing three integers A, B and C, separated by single spaces.</w:t>
      </w:r>
    </w:p>
    <w:p w:rsidR="00DD3DD8" w:rsidRDefault="00DD3DD8" w:rsidP="00DD3D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D3DD8" w:rsidRDefault="00DD3DD8" w:rsidP="00DD3D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output in one line "Case #X: true" if A+B&gt;C, or "Case #X: false" otherwise, where X is the case number (starting from 1).</w:t>
      </w:r>
    </w:p>
    <w:p w:rsidR="00DD3DD8" w:rsidRDefault="00DD3DD8" w:rsidP="00DD3DD8">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DD3DD8" w:rsidRDefault="00DD3DD8" w:rsidP="00DD3D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DD3DD8" w:rsidRDefault="00DD3DD8" w:rsidP="00DD3D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1 2 3</w:t>
      </w:r>
    </w:p>
    <w:p w:rsidR="00DD3DD8" w:rsidRDefault="00DD3DD8" w:rsidP="00DD3D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2 3 4</w:t>
      </w:r>
    </w:p>
    <w:p w:rsidR="00DD3DD8" w:rsidRDefault="00DD3DD8" w:rsidP="00DD3D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9223372036854775807 -9223372036854775808 0</w:t>
      </w:r>
    </w:p>
    <w:p w:rsidR="00DD3DD8" w:rsidRDefault="00DD3DD8" w:rsidP="00DD3DD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DD3DD8" w:rsidRDefault="00DD3DD8" w:rsidP="00DD3D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Case #1: false</w:t>
      </w:r>
    </w:p>
    <w:p w:rsidR="00DD3DD8" w:rsidRDefault="00DD3DD8" w:rsidP="00DD3D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Case #2: true</w:t>
      </w:r>
    </w:p>
    <w:p w:rsidR="00DD3DD8" w:rsidRDefault="00DD3DD8" w:rsidP="00DD3D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Case #3: false</w:t>
      </w:r>
    </w:p>
    <w:p w:rsidR="00BD05FA" w:rsidRPr="00BD05FA" w:rsidRDefault="00BD05FA" w:rsidP="00BD05FA">
      <w:pPr>
        <w:pStyle w:val="1"/>
      </w:pPr>
      <w:bookmarkStart w:id="79" w:name="_Toc505933239"/>
      <w:r w:rsidRPr="00BD05FA">
        <w:t>1066. Root of AVL Tree (25)</w:t>
      </w:r>
      <w:bookmarkEnd w:id="79"/>
    </w:p>
    <w:p w:rsidR="00BD05FA" w:rsidRDefault="00BD05FA" w:rsidP="00BD05F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BD05FA" w:rsidRDefault="00BD05FA" w:rsidP="00BD05F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BD05FA" w:rsidRDefault="00BD05FA" w:rsidP="00BD05F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BD05FA" w:rsidRDefault="00BD05FA" w:rsidP="00BD05F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BD05FA" w:rsidRDefault="00BD05FA" w:rsidP="00BD05F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BD05FA" w:rsidRDefault="00BD05FA" w:rsidP="00BD05F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BD05FA" w:rsidRDefault="00BD05FA" w:rsidP="00BD05F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BD05FA" w:rsidRDefault="00BD05FA" w:rsidP="00BD05F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BD05FA" w:rsidRDefault="00BD05FA" w:rsidP="00BD05F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BD05FA" w:rsidRDefault="00BD05FA" w:rsidP="00BD05F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BD05FA" w:rsidRDefault="00BD05FA" w:rsidP="00BD05F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An AVL tree is a self-balancing binary search tree. In an AVL tree, the heights of the two child subtrees of any node differ by at most one; if at any time they differ by more than one, rebalancing is done to restore this property. Figures 1-4 illustrate the rotation rules.</w:t>
      </w:r>
    </w:p>
    <w:p w:rsidR="00BD05FA" w:rsidRDefault="00BD05FA" w:rsidP="00BD05FA">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2686050" cy="1343025"/>
            <wp:effectExtent l="0" t="0" r="0" b="9525"/>
            <wp:docPr id="19" name="图片 19" descr="http://nos.patest.cn/79_mtxjq1kj3g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79_mtxjq1kj3gx.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86050" cy="1343025"/>
                    </a:xfrm>
                    <a:prstGeom prst="rect">
                      <a:avLst/>
                    </a:prstGeom>
                    <a:noFill/>
                    <a:ln>
                      <a:noFill/>
                    </a:ln>
                  </pic:spPr>
                </pic:pic>
              </a:graphicData>
            </a:graphic>
          </wp:inline>
        </w:drawing>
      </w:r>
      <w:r>
        <w:rPr>
          <w:rFonts w:ascii="Verdana" w:hAnsi="Verdana"/>
          <w:color w:val="333333"/>
          <w:sz w:val="18"/>
          <w:szCs w:val="18"/>
        </w:rPr>
        <w:t>    </w:t>
      </w:r>
      <w:r>
        <w:rPr>
          <w:rFonts w:ascii="Verdana" w:hAnsi="Verdana"/>
          <w:noProof/>
          <w:color w:val="333333"/>
          <w:sz w:val="18"/>
          <w:szCs w:val="18"/>
        </w:rPr>
        <w:drawing>
          <wp:inline distT="0" distB="0" distL="0" distR="0">
            <wp:extent cx="3152775" cy="1743075"/>
            <wp:effectExtent l="0" t="0" r="9525" b="9525"/>
            <wp:docPr id="18" name="图片 18" descr="http://nos.patest.cn/79_mtxjqnwja2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os.patest.cn/79_mtxjqnwja2o.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52775" cy="1743075"/>
                    </a:xfrm>
                    <a:prstGeom prst="rect">
                      <a:avLst/>
                    </a:prstGeom>
                    <a:noFill/>
                    <a:ln>
                      <a:noFill/>
                    </a:ln>
                  </pic:spPr>
                </pic:pic>
              </a:graphicData>
            </a:graphic>
          </wp:inline>
        </w:drawing>
      </w:r>
    </w:p>
    <w:p w:rsidR="00BD05FA" w:rsidRDefault="00BD05FA" w:rsidP="00BD05FA">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lastRenderedPageBreak/>
        <w:drawing>
          <wp:inline distT="0" distB="0" distL="0" distR="0">
            <wp:extent cx="3257550" cy="1571625"/>
            <wp:effectExtent l="0" t="0" r="0" b="9525"/>
            <wp:docPr id="17" name="图片 17" descr="http://nos.patest.cn/79_mtxjr4gyzd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nos.patest.cn/79_mtxjr4gyzdg.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57550" cy="1571625"/>
                    </a:xfrm>
                    <a:prstGeom prst="rect">
                      <a:avLst/>
                    </a:prstGeom>
                    <a:noFill/>
                    <a:ln>
                      <a:noFill/>
                    </a:ln>
                  </pic:spPr>
                </pic:pic>
              </a:graphicData>
            </a:graphic>
          </wp:inline>
        </w:drawing>
      </w:r>
      <w:r>
        <w:rPr>
          <w:rFonts w:ascii="Verdana" w:hAnsi="Verdana"/>
          <w:color w:val="333333"/>
          <w:sz w:val="18"/>
          <w:szCs w:val="18"/>
        </w:rPr>
        <w:t>    </w:t>
      </w:r>
      <w:r>
        <w:rPr>
          <w:rFonts w:ascii="Verdana" w:hAnsi="Verdana"/>
          <w:noProof/>
          <w:color w:val="333333"/>
          <w:sz w:val="18"/>
          <w:szCs w:val="18"/>
        </w:rPr>
        <w:drawing>
          <wp:inline distT="0" distB="0" distL="0" distR="0">
            <wp:extent cx="3981450" cy="1533525"/>
            <wp:effectExtent l="0" t="0" r="0" b="9525"/>
            <wp:docPr id="16" name="图片 16" descr="http://nos.patest.cn/79_mtxjrh51o9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os.patest.cn/79_mtxjrh51o9y.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81450" cy="1533525"/>
                    </a:xfrm>
                    <a:prstGeom prst="rect">
                      <a:avLst/>
                    </a:prstGeom>
                    <a:noFill/>
                    <a:ln>
                      <a:noFill/>
                    </a:ln>
                  </pic:spPr>
                </pic:pic>
              </a:graphicData>
            </a:graphic>
          </wp:inline>
        </w:drawing>
      </w:r>
    </w:p>
    <w:p w:rsidR="00BD05FA" w:rsidRDefault="00BD05FA" w:rsidP="00BD05F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 sequence of insertions, you are supposed to tell the root of the resulting AVL tree.</w:t>
      </w:r>
    </w:p>
    <w:p w:rsidR="00BD05FA" w:rsidRDefault="00BD05FA" w:rsidP="00BD05F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BD05FA" w:rsidRDefault="00BD05FA" w:rsidP="00BD05F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a positive integer N (&lt;=20) which is the total number of keys to be inserted. Then N distinct integer keys are given in the next line. All the numbers in a line are separated by a space.</w:t>
      </w:r>
    </w:p>
    <w:p w:rsidR="00BD05FA" w:rsidRDefault="00BD05FA" w:rsidP="00BD05F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BD05FA" w:rsidRDefault="00BD05FA" w:rsidP="00BD05F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ythe root of the resulting AVL tree in one line.</w:t>
      </w:r>
    </w:p>
    <w:p w:rsidR="00BD05FA" w:rsidRDefault="00BD05FA" w:rsidP="00BD05FA">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BD05FA" w:rsidRDefault="00BD05FA" w:rsidP="00BD05F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w:t>
      </w:r>
    </w:p>
    <w:p w:rsidR="00BD05FA" w:rsidRDefault="00BD05FA" w:rsidP="00BD05F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88 70 61 96 120</w:t>
      </w:r>
    </w:p>
    <w:p w:rsidR="00BD05FA" w:rsidRDefault="00BD05FA" w:rsidP="00BD05FA">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BD05FA" w:rsidRDefault="00BD05FA" w:rsidP="00BD05F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70</w:t>
      </w:r>
    </w:p>
    <w:p w:rsidR="00BD05FA" w:rsidRDefault="00BD05FA" w:rsidP="00BD05FA">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BD05FA" w:rsidRDefault="00BD05FA" w:rsidP="00BD05F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w:t>
      </w:r>
    </w:p>
    <w:p w:rsidR="00BD05FA" w:rsidRDefault="00BD05FA" w:rsidP="00BD05F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88 70 61 96 120 90 65</w:t>
      </w:r>
    </w:p>
    <w:p w:rsidR="00BD05FA" w:rsidRDefault="00BD05FA" w:rsidP="00BD05FA">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BD05FA" w:rsidRDefault="00BD05FA" w:rsidP="00BD05F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w:t>
      </w:r>
    </w:p>
    <w:p w:rsidR="00DE56B3" w:rsidRPr="00DE56B3" w:rsidRDefault="00DE56B3" w:rsidP="00DE56B3">
      <w:pPr>
        <w:pStyle w:val="1"/>
      </w:pPr>
      <w:bookmarkStart w:id="80" w:name="_Toc505933240"/>
      <w:r w:rsidRPr="00DE56B3">
        <w:t xml:space="preserve">1067. Sort with </w:t>
      </w:r>
      <w:proofErr w:type="gramStart"/>
      <w:r w:rsidRPr="00DE56B3">
        <w:t>Swap(</w:t>
      </w:r>
      <w:proofErr w:type="gramEnd"/>
      <w:r w:rsidRPr="00DE56B3">
        <w:t>0,*) (25)</w:t>
      </w:r>
      <w:bookmarkEnd w:id="80"/>
    </w:p>
    <w:p w:rsidR="00DE56B3" w:rsidRDefault="00DE56B3" w:rsidP="00DE56B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E56B3" w:rsidRDefault="00DE56B3" w:rsidP="00DE56B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150 ms</w:t>
      </w:r>
    </w:p>
    <w:p w:rsidR="00DE56B3" w:rsidRDefault="00DE56B3" w:rsidP="00DE56B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E56B3" w:rsidRDefault="00DE56B3" w:rsidP="00DE56B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DE56B3" w:rsidRDefault="00DE56B3" w:rsidP="00DE56B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E56B3" w:rsidRDefault="00DE56B3" w:rsidP="00DE56B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E56B3" w:rsidRDefault="00DE56B3" w:rsidP="00DE56B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E56B3" w:rsidRDefault="00DE56B3" w:rsidP="00DE56B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E56B3" w:rsidRDefault="00DE56B3" w:rsidP="00DE56B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E56B3" w:rsidRDefault="00DE56B3" w:rsidP="00DE56B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DE56B3" w:rsidRDefault="00DE56B3" w:rsidP="00DE56B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any permutation of the numbers {0, 1, 2</w:t>
      </w:r>
      <w:proofErr w:type="gramStart"/>
      <w:r>
        <w:rPr>
          <w:rFonts w:ascii="inherit" w:hAnsi="inherit"/>
          <w:color w:val="333333"/>
          <w:sz w:val="18"/>
          <w:szCs w:val="18"/>
        </w:rPr>
        <w:t>,...,</w:t>
      </w:r>
      <w:proofErr w:type="gramEnd"/>
      <w:r>
        <w:rPr>
          <w:rFonts w:ascii="inherit" w:hAnsi="inherit"/>
          <w:color w:val="333333"/>
          <w:sz w:val="18"/>
          <w:szCs w:val="18"/>
        </w:rPr>
        <w:t xml:space="preserve"> N-1}, it is easy to sort them in increasing order. But what if </w:t>
      </w:r>
      <w:proofErr w:type="gramStart"/>
      <w:r>
        <w:rPr>
          <w:rFonts w:ascii="inherit" w:hAnsi="inherit"/>
          <w:color w:val="333333"/>
          <w:sz w:val="18"/>
          <w:szCs w:val="18"/>
        </w:rPr>
        <w:t>Swap(</w:t>
      </w:r>
      <w:proofErr w:type="gramEnd"/>
      <w:r>
        <w:rPr>
          <w:rFonts w:ascii="inherit" w:hAnsi="inherit"/>
          <w:color w:val="333333"/>
          <w:sz w:val="18"/>
          <w:szCs w:val="18"/>
        </w:rPr>
        <w:t xml:space="preserve">0, *) is the ONLY operation that is allowed to use? For example, to sort {4, 0, 2, 1, </w:t>
      </w:r>
      <w:proofErr w:type="gramStart"/>
      <w:r>
        <w:rPr>
          <w:rFonts w:ascii="inherit" w:hAnsi="inherit"/>
          <w:color w:val="333333"/>
          <w:sz w:val="18"/>
          <w:szCs w:val="18"/>
        </w:rPr>
        <w:t>3</w:t>
      </w:r>
      <w:proofErr w:type="gramEnd"/>
      <w:r>
        <w:rPr>
          <w:rFonts w:ascii="inherit" w:hAnsi="inherit"/>
          <w:color w:val="333333"/>
          <w:sz w:val="18"/>
          <w:szCs w:val="18"/>
        </w:rPr>
        <w:t>} we may apply the swap operations in the following way:</w:t>
      </w:r>
    </w:p>
    <w:p w:rsidR="00DE56B3" w:rsidRDefault="00DE56B3" w:rsidP="00DE56B3">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color w:val="333333"/>
          <w:sz w:val="18"/>
          <w:szCs w:val="18"/>
        </w:rPr>
        <w:t>Swap(</w:t>
      </w:r>
      <w:proofErr w:type="gramEnd"/>
      <w:r>
        <w:rPr>
          <w:rFonts w:ascii="inherit" w:hAnsi="inherit"/>
          <w:color w:val="333333"/>
          <w:sz w:val="18"/>
          <w:szCs w:val="18"/>
        </w:rPr>
        <w:t>0, 1) =&gt; {4, 1, 2, 0, 3}</w:t>
      </w:r>
      <w:r>
        <w:rPr>
          <w:rFonts w:ascii="inherit" w:hAnsi="inherit"/>
          <w:color w:val="333333"/>
          <w:sz w:val="18"/>
          <w:szCs w:val="18"/>
        </w:rPr>
        <w:br/>
        <w:t>Swap(0, 3) =&gt; {4, 1, 2, 3, 0}</w:t>
      </w:r>
      <w:r>
        <w:rPr>
          <w:rFonts w:ascii="inherit" w:hAnsi="inherit"/>
          <w:color w:val="333333"/>
          <w:sz w:val="18"/>
          <w:szCs w:val="18"/>
        </w:rPr>
        <w:br/>
        <w:t>Swap(0, 4) =&gt; {0, 1, 2, 3, 4}</w:t>
      </w:r>
    </w:p>
    <w:p w:rsidR="00DE56B3" w:rsidRDefault="00DE56B3" w:rsidP="00DE56B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Now you are asked to find the minimum </w:t>
      </w:r>
      <w:proofErr w:type="gramStart"/>
      <w:r>
        <w:rPr>
          <w:rFonts w:ascii="inherit" w:hAnsi="inherit"/>
          <w:color w:val="333333"/>
          <w:sz w:val="18"/>
          <w:szCs w:val="18"/>
        </w:rPr>
        <w:t>number of swaps need</w:t>
      </w:r>
      <w:proofErr w:type="gramEnd"/>
      <w:r>
        <w:rPr>
          <w:rFonts w:ascii="inherit" w:hAnsi="inherit"/>
          <w:color w:val="333333"/>
          <w:sz w:val="18"/>
          <w:szCs w:val="18"/>
        </w:rPr>
        <w:t xml:space="preserve"> to sort the given permutation of the first N nonnegative integers.</w:t>
      </w:r>
    </w:p>
    <w:p w:rsidR="00DE56B3" w:rsidRDefault="00DE56B3" w:rsidP="00DE56B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E56B3" w:rsidRDefault="00DE56B3" w:rsidP="00DE56B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which gives a positive N (&lt;=10</w:t>
      </w:r>
      <w:r>
        <w:rPr>
          <w:rFonts w:ascii="inherit" w:hAnsi="inherit"/>
          <w:color w:val="333333"/>
          <w:sz w:val="18"/>
          <w:szCs w:val="18"/>
          <w:vertAlign w:val="superscript"/>
        </w:rPr>
        <w:t>5</w:t>
      </w:r>
      <w:r>
        <w:rPr>
          <w:rFonts w:ascii="inherit" w:hAnsi="inherit"/>
          <w:color w:val="333333"/>
          <w:sz w:val="18"/>
          <w:szCs w:val="18"/>
        </w:rPr>
        <w:t>) followed by a permutation sequence of {0, 1</w:t>
      </w:r>
      <w:proofErr w:type="gramStart"/>
      <w:r>
        <w:rPr>
          <w:rFonts w:ascii="inherit" w:hAnsi="inherit"/>
          <w:color w:val="333333"/>
          <w:sz w:val="18"/>
          <w:szCs w:val="18"/>
        </w:rPr>
        <w:t>, ...,</w:t>
      </w:r>
      <w:proofErr w:type="gramEnd"/>
      <w:r>
        <w:rPr>
          <w:rFonts w:ascii="inherit" w:hAnsi="inherit"/>
          <w:color w:val="333333"/>
          <w:sz w:val="18"/>
          <w:szCs w:val="18"/>
        </w:rPr>
        <w:t xml:space="preserve"> N-1}. All the numbers in a line are separated by a space.</w:t>
      </w:r>
    </w:p>
    <w:p w:rsidR="00DE56B3" w:rsidRDefault="00DE56B3" w:rsidP="00DE56B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E56B3" w:rsidRDefault="00DE56B3" w:rsidP="00DE56B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For each case, simply print in a line the minimum </w:t>
      </w:r>
      <w:proofErr w:type="gramStart"/>
      <w:r>
        <w:rPr>
          <w:rFonts w:ascii="inherit" w:hAnsi="inherit"/>
          <w:color w:val="333333"/>
          <w:sz w:val="18"/>
          <w:szCs w:val="18"/>
        </w:rPr>
        <w:t>number of swaps need</w:t>
      </w:r>
      <w:proofErr w:type="gramEnd"/>
      <w:r>
        <w:rPr>
          <w:rFonts w:ascii="inherit" w:hAnsi="inherit"/>
          <w:color w:val="333333"/>
          <w:sz w:val="18"/>
          <w:szCs w:val="18"/>
        </w:rPr>
        <w:t xml:space="preserve"> to sort the given permutation.</w:t>
      </w:r>
    </w:p>
    <w:p w:rsidR="00DE56B3" w:rsidRDefault="00DE56B3" w:rsidP="00DE56B3">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DE56B3" w:rsidRDefault="00DE56B3" w:rsidP="00DE56B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10 3 5 7 2 6 4 9 0 8 1</w:t>
      </w:r>
    </w:p>
    <w:p w:rsidR="00DE56B3" w:rsidRDefault="00DE56B3" w:rsidP="00DE56B3">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Output:</w:t>
      </w:r>
    </w:p>
    <w:p w:rsidR="00DE56B3" w:rsidRDefault="00DE56B3" w:rsidP="00DE56B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w:t>
      </w:r>
    </w:p>
    <w:p w:rsidR="00671C9E" w:rsidRPr="00671C9E" w:rsidRDefault="00671C9E" w:rsidP="00671C9E">
      <w:pPr>
        <w:pStyle w:val="1"/>
      </w:pPr>
      <w:bookmarkStart w:id="81" w:name="_Toc505933241"/>
      <w:r w:rsidRPr="00671C9E">
        <w:t>1068. Find More Coins (30)</w:t>
      </w:r>
      <w:bookmarkEnd w:id="81"/>
    </w:p>
    <w:p w:rsidR="00671C9E" w:rsidRDefault="00671C9E" w:rsidP="00671C9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671C9E" w:rsidRDefault="00671C9E" w:rsidP="00671C9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150 ms</w:t>
      </w:r>
    </w:p>
    <w:p w:rsidR="00671C9E" w:rsidRDefault="00671C9E" w:rsidP="00671C9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671C9E" w:rsidRDefault="00671C9E" w:rsidP="00671C9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671C9E" w:rsidRDefault="00671C9E" w:rsidP="00671C9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671C9E" w:rsidRDefault="00671C9E" w:rsidP="00671C9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671C9E" w:rsidRDefault="00671C9E" w:rsidP="00671C9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671C9E" w:rsidRDefault="00671C9E" w:rsidP="00671C9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671C9E" w:rsidRDefault="00671C9E" w:rsidP="00671C9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671C9E" w:rsidRDefault="00671C9E" w:rsidP="00671C9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671C9E" w:rsidRDefault="00671C9E" w:rsidP="00671C9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Eva loves to collect coins from all over the universe, including some other planets like Mars. One day she visited a universal shopping mall which could accept all kinds of coins as payments. However, there was a special requirement of the payment: for each bill, she must pay the exact amount. Since she has as many as 10</w:t>
      </w:r>
      <w:r>
        <w:rPr>
          <w:rFonts w:ascii="inherit" w:hAnsi="inherit"/>
          <w:color w:val="333333"/>
          <w:sz w:val="18"/>
          <w:szCs w:val="18"/>
          <w:vertAlign w:val="superscript"/>
        </w:rPr>
        <w:t>4</w:t>
      </w:r>
      <w:r>
        <w:rPr>
          <w:rStyle w:val="apple-converted-space"/>
          <w:rFonts w:ascii="inherit" w:hAnsi="inherit"/>
          <w:color w:val="333333"/>
          <w:sz w:val="18"/>
          <w:szCs w:val="18"/>
        </w:rPr>
        <w:t> </w:t>
      </w:r>
      <w:r>
        <w:rPr>
          <w:rFonts w:ascii="inherit" w:hAnsi="inherit"/>
          <w:color w:val="333333"/>
          <w:sz w:val="18"/>
          <w:szCs w:val="18"/>
        </w:rPr>
        <w:t>coins with her, she definitely needs your help. You are supposed to tell her, for any given amount of money, whether or not she can find some coins to pay for it.</w:t>
      </w:r>
    </w:p>
    <w:p w:rsidR="00671C9E" w:rsidRDefault="00671C9E" w:rsidP="00671C9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671C9E" w:rsidRDefault="00671C9E" w:rsidP="00671C9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2 positive numbers: N (&lt;=10</w:t>
      </w:r>
      <w:r>
        <w:rPr>
          <w:rFonts w:ascii="inherit" w:hAnsi="inherit"/>
          <w:color w:val="333333"/>
          <w:sz w:val="18"/>
          <w:szCs w:val="18"/>
          <w:vertAlign w:val="superscript"/>
        </w:rPr>
        <w:t>4</w:t>
      </w:r>
      <w:r>
        <w:rPr>
          <w:rFonts w:ascii="inherit" w:hAnsi="inherit"/>
          <w:color w:val="333333"/>
          <w:sz w:val="18"/>
          <w:szCs w:val="18"/>
        </w:rPr>
        <w:t xml:space="preserve">, the total number of coins) and </w:t>
      </w:r>
      <w:proofErr w:type="gramStart"/>
      <w:r>
        <w:rPr>
          <w:rFonts w:ascii="inherit" w:hAnsi="inherit"/>
          <w:color w:val="333333"/>
          <w:sz w:val="18"/>
          <w:szCs w:val="18"/>
        </w:rPr>
        <w:t>M(</w:t>
      </w:r>
      <w:proofErr w:type="gramEnd"/>
      <w:r>
        <w:rPr>
          <w:rFonts w:ascii="inherit" w:hAnsi="inherit"/>
          <w:color w:val="333333"/>
          <w:sz w:val="18"/>
          <w:szCs w:val="18"/>
        </w:rPr>
        <w:t>&lt;=10</w:t>
      </w:r>
      <w:r>
        <w:rPr>
          <w:rFonts w:ascii="inherit" w:hAnsi="inherit"/>
          <w:color w:val="333333"/>
          <w:sz w:val="18"/>
          <w:szCs w:val="18"/>
          <w:vertAlign w:val="superscript"/>
        </w:rPr>
        <w:t>2</w:t>
      </w:r>
      <w:r>
        <w:rPr>
          <w:rFonts w:ascii="inherit" w:hAnsi="inherit"/>
          <w:color w:val="333333"/>
          <w:sz w:val="18"/>
          <w:szCs w:val="18"/>
        </w:rPr>
        <w:t>, the amount of money Eva has to pay). The second line contains N face values of the coins, which are all positive numbers. All the numbers in a line are separated by a space.</w:t>
      </w:r>
    </w:p>
    <w:p w:rsidR="00671C9E" w:rsidRDefault="00671C9E" w:rsidP="00671C9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671C9E" w:rsidRDefault="00671C9E" w:rsidP="00671C9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face values V</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&lt;= V</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&lt;= ... &lt;= V</w:t>
      </w:r>
      <w:r>
        <w:rPr>
          <w:rFonts w:ascii="inherit" w:hAnsi="inherit"/>
          <w:color w:val="333333"/>
          <w:sz w:val="18"/>
          <w:szCs w:val="18"/>
          <w:vertAlign w:val="subscript"/>
        </w:rPr>
        <w:t>k</w:t>
      </w:r>
      <w:r>
        <w:rPr>
          <w:rStyle w:val="apple-converted-space"/>
          <w:rFonts w:ascii="inherit" w:hAnsi="inherit"/>
          <w:color w:val="333333"/>
          <w:sz w:val="18"/>
          <w:szCs w:val="18"/>
        </w:rPr>
        <w:t> </w:t>
      </w:r>
      <w:r>
        <w:rPr>
          <w:rFonts w:ascii="inherit" w:hAnsi="inherit"/>
          <w:color w:val="333333"/>
          <w:sz w:val="18"/>
          <w:szCs w:val="18"/>
        </w:rPr>
        <w:t>such that V</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 V</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 ... + V</w:t>
      </w:r>
      <w:r>
        <w:rPr>
          <w:rFonts w:ascii="inherit" w:hAnsi="inherit"/>
          <w:color w:val="333333"/>
          <w:sz w:val="18"/>
          <w:szCs w:val="18"/>
          <w:vertAlign w:val="subscript"/>
        </w:rPr>
        <w:t>k</w:t>
      </w:r>
      <w:r>
        <w:rPr>
          <w:rStyle w:val="apple-converted-space"/>
          <w:rFonts w:ascii="inherit" w:hAnsi="inherit"/>
          <w:color w:val="333333"/>
          <w:sz w:val="18"/>
          <w:szCs w:val="18"/>
        </w:rPr>
        <w:t> </w:t>
      </w:r>
      <w:r>
        <w:rPr>
          <w:rFonts w:ascii="inherit" w:hAnsi="inherit"/>
          <w:color w:val="333333"/>
          <w:sz w:val="18"/>
          <w:szCs w:val="18"/>
        </w:rPr>
        <w:t>= M. All the numbers must be separated by a space, and there must be no extra space at the end of the line. If such a solution is not unique, output the smallest sequence. If there is no solution, output "No Solution" instead.</w:t>
      </w:r>
    </w:p>
    <w:p w:rsidR="00671C9E" w:rsidRDefault="00671C9E" w:rsidP="00671C9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Note: sequence {A[1], A[2], ...} is said to be "smaller" than sequence {B[1], B[2], ...} if there exists k &gt;= 1 such that A[i]=B[i] for all i &lt; k, and A[k] &lt; B[k].</w:t>
      </w:r>
    </w:p>
    <w:p w:rsidR="00671C9E" w:rsidRDefault="00671C9E" w:rsidP="00671C9E">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671C9E" w:rsidRDefault="00671C9E" w:rsidP="00671C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8 9</w:t>
      </w:r>
    </w:p>
    <w:p w:rsidR="00671C9E" w:rsidRDefault="00671C9E" w:rsidP="00671C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5 9 8 7 2 3 4 1</w:t>
      </w:r>
    </w:p>
    <w:p w:rsidR="00671C9E" w:rsidRDefault="00671C9E" w:rsidP="00671C9E">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Output 1:</w:t>
      </w:r>
    </w:p>
    <w:p w:rsidR="00671C9E" w:rsidRDefault="00671C9E" w:rsidP="00671C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1 3 5</w:t>
      </w:r>
    </w:p>
    <w:p w:rsidR="00671C9E" w:rsidRDefault="00671C9E" w:rsidP="00671C9E">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671C9E" w:rsidRDefault="00671C9E" w:rsidP="00671C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4 8</w:t>
      </w:r>
    </w:p>
    <w:p w:rsidR="00671C9E" w:rsidRDefault="00671C9E" w:rsidP="00671C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7 2 4 3</w:t>
      </w:r>
    </w:p>
    <w:p w:rsidR="00671C9E" w:rsidRDefault="00671C9E" w:rsidP="00671C9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671C9E" w:rsidRDefault="00671C9E" w:rsidP="00671C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 Solution</w:t>
      </w:r>
    </w:p>
    <w:p w:rsidR="00951813" w:rsidRPr="00951813" w:rsidRDefault="00951813" w:rsidP="00951813">
      <w:pPr>
        <w:pStyle w:val="1"/>
      </w:pPr>
      <w:bookmarkStart w:id="82" w:name="_Toc505933242"/>
      <w:r w:rsidRPr="00951813">
        <w:t>1069. The Black Hole of Numbers (20)</w:t>
      </w:r>
      <w:bookmarkEnd w:id="82"/>
    </w:p>
    <w:p w:rsidR="00951813" w:rsidRDefault="00951813" w:rsidP="0095181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951813" w:rsidRDefault="00951813" w:rsidP="0095181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951813" w:rsidRDefault="00951813" w:rsidP="0095181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951813" w:rsidRDefault="00951813" w:rsidP="0095181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951813" w:rsidRDefault="00951813" w:rsidP="0095181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951813" w:rsidRDefault="00951813" w:rsidP="0095181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951813" w:rsidRDefault="00951813" w:rsidP="0095181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951813" w:rsidRDefault="00951813" w:rsidP="0095181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951813" w:rsidRDefault="00951813" w:rsidP="0095181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951813" w:rsidRDefault="00951813" w:rsidP="0095181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951813" w:rsidRDefault="00951813" w:rsidP="009518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any 4-digit integer except the ones with all the digits being the same, if we sort the digits in non-increasing order first, and then in non-decreasing order, a new number can be obtained by taking the second number from the first one. Repeat in this manner we will soon end up at the number 6174 -- the "black hole" of 4-digit numbers. This number is named Kaprekar Constant.</w:t>
      </w:r>
    </w:p>
    <w:p w:rsidR="00951813" w:rsidRDefault="00951813" w:rsidP="009518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example, start from 6767, we'll get:</w:t>
      </w:r>
    </w:p>
    <w:p w:rsidR="00951813" w:rsidRDefault="00951813" w:rsidP="009518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7766 - 6677 = 1089</w:t>
      </w:r>
      <w:r>
        <w:rPr>
          <w:rFonts w:ascii="inherit" w:hAnsi="inherit"/>
          <w:color w:val="333333"/>
          <w:sz w:val="18"/>
          <w:szCs w:val="18"/>
        </w:rPr>
        <w:br/>
        <w:t>9810 - 0189 = 9621</w:t>
      </w:r>
      <w:r>
        <w:rPr>
          <w:rFonts w:ascii="inherit" w:hAnsi="inherit"/>
          <w:color w:val="333333"/>
          <w:sz w:val="18"/>
          <w:szCs w:val="18"/>
        </w:rPr>
        <w:br/>
        <w:t>9621 - 1269 = 8352</w:t>
      </w:r>
      <w:r>
        <w:rPr>
          <w:rFonts w:ascii="inherit" w:hAnsi="inherit"/>
          <w:color w:val="333333"/>
          <w:sz w:val="18"/>
          <w:szCs w:val="18"/>
        </w:rPr>
        <w:br/>
        <w:t>8532 - 2358 = 6174</w:t>
      </w:r>
      <w:r>
        <w:rPr>
          <w:rFonts w:ascii="inherit" w:hAnsi="inherit"/>
          <w:color w:val="333333"/>
          <w:sz w:val="18"/>
          <w:szCs w:val="18"/>
        </w:rPr>
        <w:br/>
        <w:t>7641 - 1467 = 6174</w:t>
      </w:r>
      <w:r>
        <w:rPr>
          <w:rFonts w:ascii="inherit" w:hAnsi="inherit"/>
          <w:color w:val="333333"/>
          <w:sz w:val="18"/>
          <w:szCs w:val="18"/>
        </w:rPr>
        <w:br/>
      </w:r>
      <w:proofErr w:type="gramStart"/>
      <w:r>
        <w:rPr>
          <w:rFonts w:ascii="inherit" w:hAnsi="inherit"/>
          <w:color w:val="333333"/>
          <w:sz w:val="18"/>
          <w:szCs w:val="18"/>
        </w:rPr>
        <w:t>... ...</w:t>
      </w:r>
      <w:proofErr w:type="gramEnd"/>
    </w:p>
    <w:p w:rsidR="00951813" w:rsidRDefault="00951813" w:rsidP="009518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any 4-digit number, you are supposed to illustrate the way it gets into the black hole.</w:t>
      </w:r>
    </w:p>
    <w:p w:rsidR="00951813" w:rsidRDefault="00951813" w:rsidP="009518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lastRenderedPageBreak/>
        <w:t>Input Specification:</w:t>
      </w:r>
    </w:p>
    <w:p w:rsidR="00951813" w:rsidRDefault="00951813" w:rsidP="009518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which gives a positive integer N in the range (0, 10000).</w:t>
      </w:r>
    </w:p>
    <w:p w:rsidR="00951813" w:rsidRDefault="00951813" w:rsidP="009518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951813" w:rsidRDefault="00951813" w:rsidP="009518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If all the 4 digits of N are the same, print in one line the equation "N - N = 0000". Else print each step of calculation in a line until 6174 comes out as the difference. All the numbers must be printed as 4-digit numbers.</w:t>
      </w:r>
    </w:p>
    <w:p w:rsidR="00951813" w:rsidRDefault="00951813" w:rsidP="00951813">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951813" w:rsidRDefault="00951813" w:rsidP="009518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6767</w:t>
      </w:r>
    </w:p>
    <w:p w:rsidR="00951813" w:rsidRDefault="00951813" w:rsidP="00951813">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951813" w:rsidRDefault="00951813" w:rsidP="009518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7766 - 6677 = 1089</w:t>
      </w:r>
    </w:p>
    <w:p w:rsidR="00951813" w:rsidRDefault="00951813" w:rsidP="009518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9810 - 0189 = 9621</w:t>
      </w:r>
    </w:p>
    <w:p w:rsidR="00951813" w:rsidRDefault="00951813" w:rsidP="009518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9621 - 1269 = 8352</w:t>
      </w:r>
    </w:p>
    <w:p w:rsidR="00951813" w:rsidRDefault="00951813" w:rsidP="009518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8532 - 2358 = 6174</w:t>
      </w:r>
    </w:p>
    <w:p w:rsidR="00951813" w:rsidRDefault="00951813" w:rsidP="00951813">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951813" w:rsidRDefault="00951813" w:rsidP="009518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2222</w:t>
      </w:r>
    </w:p>
    <w:p w:rsidR="00951813" w:rsidRDefault="00951813" w:rsidP="00951813">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951813" w:rsidRDefault="00951813" w:rsidP="009518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2222 - 2222 = 0000</w:t>
      </w:r>
    </w:p>
    <w:p w:rsidR="0052201E" w:rsidRPr="00875EB1" w:rsidRDefault="0052201E" w:rsidP="00875EB1">
      <w:pPr>
        <w:pStyle w:val="1"/>
      </w:pPr>
      <w:bookmarkStart w:id="83" w:name="_Toc505933243"/>
      <w:r w:rsidRPr="00875EB1">
        <w:t>1070. Mooncake (25)</w:t>
      </w:r>
      <w:bookmarkEnd w:id="83"/>
    </w:p>
    <w:p w:rsidR="0052201E" w:rsidRDefault="0052201E" w:rsidP="0052201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52201E" w:rsidRDefault="0052201E" w:rsidP="0052201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52201E" w:rsidRDefault="0052201E" w:rsidP="0052201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52201E" w:rsidRDefault="0052201E" w:rsidP="0052201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52201E" w:rsidRDefault="0052201E" w:rsidP="0052201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52201E" w:rsidRDefault="0052201E" w:rsidP="0052201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52201E" w:rsidRDefault="0052201E" w:rsidP="0052201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52201E" w:rsidRDefault="0052201E" w:rsidP="0052201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52201E" w:rsidRDefault="0052201E" w:rsidP="0052201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作者</w:t>
      </w:r>
    </w:p>
    <w:p w:rsidR="0052201E" w:rsidRDefault="0052201E" w:rsidP="0052201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52201E" w:rsidRDefault="0052201E" w:rsidP="0052201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Mooncake is a Chinese bakery product traditionally eaten during the Mid-Autumn Festival. Many types of fillings and crusts can be found in traditional mooncakes according to the region's culture. Now given the inventory amounts and the prices of all kinds of the mooncakes, together with the maximum total demand of the market, you are supposed to tell the maximum profit that can be made.</w:t>
      </w:r>
    </w:p>
    <w:p w:rsidR="0052201E" w:rsidRDefault="0052201E" w:rsidP="0052201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Note: partial inventory storage can be taken. The sample shows the following situation: given three kinds of mooncakes with inventory amounts being 180, 150, and 100 thousand tons, and the prices being 7.5, 7.2, and 4.5 billion yuans. If the market demand can be at most 200 thousand tons, the best we can do is to sell 150 thousand tons of the second kind of mooncake, and 50 thousand tons of the third kind. Hence the total profit is 7.2 + 4.5/2 = 9.45 (billion yuans).</w:t>
      </w:r>
    </w:p>
    <w:p w:rsidR="0052201E" w:rsidRDefault="0052201E" w:rsidP="0052201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52201E" w:rsidRDefault="0052201E" w:rsidP="0052201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2 positive integers N (&lt;=1000), the number of different kinds of mooncakes, and D (&lt;=500 thousand tons), the maximum total demand of the market. Then the second line gives the positive inventory amounts (in thousand tons), and the third line gives the positive prices (in billion yuans) of N kinds of mooncakes. All the numbers in a line are separated by a space.</w:t>
      </w:r>
    </w:p>
    <w:p w:rsidR="0052201E" w:rsidRDefault="0052201E" w:rsidP="0052201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52201E" w:rsidRDefault="0052201E" w:rsidP="0052201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the maximum profit (in billion yuans) in one line, accurate up to 2 decimal places.</w:t>
      </w:r>
    </w:p>
    <w:p w:rsidR="0052201E" w:rsidRDefault="0052201E" w:rsidP="0052201E">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52201E" w:rsidRDefault="0052201E" w:rsidP="005220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3 200</w:t>
      </w:r>
    </w:p>
    <w:p w:rsidR="0052201E" w:rsidRDefault="0052201E" w:rsidP="005220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180 150 100</w:t>
      </w:r>
    </w:p>
    <w:p w:rsidR="0052201E" w:rsidRDefault="0052201E" w:rsidP="005220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7.5 7.2 4.5</w:t>
      </w:r>
    </w:p>
    <w:p w:rsidR="0052201E" w:rsidRDefault="0052201E" w:rsidP="0052201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52201E" w:rsidRDefault="0052201E" w:rsidP="005220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9.45</w:t>
      </w:r>
    </w:p>
    <w:p w:rsidR="006E0773" w:rsidRPr="00875EB1" w:rsidRDefault="006E0773" w:rsidP="00875EB1">
      <w:pPr>
        <w:pStyle w:val="1"/>
      </w:pPr>
      <w:bookmarkStart w:id="84" w:name="_Toc505933244"/>
      <w:r w:rsidRPr="00875EB1">
        <w:t>1071. Speech Patterns (25)</w:t>
      </w:r>
      <w:bookmarkEnd w:id="84"/>
    </w:p>
    <w:p w:rsidR="006E0773" w:rsidRDefault="006E0773" w:rsidP="006E077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6E0773" w:rsidRDefault="006E0773" w:rsidP="006E077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300 ms</w:t>
      </w:r>
    </w:p>
    <w:p w:rsidR="006E0773" w:rsidRDefault="006E0773" w:rsidP="006E077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6E0773" w:rsidRDefault="006E0773" w:rsidP="006E077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6E0773" w:rsidRDefault="006E0773" w:rsidP="006E077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代码长度限制</w:t>
      </w:r>
    </w:p>
    <w:p w:rsidR="006E0773" w:rsidRDefault="006E0773" w:rsidP="006E077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6E0773" w:rsidRDefault="006E0773" w:rsidP="006E077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6E0773" w:rsidRDefault="006E0773" w:rsidP="006E077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6E0773" w:rsidRDefault="006E0773" w:rsidP="006E077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6E0773" w:rsidRDefault="006E0773" w:rsidP="006E077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HOU, Qiming</w:t>
      </w:r>
    </w:p>
    <w:p w:rsidR="006E0773" w:rsidRDefault="006E0773" w:rsidP="006E077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People often have a preference among synonyms of the same word. For example, some may prefer "the police", while others may prefer "the cops". Analyzing such patterns can help to narrow down a speaker's identity, which is useful when validating, for example, whether it's still the same person behind an online avatar.</w:t>
      </w:r>
    </w:p>
    <w:p w:rsidR="006E0773" w:rsidRDefault="006E0773" w:rsidP="006E077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 paragraph of text sampled from someone's speech, can you find the person's most commonly used word?</w:t>
      </w:r>
    </w:p>
    <w:p w:rsidR="006E0773" w:rsidRDefault="006E0773" w:rsidP="006E077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6E0773" w:rsidRDefault="006E0773" w:rsidP="006E077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there is one line of text no more than 1048576 characters in length, terminated by a carriage return '\n'. The input contains at least one alphanumerical character, i.e., one character from the set [0-9 A-Z a-z].</w:t>
      </w:r>
    </w:p>
    <w:p w:rsidR="006E0773" w:rsidRDefault="006E0773" w:rsidP="006E077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6E0773" w:rsidRDefault="006E0773" w:rsidP="006E077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For each test case, print in one line the most commonly occurring word in the input text, followed by a space and the number of times it has occurred in the input. If there are more than one such </w:t>
      </w:r>
      <w:proofErr w:type="gramStart"/>
      <w:r>
        <w:rPr>
          <w:rFonts w:ascii="inherit" w:hAnsi="inherit"/>
          <w:color w:val="333333"/>
          <w:sz w:val="18"/>
          <w:szCs w:val="18"/>
        </w:rPr>
        <w:t>words</w:t>
      </w:r>
      <w:proofErr w:type="gramEnd"/>
      <w:r>
        <w:rPr>
          <w:rFonts w:ascii="inherit" w:hAnsi="inherit"/>
          <w:color w:val="333333"/>
          <w:sz w:val="18"/>
          <w:szCs w:val="18"/>
        </w:rPr>
        <w:t>, print the lexicographically smallest one. The word should be printed in all lower case. Here a "word" is defined as a continuous sequence of alphanumerical characters separated by non-alphanumerical characters or the line beginning/end.</w:t>
      </w:r>
    </w:p>
    <w:p w:rsidR="006E0773" w:rsidRDefault="006E0773" w:rsidP="006E077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Note that words are case</w:t>
      </w:r>
      <w:r>
        <w:rPr>
          <w:rStyle w:val="apple-converted-space"/>
          <w:rFonts w:ascii="inherit" w:hAnsi="inherit"/>
          <w:color w:val="333333"/>
          <w:sz w:val="18"/>
          <w:szCs w:val="18"/>
        </w:rPr>
        <w:t> </w:t>
      </w:r>
      <w:r>
        <w:rPr>
          <w:rFonts w:ascii="inherit" w:hAnsi="inherit"/>
          <w:b/>
          <w:bCs/>
          <w:color w:val="333333"/>
          <w:sz w:val="18"/>
          <w:szCs w:val="18"/>
        </w:rPr>
        <w:t>insensitive</w:t>
      </w:r>
      <w:r>
        <w:rPr>
          <w:rFonts w:ascii="inherit" w:hAnsi="inherit"/>
          <w:color w:val="333333"/>
          <w:sz w:val="18"/>
          <w:szCs w:val="18"/>
        </w:rPr>
        <w:t>.</w:t>
      </w:r>
    </w:p>
    <w:p w:rsidR="006E0773" w:rsidRDefault="006E0773" w:rsidP="006E0773">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6E0773" w:rsidRDefault="006E0773" w:rsidP="006E077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Can1: "Can a can can a can?  It can!"</w:t>
      </w:r>
    </w:p>
    <w:p w:rsidR="006E0773" w:rsidRDefault="006E0773" w:rsidP="006E0773">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6E0773" w:rsidRDefault="006E0773" w:rsidP="006E0773">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can</w:t>
      </w:r>
      <w:proofErr w:type="gramEnd"/>
      <w:r>
        <w:rPr>
          <w:rFonts w:ascii="Consolas" w:hAnsi="Consolas" w:cs="Consolas"/>
          <w:color w:val="333333"/>
          <w:sz w:val="18"/>
          <w:szCs w:val="18"/>
        </w:rPr>
        <w:t xml:space="preserve"> 5</w:t>
      </w:r>
    </w:p>
    <w:p w:rsidR="0075605C" w:rsidRPr="00060E50" w:rsidRDefault="0075605C" w:rsidP="00060E50">
      <w:pPr>
        <w:pStyle w:val="1"/>
      </w:pPr>
      <w:bookmarkStart w:id="85" w:name="_Toc505933245"/>
      <w:r w:rsidRPr="00060E50">
        <w:t>1072. Gas Station (30)</w:t>
      </w:r>
      <w:bookmarkEnd w:id="85"/>
    </w:p>
    <w:p w:rsidR="0075605C" w:rsidRDefault="0075605C" w:rsidP="0075605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75605C" w:rsidRDefault="0075605C" w:rsidP="0075605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75605C" w:rsidRDefault="0075605C" w:rsidP="0075605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75605C" w:rsidRDefault="0075605C" w:rsidP="0075605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75605C" w:rsidRDefault="0075605C" w:rsidP="0075605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代码长度限制</w:t>
      </w:r>
    </w:p>
    <w:p w:rsidR="0075605C" w:rsidRDefault="0075605C" w:rsidP="0075605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75605C" w:rsidRDefault="0075605C" w:rsidP="0075605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75605C" w:rsidRDefault="0075605C" w:rsidP="0075605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75605C" w:rsidRDefault="0075605C" w:rsidP="0075605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75605C" w:rsidRDefault="0075605C" w:rsidP="0075605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75605C" w:rsidRDefault="0075605C" w:rsidP="0075605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 gas station has to be built at such a location that the minimum distance between the station and any of the residential housing is as far away as possible. However it must guarantee that all the houses are in its service range.</w:t>
      </w:r>
    </w:p>
    <w:p w:rsidR="0075605C" w:rsidRDefault="0075605C" w:rsidP="0075605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Now given the map of the city and several candidate locations for the gas station, you are supposed to give the best recommendation. If there </w:t>
      </w:r>
      <w:proofErr w:type="gramStart"/>
      <w:r>
        <w:rPr>
          <w:rFonts w:ascii="inherit" w:hAnsi="inherit"/>
          <w:color w:val="333333"/>
          <w:sz w:val="18"/>
          <w:szCs w:val="18"/>
        </w:rPr>
        <w:t>are</w:t>
      </w:r>
      <w:proofErr w:type="gramEnd"/>
      <w:r>
        <w:rPr>
          <w:rFonts w:ascii="inherit" w:hAnsi="inherit"/>
          <w:color w:val="333333"/>
          <w:sz w:val="18"/>
          <w:szCs w:val="18"/>
        </w:rPr>
        <w:t xml:space="preserve"> more than one solution, output the one with the smallest average distance to all the houses. If such a solution is still not unique, output the one with the smallest index number.</w:t>
      </w:r>
    </w:p>
    <w:p w:rsidR="0075605C" w:rsidRDefault="0075605C" w:rsidP="0075605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75605C" w:rsidRDefault="0075605C" w:rsidP="0075605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4 positive integers: N (&lt;= 10</w:t>
      </w:r>
      <w:r>
        <w:rPr>
          <w:rFonts w:ascii="inherit" w:hAnsi="inherit"/>
          <w:color w:val="333333"/>
          <w:sz w:val="18"/>
          <w:szCs w:val="18"/>
          <w:vertAlign w:val="superscript"/>
        </w:rPr>
        <w:t>3</w:t>
      </w:r>
      <w:r>
        <w:rPr>
          <w:rFonts w:ascii="inherit" w:hAnsi="inherit"/>
          <w:color w:val="333333"/>
          <w:sz w:val="18"/>
          <w:szCs w:val="18"/>
        </w:rPr>
        <w:t>), the total number of houses; M (&lt;= 10), the total number of the candidate locations for the gas stations; K (&lt;= 10</w:t>
      </w:r>
      <w:r>
        <w:rPr>
          <w:rFonts w:ascii="inherit" w:hAnsi="inherit"/>
          <w:color w:val="333333"/>
          <w:sz w:val="18"/>
          <w:szCs w:val="18"/>
          <w:vertAlign w:val="superscript"/>
        </w:rPr>
        <w:t>4</w:t>
      </w:r>
      <w:r>
        <w:rPr>
          <w:rFonts w:ascii="inherit" w:hAnsi="inherit"/>
          <w:color w:val="333333"/>
          <w:sz w:val="18"/>
          <w:szCs w:val="18"/>
        </w:rPr>
        <w:t>), the number of roads connecting the houses and the gas stations; and D</w:t>
      </w:r>
      <w:r>
        <w:rPr>
          <w:rFonts w:ascii="inherit" w:hAnsi="inherit"/>
          <w:color w:val="333333"/>
          <w:sz w:val="18"/>
          <w:szCs w:val="18"/>
          <w:vertAlign w:val="subscript"/>
        </w:rPr>
        <w:t>S</w:t>
      </w:r>
      <w:r>
        <w:rPr>
          <w:rFonts w:ascii="inherit" w:hAnsi="inherit"/>
          <w:color w:val="333333"/>
          <w:sz w:val="18"/>
          <w:szCs w:val="18"/>
        </w:rPr>
        <w:t>, the maximum service range of the gas station. It is hence assumed that all the houses are numbered from 1 to N, and all the candidate locations are numbered from G1 to GM.</w:t>
      </w:r>
    </w:p>
    <w:p w:rsidR="0075605C" w:rsidRDefault="0075605C" w:rsidP="0075605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Then K lines follow, each describes a road in the format</w:t>
      </w:r>
      <w:r>
        <w:rPr>
          <w:rFonts w:ascii="inherit" w:hAnsi="inherit"/>
          <w:color w:val="333333"/>
          <w:sz w:val="18"/>
          <w:szCs w:val="18"/>
        </w:rPr>
        <w:br/>
        <w:t>P1 P2 Dist</w:t>
      </w:r>
      <w:r>
        <w:rPr>
          <w:rFonts w:ascii="inherit" w:hAnsi="inherit"/>
          <w:color w:val="333333"/>
          <w:sz w:val="18"/>
          <w:szCs w:val="18"/>
        </w:rPr>
        <w:br/>
        <w:t>where P1 and P2 are the two ends of a road which can be either house numbers or gas station numbers, and Dist is the integer length of the road.</w:t>
      </w:r>
    </w:p>
    <w:p w:rsidR="0075605C" w:rsidRDefault="0075605C" w:rsidP="0075605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75605C" w:rsidRDefault="0075605C" w:rsidP="0075605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the first line the index number of the best location. In the next line, print the minimum and the average distances between the solution and all the houses. The numbers in a line must be separated by a space and be accurate up to 1 decimal place. If the solution does not exist, simply output “No Solution”.</w:t>
      </w:r>
    </w:p>
    <w:p w:rsidR="0075605C" w:rsidRDefault="0075605C" w:rsidP="0075605C">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4 3 11 5</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1 2 2</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1 4 2</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G1 4</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 G2 3</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2 3 2</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G2 1</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3 4 2</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G3 2</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G1 3</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G2 G1 1</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G3 G2 2</w:t>
      </w:r>
    </w:p>
    <w:p w:rsidR="0075605C" w:rsidRDefault="0075605C" w:rsidP="0075605C">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G1</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2.0 3.3</w:t>
      </w:r>
    </w:p>
    <w:p w:rsidR="0075605C" w:rsidRDefault="0075605C" w:rsidP="0075605C">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2 1 2 10</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G1 9</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G1 20</w:t>
      </w:r>
    </w:p>
    <w:p w:rsidR="0075605C" w:rsidRDefault="0075605C" w:rsidP="0075605C">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 Solution</w:t>
      </w:r>
    </w:p>
    <w:p w:rsidR="00B3362A" w:rsidRPr="00B3362A" w:rsidRDefault="00B3362A" w:rsidP="00B3362A">
      <w:pPr>
        <w:pStyle w:val="1"/>
      </w:pPr>
      <w:r w:rsidRPr="00B3362A">
        <w:t>1073. Scientific Notation (20)</w:t>
      </w:r>
    </w:p>
    <w:p w:rsidR="00B3362A" w:rsidRDefault="00B3362A" w:rsidP="00B3362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B3362A" w:rsidRDefault="00B3362A" w:rsidP="00B3362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B3362A" w:rsidRDefault="00B3362A" w:rsidP="00B3362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B3362A" w:rsidRDefault="00B3362A" w:rsidP="00B3362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B3362A" w:rsidRDefault="00B3362A" w:rsidP="00B3362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B3362A" w:rsidRDefault="00B3362A" w:rsidP="00B3362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16000 B</w:t>
      </w:r>
    </w:p>
    <w:p w:rsidR="00B3362A" w:rsidRDefault="00B3362A" w:rsidP="00B3362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B3362A" w:rsidRDefault="00B3362A" w:rsidP="00B3362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B3362A" w:rsidRDefault="00B3362A" w:rsidP="00B3362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B3362A" w:rsidRDefault="00B3362A" w:rsidP="00B3362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HOU, Qiming</w:t>
      </w:r>
    </w:p>
    <w:p w:rsidR="00B3362A" w:rsidRDefault="00B3362A" w:rsidP="00B3362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Scientific notation is the way that scientists easily handle very large numbers or very small numbers. The notation matches the regular expression [+-</w:t>
      </w:r>
      <w:proofErr w:type="gramStart"/>
      <w:r>
        <w:rPr>
          <w:rFonts w:ascii="inherit" w:hAnsi="inherit"/>
          <w:color w:val="333333"/>
          <w:sz w:val="18"/>
          <w:szCs w:val="18"/>
        </w:rPr>
        <w:t>][</w:t>
      </w:r>
      <w:proofErr w:type="gramEnd"/>
      <w:r>
        <w:rPr>
          <w:rFonts w:ascii="inherit" w:hAnsi="inherit"/>
          <w:color w:val="333333"/>
          <w:sz w:val="18"/>
          <w:szCs w:val="18"/>
        </w:rPr>
        <w:t>1-9]"."[0-9]+</w:t>
      </w:r>
      <w:proofErr w:type="gramStart"/>
      <w:r>
        <w:rPr>
          <w:rFonts w:ascii="inherit" w:hAnsi="inherit"/>
          <w:color w:val="333333"/>
          <w:sz w:val="18"/>
          <w:szCs w:val="18"/>
        </w:rPr>
        <w:t>E[</w:t>
      </w:r>
      <w:proofErr w:type="gramEnd"/>
      <w:r>
        <w:rPr>
          <w:rFonts w:ascii="inherit" w:hAnsi="inherit"/>
          <w:color w:val="333333"/>
          <w:sz w:val="18"/>
          <w:szCs w:val="18"/>
        </w:rPr>
        <w:t>+-][0-9]+ which means that the integer portion has exactly one digit, there is at least one digit in the fractional portion, and the number and its exponent's signs are always provided even when they are positive.</w:t>
      </w:r>
    </w:p>
    <w:p w:rsidR="00B3362A" w:rsidRDefault="00B3362A" w:rsidP="00B3362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Now given a real number </w:t>
      </w:r>
      <w:proofErr w:type="gramStart"/>
      <w:r>
        <w:rPr>
          <w:rFonts w:ascii="inherit" w:hAnsi="inherit"/>
          <w:color w:val="333333"/>
          <w:sz w:val="18"/>
          <w:szCs w:val="18"/>
        </w:rPr>
        <w:t>A</w:t>
      </w:r>
      <w:proofErr w:type="gramEnd"/>
      <w:r>
        <w:rPr>
          <w:rFonts w:ascii="inherit" w:hAnsi="inherit"/>
          <w:color w:val="333333"/>
          <w:sz w:val="18"/>
          <w:szCs w:val="18"/>
        </w:rPr>
        <w:t xml:space="preserve"> in scientific notation, you are supposed to print A in the conventional notation while keeping all the significant figures.</w:t>
      </w:r>
    </w:p>
    <w:p w:rsidR="00B3362A" w:rsidRDefault="00B3362A" w:rsidP="00B3362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B3362A" w:rsidRDefault="00B3362A" w:rsidP="00B3362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Each input file contains one test case. For each case, there is one line containing the real number </w:t>
      </w:r>
      <w:proofErr w:type="gramStart"/>
      <w:r>
        <w:rPr>
          <w:rFonts w:ascii="inherit" w:hAnsi="inherit"/>
          <w:color w:val="333333"/>
          <w:sz w:val="18"/>
          <w:szCs w:val="18"/>
        </w:rPr>
        <w:t>A</w:t>
      </w:r>
      <w:proofErr w:type="gramEnd"/>
      <w:r>
        <w:rPr>
          <w:rFonts w:ascii="inherit" w:hAnsi="inherit"/>
          <w:color w:val="333333"/>
          <w:sz w:val="18"/>
          <w:szCs w:val="18"/>
        </w:rPr>
        <w:t xml:space="preserve"> in scientific notation. The number is no more than 9999 bytes in length and the exponent's absolute value is no more than 9999.</w:t>
      </w:r>
    </w:p>
    <w:p w:rsidR="00B3362A" w:rsidRDefault="00B3362A" w:rsidP="00B3362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B3362A" w:rsidRDefault="00B3362A" w:rsidP="00B3362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input number A in the conventional notation, with all the significant figures kept, including trailing zeros,</w:t>
      </w:r>
    </w:p>
    <w:p w:rsidR="00B3362A" w:rsidRDefault="00B3362A" w:rsidP="00B3362A">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B3362A" w:rsidRDefault="00B3362A" w:rsidP="00B3362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+1.23400E-03</w:t>
      </w:r>
    </w:p>
    <w:p w:rsidR="00B3362A" w:rsidRDefault="00B3362A" w:rsidP="00B3362A">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B3362A" w:rsidRDefault="00B3362A" w:rsidP="00B3362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0.00123400</w:t>
      </w:r>
    </w:p>
    <w:p w:rsidR="00B3362A" w:rsidRDefault="00B3362A" w:rsidP="00B3362A">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B3362A" w:rsidRDefault="00B3362A" w:rsidP="00B3362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-1.2E+10</w:t>
      </w:r>
    </w:p>
    <w:p w:rsidR="00B3362A" w:rsidRDefault="00B3362A" w:rsidP="00B3362A">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B3362A" w:rsidRDefault="00B3362A" w:rsidP="00B3362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-12000000000</w:t>
      </w:r>
    </w:p>
    <w:p w:rsidR="00FE635B" w:rsidRPr="00FE635B" w:rsidRDefault="00FE635B" w:rsidP="00FE635B">
      <w:pPr>
        <w:pStyle w:val="1"/>
      </w:pPr>
      <w:r w:rsidRPr="00FE635B">
        <w:t>1074. Reversing Linked List (25)</w:t>
      </w:r>
    </w:p>
    <w:p w:rsidR="00FE635B" w:rsidRDefault="00FE635B" w:rsidP="00FE635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时间限制</w:t>
      </w:r>
    </w:p>
    <w:p w:rsidR="00FE635B" w:rsidRDefault="00FE635B" w:rsidP="00FE635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FE635B" w:rsidRDefault="00FE635B" w:rsidP="00FE635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FE635B" w:rsidRDefault="00FE635B" w:rsidP="00FE635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FE635B" w:rsidRDefault="00FE635B" w:rsidP="00FE635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FE635B" w:rsidRDefault="00FE635B" w:rsidP="00FE635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FE635B" w:rsidRDefault="00FE635B" w:rsidP="00FE635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FE635B" w:rsidRDefault="00FE635B" w:rsidP="00FE635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FE635B" w:rsidRDefault="00FE635B" w:rsidP="00FE635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FE635B" w:rsidRDefault="00FE635B" w:rsidP="00FE635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FE635B" w:rsidRDefault="00FE635B" w:rsidP="00FE635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constant K and a singly linked list L, you are supposed to reverse the links of every K elements on L. For example, given L being 1→2→3→4→5→6, if K = 3, then you must output 3→2→1→6→5→4; if K = 4, you must output 4→3→2→1→5→6.</w:t>
      </w:r>
    </w:p>
    <w:p w:rsidR="00FE635B" w:rsidRDefault="00FE635B" w:rsidP="00FE635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FE635B" w:rsidRDefault="00FE635B" w:rsidP="00FE635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the address of the first node, a positive N (&lt;= 10</w:t>
      </w:r>
      <w:r>
        <w:rPr>
          <w:rFonts w:ascii="inherit" w:hAnsi="inherit"/>
          <w:color w:val="333333"/>
          <w:sz w:val="18"/>
          <w:szCs w:val="18"/>
          <w:vertAlign w:val="superscript"/>
        </w:rPr>
        <w:t>5</w:t>
      </w:r>
      <w:r>
        <w:rPr>
          <w:rFonts w:ascii="inherit" w:hAnsi="inherit"/>
          <w:color w:val="333333"/>
          <w:sz w:val="18"/>
          <w:szCs w:val="18"/>
        </w:rPr>
        <w:t>) which is the total number of nodes, and a positive K (&lt;=N) which is the length of the sublist to be reversed. The address of a node is a 5-digit nonnegative integer, and NULL is represented by -1.</w:t>
      </w:r>
    </w:p>
    <w:p w:rsidR="00FE635B" w:rsidRDefault="00FE635B" w:rsidP="00FE635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Then N lines follow, each describes a node in the format:</w:t>
      </w:r>
    </w:p>
    <w:p w:rsidR="00FE635B" w:rsidRDefault="00FE635B" w:rsidP="00FE635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i/>
          <w:iCs/>
          <w:color w:val="333333"/>
          <w:sz w:val="18"/>
          <w:szCs w:val="18"/>
        </w:rPr>
        <w:t>Address Data Next</w:t>
      </w:r>
    </w:p>
    <w:p w:rsidR="00FE635B" w:rsidRDefault="00FE635B" w:rsidP="00FE635B">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color w:val="333333"/>
          <w:sz w:val="18"/>
          <w:szCs w:val="18"/>
        </w:rPr>
        <w:t>where</w:t>
      </w:r>
      <w:proofErr w:type="gramEnd"/>
      <w:r>
        <w:rPr>
          <w:rStyle w:val="apple-converted-space"/>
          <w:rFonts w:ascii="inherit" w:hAnsi="inherit"/>
          <w:color w:val="333333"/>
          <w:sz w:val="18"/>
          <w:szCs w:val="18"/>
        </w:rPr>
        <w:t> </w:t>
      </w:r>
      <w:r>
        <w:rPr>
          <w:rFonts w:ascii="inherit" w:hAnsi="inherit"/>
          <w:i/>
          <w:iCs/>
          <w:color w:val="333333"/>
          <w:sz w:val="18"/>
          <w:szCs w:val="18"/>
        </w:rPr>
        <w:t>Address</w:t>
      </w:r>
      <w:r>
        <w:rPr>
          <w:rStyle w:val="apple-converted-space"/>
          <w:rFonts w:ascii="inherit" w:hAnsi="inherit"/>
          <w:color w:val="333333"/>
          <w:sz w:val="18"/>
          <w:szCs w:val="18"/>
        </w:rPr>
        <w:t> </w:t>
      </w:r>
      <w:r>
        <w:rPr>
          <w:rFonts w:ascii="inherit" w:hAnsi="inherit"/>
          <w:color w:val="333333"/>
          <w:sz w:val="18"/>
          <w:szCs w:val="18"/>
        </w:rPr>
        <w:t>is the position of the node,</w:t>
      </w:r>
      <w:r>
        <w:rPr>
          <w:rStyle w:val="apple-converted-space"/>
          <w:rFonts w:ascii="inherit" w:hAnsi="inherit"/>
          <w:color w:val="333333"/>
          <w:sz w:val="18"/>
          <w:szCs w:val="18"/>
        </w:rPr>
        <w:t> </w:t>
      </w:r>
      <w:r>
        <w:rPr>
          <w:rFonts w:ascii="inherit" w:hAnsi="inherit"/>
          <w:i/>
          <w:iCs/>
          <w:color w:val="333333"/>
          <w:sz w:val="18"/>
          <w:szCs w:val="18"/>
        </w:rPr>
        <w:t>Data</w:t>
      </w:r>
      <w:r>
        <w:rPr>
          <w:rStyle w:val="apple-converted-space"/>
          <w:rFonts w:ascii="inherit" w:hAnsi="inherit"/>
          <w:color w:val="333333"/>
          <w:sz w:val="18"/>
          <w:szCs w:val="18"/>
        </w:rPr>
        <w:t> </w:t>
      </w:r>
      <w:r>
        <w:rPr>
          <w:rFonts w:ascii="inherit" w:hAnsi="inherit"/>
          <w:color w:val="333333"/>
          <w:sz w:val="18"/>
          <w:szCs w:val="18"/>
        </w:rPr>
        <w:t>is an integer, and</w:t>
      </w:r>
      <w:r>
        <w:rPr>
          <w:rStyle w:val="apple-converted-space"/>
          <w:rFonts w:ascii="inherit" w:hAnsi="inherit"/>
          <w:color w:val="333333"/>
          <w:sz w:val="18"/>
          <w:szCs w:val="18"/>
        </w:rPr>
        <w:t> </w:t>
      </w:r>
      <w:r>
        <w:rPr>
          <w:rFonts w:ascii="inherit" w:hAnsi="inherit"/>
          <w:i/>
          <w:iCs/>
          <w:color w:val="333333"/>
          <w:sz w:val="18"/>
          <w:szCs w:val="18"/>
        </w:rPr>
        <w:t>Next</w:t>
      </w:r>
      <w:r>
        <w:rPr>
          <w:rStyle w:val="apple-converted-space"/>
          <w:rFonts w:ascii="inherit" w:hAnsi="inherit"/>
          <w:color w:val="333333"/>
          <w:sz w:val="18"/>
          <w:szCs w:val="18"/>
        </w:rPr>
        <w:t> </w:t>
      </w:r>
      <w:r>
        <w:rPr>
          <w:rFonts w:ascii="inherit" w:hAnsi="inherit"/>
          <w:color w:val="333333"/>
          <w:sz w:val="18"/>
          <w:szCs w:val="18"/>
        </w:rPr>
        <w:t>is the position of the next node.</w:t>
      </w:r>
    </w:p>
    <w:p w:rsidR="00FE635B" w:rsidRDefault="00FE635B" w:rsidP="00FE635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FE635B" w:rsidRDefault="00FE635B" w:rsidP="00FE635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output the resulting ordered linked list. Each node occupies a line, and is printed in the same format as in the input.</w:t>
      </w:r>
    </w:p>
    <w:p w:rsidR="00FE635B" w:rsidRDefault="00FE635B" w:rsidP="00FE635B">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00100 6 4</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00000 4 99999</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00100 1 12309</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68237 6 -1</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33218 3 00000</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99999 5 68237</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12309 2 33218</w:t>
      </w:r>
    </w:p>
    <w:p w:rsidR="00FE635B" w:rsidRDefault="00FE635B" w:rsidP="00FE635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00000 4 33218</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33218 3 12309</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12309 2 00100</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00100 1 99999</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99999 5 68237</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68237 6 -1</w:t>
      </w:r>
    </w:p>
    <w:p w:rsidR="00354887" w:rsidRPr="00AF5A10" w:rsidRDefault="00354887" w:rsidP="00AF5A10">
      <w:pPr>
        <w:pStyle w:val="1"/>
      </w:pPr>
      <w:r w:rsidRPr="00AF5A10">
        <w:t>1075. PAT Judge (25)</w:t>
      </w:r>
    </w:p>
    <w:p w:rsidR="00354887" w:rsidRDefault="00354887" w:rsidP="003548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354887" w:rsidRDefault="00354887" w:rsidP="003548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354887" w:rsidRDefault="00354887" w:rsidP="003548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354887" w:rsidRDefault="00354887" w:rsidP="003548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354887" w:rsidRDefault="00354887" w:rsidP="003548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354887" w:rsidRDefault="00354887" w:rsidP="003548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354887" w:rsidRDefault="00354887" w:rsidP="003548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354887" w:rsidRDefault="00354887" w:rsidP="003548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354887" w:rsidRDefault="00354887" w:rsidP="003548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354887" w:rsidRDefault="00354887" w:rsidP="003548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354887" w:rsidRDefault="00354887" w:rsidP="003548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ranklist of PAT is generated from the status list, which shows the scores of the submittions. This time you are supposed to generate the ranklist for PAT.</w:t>
      </w:r>
    </w:p>
    <w:p w:rsidR="00354887" w:rsidRDefault="00354887" w:rsidP="003548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354887" w:rsidRDefault="00354887" w:rsidP="003548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3 positive integers, N (&lt;=10</w:t>
      </w:r>
      <w:r>
        <w:rPr>
          <w:rFonts w:ascii="inherit" w:hAnsi="inherit"/>
          <w:color w:val="333333"/>
          <w:sz w:val="18"/>
          <w:szCs w:val="18"/>
          <w:vertAlign w:val="superscript"/>
        </w:rPr>
        <w:t>4</w:t>
      </w:r>
      <w:r>
        <w:rPr>
          <w:rFonts w:ascii="inherit" w:hAnsi="inherit"/>
          <w:color w:val="333333"/>
          <w:sz w:val="18"/>
          <w:szCs w:val="18"/>
        </w:rPr>
        <w:t>), the total number of users, K (&lt;=5), the total number of problems, and M (&lt;=10</w:t>
      </w:r>
      <w:r>
        <w:rPr>
          <w:rFonts w:ascii="inherit" w:hAnsi="inherit"/>
          <w:color w:val="333333"/>
          <w:sz w:val="18"/>
          <w:szCs w:val="18"/>
          <w:vertAlign w:val="superscript"/>
        </w:rPr>
        <w:t>5</w:t>
      </w:r>
      <w:r>
        <w:rPr>
          <w:rFonts w:ascii="inherit" w:hAnsi="inherit"/>
          <w:color w:val="333333"/>
          <w:sz w:val="18"/>
          <w:szCs w:val="18"/>
        </w:rPr>
        <w:t xml:space="preserve">), the total number of submittions. It is then assumed that the user </w:t>
      </w:r>
      <w:proofErr w:type="gramStart"/>
      <w:r>
        <w:rPr>
          <w:rFonts w:ascii="inherit" w:hAnsi="inherit"/>
          <w:color w:val="333333"/>
          <w:sz w:val="18"/>
          <w:szCs w:val="18"/>
        </w:rPr>
        <w:t>id's</w:t>
      </w:r>
      <w:proofErr w:type="gramEnd"/>
      <w:r>
        <w:rPr>
          <w:rFonts w:ascii="inherit" w:hAnsi="inherit"/>
          <w:color w:val="333333"/>
          <w:sz w:val="18"/>
          <w:szCs w:val="18"/>
        </w:rPr>
        <w:t xml:space="preserve"> are 5-digit numbers from 00001 to N, and the problem id's are from 1 to K. The next line contains K positive integers p[i] (i=1</w:t>
      </w:r>
      <w:proofErr w:type="gramStart"/>
      <w:r>
        <w:rPr>
          <w:rFonts w:ascii="inherit" w:hAnsi="inherit"/>
          <w:color w:val="333333"/>
          <w:sz w:val="18"/>
          <w:szCs w:val="18"/>
        </w:rPr>
        <w:t>, ...,</w:t>
      </w:r>
      <w:proofErr w:type="gramEnd"/>
      <w:r>
        <w:rPr>
          <w:rFonts w:ascii="inherit" w:hAnsi="inherit"/>
          <w:color w:val="333333"/>
          <w:sz w:val="18"/>
          <w:szCs w:val="18"/>
        </w:rPr>
        <w:t xml:space="preserve"> K), where p[i] corresponds to the full mark of the i-th problem. Then M lines follow, each gives the information of a submittion in the following format:</w:t>
      </w:r>
    </w:p>
    <w:p w:rsidR="00354887" w:rsidRDefault="00354887" w:rsidP="003548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user_id problem_id partial_score_obtained</w:t>
      </w:r>
    </w:p>
    <w:p w:rsidR="00354887" w:rsidRDefault="00354887" w:rsidP="00354887">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color w:val="333333"/>
          <w:sz w:val="18"/>
          <w:szCs w:val="18"/>
        </w:rPr>
        <w:lastRenderedPageBreak/>
        <w:t>where</w:t>
      </w:r>
      <w:proofErr w:type="gramEnd"/>
      <w:r>
        <w:rPr>
          <w:rStyle w:val="apple-converted-space"/>
          <w:rFonts w:ascii="inherit" w:hAnsi="inherit"/>
          <w:color w:val="333333"/>
          <w:sz w:val="18"/>
          <w:szCs w:val="18"/>
        </w:rPr>
        <w:t> </w:t>
      </w:r>
      <w:r>
        <w:rPr>
          <w:rFonts w:ascii="inherit" w:hAnsi="inherit"/>
          <w:b/>
          <w:bCs/>
          <w:color w:val="333333"/>
          <w:sz w:val="18"/>
          <w:szCs w:val="18"/>
        </w:rPr>
        <w:t>partial_score_obtained</w:t>
      </w:r>
      <w:r>
        <w:rPr>
          <w:rStyle w:val="apple-converted-space"/>
          <w:rFonts w:ascii="inherit" w:hAnsi="inherit"/>
          <w:color w:val="333333"/>
          <w:sz w:val="18"/>
          <w:szCs w:val="18"/>
        </w:rPr>
        <w:t> </w:t>
      </w:r>
      <w:r>
        <w:rPr>
          <w:rFonts w:ascii="inherit" w:hAnsi="inherit"/>
          <w:color w:val="333333"/>
          <w:sz w:val="18"/>
          <w:szCs w:val="18"/>
        </w:rPr>
        <w:t>is either -1 if the submittion cannot even pass the compiler, or is an integer in the range [0, p[</w:t>
      </w:r>
      <w:r>
        <w:rPr>
          <w:rFonts w:ascii="inherit" w:hAnsi="inherit"/>
          <w:b/>
          <w:bCs/>
          <w:color w:val="333333"/>
          <w:sz w:val="18"/>
          <w:szCs w:val="18"/>
        </w:rPr>
        <w:t>problem_id</w:t>
      </w:r>
      <w:r>
        <w:rPr>
          <w:rFonts w:ascii="inherit" w:hAnsi="inherit"/>
          <w:color w:val="333333"/>
          <w:sz w:val="18"/>
          <w:szCs w:val="18"/>
        </w:rPr>
        <w:t>]]. All the numbers in a line are separated by a space.</w:t>
      </w:r>
    </w:p>
    <w:p w:rsidR="00354887" w:rsidRDefault="00354887" w:rsidP="003548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354887" w:rsidRDefault="00354887" w:rsidP="003548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you are supposed to output the ranklist in the following format:</w:t>
      </w:r>
    </w:p>
    <w:p w:rsidR="00354887" w:rsidRDefault="00354887" w:rsidP="00354887">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color w:val="333333"/>
          <w:sz w:val="18"/>
          <w:szCs w:val="18"/>
        </w:rPr>
        <w:t>rank</w:t>
      </w:r>
      <w:proofErr w:type="gramEnd"/>
      <w:r>
        <w:rPr>
          <w:rFonts w:ascii="inherit" w:hAnsi="inherit"/>
          <w:color w:val="333333"/>
          <w:sz w:val="18"/>
          <w:szCs w:val="18"/>
        </w:rPr>
        <w:t xml:space="preserve"> user_id total_score s[1] ... s[K]</w:t>
      </w:r>
    </w:p>
    <w:p w:rsidR="00354887" w:rsidRDefault="00354887" w:rsidP="00354887">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color w:val="333333"/>
          <w:sz w:val="18"/>
          <w:szCs w:val="18"/>
        </w:rPr>
        <w:t>where</w:t>
      </w:r>
      <w:proofErr w:type="gramEnd"/>
      <w:r>
        <w:rPr>
          <w:rStyle w:val="apple-converted-space"/>
          <w:rFonts w:ascii="inherit" w:hAnsi="inherit"/>
          <w:color w:val="333333"/>
          <w:sz w:val="18"/>
          <w:szCs w:val="18"/>
        </w:rPr>
        <w:t> </w:t>
      </w:r>
      <w:r>
        <w:rPr>
          <w:rFonts w:ascii="inherit" w:hAnsi="inherit"/>
          <w:b/>
          <w:bCs/>
          <w:color w:val="333333"/>
          <w:sz w:val="18"/>
          <w:szCs w:val="18"/>
        </w:rPr>
        <w:t>rank</w:t>
      </w:r>
      <w:r>
        <w:rPr>
          <w:rStyle w:val="apple-converted-space"/>
          <w:rFonts w:ascii="inherit" w:hAnsi="inherit"/>
          <w:color w:val="333333"/>
          <w:sz w:val="18"/>
          <w:szCs w:val="18"/>
        </w:rPr>
        <w:t> </w:t>
      </w:r>
      <w:r>
        <w:rPr>
          <w:rFonts w:ascii="inherit" w:hAnsi="inherit"/>
          <w:color w:val="333333"/>
          <w:sz w:val="18"/>
          <w:szCs w:val="18"/>
        </w:rPr>
        <w:t>is calculated according to the</w:t>
      </w:r>
      <w:r>
        <w:rPr>
          <w:rStyle w:val="apple-converted-space"/>
          <w:rFonts w:ascii="inherit" w:hAnsi="inherit"/>
          <w:color w:val="333333"/>
          <w:sz w:val="18"/>
          <w:szCs w:val="18"/>
        </w:rPr>
        <w:t> </w:t>
      </w:r>
      <w:r>
        <w:rPr>
          <w:rFonts w:ascii="inherit" w:hAnsi="inherit"/>
          <w:b/>
          <w:bCs/>
          <w:color w:val="333333"/>
          <w:sz w:val="18"/>
          <w:szCs w:val="18"/>
        </w:rPr>
        <w:t>total_score</w:t>
      </w:r>
      <w:r>
        <w:rPr>
          <w:rFonts w:ascii="inherit" w:hAnsi="inherit"/>
          <w:color w:val="333333"/>
          <w:sz w:val="18"/>
          <w:szCs w:val="18"/>
        </w:rPr>
        <w:t>, and all the users with the same</w:t>
      </w:r>
      <w:r>
        <w:rPr>
          <w:rStyle w:val="apple-converted-space"/>
          <w:rFonts w:ascii="inherit" w:hAnsi="inherit"/>
          <w:color w:val="333333"/>
          <w:sz w:val="18"/>
          <w:szCs w:val="18"/>
        </w:rPr>
        <w:t> </w:t>
      </w:r>
      <w:r>
        <w:rPr>
          <w:rFonts w:ascii="inherit" w:hAnsi="inherit"/>
          <w:b/>
          <w:bCs/>
          <w:color w:val="333333"/>
          <w:sz w:val="18"/>
          <w:szCs w:val="18"/>
        </w:rPr>
        <w:t>total_score</w:t>
      </w:r>
      <w:r>
        <w:rPr>
          <w:rStyle w:val="apple-converted-space"/>
          <w:rFonts w:ascii="inherit" w:hAnsi="inherit"/>
          <w:color w:val="333333"/>
          <w:sz w:val="18"/>
          <w:szCs w:val="18"/>
        </w:rPr>
        <w:t> </w:t>
      </w:r>
      <w:r>
        <w:rPr>
          <w:rFonts w:ascii="inherit" w:hAnsi="inherit"/>
          <w:color w:val="333333"/>
          <w:sz w:val="18"/>
          <w:szCs w:val="18"/>
        </w:rPr>
        <w:t>obtain the same</w:t>
      </w:r>
      <w:r>
        <w:rPr>
          <w:rStyle w:val="apple-converted-space"/>
          <w:rFonts w:ascii="inherit" w:hAnsi="inherit"/>
          <w:color w:val="333333"/>
          <w:sz w:val="18"/>
          <w:szCs w:val="18"/>
        </w:rPr>
        <w:t> </w:t>
      </w:r>
      <w:r>
        <w:rPr>
          <w:rFonts w:ascii="inherit" w:hAnsi="inherit"/>
          <w:b/>
          <w:bCs/>
          <w:color w:val="333333"/>
          <w:sz w:val="18"/>
          <w:szCs w:val="18"/>
        </w:rPr>
        <w:t>rank</w:t>
      </w:r>
      <w:r>
        <w:rPr>
          <w:rFonts w:ascii="inherit" w:hAnsi="inherit"/>
          <w:color w:val="333333"/>
          <w:sz w:val="18"/>
          <w:szCs w:val="18"/>
        </w:rPr>
        <w:t>; and</w:t>
      </w:r>
      <w:r>
        <w:rPr>
          <w:rStyle w:val="apple-converted-space"/>
          <w:rFonts w:ascii="inherit" w:hAnsi="inherit"/>
          <w:color w:val="333333"/>
          <w:sz w:val="18"/>
          <w:szCs w:val="18"/>
        </w:rPr>
        <w:t> </w:t>
      </w:r>
      <w:r>
        <w:rPr>
          <w:rFonts w:ascii="inherit" w:hAnsi="inherit"/>
          <w:b/>
          <w:bCs/>
          <w:color w:val="333333"/>
          <w:sz w:val="18"/>
          <w:szCs w:val="18"/>
        </w:rPr>
        <w:t>s[i]</w:t>
      </w:r>
      <w:r>
        <w:rPr>
          <w:rStyle w:val="apple-converted-space"/>
          <w:rFonts w:ascii="inherit" w:hAnsi="inherit"/>
          <w:color w:val="333333"/>
          <w:sz w:val="18"/>
          <w:szCs w:val="18"/>
        </w:rPr>
        <w:t> </w:t>
      </w:r>
      <w:r>
        <w:rPr>
          <w:rFonts w:ascii="inherit" w:hAnsi="inherit"/>
          <w:color w:val="333333"/>
          <w:sz w:val="18"/>
          <w:szCs w:val="18"/>
        </w:rPr>
        <w:t>is the partial score obtained for the i-th problem. If a user has never submitted a solution for a problem, then "-" must be printed at the corresponding position. If a user has submitted several solutions to solve one problem, then the highest score will be counted.</w:t>
      </w:r>
    </w:p>
    <w:p w:rsidR="00354887" w:rsidRDefault="00354887" w:rsidP="003548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The ranklist must be printed in non-decreasing order of the ranks. For those who have the same rank, users must be sorted in nonincreasing order according to the number of perfectly solved problems. And if there is still a tie, then they must be printed in increasing order of their </w:t>
      </w:r>
      <w:proofErr w:type="gramStart"/>
      <w:r>
        <w:rPr>
          <w:rFonts w:ascii="inherit" w:hAnsi="inherit"/>
          <w:color w:val="333333"/>
          <w:sz w:val="18"/>
          <w:szCs w:val="18"/>
        </w:rPr>
        <w:t>id's</w:t>
      </w:r>
      <w:proofErr w:type="gramEnd"/>
      <w:r>
        <w:rPr>
          <w:rFonts w:ascii="inherit" w:hAnsi="inherit"/>
          <w:color w:val="333333"/>
          <w:sz w:val="18"/>
          <w:szCs w:val="18"/>
        </w:rPr>
        <w:t xml:space="preserve">. For those who </w:t>
      </w:r>
      <w:proofErr w:type="gramStart"/>
      <w:r>
        <w:rPr>
          <w:rFonts w:ascii="inherit" w:hAnsi="inherit"/>
          <w:color w:val="333333"/>
          <w:sz w:val="18"/>
          <w:szCs w:val="18"/>
        </w:rPr>
        <w:t>has</w:t>
      </w:r>
      <w:proofErr w:type="gramEnd"/>
      <w:r>
        <w:rPr>
          <w:rFonts w:ascii="inherit" w:hAnsi="inherit"/>
          <w:color w:val="333333"/>
          <w:sz w:val="18"/>
          <w:szCs w:val="18"/>
        </w:rPr>
        <w:t xml:space="preserve"> never submitted any solution that can pass the compiler, or has never submitted any solution, they must NOT be shown on the ranklist. It is guaranteed that at least one user can be shown on the ranklist.</w:t>
      </w:r>
    </w:p>
    <w:p w:rsidR="00354887" w:rsidRDefault="00354887" w:rsidP="00354887">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7 4 20</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20 25 25 30</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00002 2 12</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00007 4 17</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00005 1 19</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00007 2 25</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00005 1 20</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00002 2 2</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00005 1 15</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00001 1 18</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00004 3 25</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00002 2 25</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00005 3 22</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00006 4 -1</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00001 2 18</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00002 1 20</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00004 1 15</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00002 4 18</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00001 3 4</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00001 4 2</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00005 2 -1</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00004 2 0</w:t>
      </w:r>
    </w:p>
    <w:p w:rsidR="00354887" w:rsidRDefault="00354887" w:rsidP="0035488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00002 63 20 25 - 18</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00005 42 20 0 22 -</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00007 42 - 25 - 17</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2 00001 42 18 18 4 2</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00004 40 15 0 25 -</w:t>
      </w:r>
    </w:p>
    <w:p w:rsidR="004E432E" w:rsidRPr="004E432E" w:rsidRDefault="004E432E" w:rsidP="004E432E">
      <w:pPr>
        <w:pStyle w:val="1"/>
      </w:pPr>
      <w:r w:rsidRPr="004E432E">
        <w:t>1076. Forwards on Weibo (30)</w:t>
      </w:r>
    </w:p>
    <w:p w:rsidR="004E432E" w:rsidRDefault="004E432E" w:rsidP="004E43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4E432E" w:rsidRDefault="004E432E" w:rsidP="004E43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3000 ms</w:t>
      </w:r>
    </w:p>
    <w:p w:rsidR="004E432E" w:rsidRDefault="004E432E" w:rsidP="004E43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4E432E" w:rsidRDefault="004E432E" w:rsidP="004E43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65536 kB</w:t>
      </w:r>
    </w:p>
    <w:p w:rsidR="004E432E" w:rsidRDefault="004E432E" w:rsidP="004E43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4E432E" w:rsidRDefault="004E432E" w:rsidP="004E43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4E432E" w:rsidRDefault="004E432E" w:rsidP="004E43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4E432E" w:rsidRDefault="004E432E" w:rsidP="004E43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4E432E" w:rsidRDefault="004E432E" w:rsidP="004E43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4E432E" w:rsidRDefault="004E432E" w:rsidP="004E43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4E432E" w:rsidRDefault="004E432E" w:rsidP="004E43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Weibo is known as the Chinese version of Twitter. One user on Weibo may have many followers, and may follow many other users as well. Hence a social network is formed with </w:t>
      </w:r>
      <w:proofErr w:type="gramStart"/>
      <w:r>
        <w:rPr>
          <w:rFonts w:ascii="inherit" w:hAnsi="inherit"/>
          <w:color w:val="333333"/>
          <w:sz w:val="18"/>
          <w:szCs w:val="18"/>
        </w:rPr>
        <w:t>followers</w:t>
      </w:r>
      <w:proofErr w:type="gramEnd"/>
      <w:r>
        <w:rPr>
          <w:rFonts w:ascii="inherit" w:hAnsi="inherit"/>
          <w:color w:val="333333"/>
          <w:sz w:val="18"/>
          <w:szCs w:val="18"/>
        </w:rPr>
        <w:t xml:space="preserve"> relations. When a user makes a post on Weibo, all his/her followers can view and forward his/her post, which can then be forwarded again by their followers. Now given a social network, you are supposed to calculate the maximum potential amount of forwards for any specific user, assuming that only L levels of indirect followers are counted.</w:t>
      </w:r>
    </w:p>
    <w:p w:rsidR="004E432E" w:rsidRDefault="004E432E" w:rsidP="004E43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4E432E" w:rsidRDefault="004E432E" w:rsidP="004E43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2 positive integers: N (&lt;=1000), the number of users; and L (&lt;=6), the number of levels of indirect followers that are counted. Hence it is assumed that all the users are numbered from 1 to N. Then N lines follow, each in the format:</w:t>
      </w:r>
    </w:p>
    <w:p w:rsidR="004E432E" w:rsidRDefault="004E432E" w:rsidP="004E43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M[i] user_list[i]</w:t>
      </w:r>
    </w:p>
    <w:p w:rsidR="004E432E" w:rsidRDefault="004E432E" w:rsidP="004E43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w:t>
      </w:r>
      <w:r>
        <w:rPr>
          <w:rStyle w:val="apple-converted-space"/>
          <w:rFonts w:ascii="inherit" w:hAnsi="inherit"/>
          <w:color w:val="333333"/>
          <w:sz w:val="18"/>
          <w:szCs w:val="18"/>
        </w:rPr>
        <w:t> </w:t>
      </w:r>
      <w:r>
        <w:rPr>
          <w:rFonts w:ascii="inherit" w:hAnsi="inherit"/>
          <w:b/>
          <w:bCs/>
          <w:color w:val="333333"/>
          <w:sz w:val="18"/>
          <w:szCs w:val="18"/>
        </w:rPr>
        <w:t>M[i]</w:t>
      </w:r>
      <w:r>
        <w:rPr>
          <w:rStyle w:val="apple-converted-space"/>
          <w:rFonts w:ascii="inherit" w:hAnsi="inherit"/>
          <w:color w:val="333333"/>
          <w:sz w:val="18"/>
          <w:szCs w:val="18"/>
        </w:rPr>
        <w:t> </w:t>
      </w:r>
      <w:r>
        <w:rPr>
          <w:rFonts w:ascii="inherit" w:hAnsi="inherit"/>
          <w:color w:val="333333"/>
          <w:sz w:val="18"/>
          <w:szCs w:val="18"/>
        </w:rPr>
        <w:t>(&lt;=100) is the total number of people that user[i] follows; and</w:t>
      </w:r>
      <w:r>
        <w:rPr>
          <w:rStyle w:val="apple-converted-space"/>
          <w:rFonts w:ascii="inherit" w:hAnsi="inherit"/>
          <w:color w:val="333333"/>
          <w:sz w:val="18"/>
          <w:szCs w:val="18"/>
        </w:rPr>
        <w:t> </w:t>
      </w:r>
      <w:r>
        <w:rPr>
          <w:rFonts w:ascii="inherit" w:hAnsi="inherit"/>
          <w:b/>
          <w:bCs/>
          <w:color w:val="333333"/>
          <w:sz w:val="18"/>
          <w:szCs w:val="18"/>
        </w:rPr>
        <w:t>user_list[i]</w:t>
      </w:r>
      <w:r>
        <w:rPr>
          <w:rStyle w:val="apple-converted-space"/>
          <w:rFonts w:ascii="inherit" w:hAnsi="inherit"/>
          <w:color w:val="333333"/>
          <w:sz w:val="18"/>
          <w:szCs w:val="18"/>
        </w:rPr>
        <w:t> </w:t>
      </w:r>
      <w:r>
        <w:rPr>
          <w:rFonts w:ascii="inherit" w:hAnsi="inherit"/>
          <w:color w:val="333333"/>
          <w:sz w:val="18"/>
          <w:szCs w:val="18"/>
        </w:rPr>
        <w:t>is a list of the M[i] users that are followed by user[i]. It is guaranteed that no one can follow oneself. All the numbers are separated by a space.</w:t>
      </w:r>
    </w:p>
    <w:p w:rsidR="004E432E" w:rsidRDefault="004E432E" w:rsidP="004E43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Then finally a positive K is given, followed by K</w:t>
      </w:r>
      <w:r>
        <w:rPr>
          <w:rStyle w:val="apple-converted-space"/>
          <w:rFonts w:ascii="inherit" w:hAnsi="inherit"/>
          <w:color w:val="333333"/>
          <w:sz w:val="18"/>
          <w:szCs w:val="18"/>
        </w:rPr>
        <w:t> </w:t>
      </w:r>
      <w:r>
        <w:rPr>
          <w:rFonts w:ascii="inherit" w:hAnsi="inherit"/>
          <w:b/>
          <w:bCs/>
          <w:color w:val="333333"/>
          <w:sz w:val="18"/>
          <w:szCs w:val="18"/>
        </w:rPr>
        <w:t>UserID</w:t>
      </w:r>
      <w:r>
        <w:rPr>
          <w:rFonts w:ascii="inherit" w:hAnsi="inherit"/>
          <w:color w:val="333333"/>
          <w:sz w:val="18"/>
          <w:szCs w:val="18"/>
        </w:rPr>
        <w:t>'s for query.</w:t>
      </w:r>
    </w:p>
    <w:p w:rsidR="004E432E" w:rsidRDefault="004E432E" w:rsidP="004E43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4E432E" w:rsidRDefault="004E432E" w:rsidP="004E43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w:t>
      </w:r>
      <w:r>
        <w:rPr>
          <w:rStyle w:val="apple-converted-space"/>
          <w:rFonts w:ascii="inherit" w:hAnsi="inherit"/>
          <w:color w:val="333333"/>
          <w:sz w:val="18"/>
          <w:szCs w:val="18"/>
        </w:rPr>
        <w:t> </w:t>
      </w:r>
      <w:r>
        <w:rPr>
          <w:rFonts w:ascii="inherit" w:hAnsi="inherit"/>
          <w:b/>
          <w:bCs/>
          <w:color w:val="333333"/>
          <w:sz w:val="18"/>
          <w:szCs w:val="18"/>
        </w:rPr>
        <w:t>UserID</w:t>
      </w:r>
      <w:r>
        <w:rPr>
          <w:rFonts w:ascii="inherit" w:hAnsi="inherit"/>
          <w:color w:val="333333"/>
          <w:sz w:val="18"/>
          <w:szCs w:val="18"/>
        </w:rPr>
        <w:t>, you are supposed to print in one line the maximum potential amount of forwards this user can triger, assuming that everyone who can view the initial post will forward it once, and that only L levels of indirect followers are counted.</w:t>
      </w:r>
    </w:p>
    <w:p w:rsidR="004E432E" w:rsidRDefault="004E432E" w:rsidP="004E432E">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4E432E" w:rsidRDefault="004E432E" w:rsidP="004E43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7 3</w:t>
      </w:r>
    </w:p>
    <w:p w:rsidR="004E432E" w:rsidRDefault="004E432E" w:rsidP="004E43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3 2 3 4</w:t>
      </w:r>
    </w:p>
    <w:p w:rsidR="004E432E" w:rsidRDefault="004E432E" w:rsidP="004E43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w:t>
      </w:r>
    </w:p>
    <w:p w:rsidR="004E432E" w:rsidRDefault="004E432E" w:rsidP="004E43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2 5 6</w:t>
      </w:r>
    </w:p>
    <w:p w:rsidR="004E432E" w:rsidRDefault="004E432E" w:rsidP="004E43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2 3 1</w:t>
      </w:r>
    </w:p>
    <w:p w:rsidR="004E432E" w:rsidRDefault="004E432E" w:rsidP="004E43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2 3 4</w:t>
      </w:r>
    </w:p>
    <w:p w:rsidR="004E432E" w:rsidRDefault="004E432E" w:rsidP="004E43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w:t>
      </w:r>
    </w:p>
    <w:p w:rsidR="004E432E" w:rsidRDefault="004E432E" w:rsidP="004E43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1 5</w:t>
      </w:r>
    </w:p>
    <w:p w:rsidR="004E432E" w:rsidRDefault="004E432E" w:rsidP="004E43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2 2 6</w:t>
      </w:r>
    </w:p>
    <w:p w:rsidR="004E432E" w:rsidRDefault="004E432E" w:rsidP="004E432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4E432E" w:rsidRDefault="004E432E" w:rsidP="004E43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4E432E" w:rsidRDefault="004E432E" w:rsidP="004E43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w:t>
      </w:r>
    </w:p>
    <w:p w:rsidR="00AD4A02" w:rsidRPr="00AD4A02" w:rsidRDefault="00AD4A02" w:rsidP="00AD4A02">
      <w:pPr>
        <w:pStyle w:val="1"/>
      </w:pPr>
      <w:r w:rsidRPr="00AD4A02">
        <w:t>1077. Kuchiguse (20)</w:t>
      </w:r>
    </w:p>
    <w:p w:rsidR="00AD4A02" w:rsidRDefault="00AD4A02" w:rsidP="00AD4A0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AD4A02" w:rsidRDefault="00AD4A02" w:rsidP="00AD4A0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AD4A02" w:rsidRDefault="00AD4A02" w:rsidP="00AD4A0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AD4A02" w:rsidRDefault="00AD4A02" w:rsidP="00AD4A0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AD4A02" w:rsidRDefault="00AD4A02" w:rsidP="00AD4A0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AD4A02" w:rsidRDefault="00AD4A02" w:rsidP="00AD4A0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AD4A02" w:rsidRDefault="00AD4A02" w:rsidP="00AD4A0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AD4A02" w:rsidRDefault="00AD4A02" w:rsidP="00AD4A0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AD4A02" w:rsidRDefault="00AD4A02" w:rsidP="00AD4A0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AD4A02" w:rsidRDefault="00AD4A02" w:rsidP="00AD4A0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HOU, Qiming</w:t>
      </w:r>
    </w:p>
    <w:p w:rsidR="00AD4A02" w:rsidRDefault="00AD4A02" w:rsidP="00AD4A0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Japanese language is notorious for its sentence ending particles. Personal preference of such particles can be considered as a reflection of the speaker's personality. Such a preference is called "Kuchiguse" and is often exaggerated artistically in Anime and Manga. For example, the artificial sentence ending particle "nyan~" is often used as a stereotype for characters with a cat-like personality:</w:t>
      </w:r>
    </w:p>
    <w:p w:rsidR="00AD4A02" w:rsidRDefault="00AD4A02" w:rsidP="00AD4A02">
      <w:pPr>
        <w:shd w:val="clear" w:color="auto" w:fill="FAFAFA"/>
        <w:textAlignment w:val="baseline"/>
        <w:rPr>
          <w:rFonts w:ascii="Verdana" w:hAnsi="Verdana"/>
          <w:color w:val="333333"/>
          <w:sz w:val="18"/>
          <w:szCs w:val="18"/>
        </w:rPr>
      </w:pPr>
      <w:proofErr w:type="gramStart"/>
      <w:r>
        <w:rPr>
          <w:rFonts w:ascii="Verdana" w:hAnsi="Symbol"/>
          <w:color w:val="333333"/>
          <w:sz w:val="18"/>
          <w:szCs w:val="18"/>
        </w:rPr>
        <w:t></w:t>
      </w:r>
      <w:r>
        <w:rPr>
          <w:rFonts w:ascii="Verdana" w:hAnsi="Verdana"/>
          <w:color w:val="333333"/>
          <w:sz w:val="18"/>
          <w:szCs w:val="18"/>
        </w:rPr>
        <w:t xml:space="preserve">  Itai</w:t>
      </w:r>
      <w:proofErr w:type="gramEnd"/>
      <w:r>
        <w:rPr>
          <w:rFonts w:ascii="Verdana" w:hAnsi="Verdana"/>
          <w:color w:val="333333"/>
          <w:sz w:val="18"/>
          <w:szCs w:val="18"/>
        </w:rPr>
        <w:t xml:space="preserve"> nyan~ (It hurts, nyan~)</w:t>
      </w:r>
    </w:p>
    <w:p w:rsidR="00AD4A02" w:rsidRDefault="00AD4A02" w:rsidP="00AD4A02">
      <w:pPr>
        <w:shd w:val="clear" w:color="auto" w:fill="FAFAFA"/>
        <w:textAlignment w:val="baseline"/>
        <w:rPr>
          <w:rFonts w:ascii="Verdana" w:hAnsi="Verdana"/>
          <w:color w:val="333333"/>
          <w:sz w:val="18"/>
          <w:szCs w:val="18"/>
        </w:rPr>
      </w:pPr>
      <w:proofErr w:type="gramStart"/>
      <w:r>
        <w:rPr>
          <w:rFonts w:ascii="Verdana" w:hAnsi="Symbol"/>
          <w:color w:val="333333"/>
          <w:sz w:val="18"/>
          <w:szCs w:val="18"/>
        </w:rPr>
        <w:t></w:t>
      </w:r>
      <w:r>
        <w:rPr>
          <w:rFonts w:ascii="Verdana" w:hAnsi="Verdana"/>
          <w:color w:val="333333"/>
          <w:sz w:val="18"/>
          <w:szCs w:val="18"/>
        </w:rPr>
        <w:t xml:space="preserve">  Ninjin</w:t>
      </w:r>
      <w:proofErr w:type="gramEnd"/>
      <w:r>
        <w:rPr>
          <w:rFonts w:ascii="Verdana" w:hAnsi="Verdana"/>
          <w:color w:val="333333"/>
          <w:sz w:val="18"/>
          <w:szCs w:val="18"/>
        </w:rPr>
        <w:t xml:space="preserve"> wa iyada nyan~ (I hate carrots, nyan~)</w:t>
      </w:r>
    </w:p>
    <w:p w:rsidR="00AD4A02" w:rsidRDefault="00AD4A02" w:rsidP="00AD4A0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 few lines spoken by the same character, can you find her Kuchiguse?</w:t>
      </w:r>
    </w:p>
    <w:p w:rsidR="00AD4A02" w:rsidRDefault="00AD4A02" w:rsidP="00AD4A0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AD4A02" w:rsidRDefault="00AD4A02" w:rsidP="00AD4A0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is an integer N (2&lt;=N&lt;=100). Following are N file lines of 0~256 (inclusive) characters in length, each representing a character's spoken line. The spoken lines are case sensitive.</w:t>
      </w:r>
    </w:p>
    <w:p w:rsidR="00AD4A02" w:rsidRDefault="00AD4A02" w:rsidP="00AD4A0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lastRenderedPageBreak/>
        <w:t>Output Specification:</w:t>
      </w:r>
    </w:p>
    <w:p w:rsidR="00AD4A02" w:rsidRDefault="00AD4A02" w:rsidP="00AD4A0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kuchiguse of the character, i.e., the longest common suffix of all N lines. If there is no such suffix, write "nai".</w:t>
      </w:r>
    </w:p>
    <w:p w:rsidR="00AD4A02" w:rsidRDefault="00AD4A02" w:rsidP="00AD4A02">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AD4A02" w:rsidRDefault="00AD4A02" w:rsidP="00AD4A0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AD4A02" w:rsidRDefault="00AD4A02" w:rsidP="00AD4A0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Itai nyan~</w:t>
      </w:r>
    </w:p>
    <w:p w:rsidR="00AD4A02" w:rsidRDefault="00AD4A02" w:rsidP="00AD4A0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xml:space="preserve">Ninjin </w:t>
      </w:r>
      <w:proofErr w:type="gramStart"/>
      <w:r>
        <w:rPr>
          <w:rFonts w:ascii="Consolas" w:hAnsi="Consolas" w:cs="Consolas"/>
          <w:color w:val="333333"/>
          <w:sz w:val="18"/>
          <w:szCs w:val="18"/>
        </w:rPr>
        <w:t>wa</w:t>
      </w:r>
      <w:proofErr w:type="gramEnd"/>
      <w:r>
        <w:rPr>
          <w:rFonts w:ascii="Consolas" w:hAnsi="Consolas" w:cs="Consolas"/>
          <w:color w:val="333333"/>
          <w:sz w:val="18"/>
          <w:szCs w:val="18"/>
        </w:rPr>
        <w:t xml:space="preserve"> iyadanyan~</w:t>
      </w:r>
    </w:p>
    <w:p w:rsidR="00AD4A02" w:rsidRDefault="00AD4A02" w:rsidP="00AD4A02">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uhhh</w:t>
      </w:r>
      <w:proofErr w:type="gramEnd"/>
      <w:r>
        <w:rPr>
          <w:rFonts w:ascii="Consolas" w:hAnsi="Consolas" w:cs="Consolas"/>
          <w:color w:val="333333"/>
          <w:sz w:val="18"/>
          <w:szCs w:val="18"/>
        </w:rPr>
        <w:t xml:space="preserve"> nyan~</w:t>
      </w:r>
    </w:p>
    <w:p w:rsidR="00AD4A02" w:rsidRDefault="00AD4A02" w:rsidP="00AD4A02">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AD4A02" w:rsidRDefault="00AD4A02" w:rsidP="00AD4A02">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nyan</w:t>
      </w:r>
      <w:proofErr w:type="gramEnd"/>
      <w:r>
        <w:rPr>
          <w:rFonts w:ascii="Consolas" w:hAnsi="Consolas" w:cs="Consolas"/>
          <w:color w:val="333333"/>
          <w:sz w:val="18"/>
          <w:szCs w:val="18"/>
        </w:rPr>
        <w:t>~</w:t>
      </w:r>
    </w:p>
    <w:p w:rsidR="00AD4A02" w:rsidRDefault="00AD4A02" w:rsidP="00AD4A02">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AD4A02" w:rsidRDefault="00AD4A02" w:rsidP="00AD4A0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AD4A02" w:rsidRDefault="00AD4A02" w:rsidP="00AD4A0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Itai!</w:t>
      </w:r>
    </w:p>
    <w:p w:rsidR="00AD4A02" w:rsidRDefault="00AD4A02" w:rsidP="00AD4A0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Ninjinnwaiyada T_T</w:t>
      </w:r>
    </w:p>
    <w:p w:rsidR="00AD4A02" w:rsidRDefault="00AD4A02" w:rsidP="00AD4A0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T_T</w:t>
      </w:r>
    </w:p>
    <w:p w:rsidR="00AD4A02" w:rsidRDefault="00AD4A02" w:rsidP="00AD4A02">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AD4A02" w:rsidRDefault="00AD4A02" w:rsidP="00AD4A02">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nai</w:t>
      </w:r>
      <w:proofErr w:type="gramEnd"/>
    </w:p>
    <w:p w:rsidR="00E033E8" w:rsidRPr="00E033E8" w:rsidRDefault="00E033E8" w:rsidP="00E033E8">
      <w:pPr>
        <w:pStyle w:val="1"/>
      </w:pPr>
      <w:r w:rsidRPr="00E033E8">
        <w:t>1078. Hashing (25)</w:t>
      </w:r>
    </w:p>
    <w:p w:rsidR="00E033E8" w:rsidRDefault="00E033E8" w:rsidP="00E033E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E033E8" w:rsidRDefault="00E033E8" w:rsidP="00E033E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E033E8" w:rsidRDefault="00E033E8" w:rsidP="00E033E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E033E8" w:rsidRDefault="00E033E8" w:rsidP="00E033E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E033E8" w:rsidRDefault="00E033E8" w:rsidP="00E033E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E033E8" w:rsidRDefault="00E033E8" w:rsidP="00E033E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E033E8" w:rsidRDefault="00E033E8" w:rsidP="00E033E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判题程序</w:t>
      </w:r>
    </w:p>
    <w:p w:rsidR="00E033E8" w:rsidRDefault="00E033E8" w:rsidP="00E033E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E033E8" w:rsidRDefault="00E033E8" w:rsidP="00E033E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E033E8" w:rsidRDefault="00E033E8" w:rsidP="00E033E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E033E8" w:rsidRDefault="00E033E8" w:rsidP="00E033E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task of this problem is simple: insert a sequence of distinct positive integers into a hash table, and output the positions of the input numbers. The hash function is defined to be "</w:t>
      </w:r>
      <w:proofErr w:type="gramStart"/>
      <w:r>
        <w:rPr>
          <w:rFonts w:ascii="inherit" w:hAnsi="inherit"/>
          <w:color w:val="333333"/>
          <w:sz w:val="18"/>
          <w:szCs w:val="18"/>
        </w:rPr>
        <w:t>H(</w:t>
      </w:r>
      <w:proofErr w:type="gramEnd"/>
      <w:r>
        <w:rPr>
          <w:rFonts w:ascii="inherit" w:hAnsi="inherit"/>
          <w:color w:val="333333"/>
          <w:sz w:val="18"/>
          <w:szCs w:val="18"/>
        </w:rPr>
        <w:t>key) = key % TSize" where TSize is the maximum size of the hash table. Quadratic probing (with positive increments only) is used to solve the collisions.</w:t>
      </w:r>
    </w:p>
    <w:p w:rsidR="00E033E8" w:rsidRDefault="00E033E8" w:rsidP="00E033E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Note that the table size is better to be </w:t>
      </w:r>
      <w:proofErr w:type="gramStart"/>
      <w:r>
        <w:rPr>
          <w:rFonts w:ascii="inherit" w:hAnsi="inherit"/>
          <w:color w:val="333333"/>
          <w:sz w:val="18"/>
          <w:szCs w:val="18"/>
        </w:rPr>
        <w:t>prime</w:t>
      </w:r>
      <w:proofErr w:type="gramEnd"/>
      <w:r>
        <w:rPr>
          <w:rFonts w:ascii="inherit" w:hAnsi="inherit"/>
          <w:color w:val="333333"/>
          <w:sz w:val="18"/>
          <w:szCs w:val="18"/>
        </w:rPr>
        <w:t xml:space="preserve">. If the maximum size given by the user is not </w:t>
      </w:r>
      <w:proofErr w:type="gramStart"/>
      <w:r>
        <w:rPr>
          <w:rFonts w:ascii="inherit" w:hAnsi="inherit"/>
          <w:color w:val="333333"/>
          <w:sz w:val="18"/>
          <w:szCs w:val="18"/>
        </w:rPr>
        <w:t>prime</w:t>
      </w:r>
      <w:proofErr w:type="gramEnd"/>
      <w:r>
        <w:rPr>
          <w:rFonts w:ascii="inherit" w:hAnsi="inherit"/>
          <w:color w:val="333333"/>
          <w:sz w:val="18"/>
          <w:szCs w:val="18"/>
        </w:rPr>
        <w:t>, you must re-define the table size to be the smallest prime number which is larger than the size given by the user.</w:t>
      </w:r>
    </w:p>
    <w:p w:rsidR="00E033E8" w:rsidRDefault="00E033E8" w:rsidP="00E033E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E033E8" w:rsidRDefault="00E033E8" w:rsidP="00E033E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two positive numbers: MSize (&lt;=10</w:t>
      </w:r>
      <w:r>
        <w:rPr>
          <w:rFonts w:ascii="inherit" w:hAnsi="inherit"/>
          <w:color w:val="333333"/>
          <w:sz w:val="18"/>
          <w:szCs w:val="18"/>
          <w:vertAlign w:val="superscript"/>
        </w:rPr>
        <w:t>4</w:t>
      </w:r>
      <w:r>
        <w:rPr>
          <w:rFonts w:ascii="inherit" w:hAnsi="inherit"/>
          <w:color w:val="333333"/>
          <w:sz w:val="18"/>
          <w:szCs w:val="18"/>
        </w:rPr>
        <w:t>) and N (&lt;=MSize) which are the user-defined table size and the number of input numbers, respectively. Then N distinct positive integers are given in the next line. All the numbers in a line are separated by a space.</w:t>
      </w:r>
    </w:p>
    <w:p w:rsidR="00E033E8" w:rsidRDefault="00E033E8" w:rsidP="00E033E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E033E8" w:rsidRDefault="00E033E8" w:rsidP="00E033E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For each test case, print the corresponding positions (index starts from 0) of the input numbers in one line. All the numbers in a line are separated by a space, and there must be no extra space at the end of the line. </w:t>
      </w:r>
      <w:proofErr w:type="gramStart"/>
      <w:r>
        <w:rPr>
          <w:rFonts w:ascii="inherit" w:hAnsi="inherit"/>
          <w:color w:val="333333"/>
          <w:sz w:val="18"/>
          <w:szCs w:val="18"/>
        </w:rPr>
        <w:t>In case it is impossible to insert the number, print "-" instead.</w:t>
      </w:r>
      <w:proofErr w:type="gramEnd"/>
    </w:p>
    <w:p w:rsidR="00E033E8" w:rsidRDefault="00E033E8" w:rsidP="00E033E8">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E033E8" w:rsidRDefault="00E033E8" w:rsidP="00E033E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4 4</w:t>
      </w:r>
    </w:p>
    <w:p w:rsidR="00E033E8" w:rsidRDefault="00E033E8" w:rsidP="00E033E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10 6 4 15</w:t>
      </w:r>
    </w:p>
    <w:p w:rsidR="00E033E8" w:rsidRDefault="00E033E8" w:rsidP="00E033E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E033E8" w:rsidRDefault="00E033E8" w:rsidP="00E033E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1 4 -</w:t>
      </w:r>
    </w:p>
    <w:p w:rsidR="007F79F3" w:rsidRPr="007F79F3" w:rsidRDefault="007F79F3" w:rsidP="007F79F3">
      <w:pPr>
        <w:pStyle w:val="1"/>
      </w:pPr>
      <w:r w:rsidRPr="007F79F3">
        <w:t>1079. Total Sales of Supply Chain (25)</w:t>
      </w:r>
    </w:p>
    <w:p w:rsidR="007F79F3" w:rsidRDefault="007F79F3" w:rsidP="007F79F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7F79F3" w:rsidRDefault="007F79F3" w:rsidP="007F79F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250 ms</w:t>
      </w:r>
    </w:p>
    <w:p w:rsidR="007F79F3" w:rsidRDefault="007F79F3" w:rsidP="007F79F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7F79F3" w:rsidRDefault="007F79F3" w:rsidP="007F79F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7F79F3" w:rsidRDefault="007F79F3" w:rsidP="007F79F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7F79F3" w:rsidRDefault="007F79F3" w:rsidP="007F79F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16000 B</w:t>
      </w:r>
    </w:p>
    <w:p w:rsidR="007F79F3" w:rsidRDefault="007F79F3" w:rsidP="007F79F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7F79F3" w:rsidRDefault="007F79F3" w:rsidP="007F79F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7F79F3" w:rsidRDefault="007F79F3" w:rsidP="007F79F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7F79F3" w:rsidRDefault="007F79F3" w:rsidP="007F79F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7F79F3" w:rsidRDefault="007F79F3" w:rsidP="007F79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 supply chain is a network of retailers</w:t>
      </w:r>
      <w:r>
        <w:rPr>
          <w:rFonts w:ascii="inherit" w:hAnsi="inherit"/>
          <w:color w:val="333333"/>
          <w:sz w:val="18"/>
          <w:szCs w:val="18"/>
        </w:rPr>
        <w:t>（零售商）</w:t>
      </w:r>
      <w:r>
        <w:rPr>
          <w:rFonts w:ascii="inherit" w:hAnsi="inherit"/>
          <w:color w:val="333333"/>
          <w:sz w:val="18"/>
          <w:szCs w:val="18"/>
        </w:rPr>
        <w:t>, distributors</w:t>
      </w:r>
      <w:r>
        <w:rPr>
          <w:rFonts w:ascii="inherit" w:hAnsi="inherit"/>
          <w:color w:val="333333"/>
          <w:sz w:val="18"/>
          <w:szCs w:val="18"/>
        </w:rPr>
        <w:t>（经销商）</w:t>
      </w:r>
      <w:r>
        <w:rPr>
          <w:rFonts w:ascii="inherit" w:hAnsi="inherit"/>
          <w:color w:val="333333"/>
          <w:sz w:val="18"/>
          <w:szCs w:val="18"/>
        </w:rPr>
        <w:t>, and suppliers</w:t>
      </w:r>
      <w:r>
        <w:rPr>
          <w:rFonts w:ascii="inherit" w:hAnsi="inherit"/>
          <w:color w:val="333333"/>
          <w:sz w:val="18"/>
          <w:szCs w:val="18"/>
        </w:rPr>
        <w:t>（供应商）</w:t>
      </w:r>
      <w:r>
        <w:rPr>
          <w:rFonts w:ascii="inherit" w:hAnsi="inherit"/>
          <w:color w:val="333333"/>
          <w:sz w:val="18"/>
          <w:szCs w:val="18"/>
        </w:rPr>
        <w:t>-- everyone involved in moving a product from supplier to customer.</w:t>
      </w:r>
    </w:p>
    <w:p w:rsidR="007F79F3" w:rsidRDefault="007F79F3" w:rsidP="007F79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Starting from one root supplier, everyone on the chain buys products from one's supplier in a price P and sell or distribute them in a price that is r% higher than P. Only the retailers will face the customers. It is assumed that each member in the supply chain has exactly one supplier except the root supplier, and there is no supply cycle.</w:t>
      </w:r>
    </w:p>
    <w:p w:rsidR="007F79F3" w:rsidRDefault="007F79F3" w:rsidP="007F79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 supply chain, you are supposed to tell the total sales from all the retailers.</w:t>
      </w:r>
    </w:p>
    <w:p w:rsidR="007F79F3" w:rsidRDefault="007F79F3" w:rsidP="007F79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7F79F3" w:rsidRDefault="007F79F3" w:rsidP="007F79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three positive numbers: N (&lt;=10</w:t>
      </w:r>
      <w:r>
        <w:rPr>
          <w:rFonts w:ascii="inherit" w:hAnsi="inherit"/>
          <w:color w:val="333333"/>
          <w:sz w:val="18"/>
          <w:szCs w:val="18"/>
          <w:vertAlign w:val="superscript"/>
        </w:rPr>
        <w:t>5</w:t>
      </w:r>
      <w:r>
        <w:rPr>
          <w:rFonts w:ascii="inherit" w:hAnsi="inherit"/>
          <w:color w:val="333333"/>
          <w:sz w:val="18"/>
          <w:szCs w:val="18"/>
        </w:rPr>
        <w:t>), the total number of the members in the supply chain (and hence their ID's are numbered from 0 to N-1, and the root supplier's ID is 0); P, the unit price given by the root supplier; and r, the percentage rate of price increment for each distributor or retailer. Then N lines follow, each describes a distributor or retailer in the following format:</w:t>
      </w:r>
    </w:p>
    <w:p w:rsidR="007F79F3" w:rsidRDefault="007F79F3" w:rsidP="007F79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K</w:t>
      </w:r>
      <w:r>
        <w:rPr>
          <w:rFonts w:ascii="inherit" w:hAnsi="inherit"/>
          <w:color w:val="333333"/>
          <w:sz w:val="18"/>
          <w:szCs w:val="18"/>
          <w:vertAlign w:val="subscript"/>
        </w:rPr>
        <w:t>i</w:t>
      </w:r>
      <w:r>
        <w:rPr>
          <w:rStyle w:val="apple-converted-space"/>
          <w:rFonts w:ascii="inherit" w:hAnsi="inherit"/>
          <w:color w:val="333333"/>
          <w:sz w:val="18"/>
          <w:szCs w:val="18"/>
        </w:rPr>
        <w:t> </w:t>
      </w:r>
      <w:proofErr w:type="gramStart"/>
      <w:r>
        <w:rPr>
          <w:rFonts w:ascii="inherit" w:hAnsi="inherit"/>
          <w:color w:val="333333"/>
          <w:sz w:val="18"/>
          <w:szCs w:val="18"/>
        </w:rPr>
        <w:t>ID[</w:t>
      </w:r>
      <w:proofErr w:type="gramEnd"/>
      <w:r>
        <w:rPr>
          <w:rFonts w:ascii="inherit" w:hAnsi="inherit"/>
          <w:color w:val="333333"/>
          <w:sz w:val="18"/>
          <w:szCs w:val="18"/>
        </w:rPr>
        <w:t>1] ID[2] ... ID[K</w:t>
      </w:r>
      <w:r>
        <w:rPr>
          <w:rFonts w:ascii="inherit" w:hAnsi="inherit"/>
          <w:color w:val="333333"/>
          <w:sz w:val="18"/>
          <w:szCs w:val="18"/>
          <w:vertAlign w:val="subscript"/>
        </w:rPr>
        <w:t>i</w:t>
      </w:r>
      <w:r>
        <w:rPr>
          <w:rFonts w:ascii="inherit" w:hAnsi="inherit"/>
          <w:color w:val="333333"/>
          <w:sz w:val="18"/>
          <w:szCs w:val="18"/>
        </w:rPr>
        <w:t>]</w:t>
      </w:r>
    </w:p>
    <w:p w:rsidR="007F79F3" w:rsidRDefault="007F79F3" w:rsidP="007F79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 in the i-th line, K</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is the total number of distributors or retailers who receive products from supplier i, and is then followed by the ID's of these distributors or retailers. K</w:t>
      </w:r>
      <w:r>
        <w:rPr>
          <w:rFonts w:ascii="inherit" w:hAnsi="inherit"/>
          <w:color w:val="333333"/>
          <w:sz w:val="18"/>
          <w:szCs w:val="18"/>
          <w:vertAlign w:val="subscript"/>
        </w:rPr>
        <w:t>j</w:t>
      </w:r>
      <w:r>
        <w:rPr>
          <w:rStyle w:val="apple-converted-space"/>
          <w:rFonts w:ascii="inherit" w:hAnsi="inherit"/>
          <w:color w:val="333333"/>
          <w:sz w:val="18"/>
          <w:szCs w:val="18"/>
        </w:rPr>
        <w:t> </w:t>
      </w:r>
      <w:r>
        <w:rPr>
          <w:rFonts w:ascii="inherit" w:hAnsi="inherit"/>
          <w:color w:val="333333"/>
          <w:sz w:val="18"/>
          <w:szCs w:val="18"/>
        </w:rPr>
        <w:t>being 0 means that the j-th member is a retailer, then instead the total amount of the product will be given after K</w:t>
      </w:r>
      <w:r>
        <w:rPr>
          <w:rFonts w:ascii="inherit" w:hAnsi="inherit"/>
          <w:color w:val="333333"/>
          <w:sz w:val="18"/>
          <w:szCs w:val="18"/>
          <w:vertAlign w:val="subscript"/>
        </w:rPr>
        <w:t>j</w:t>
      </w:r>
      <w:r>
        <w:rPr>
          <w:rFonts w:ascii="inherit" w:hAnsi="inherit"/>
          <w:color w:val="333333"/>
          <w:sz w:val="18"/>
          <w:szCs w:val="18"/>
        </w:rPr>
        <w:t>. All the numbers in a line are separated by a space.</w:t>
      </w:r>
    </w:p>
    <w:p w:rsidR="007F79F3" w:rsidRDefault="007F79F3" w:rsidP="007F79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7F79F3" w:rsidRDefault="007F79F3" w:rsidP="007F79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total sales we can expect from all the retailers, accurate up to 1 decimal place. It is guaranteed that the number will not exceed 10</w:t>
      </w:r>
      <w:r>
        <w:rPr>
          <w:rFonts w:ascii="inherit" w:hAnsi="inherit"/>
          <w:color w:val="333333"/>
          <w:sz w:val="18"/>
          <w:szCs w:val="18"/>
          <w:vertAlign w:val="superscript"/>
        </w:rPr>
        <w:t>10</w:t>
      </w:r>
      <w:r>
        <w:rPr>
          <w:rFonts w:ascii="inherit" w:hAnsi="inherit"/>
          <w:color w:val="333333"/>
          <w:sz w:val="18"/>
          <w:szCs w:val="18"/>
        </w:rPr>
        <w:t>.</w:t>
      </w:r>
    </w:p>
    <w:p w:rsidR="007F79F3" w:rsidRDefault="007F79F3" w:rsidP="007F79F3">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7F79F3" w:rsidRDefault="007F79F3" w:rsidP="007F79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10 1.80 1.00</w:t>
      </w:r>
    </w:p>
    <w:p w:rsidR="007F79F3" w:rsidRDefault="007F79F3" w:rsidP="007F79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3 2 3 5</w:t>
      </w:r>
    </w:p>
    <w:p w:rsidR="007F79F3" w:rsidRDefault="007F79F3" w:rsidP="007F79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1 9</w:t>
      </w:r>
    </w:p>
    <w:p w:rsidR="007F79F3" w:rsidRDefault="007F79F3" w:rsidP="007F79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w:t>
      </w:r>
    </w:p>
    <w:p w:rsidR="007F79F3" w:rsidRDefault="007F79F3" w:rsidP="007F79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1 7</w:t>
      </w:r>
    </w:p>
    <w:p w:rsidR="007F79F3" w:rsidRDefault="007F79F3" w:rsidP="007F79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0 7</w:t>
      </w:r>
    </w:p>
    <w:p w:rsidR="007F79F3" w:rsidRDefault="007F79F3" w:rsidP="007F79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2 6 1</w:t>
      </w:r>
    </w:p>
    <w:p w:rsidR="007F79F3" w:rsidRDefault="007F79F3" w:rsidP="007F79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1 8</w:t>
      </w:r>
    </w:p>
    <w:p w:rsidR="007F79F3" w:rsidRDefault="007F79F3" w:rsidP="007F79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0 9</w:t>
      </w:r>
    </w:p>
    <w:p w:rsidR="007F79F3" w:rsidRDefault="007F79F3" w:rsidP="007F79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0 4</w:t>
      </w:r>
    </w:p>
    <w:p w:rsidR="007F79F3" w:rsidRDefault="007F79F3" w:rsidP="007F79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0 3</w:t>
      </w:r>
    </w:p>
    <w:p w:rsidR="007F79F3" w:rsidRDefault="007F79F3" w:rsidP="007F79F3">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7F79F3" w:rsidRDefault="007F79F3" w:rsidP="007F79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42.4</w:t>
      </w:r>
    </w:p>
    <w:p w:rsidR="00370446" w:rsidRPr="00370446" w:rsidRDefault="00370446" w:rsidP="00370446">
      <w:pPr>
        <w:pStyle w:val="1"/>
      </w:pPr>
      <w:r w:rsidRPr="00370446">
        <w:t>1080. Graduate Admission (30)</w:t>
      </w:r>
    </w:p>
    <w:p w:rsidR="00370446" w:rsidRPr="00370446" w:rsidRDefault="00370446" w:rsidP="00370446">
      <w:pPr>
        <w:widowControl/>
        <w:shd w:val="clear" w:color="auto" w:fill="DDDDDD"/>
        <w:jc w:val="center"/>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时间限制</w:t>
      </w:r>
    </w:p>
    <w:p w:rsidR="00370446" w:rsidRPr="00370446" w:rsidRDefault="00370446" w:rsidP="00370446">
      <w:pPr>
        <w:widowControl/>
        <w:shd w:val="clear" w:color="auto" w:fill="FAFAFA"/>
        <w:jc w:val="center"/>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200 ms</w:t>
      </w:r>
    </w:p>
    <w:p w:rsidR="00370446" w:rsidRPr="00370446" w:rsidRDefault="00370446" w:rsidP="00370446">
      <w:pPr>
        <w:widowControl/>
        <w:shd w:val="clear" w:color="auto" w:fill="DDDDDD"/>
        <w:jc w:val="center"/>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内存限制</w:t>
      </w:r>
    </w:p>
    <w:p w:rsidR="00370446" w:rsidRPr="00370446" w:rsidRDefault="00370446" w:rsidP="00370446">
      <w:pPr>
        <w:widowControl/>
        <w:shd w:val="clear" w:color="auto" w:fill="FAFAFA"/>
        <w:jc w:val="center"/>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65536 kB</w:t>
      </w:r>
    </w:p>
    <w:p w:rsidR="00370446" w:rsidRPr="00370446" w:rsidRDefault="00370446" w:rsidP="00370446">
      <w:pPr>
        <w:widowControl/>
        <w:shd w:val="clear" w:color="auto" w:fill="DDDDDD"/>
        <w:jc w:val="center"/>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代码长度限制</w:t>
      </w:r>
    </w:p>
    <w:p w:rsidR="00370446" w:rsidRPr="00370446" w:rsidRDefault="00370446" w:rsidP="00370446">
      <w:pPr>
        <w:widowControl/>
        <w:shd w:val="clear" w:color="auto" w:fill="FAFAFA"/>
        <w:jc w:val="center"/>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16000 B</w:t>
      </w:r>
    </w:p>
    <w:p w:rsidR="00370446" w:rsidRPr="00370446" w:rsidRDefault="00370446" w:rsidP="00370446">
      <w:pPr>
        <w:widowControl/>
        <w:shd w:val="clear" w:color="auto" w:fill="DDDDDD"/>
        <w:jc w:val="center"/>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判题程序</w:t>
      </w:r>
    </w:p>
    <w:p w:rsidR="00370446" w:rsidRPr="00370446" w:rsidRDefault="00370446" w:rsidP="00370446">
      <w:pPr>
        <w:widowControl/>
        <w:shd w:val="clear" w:color="auto" w:fill="FAFAFA"/>
        <w:jc w:val="center"/>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bdr w:val="none" w:sz="0" w:space="0" w:color="auto" w:frame="1"/>
        </w:rPr>
        <w:t>Standard</w:t>
      </w:r>
    </w:p>
    <w:p w:rsidR="00370446" w:rsidRPr="00370446" w:rsidRDefault="00370446" w:rsidP="00370446">
      <w:pPr>
        <w:widowControl/>
        <w:shd w:val="clear" w:color="auto" w:fill="DDDDDD"/>
        <w:jc w:val="center"/>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作者</w:t>
      </w:r>
    </w:p>
    <w:p w:rsidR="00370446" w:rsidRPr="00370446" w:rsidRDefault="00370446" w:rsidP="00370446">
      <w:pPr>
        <w:widowControl/>
        <w:shd w:val="clear" w:color="auto" w:fill="FAFAFA"/>
        <w:jc w:val="center"/>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CHEN, Yue</w:t>
      </w:r>
    </w:p>
    <w:p w:rsidR="00370446" w:rsidRPr="00370446" w:rsidRDefault="00370446" w:rsidP="00370446">
      <w:pPr>
        <w:widowControl/>
        <w:shd w:val="clear" w:color="auto" w:fill="FAFAFA"/>
        <w:spacing w:after="360"/>
        <w:jc w:val="left"/>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 xml:space="preserve">It is said that in 2013, there were about 100 graduate schools ready to </w:t>
      </w:r>
      <w:proofErr w:type="gramStart"/>
      <w:r w:rsidRPr="00370446">
        <w:rPr>
          <w:rFonts w:ascii="inherit" w:eastAsia="宋体" w:hAnsi="inherit" w:cs="宋体"/>
          <w:color w:val="333333"/>
          <w:kern w:val="0"/>
          <w:sz w:val="18"/>
          <w:szCs w:val="18"/>
        </w:rPr>
        <w:t>proceed</w:t>
      </w:r>
      <w:proofErr w:type="gramEnd"/>
      <w:r w:rsidRPr="00370446">
        <w:rPr>
          <w:rFonts w:ascii="inherit" w:eastAsia="宋体" w:hAnsi="inherit" w:cs="宋体"/>
          <w:color w:val="333333"/>
          <w:kern w:val="0"/>
          <w:sz w:val="18"/>
          <w:szCs w:val="18"/>
        </w:rPr>
        <w:t xml:space="preserve"> over 40,000 applications in Zhejiang Province. It would help a lot if you could write a program to automate the admission procedure.</w:t>
      </w:r>
    </w:p>
    <w:p w:rsidR="00370446" w:rsidRPr="00370446" w:rsidRDefault="00370446" w:rsidP="00370446">
      <w:pPr>
        <w:widowControl/>
        <w:shd w:val="clear" w:color="auto" w:fill="FAFAFA"/>
        <w:spacing w:after="360"/>
        <w:jc w:val="left"/>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Each applicant will have to provide two grades: the national entrance exam grade G</w:t>
      </w:r>
      <w:r w:rsidRPr="00370446">
        <w:rPr>
          <w:rFonts w:ascii="inherit" w:eastAsia="宋体" w:hAnsi="inherit" w:cs="宋体"/>
          <w:color w:val="333333"/>
          <w:kern w:val="0"/>
          <w:sz w:val="18"/>
          <w:szCs w:val="18"/>
          <w:vertAlign w:val="subscript"/>
        </w:rPr>
        <w:t>E</w:t>
      </w:r>
      <w:r w:rsidRPr="00370446">
        <w:rPr>
          <w:rFonts w:ascii="inherit" w:eastAsia="宋体" w:hAnsi="inherit" w:cs="宋体"/>
          <w:color w:val="333333"/>
          <w:kern w:val="0"/>
          <w:sz w:val="18"/>
          <w:szCs w:val="18"/>
        </w:rPr>
        <w:t>, and the interview grade G</w:t>
      </w:r>
      <w:r w:rsidRPr="00370446">
        <w:rPr>
          <w:rFonts w:ascii="inherit" w:eastAsia="宋体" w:hAnsi="inherit" w:cs="宋体"/>
          <w:color w:val="333333"/>
          <w:kern w:val="0"/>
          <w:sz w:val="18"/>
          <w:szCs w:val="18"/>
          <w:vertAlign w:val="subscript"/>
        </w:rPr>
        <w:t>I</w:t>
      </w:r>
      <w:r w:rsidRPr="00370446">
        <w:rPr>
          <w:rFonts w:ascii="inherit" w:eastAsia="宋体" w:hAnsi="inherit" w:cs="宋体"/>
          <w:color w:val="333333"/>
          <w:kern w:val="0"/>
          <w:sz w:val="18"/>
          <w:szCs w:val="18"/>
        </w:rPr>
        <w:t>. The final grade of an applicant is (G</w:t>
      </w:r>
      <w:r w:rsidRPr="00370446">
        <w:rPr>
          <w:rFonts w:ascii="inherit" w:eastAsia="宋体" w:hAnsi="inherit" w:cs="宋体"/>
          <w:color w:val="333333"/>
          <w:kern w:val="0"/>
          <w:sz w:val="18"/>
          <w:szCs w:val="18"/>
          <w:vertAlign w:val="subscript"/>
        </w:rPr>
        <w:t>E</w:t>
      </w:r>
      <w:r w:rsidRPr="00370446">
        <w:rPr>
          <w:rFonts w:ascii="inherit" w:eastAsia="宋体" w:hAnsi="inherit" w:cs="宋体"/>
          <w:color w:val="333333"/>
          <w:kern w:val="0"/>
          <w:sz w:val="18"/>
          <w:szCs w:val="18"/>
        </w:rPr>
        <w:t> + G</w:t>
      </w:r>
      <w:r w:rsidRPr="00370446">
        <w:rPr>
          <w:rFonts w:ascii="inherit" w:eastAsia="宋体" w:hAnsi="inherit" w:cs="宋体"/>
          <w:color w:val="333333"/>
          <w:kern w:val="0"/>
          <w:sz w:val="18"/>
          <w:szCs w:val="18"/>
          <w:vertAlign w:val="subscript"/>
        </w:rPr>
        <w:t>I</w:t>
      </w:r>
      <w:r w:rsidRPr="00370446">
        <w:rPr>
          <w:rFonts w:ascii="inherit" w:eastAsia="宋体" w:hAnsi="inherit" w:cs="宋体"/>
          <w:color w:val="333333"/>
          <w:kern w:val="0"/>
          <w:sz w:val="18"/>
          <w:szCs w:val="18"/>
        </w:rPr>
        <w:t>) / 2. The admission rules are:</w:t>
      </w:r>
    </w:p>
    <w:p w:rsidR="00370446" w:rsidRPr="00370446" w:rsidRDefault="00370446" w:rsidP="00370446">
      <w:pPr>
        <w:widowControl/>
        <w:numPr>
          <w:ilvl w:val="0"/>
          <w:numId w:val="19"/>
        </w:numPr>
        <w:shd w:val="clear" w:color="auto" w:fill="FAFAFA"/>
        <w:ind w:left="0" w:right="360"/>
        <w:jc w:val="left"/>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The applicants are ranked according to their final grades, and will be admitted one by one from the top of the rank list.</w:t>
      </w:r>
    </w:p>
    <w:p w:rsidR="00370446" w:rsidRPr="00370446" w:rsidRDefault="00370446" w:rsidP="00370446">
      <w:pPr>
        <w:widowControl/>
        <w:numPr>
          <w:ilvl w:val="0"/>
          <w:numId w:val="19"/>
        </w:numPr>
        <w:shd w:val="clear" w:color="auto" w:fill="FAFAFA"/>
        <w:ind w:left="0" w:right="360"/>
        <w:jc w:val="left"/>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If there is a tied final grade, the applicants will be ranked according to their national entrance exam grade G</w:t>
      </w:r>
      <w:r w:rsidRPr="00370446">
        <w:rPr>
          <w:rFonts w:ascii="inherit" w:eastAsia="宋体" w:hAnsi="inherit" w:cs="宋体"/>
          <w:color w:val="333333"/>
          <w:kern w:val="0"/>
          <w:sz w:val="18"/>
          <w:szCs w:val="18"/>
          <w:vertAlign w:val="subscript"/>
        </w:rPr>
        <w:t>E</w:t>
      </w:r>
      <w:r w:rsidRPr="00370446">
        <w:rPr>
          <w:rFonts w:ascii="inherit" w:eastAsia="宋体" w:hAnsi="inherit" w:cs="宋体"/>
          <w:color w:val="333333"/>
          <w:kern w:val="0"/>
          <w:sz w:val="18"/>
          <w:szCs w:val="18"/>
        </w:rPr>
        <w:t>. If still tied, their ranks must be the same.</w:t>
      </w:r>
    </w:p>
    <w:p w:rsidR="00370446" w:rsidRPr="00370446" w:rsidRDefault="00370446" w:rsidP="00370446">
      <w:pPr>
        <w:widowControl/>
        <w:numPr>
          <w:ilvl w:val="0"/>
          <w:numId w:val="19"/>
        </w:numPr>
        <w:shd w:val="clear" w:color="auto" w:fill="FAFAFA"/>
        <w:ind w:left="0" w:right="360"/>
        <w:jc w:val="left"/>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 xml:space="preserve">Each applicant may have K choices and the admission will be done according to his/her choices: if according to the rank list, it is one's turn to be admitted; and if the quota of one's most preferred shcool is not exceeded, </w:t>
      </w:r>
      <w:r w:rsidRPr="00370446">
        <w:rPr>
          <w:rFonts w:ascii="inherit" w:eastAsia="宋体" w:hAnsi="inherit" w:cs="宋体"/>
          <w:color w:val="333333"/>
          <w:kern w:val="0"/>
          <w:sz w:val="18"/>
          <w:szCs w:val="18"/>
        </w:rPr>
        <w:lastRenderedPageBreak/>
        <w:t>then one will be admitted to this school, or one's other choices will be considered one by one in order. If one gets rejected by all of preferred schools, then this unfortunate applicant will be rejected.</w:t>
      </w:r>
    </w:p>
    <w:p w:rsidR="00370446" w:rsidRPr="00370446" w:rsidRDefault="00370446" w:rsidP="00370446">
      <w:pPr>
        <w:widowControl/>
        <w:numPr>
          <w:ilvl w:val="0"/>
          <w:numId w:val="19"/>
        </w:numPr>
        <w:shd w:val="clear" w:color="auto" w:fill="FAFAFA"/>
        <w:ind w:left="0" w:right="360"/>
        <w:jc w:val="left"/>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If there is a tied rank, and if the corresponding applicants are applying to the same school, then that school must admit all the applicants with the same rank, </w:t>
      </w:r>
      <w:r w:rsidRPr="00370446">
        <w:rPr>
          <w:rFonts w:ascii="inherit" w:eastAsia="宋体" w:hAnsi="inherit" w:cs="宋体"/>
          <w:i/>
          <w:iCs/>
          <w:color w:val="333333"/>
          <w:kern w:val="0"/>
          <w:sz w:val="18"/>
          <w:szCs w:val="18"/>
        </w:rPr>
        <w:t>even if its quota will be exceeded.</w:t>
      </w:r>
    </w:p>
    <w:p w:rsidR="00370446" w:rsidRPr="00370446" w:rsidRDefault="00370446" w:rsidP="00370446">
      <w:pPr>
        <w:widowControl/>
        <w:shd w:val="clear" w:color="auto" w:fill="FAFAFA"/>
        <w:spacing w:after="360"/>
        <w:jc w:val="left"/>
        <w:textAlignment w:val="baseline"/>
        <w:rPr>
          <w:rFonts w:ascii="inherit" w:eastAsia="宋体" w:hAnsi="inherit" w:cs="宋体" w:hint="eastAsia"/>
          <w:color w:val="333333"/>
          <w:kern w:val="0"/>
          <w:sz w:val="18"/>
          <w:szCs w:val="18"/>
        </w:rPr>
      </w:pPr>
      <w:r w:rsidRPr="00370446">
        <w:rPr>
          <w:rFonts w:ascii="inherit" w:eastAsia="宋体" w:hAnsi="inherit" w:cs="宋体"/>
          <w:b/>
          <w:bCs/>
          <w:color w:val="333333"/>
          <w:kern w:val="0"/>
          <w:sz w:val="18"/>
          <w:szCs w:val="18"/>
        </w:rPr>
        <w:t>Input Specification:</w:t>
      </w:r>
    </w:p>
    <w:p w:rsidR="00370446" w:rsidRPr="00370446" w:rsidRDefault="00370446" w:rsidP="00370446">
      <w:pPr>
        <w:widowControl/>
        <w:shd w:val="clear" w:color="auto" w:fill="FAFAFA"/>
        <w:spacing w:after="360"/>
        <w:jc w:val="left"/>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Each input file contains one test case. Each case starts with a line containing three positive integers: N (&lt;=40,000), the total number of applicants; M (&lt;=100), the total number of graduate schools; and K (&lt;=5), the number of choices an applicant may have.</w:t>
      </w:r>
    </w:p>
    <w:p w:rsidR="00370446" w:rsidRPr="00370446" w:rsidRDefault="00370446" w:rsidP="00370446">
      <w:pPr>
        <w:widowControl/>
        <w:shd w:val="clear" w:color="auto" w:fill="FAFAFA"/>
        <w:spacing w:after="360"/>
        <w:jc w:val="left"/>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 xml:space="preserve">In the next line, separated by a space, there are M positive integers. </w:t>
      </w:r>
      <w:proofErr w:type="gramStart"/>
      <w:r w:rsidRPr="00370446">
        <w:rPr>
          <w:rFonts w:ascii="inherit" w:eastAsia="宋体" w:hAnsi="inherit" w:cs="宋体"/>
          <w:color w:val="333333"/>
          <w:kern w:val="0"/>
          <w:sz w:val="18"/>
          <w:szCs w:val="18"/>
        </w:rPr>
        <w:t>The </w:t>
      </w:r>
      <w:r w:rsidRPr="00370446">
        <w:rPr>
          <w:rFonts w:ascii="inherit" w:eastAsia="宋体" w:hAnsi="inherit" w:cs="宋体"/>
          <w:i/>
          <w:iCs/>
          <w:color w:val="333333"/>
          <w:kern w:val="0"/>
          <w:sz w:val="18"/>
          <w:szCs w:val="18"/>
        </w:rPr>
        <w:t>i</w:t>
      </w:r>
      <w:proofErr w:type="gramEnd"/>
      <w:r w:rsidRPr="00370446">
        <w:rPr>
          <w:rFonts w:ascii="inherit" w:eastAsia="宋体" w:hAnsi="inherit" w:cs="宋体"/>
          <w:color w:val="333333"/>
          <w:kern w:val="0"/>
          <w:sz w:val="18"/>
          <w:szCs w:val="18"/>
        </w:rPr>
        <w:t>-th integer is the quota of the </w:t>
      </w:r>
      <w:r w:rsidRPr="00370446">
        <w:rPr>
          <w:rFonts w:ascii="inherit" w:eastAsia="宋体" w:hAnsi="inherit" w:cs="宋体"/>
          <w:i/>
          <w:iCs/>
          <w:color w:val="333333"/>
          <w:kern w:val="0"/>
          <w:sz w:val="18"/>
          <w:szCs w:val="18"/>
        </w:rPr>
        <w:t>i</w:t>
      </w:r>
      <w:r w:rsidRPr="00370446">
        <w:rPr>
          <w:rFonts w:ascii="inherit" w:eastAsia="宋体" w:hAnsi="inherit" w:cs="宋体"/>
          <w:color w:val="333333"/>
          <w:kern w:val="0"/>
          <w:sz w:val="18"/>
          <w:szCs w:val="18"/>
        </w:rPr>
        <w:t>-th graduate school respectively.</w:t>
      </w:r>
    </w:p>
    <w:p w:rsidR="00370446" w:rsidRPr="00370446" w:rsidRDefault="00370446" w:rsidP="00370446">
      <w:pPr>
        <w:widowControl/>
        <w:shd w:val="clear" w:color="auto" w:fill="FAFAFA"/>
        <w:spacing w:after="360"/>
        <w:jc w:val="left"/>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Then N lines follow, each contains 2+K integers separated by a space. The first 2 integers are the applicant's G</w:t>
      </w:r>
      <w:r w:rsidRPr="00370446">
        <w:rPr>
          <w:rFonts w:ascii="inherit" w:eastAsia="宋体" w:hAnsi="inherit" w:cs="宋体"/>
          <w:color w:val="333333"/>
          <w:kern w:val="0"/>
          <w:sz w:val="18"/>
          <w:szCs w:val="18"/>
          <w:vertAlign w:val="subscript"/>
        </w:rPr>
        <w:t>E</w:t>
      </w:r>
      <w:r w:rsidRPr="00370446">
        <w:rPr>
          <w:rFonts w:ascii="inherit" w:eastAsia="宋体" w:hAnsi="inherit" w:cs="宋体"/>
          <w:color w:val="333333"/>
          <w:kern w:val="0"/>
          <w:sz w:val="18"/>
          <w:szCs w:val="18"/>
        </w:rPr>
        <w:t> and G</w:t>
      </w:r>
      <w:r w:rsidRPr="00370446">
        <w:rPr>
          <w:rFonts w:ascii="inherit" w:eastAsia="宋体" w:hAnsi="inherit" w:cs="宋体"/>
          <w:color w:val="333333"/>
          <w:kern w:val="0"/>
          <w:sz w:val="18"/>
          <w:szCs w:val="18"/>
          <w:vertAlign w:val="subscript"/>
        </w:rPr>
        <w:t>I</w:t>
      </w:r>
      <w:r w:rsidRPr="00370446">
        <w:rPr>
          <w:rFonts w:ascii="inherit" w:eastAsia="宋体" w:hAnsi="inherit" w:cs="宋体"/>
          <w:color w:val="333333"/>
          <w:kern w:val="0"/>
          <w:sz w:val="18"/>
          <w:szCs w:val="18"/>
        </w:rPr>
        <w:t>, respectively. The next K integers represent the preferred schools. For the sake of simplicity, we assume that the schools are numbered from 0 to M-1, and the applicants are numbered from 0 to N-1.</w:t>
      </w:r>
    </w:p>
    <w:p w:rsidR="00370446" w:rsidRPr="00370446" w:rsidRDefault="00370446" w:rsidP="00370446">
      <w:pPr>
        <w:widowControl/>
        <w:shd w:val="clear" w:color="auto" w:fill="FAFAFA"/>
        <w:spacing w:after="360"/>
        <w:jc w:val="left"/>
        <w:textAlignment w:val="baseline"/>
        <w:rPr>
          <w:rFonts w:ascii="inherit" w:eastAsia="宋体" w:hAnsi="inherit" w:cs="宋体" w:hint="eastAsia"/>
          <w:color w:val="333333"/>
          <w:kern w:val="0"/>
          <w:sz w:val="18"/>
          <w:szCs w:val="18"/>
        </w:rPr>
      </w:pPr>
      <w:r w:rsidRPr="00370446">
        <w:rPr>
          <w:rFonts w:ascii="inherit" w:eastAsia="宋体" w:hAnsi="inherit" w:cs="宋体"/>
          <w:b/>
          <w:bCs/>
          <w:color w:val="333333"/>
          <w:kern w:val="0"/>
          <w:sz w:val="18"/>
          <w:szCs w:val="18"/>
        </w:rPr>
        <w:t>Output Specification:</w:t>
      </w:r>
    </w:p>
    <w:p w:rsidR="00370446" w:rsidRPr="00370446" w:rsidRDefault="00370446" w:rsidP="00370446">
      <w:pPr>
        <w:widowControl/>
        <w:shd w:val="clear" w:color="auto" w:fill="FAFAFA"/>
        <w:spacing w:after="360"/>
        <w:jc w:val="left"/>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For each test case you should output the admission results for all the graduate schools. The results of each school must occupy a line, which contains the applicants' numbers that school admits. The numbers must be in increasing order and be separated by a space. There must be no extra space at the end of each line. If no applicant is admitted by a school, you must output an empty line correspondingly.</w:t>
      </w:r>
    </w:p>
    <w:p w:rsidR="00370446" w:rsidRPr="00370446" w:rsidRDefault="00370446" w:rsidP="00370446">
      <w:pPr>
        <w:widowControl/>
        <w:shd w:val="clear" w:color="auto" w:fill="FAFAFA"/>
        <w:jc w:val="left"/>
        <w:textAlignment w:val="baseline"/>
        <w:rPr>
          <w:rFonts w:ascii="Verdana" w:eastAsia="宋体" w:hAnsi="Verdana" w:cs="宋体"/>
          <w:color w:val="333333"/>
          <w:kern w:val="0"/>
          <w:sz w:val="18"/>
          <w:szCs w:val="18"/>
        </w:rPr>
      </w:pPr>
      <w:r w:rsidRPr="00370446">
        <w:rPr>
          <w:rFonts w:ascii="Verdana" w:eastAsia="宋体" w:hAnsi="Verdana" w:cs="宋体"/>
          <w:b/>
          <w:bCs/>
          <w:color w:val="333333"/>
          <w:kern w:val="0"/>
          <w:sz w:val="18"/>
          <w:szCs w:val="18"/>
        </w:rPr>
        <w:t>Sample Input:</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11 6 3</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2 1 2 2 2 3</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100 100 0 1 2</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60 60 2 3 5</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100 90 0 3 4</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90 100 1 2 0</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90 90 5 1 3</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80 90 1 0 2</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lastRenderedPageBreak/>
        <w:t>80 80 0 1 2</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80 80 0 1 2</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80 70 1 3 2</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70 80 1 2 3</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100 100 0 2 4</w:t>
      </w:r>
    </w:p>
    <w:p w:rsidR="00370446" w:rsidRPr="00370446" w:rsidRDefault="00370446" w:rsidP="00370446">
      <w:pPr>
        <w:widowControl/>
        <w:shd w:val="clear" w:color="auto" w:fill="FAFAFA"/>
        <w:jc w:val="left"/>
        <w:textAlignment w:val="baseline"/>
        <w:rPr>
          <w:rFonts w:ascii="Verdana" w:eastAsia="宋体" w:hAnsi="Verdana" w:cs="宋体"/>
          <w:color w:val="333333"/>
          <w:kern w:val="0"/>
          <w:sz w:val="18"/>
          <w:szCs w:val="18"/>
        </w:rPr>
      </w:pPr>
      <w:r w:rsidRPr="00370446">
        <w:rPr>
          <w:rFonts w:ascii="Verdana" w:eastAsia="宋体" w:hAnsi="Verdana" w:cs="宋体"/>
          <w:b/>
          <w:bCs/>
          <w:color w:val="333333"/>
          <w:kern w:val="0"/>
          <w:sz w:val="18"/>
          <w:szCs w:val="18"/>
        </w:rPr>
        <w:t>Sample Output:</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0 10</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3</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5 6 7</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2 8</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1 4</w:t>
      </w:r>
    </w:p>
    <w:p w:rsidR="001F5280" w:rsidRPr="001F5280" w:rsidRDefault="001F5280" w:rsidP="001F5280">
      <w:pPr>
        <w:pStyle w:val="1"/>
      </w:pPr>
      <w:r w:rsidRPr="001F5280">
        <w:t>1081. Rational Sum (20)</w:t>
      </w:r>
    </w:p>
    <w:p w:rsidR="001F5280" w:rsidRDefault="001F5280" w:rsidP="001F5280">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1F5280" w:rsidRDefault="001F5280" w:rsidP="001F5280">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1F5280" w:rsidRDefault="001F5280" w:rsidP="001F5280">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1F5280" w:rsidRDefault="001F5280" w:rsidP="001F5280">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1F5280" w:rsidRDefault="001F5280" w:rsidP="001F5280">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1F5280" w:rsidRDefault="001F5280" w:rsidP="001F5280">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1F5280" w:rsidRDefault="001F5280" w:rsidP="001F5280">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1F5280" w:rsidRDefault="001F5280" w:rsidP="001F5280">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1F5280" w:rsidRDefault="001F5280" w:rsidP="001F5280">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1F5280" w:rsidRDefault="001F5280" w:rsidP="001F5280">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1F5280" w:rsidRDefault="001F5280" w:rsidP="001F5280">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N rational numbers in the form "numerator/denominator", you are supposed to calculate their sum.</w:t>
      </w:r>
    </w:p>
    <w:p w:rsidR="001F5280" w:rsidRDefault="001F5280" w:rsidP="001F5280">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1F5280" w:rsidRDefault="001F5280" w:rsidP="001F5280">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Each input file contains one test case. Each case starts with a positive integer N (&lt;=100), followed in the next line N rational numbers "a1/b1 a2/b2 ..." where all the numerators and denominators are in the range of "long int". If there is a negative number, then the sign must appear in front of the numerator.</w:t>
      </w:r>
    </w:p>
    <w:p w:rsidR="001F5280" w:rsidRDefault="001F5280" w:rsidP="001F5280">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1F5280" w:rsidRDefault="001F5280" w:rsidP="001F5280">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output the sum in the simplest form "integer numerator/denominator" where "integer" is the integer part of the sum, "numerator" &lt; "denominator", and the numerator and the denominator have no common factor. You must output only the fractional part if the integer part is 0.</w:t>
      </w:r>
    </w:p>
    <w:p w:rsidR="001F5280" w:rsidRDefault="001F5280" w:rsidP="001F5280">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1F5280" w:rsidRDefault="001F5280" w:rsidP="001F528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w:t>
      </w:r>
    </w:p>
    <w:p w:rsidR="001F5280" w:rsidRDefault="001F5280" w:rsidP="001F528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2/5 4/15 1/30 -2/60 8/3</w:t>
      </w:r>
    </w:p>
    <w:p w:rsidR="001F5280" w:rsidRDefault="001F5280" w:rsidP="001F5280">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1F5280" w:rsidRDefault="001F5280" w:rsidP="001F528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1/3</w:t>
      </w:r>
    </w:p>
    <w:p w:rsidR="001F5280" w:rsidRDefault="001F5280" w:rsidP="001F5280">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1F5280" w:rsidRDefault="001F5280" w:rsidP="001F528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1F5280" w:rsidRDefault="001F5280" w:rsidP="001F528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4/3 2/3</w:t>
      </w:r>
    </w:p>
    <w:p w:rsidR="001F5280" w:rsidRDefault="001F5280" w:rsidP="001F5280">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1F5280" w:rsidRDefault="001F5280" w:rsidP="001F528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1F5280" w:rsidRDefault="001F5280" w:rsidP="001F5280">
      <w:pPr>
        <w:shd w:val="clear" w:color="auto" w:fill="FAFAFA"/>
        <w:textAlignment w:val="baseline"/>
        <w:rPr>
          <w:rFonts w:ascii="Verdana" w:hAnsi="Verdana"/>
          <w:color w:val="333333"/>
          <w:sz w:val="18"/>
          <w:szCs w:val="18"/>
        </w:rPr>
      </w:pPr>
      <w:r>
        <w:rPr>
          <w:rFonts w:ascii="Verdana" w:hAnsi="Verdana"/>
          <w:b/>
          <w:bCs/>
          <w:color w:val="333333"/>
          <w:sz w:val="18"/>
          <w:szCs w:val="18"/>
        </w:rPr>
        <w:t>Sample Input 3:</w:t>
      </w:r>
    </w:p>
    <w:p w:rsidR="001F5280" w:rsidRDefault="001F5280" w:rsidP="001F528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1F5280" w:rsidRDefault="001F5280" w:rsidP="001F528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1/3 -1/6 1/8</w:t>
      </w:r>
    </w:p>
    <w:p w:rsidR="001F5280" w:rsidRDefault="001F5280" w:rsidP="001F5280">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3:</w:t>
      </w:r>
    </w:p>
    <w:p w:rsidR="001F5280" w:rsidRDefault="001F5280" w:rsidP="001F528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7/24</w:t>
      </w:r>
    </w:p>
    <w:p w:rsidR="0052347B" w:rsidRPr="0052347B" w:rsidRDefault="0052347B" w:rsidP="0052347B">
      <w:pPr>
        <w:pStyle w:val="1"/>
      </w:pPr>
      <w:r w:rsidRPr="0052347B">
        <w:lastRenderedPageBreak/>
        <w:t>1082. Read Number in Chinese (25)</w:t>
      </w:r>
    </w:p>
    <w:p w:rsidR="0052347B" w:rsidRDefault="0052347B" w:rsidP="0052347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52347B" w:rsidRDefault="0052347B" w:rsidP="0052347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52347B" w:rsidRDefault="0052347B" w:rsidP="0052347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52347B" w:rsidRDefault="0052347B" w:rsidP="0052347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52347B" w:rsidRDefault="0052347B" w:rsidP="0052347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52347B" w:rsidRDefault="0052347B" w:rsidP="0052347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52347B" w:rsidRDefault="0052347B" w:rsidP="0052347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52347B" w:rsidRDefault="0052347B" w:rsidP="0052347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52347B" w:rsidRDefault="0052347B" w:rsidP="0052347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52347B" w:rsidRDefault="0052347B" w:rsidP="0052347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52347B" w:rsidRDefault="0052347B" w:rsidP="0052347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Given an integer with no more than 9 digits, you are supposed to read it in the traditional Chinese way. </w:t>
      </w:r>
      <w:proofErr w:type="gramStart"/>
      <w:r>
        <w:rPr>
          <w:rFonts w:ascii="inherit" w:hAnsi="inherit"/>
          <w:color w:val="333333"/>
          <w:sz w:val="18"/>
          <w:szCs w:val="18"/>
        </w:rPr>
        <w:t>Output "Fu" first if it is negative.</w:t>
      </w:r>
      <w:proofErr w:type="gramEnd"/>
      <w:r>
        <w:rPr>
          <w:rFonts w:ascii="inherit" w:hAnsi="inherit"/>
          <w:color w:val="333333"/>
          <w:sz w:val="18"/>
          <w:szCs w:val="18"/>
        </w:rPr>
        <w:t xml:space="preserve"> For example, -123456789 is read as "Fu yi Yi er Qian san Bai si Shi wu Wan liu Qian qi Bai ba Shi jiu". Note: zero ("ling") must be handled correctly according to the Chinese tradition. For example, 100800 is "yi Shi Wan ling ba Bai".</w:t>
      </w:r>
    </w:p>
    <w:p w:rsidR="0052347B" w:rsidRDefault="0052347B" w:rsidP="0052347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52347B" w:rsidRDefault="0052347B" w:rsidP="0052347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which gives an integer with no more than 9 digits.</w:t>
      </w:r>
    </w:p>
    <w:p w:rsidR="0052347B" w:rsidRDefault="0052347B" w:rsidP="0052347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52347B" w:rsidRDefault="0052347B" w:rsidP="0052347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a line the Chinese way of reading the number. The characters are separated by a space and there must be no extra space at the end of the line.</w:t>
      </w:r>
    </w:p>
    <w:p w:rsidR="0052347B" w:rsidRDefault="0052347B" w:rsidP="0052347B">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52347B" w:rsidRDefault="0052347B" w:rsidP="005234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w:t>
      </w:r>
    </w:p>
    <w:p w:rsidR="0052347B" w:rsidRDefault="0052347B" w:rsidP="0052347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52347B" w:rsidRDefault="0052347B" w:rsidP="005234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Fu yi Yi er Qian san Bai si Shi wu Wan liu Qian qi Bai ba Shi jiu</w:t>
      </w:r>
    </w:p>
    <w:p w:rsidR="0052347B" w:rsidRDefault="0052347B" w:rsidP="0052347B">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52347B" w:rsidRDefault="0052347B" w:rsidP="005234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100800</w:t>
      </w:r>
    </w:p>
    <w:p w:rsidR="0052347B" w:rsidRDefault="0052347B" w:rsidP="0052347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52347B" w:rsidRDefault="0052347B" w:rsidP="0052347B">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yi</w:t>
      </w:r>
      <w:proofErr w:type="gramEnd"/>
      <w:r>
        <w:rPr>
          <w:rFonts w:ascii="Consolas" w:hAnsi="Consolas" w:cs="Consolas"/>
          <w:color w:val="333333"/>
          <w:sz w:val="18"/>
          <w:szCs w:val="18"/>
        </w:rPr>
        <w:t xml:space="preserve"> Shi Wan ling ba Bai</w:t>
      </w:r>
    </w:p>
    <w:p w:rsidR="0068541C" w:rsidRPr="0068541C" w:rsidRDefault="0068541C" w:rsidP="0068541C">
      <w:pPr>
        <w:pStyle w:val="1"/>
      </w:pPr>
      <w:r w:rsidRPr="0068541C">
        <w:lastRenderedPageBreak/>
        <w:t>1083. List Grades (25)</w:t>
      </w:r>
    </w:p>
    <w:p w:rsidR="0068541C" w:rsidRDefault="0068541C" w:rsidP="0068541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68541C" w:rsidRDefault="0068541C" w:rsidP="0068541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68541C" w:rsidRDefault="0068541C" w:rsidP="0068541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68541C" w:rsidRDefault="0068541C" w:rsidP="0068541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68541C" w:rsidRDefault="0068541C" w:rsidP="0068541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68541C" w:rsidRDefault="0068541C" w:rsidP="0068541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68541C" w:rsidRDefault="0068541C" w:rsidP="0068541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68541C" w:rsidRDefault="0068541C" w:rsidP="0068541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68541C" w:rsidRDefault="0068541C" w:rsidP="0068541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68541C" w:rsidRDefault="0068541C" w:rsidP="0068541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68541C" w:rsidRDefault="0068541C" w:rsidP="0068541C">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color w:val="333333"/>
          <w:sz w:val="18"/>
          <w:szCs w:val="18"/>
        </w:rPr>
        <w:t>Given a list of N student records with name, ID and grade.</w:t>
      </w:r>
      <w:proofErr w:type="gramEnd"/>
      <w:r>
        <w:rPr>
          <w:rFonts w:ascii="inherit" w:hAnsi="inherit"/>
          <w:color w:val="333333"/>
          <w:sz w:val="18"/>
          <w:szCs w:val="18"/>
        </w:rPr>
        <w:t xml:space="preserve"> You are supposed to sort the records with respect to the grade in non-increasing order, and output those student records of which the grades are in a given interval.</w:t>
      </w:r>
    </w:p>
    <w:p w:rsidR="0068541C" w:rsidRDefault="0068541C" w:rsidP="0068541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68541C" w:rsidRDefault="0068541C" w:rsidP="0068541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is given in the following format:</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name[</w:t>
      </w:r>
      <w:proofErr w:type="gramEnd"/>
      <w:r>
        <w:rPr>
          <w:rFonts w:ascii="Consolas" w:hAnsi="Consolas" w:cs="Consolas"/>
          <w:color w:val="333333"/>
          <w:sz w:val="18"/>
          <w:szCs w:val="18"/>
        </w:rPr>
        <w:t>1] ID[1] grade[1]</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name[</w:t>
      </w:r>
      <w:proofErr w:type="gramEnd"/>
      <w:r>
        <w:rPr>
          <w:rFonts w:ascii="Consolas" w:hAnsi="Consolas" w:cs="Consolas"/>
          <w:color w:val="333333"/>
          <w:sz w:val="18"/>
          <w:szCs w:val="18"/>
        </w:rPr>
        <w:t>2] ID[2] grade[2]</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name[</w:t>
      </w:r>
      <w:proofErr w:type="gramEnd"/>
      <w:r>
        <w:rPr>
          <w:rFonts w:ascii="Consolas" w:hAnsi="Consolas" w:cs="Consolas"/>
          <w:color w:val="333333"/>
          <w:sz w:val="18"/>
          <w:szCs w:val="18"/>
        </w:rPr>
        <w:t>N] ID[N] grade[N]</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grade1 grade2</w:t>
      </w:r>
    </w:p>
    <w:p w:rsidR="0068541C" w:rsidRDefault="0068541C" w:rsidP="0068541C">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color w:val="333333"/>
          <w:sz w:val="18"/>
          <w:szCs w:val="18"/>
        </w:rPr>
        <w:t>where</w:t>
      </w:r>
      <w:proofErr w:type="gramEnd"/>
      <w:r>
        <w:rPr>
          <w:rFonts w:ascii="inherit" w:hAnsi="inherit"/>
          <w:color w:val="333333"/>
          <w:sz w:val="18"/>
          <w:szCs w:val="18"/>
        </w:rPr>
        <w:t xml:space="preserve"> name[i] and ID[i] are strings of no more than 10 characters with no space, grade[i] is an integer in [0, 100], grade1 and grade2 are the boundaries of the grade's interval. It is guaranteed that all the grades are</w:t>
      </w:r>
      <w:r>
        <w:rPr>
          <w:rStyle w:val="apple-converted-space"/>
          <w:rFonts w:ascii="inherit" w:hAnsi="inherit"/>
          <w:color w:val="333333"/>
          <w:sz w:val="18"/>
          <w:szCs w:val="18"/>
        </w:rPr>
        <w:t> </w:t>
      </w:r>
      <w:r>
        <w:rPr>
          <w:rFonts w:ascii="inherit" w:hAnsi="inherit"/>
          <w:i/>
          <w:iCs/>
          <w:color w:val="333333"/>
          <w:sz w:val="18"/>
          <w:szCs w:val="18"/>
        </w:rPr>
        <w:t>distinct</w:t>
      </w:r>
      <w:r>
        <w:rPr>
          <w:rFonts w:ascii="inherit" w:hAnsi="inherit"/>
          <w:color w:val="333333"/>
          <w:sz w:val="18"/>
          <w:szCs w:val="18"/>
        </w:rPr>
        <w:t>.</w:t>
      </w:r>
    </w:p>
    <w:p w:rsidR="0068541C" w:rsidRDefault="0068541C" w:rsidP="0068541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68541C" w:rsidRDefault="0068541C" w:rsidP="0068541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you should output the student records of which the grades are in the given interval [grade1, grade2] and are in non-increasing order. Each student record occupies a line with the student's name and ID, separated by one space. If there is no student's grade in that interval, output "NONE" instead.</w:t>
      </w:r>
    </w:p>
    <w:p w:rsidR="0068541C" w:rsidRDefault="0068541C" w:rsidP="0068541C">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4</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Tom CS000001 59</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Joe Math990112 89</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Mike CS991301 100</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Mary EE990830 95</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60 100</w:t>
      </w:r>
    </w:p>
    <w:p w:rsidR="0068541C" w:rsidRDefault="0068541C" w:rsidP="0068541C">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Mike CS991301</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Mary EE990830</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Joe Math990112</w:t>
      </w:r>
    </w:p>
    <w:p w:rsidR="0068541C" w:rsidRDefault="0068541C" w:rsidP="0068541C">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Jean AA980920 60</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Ann CS01 80</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90 95</w:t>
      </w:r>
    </w:p>
    <w:p w:rsidR="0068541C" w:rsidRDefault="0068541C" w:rsidP="0068541C">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NONE</w:t>
      </w:r>
    </w:p>
    <w:p w:rsidR="00D86B7A" w:rsidRPr="00D86B7A" w:rsidRDefault="00D86B7A" w:rsidP="00D86B7A">
      <w:pPr>
        <w:pStyle w:val="1"/>
      </w:pPr>
      <w:r w:rsidRPr="00D86B7A">
        <w:t>1084. Broken Keyboard (20)</w:t>
      </w:r>
    </w:p>
    <w:p w:rsidR="00D86B7A" w:rsidRDefault="00D86B7A" w:rsidP="00D86B7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86B7A" w:rsidRDefault="00D86B7A" w:rsidP="00D86B7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D86B7A" w:rsidRDefault="00D86B7A" w:rsidP="00D86B7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86B7A" w:rsidRDefault="00D86B7A" w:rsidP="00D86B7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D86B7A" w:rsidRDefault="00D86B7A" w:rsidP="00D86B7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86B7A" w:rsidRDefault="00D86B7A" w:rsidP="00D86B7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16000 B</w:t>
      </w:r>
    </w:p>
    <w:p w:rsidR="00D86B7A" w:rsidRDefault="00D86B7A" w:rsidP="00D86B7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86B7A" w:rsidRDefault="00D86B7A" w:rsidP="00D86B7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86B7A" w:rsidRDefault="00D86B7A" w:rsidP="00D86B7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86B7A" w:rsidRDefault="00D86B7A" w:rsidP="00D86B7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D86B7A" w:rsidRDefault="00D86B7A" w:rsidP="00D86B7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On a broken keyboard, some of the keys are worn out. So when you type some sentences, the characters corresponding to those keys will not appear on screen.</w:t>
      </w:r>
    </w:p>
    <w:p w:rsidR="00D86B7A" w:rsidRDefault="00D86B7A" w:rsidP="00D86B7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 string that you are supposed to type, and the string that you actually type out, please list those keys which are for sure worn out.</w:t>
      </w:r>
    </w:p>
    <w:p w:rsidR="00D86B7A" w:rsidRDefault="00D86B7A" w:rsidP="00D86B7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86B7A" w:rsidRDefault="00D86B7A" w:rsidP="00D86B7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1st line contains the original string, and the 2nd line contains the typed-out string. Each string contains no more than 80 characters which are either English letters [A-Z] (case insensitive), digital numbers [0-9], or "_" (representing the space). It is guaranteed that both strings are non-empty.</w:t>
      </w:r>
    </w:p>
    <w:p w:rsidR="00D86B7A" w:rsidRDefault="00D86B7A" w:rsidP="00D86B7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86B7A" w:rsidRDefault="00D86B7A" w:rsidP="00D86B7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keys that are worn out, in the order of being detected. The English letters must be capitalized. Each worn out key must be printed once only. It is guaranteed that there is at least one worn out key.</w:t>
      </w:r>
    </w:p>
    <w:p w:rsidR="00D86B7A" w:rsidRDefault="00D86B7A" w:rsidP="00D86B7A">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D86B7A" w:rsidRDefault="00D86B7A" w:rsidP="00D86B7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7_This_is_a_test</w:t>
      </w:r>
    </w:p>
    <w:p w:rsidR="00D86B7A" w:rsidRDefault="00D86B7A" w:rsidP="00D86B7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_hs_s_a_es</w:t>
      </w:r>
    </w:p>
    <w:p w:rsidR="00D86B7A" w:rsidRDefault="00D86B7A" w:rsidP="00D86B7A">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D86B7A" w:rsidRDefault="00D86B7A" w:rsidP="00D86B7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7TI</w:t>
      </w:r>
    </w:p>
    <w:p w:rsidR="0053689B" w:rsidRPr="0053689B" w:rsidRDefault="0053689B" w:rsidP="0053689B">
      <w:pPr>
        <w:pStyle w:val="1"/>
      </w:pPr>
      <w:r w:rsidRPr="0053689B">
        <w:t>1085. Perfect Sequence (25)</w:t>
      </w:r>
    </w:p>
    <w:p w:rsidR="0053689B" w:rsidRDefault="0053689B" w:rsidP="0053689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53689B" w:rsidRDefault="0053689B" w:rsidP="0053689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300 ms</w:t>
      </w:r>
    </w:p>
    <w:p w:rsidR="0053689B" w:rsidRDefault="0053689B" w:rsidP="0053689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53689B" w:rsidRDefault="0053689B" w:rsidP="0053689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53689B" w:rsidRDefault="0053689B" w:rsidP="0053689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53689B" w:rsidRDefault="0053689B" w:rsidP="0053689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53689B" w:rsidRDefault="0053689B" w:rsidP="0053689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判题程序</w:t>
      </w:r>
    </w:p>
    <w:p w:rsidR="0053689B" w:rsidRDefault="0053689B" w:rsidP="0053689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53689B" w:rsidRDefault="0053689B" w:rsidP="0053689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53689B" w:rsidRDefault="0053689B" w:rsidP="0053689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CAO, Peng</w:t>
      </w:r>
    </w:p>
    <w:p w:rsidR="0053689B" w:rsidRDefault="0053689B" w:rsidP="0053689B">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color w:val="333333"/>
          <w:sz w:val="18"/>
          <w:szCs w:val="18"/>
        </w:rPr>
        <w:t>Given a sequence of positive integers and another positive integer p.</w:t>
      </w:r>
      <w:proofErr w:type="gramEnd"/>
      <w:r>
        <w:rPr>
          <w:rFonts w:ascii="inherit" w:hAnsi="inherit"/>
          <w:color w:val="333333"/>
          <w:sz w:val="18"/>
          <w:szCs w:val="18"/>
        </w:rPr>
        <w:t xml:space="preserve"> The sequence is said to be a "perfect sequence" if M &lt;= m * p where M and m are the maximum and minimum numbers in the sequence, respectively.</w:t>
      </w:r>
    </w:p>
    <w:p w:rsidR="0053689B" w:rsidRDefault="0053689B" w:rsidP="0053689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 sequence and a parameter p, you are supposed to find from the sequence as many numbers as possible to form a perfect subsequence.</w:t>
      </w:r>
    </w:p>
    <w:p w:rsidR="0053689B" w:rsidRDefault="0053689B" w:rsidP="0053689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53689B" w:rsidRDefault="0053689B" w:rsidP="0053689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two positive integers N and p, where N (&lt;= 10</w:t>
      </w:r>
      <w:r>
        <w:rPr>
          <w:rFonts w:ascii="inherit" w:hAnsi="inherit"/>
          <w:color w:val="333333"/>
          <w:sz w:val="18"/>
          <w:szCs w:val="18"/>
          <w:vertAlign w:val="superscript"/>
        </w:rPr>
        <w:t>5</w:t>
      </w:r>
      <w:r>
        <w:rPr>
          <w:rFonts w:ascii="inherit" w:hAnsi="inherit"/>
          <w:color w:val="333333"/>
          <w:sz w:val="18"/>
          <w:szCs w:val="18"/>
        </w:rPr>
        <w:t>) is the number of integers in the sequence, and p (&lt;= 10</w:t>
      </w:r>
      <w:r>
        <w:rPr>
          <w:rFonts w:ascii="inherit" w:hAnsi="inherit"/>
          <w:color w:val="333333"/>
          <w:sz w:val="18"/>
          <w:szCs w:val="18"/>
          <w:vertAlign w:val="superscript"/>
        </w:rPr>
        <w:t>9</w:t>
      </w:r>
      <w:r>
        <w:rPr>
          <w:rFonts w:ascii="inherit" w:hAnsi="inherit"/>
          <w:color w:val="333333"/>
          <w:sz w:val="18"/>
          <w:szCs w:val="18"/>
        </w:rPr>
        <w:t>) is the parameter. In the second line there are N positive integers, each is no greater than 10</w:t>
      </w:r>
      <w:r>
        <w:rPr>
          <w:rFonts w:ascii="inherit" w:hAnsi="inherit"/>
          <w:color w:val="333333"/>
          <w:sz w:val="18"/>
          <w:szCs w:val="18"/>
          <w:vertAlign w:val="superscript"/>
        </w:rPr>
        <w:t>9</w:t>
      </w:r>
      <w:r>
        <w:rPr>
          <w:rFonts w:ascii="inherit" w:hAnsi="inherit"/>
          <w:color w:val="333333"/>
          <w:sz w:val="18"/>
          <w:szCs w:val="18"/>
        </w:rPr>
        <w:t>.</w:t>
      </w:r>
    </w:p>
    <w:p w:rsidR="0053689B" w:rsidRDefault="0053689B" w:rsidP="0053689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53689B" w:rsidRDefault="0053689B" w:rsidP="0053689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maximum number of integers that can be chosen to form a perfect subsequence.</w:t>
      </w:r>
    </w:p>
    <w:p w:rsidR="0053689B" w:rsidRDefault="0053689B" w:rsidP="0053689B">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53689B" w:rsidRDefault="0053689B" w:rsidP="0053689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10 8</w:t>
      </w:r>
    </w:p>
    <w:p w:rsidR="0053689B" w:rsidRDefault="0053689B" w:rsidP="0053689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2 3 20 4 5 1 6 7 8 9</w:t>
      </w:r>
    </w:p>
    <w:p w:rsidR="0053689B" w:rsidRDefault="0053689B" w:rsidP="0053689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53689B" w:rsidRDefault="0053689B" w:rsidP="0053689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w:t>
      </w:r>
    </w:p>
    <w:p w:rsidR="00F36884" w:rsidRPr="001036A8" w:rsidRDefault="00F36884" w:rsidP="001036A8">
      <w:pPr>
        <w:pStyle w:val="1"/>
      </w:pPr>
      <w:r w:rsidRPr="001036A8">
        <w:t>1086. Tree Traversals Again (25)</w:t>
      </w:r>
    </w:p>
    <w:p w:rsidR="00F36884" w:rsidRDefault="00F36884" w:rsidP="00F3688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F36884" w:rsidRDefault="00F36884" w:rsidP="00F3688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F36884" w:rsidRDefault="00F36884" w:rsidP="00F3688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F36884" w:rsidRDefault="00F36884" w:rsidP="00F3688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F36884" w:rsidRDefault="00F36884" w:rsidP="00F3688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F36884" w:rsidRDefault="00F36884" w:rsidP="00F3688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F36884" w:rsidRDefault="00F36884" w:rsidP="00F3688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F36884" w:rsidRDefault="00F36884" w:rsidP="00F3688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F36884" w:rsidRDefault="00F36884" w:rsidP="00F3688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F36884" w:rsidRDefault="00F36884" w:rsidP="00F3688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CHEN, Yue</w:t>
      </w:r>
    </w:p>
    <w:p w:rsidR="00F36884" w:rsidRDefault="00F36884" w:rsidP="00F3688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An inorder binary tree traversal can be implemented in a non-recursive way with a stack. For example, suppose that when a 6-node binary tree (with the keys numbered from 1 to 6) is traversed, the stack operations are: push(1); push(2); push(3); pop(); pop(); push(4); pop(); pop(); push(5); push(6); pop(); pop(). Then a unique binary tree (shown in Figure 1) can be generated from this sequence of operations. Your task is to give the postorder traversal sequence of this tree.</w:t>
      </w:r>
    </w:p>
    <w:p w:rsidR="00F36884" w:rsidRDefault="00F36884" w:rsidP="00F36884">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1695450" cy="1190625"/>
            <wp:effectExtent l="0" t="0" r="0" b="9525"/>
            <wp:docPr id="20" name="图片 20" descr="http://nos.patest.cn/bs_n9mde9jcny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bs_n9mde9jcnyj.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95450" cy="1190625"/>
                    </a:xfrm>
                    <a:prstGeom prst="rect">
                      <a:avLst/>
                    </a:prstGeom>
                    <a:noFill/>
                    <a:ln>
                      <a:noFill/>
                    </a:ln>
                  </pic:spPr>
                </pic:pic>
              </a:graphicData>
            </a:graphic>
          </wp:inline>
        </w:drawing>
      </w:r>
      <w:r>
        <w:rPr>
          <w:rFonts w:ascii="Verdana" w:hAnsi="Verdana"/>
          <w:color w:val="333333"/>
          <w:sz w:val="18"/>
          <w:szCs w:val="18"/>
        </w:rPr>
        <w:br/>
        <w:t>Figure 1</w:t>
      </w:r>
    </w:p>
    <w:p w:rsidR="00F36884" w:rsidRDefault="00F36884" w:rsidP="00F3688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F36884" w:rsidRDefault="00F36884" w:rsidP="00F3688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a positive integer N (&lt;=30) which is the total number of nodes in a tree (and hence the nodes are numbered from 1 to N). Then 2N lines follow, each describes a stack operation in the format: "Push X" where X is the index of the node being pushed onto the stack; or "Pop" meaning to pop one node from the stack.</w:t>
      </w:r>
    </w:p>
    <w:p w:rsidR="00F36884" w:rsidRDefault="00F36884" w:rsidP="00F3688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F36884" w:rsidRDefault="00F36884" w:rsidP="00F3688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the postorder traversal sequence of the corresponding tree in one line. A solution is guaranteed to exist. All the numbers must be separated by exactly one space, and there must be no extra space at the end of the line.</w:t>
      </w:r>
    </w:p>
    <w:p w:rsidR="00F36884" w:rsidRDefault="00F36884" w:rsidP="00F36884">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Push 1</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Push 2</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Push 3</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Pop</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Pop</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Push 4</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Pop</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Pop</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Push 5</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Push 6</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Pop</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Pop</w:t>
      </w:r>
    </w:p>
    <w:p w:rsidR="00F36884" w:rsidRDefault="00F36884" w:rsidP="00F36884">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3 4 2 6 5 1</w:t>
      </w:r>
    </w:p>
    <w:p w:rsidR="0090379E" w:rsidRPr="0090379E" w:rsidRDefault="0090379E" w:rsidP="0090379E">
      <w:pPr>
        <w:pStyle w:val="1"/>
      </w:pPr>
      <w:r w:rsidRPr="0090379E">
        <w:t>1087. All Roads Lead to Rome (30)</w:t>
      </w:r>
    </w:p>
    <w:p w:rsidR="0090379E" w:rsidRDefault="0090379E" w:rsidP="0090379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90379E" w:rsidRDefault="0090379E" w:rsidP="0090379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90379E" w:rsidRDefault="0090379E" w:rsidP="0090379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90379E" w:rsidRDefault="0090379E" w:rsidP="0090379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90379E" w:rsidRDefault="0090379E" w:rsidP="0090379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90379E" w:rsidRDefault="0090379E" w:rsidP="0090379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90379E" w:rsidRDefault="0090379E" w:rsidP="0090379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90379E" w:rsidRDefault="0090379E" w:rsidP="0090379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90379E" w:rsidRDefault="0090379E" w:rsidP="0090379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90379E" w:rsidRDefault="0090379E" w:rsidP="0090379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90379E" w:rsidRDefault="0090379E" w:rsidP="0090379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Indeed there are many different tourist routes from our city to Rome. You are supposed to find your clients the route with the least cost while gaining the most happiness.</w:t>
      </w:r>
    </w:p>
    <w:p w:rsidR="0090379E" w:rsidRDefault="0090379E" w:rsidP="0090379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90379E" w:rsidRDefault="0090379E" w:rsidP="0090379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2 positive integers N (2&lt;=N&lt;=200), the number of cities, and K, the total number of routes between pairs of cities; followed by the name of the starting city. The next N-1 lines each gives the name of a city and an integer that represents the happiness one can gain from that city, except the starting city. Then K lines follow, each describes a route between two cities in the format "City1 City2 Cost". Here the name of a city is a string of 3 capital English letters, and the destination is always ROM which represents Rome.</w:t>
      </w:r>
    </w:p>
    <w:p w:rsidR="0090379E" w:rsidRDefault="0090379E" w:rsidP="0090379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90379E" w:rsidRDefault="0090379E" w:rsidP="0090379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For each test case, we are supposed to find the route with the least cost. If such a route is not unique, the one with the maximum happiness will be recommended. If such a route is still not unique, then we output the one with the maximum average happiness -- it is guaranteed by the judge that such a solution exists and is unique.</w:t>
      </w:r>
    </w:p>
    <w:p w:rsidR="0090379E" w:rsidRDefault="0090379E" w:rsidP="0090379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Hence in the first line of output, you must print 4 numbers: the number of different routes with the least cost, the cost, the happiness, and the average happiness (take the integer part only) of the recommended route. Then in the next line, you are supposed to print the route in the format "City1-&gt;City2-&gt;...-&gt;ROM".</w:t>
      </w:r>
    </w:p>
    <w:p w:rsidR="0090379E" w:rsidRDefault="0090379E" w:rsidP="0090379E">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7 HZH</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ROM 100</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PKN 40</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GDN 55</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PRS 95</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BLN 80</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ROM GDN 1</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BLN ROM 1</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HZH PKN 1</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PRS ROM 2</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BLN HZH 2</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PKN GDN 1</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HZH PRS 1</w:t>
      </w:r>
    </w:p>
    <w:p w:rsidR="0090379E" w:rsidRDefault="0090379E" w:rsidP="0090379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3 3 195 97</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HZH-&gt;PRS-&gt;ROM</w:t>
      </w:r>
    </w:p>
    <w:p w:rsidR="00374F5C" w:rsidRPr="00374F5C" w:rsidRDefault="00374F5C" w:rsidP="00374F5C">
      <w:pPr>
        <w:pStyle w:val="1"/>
      </w:pPr>
      <w:r w:rsidRPr="00374F5C">
        <w:lastRenderedPageBreak/>
        <w:t>1088. Rational Arithmetic (20)</w:t>
      </w:r>
    </w:p>
    <w:p w:rsidR="00374F5C" w:rsidRDefault="00374F5C" w:rsidP="00374F5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374F5C" w:rsidRDefault="00374F5C" w:rsidP="00374F5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374F5C" w:rsidRDefault="00374F5C" w:rsidP="00374F5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374F5C" w:rsidRDefault="00374F5C" w:rsidP="00374F5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374F5C" w:rsidRDefault="00374F5C" w:rsidP="00374F5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374F5C" w:rsidRDefault="00374F5C" w:rsidP="00374F5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374F5C" w:rsidRDefault="00374F5C" w:rsidP="00374F5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374F5C" w:rsidRDefault="00374F5C" w:rsidP="00374F5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374F5C" w:rsidRDefault="00374F5C" w:rsidP="00374F5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374F5C" w:rsidRDefault="00374F5C" w:rsidP="00374F5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374F5C" w:rsidRDefault="00374F5C" w:rsidP="00374F5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two rational numbers, your task is to implement the basic arithmetics, that is, to calculate their sum, difference, product and quotient.</w:t>
      </w:r>
    </w:p>
    <w:p w:rsidR="00374F5C" w:rsidRDefault="00374F5C" w:rsidP="00374F5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374F5C" w:rsidRDefault="00374F5C" w:rsidP="00374F5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which gives in one line the two rational numbers in the format "a1/b1 a2/b2". The numerators and the denominators are all in the range of</w:t>
      </w:r>
      <w:r>
        <w:rPr>
          <w:rStyle w:val="apple-converted-space"/>
          <w:rFonts w:ascii="inherit" w:hAnsi="inherit"/>
          <w:color w:val="333333"/>
          <w:sz w:val="18"/>
          <w:szCs w:val="18"/>
        </w:rPr>
        <w:t> </w:t>
      </w:r>
      <w:r>
        <w:rPr>
          <w:rFonts w:ascii="inherit" w:hAnsi="inherit"/>
          <w:i/>
          <w:iCs/>
          <w:color w:val="333333"/>
          <w:sz w:val="18"/>
          <w:szCs w:val="18"/>
        </w:rPr>
        <w:t>long int</w:t>
      </w:r>
      <w:r>
        <w:rPr>
          <w:rFonts w:ascii="inherit" w:hAnsi="inherit"/>
          <w:color w:val="333333"/>
          <w:sz w:val="18"/>
          <w:szCs w:val="18"/>
        </w:rPr>
        <w:t>. If there is a negative sign, it must appear only in front of the numerator. The denominators are guaranteed to be non-zero numbers.</w:t>
      </w:r>
    </w:p>
    <w:p w:rsidR="00374F5C" w:rsidRDefault="00374F5C" w:rsidP="00374F5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374F5C" w:rsidRDefault="00374F5C" w:rsidP="00374F5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4 lines the sum, difference, product and quotient of the two rational numbers, respectively. The format of each line is "number1 operator number2 = result". Notice that all the rational numbers must be in their simplest form "k a/b", where</w:t>
      </w:r>
      <w:r>
        <w:rPr>
          <w:rStyle w:val="apple-converted-space"/>
          <w:rFonts w:ascii="inherit" w:hAnsi="inherit"/>
          <w:color w:val="333333"/>
          <w:sz w:val="18"/>
          <w:szCs w:val="18"/>
        </w:rPr>
        <w:t> </w:t>
      </w:r>
      <w:r>
        <w:rPr>
          <w:rFonts w:ascii="inherit" w:hAnsi="inherit"/>
          <w:b/>
          <w:bCs/>
          <w:color w:val="333333"/>
          <w:sz w:val="18"/>
          <w:szCs w:val="18"/>
        </w:rPr>
        <w:t>k</w:t>
      </w:r>
      <w:r>
        <w:rPr>
          <w:rStyle w:val="apple-converted-space"/>
          <w:rFonts w:ascii="inherit" w:hAnsi="inherit"/>
          <w:color w:val="333333"/>
          <w:sz w:val="18"/>
          <w:szCs w:val="18"/>
        </w:rPr>
        <w:t> </w:t>
      </w:r>
      <w:r>
        <w:rPr>
          <w:rFonts w:ascii="inherit" w:hAnsi="inherit"/>
          <w:color w:val="333333"/>
          <w:sz w:val="18"/>
          <w:szCs w:val="18"/>
        </w:rPr>
        <w:t>is the integer part, and</w:t>
      </w:r>
      <w:r>
        <w:rPr>
          <w:rStyle w:val="apple-converted-space"/>
          <w:rFonts w:ascii="inherit" w:hAnsi="inherit"/>
          <w:color w:val="333333"/>
          <w:sz w:val="18"/>
          <w:szCs w:val="18"/>
        </w:rPr>
        <w:t> </w:t>
      </w:r>
      <w:r>
        <w:rPr>
          <w:rFonts w:ascii="inherit" w:hAnsi="inherit"/>
          <w:b/>
          <w:bCs/>
          <w:color w:val="333333"/>
          <w:sz w:val="18"/>
          <w:szCs w:val="18"/>
        </w:rPr>
        <w:t>a/b</w:t>
      </w:r>
      <w:r>
        <w:rPr>
          <w:rStyle w:val="apple-converted-space"/>
          <w:rFonts w:ascii="inherit" w:hAnsi="inherit"/>
          <w:color w:val="333333"/>
          <w:sz w:val="18"/>
          <w:szCs w:val="18"/>
        </w:rPr>
        <w:t> </w:t>
      </w:r>
      <w:r>
        <w:rPr>
          <w:rFonts w:ascii="inherit" w:hAnsi="inherit"/>
          <w:color w:val="333333"/>
          <w:sz w:val="18"/>
          <w:szCs w:val="18"/>
        </w:rPr>
        <w:t>is the simplest fraction part. If the number is negative, it must be included in a pair of parentheses. If the denominator in the division is zero, output "Inf" as the result. It is guaranteed that all the output integers are in the range of</w:t>
      </w:r>
      <w:r>
        <w:rPr>
          <w:rStyle w:val="apple-converted-space"/>
          <w:rFonts w:ascii="inherit" w:hAnsi="inherit"/>
          <w:color w:val="333333"/>
          <w:sz w:val="18"/>
          <w:szCs w:val="18"/>
        </w:rPr>
        <w:t> </w:t>
      </w:r>
      <w:r>
        <w:rPr>
          <w:rFonts w:ascii="inherit" w:hAnsi="inherit"/>
          <w:i/>
          <w:iCs/>
          <w:color w:val="333333"/>
          <w:sz w:val="18"/>
          <w:szCs w:val="18"/>
        </w:rPr>
        <w:t>long int</w:t>
      </w:r>
      <w:r>
        <w:rPr>
          <w:rFonts w:ascii="inherit" w:hAnsi="inherit"/>
          <w:color w:val="333333"/>
          <w:sz w:val="18"/>
          <w:szCs w:val="18"/>
        </w:rPr>
        <w:t>.</w:t>
      </w:r>
    </w:p>
    <w:p w:rsidR="00374F5C" w:rsidRDefault="00374F5C" w:rsidP="00374F5C">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374F5C" w:rsidRDefault="00374F5C" w:rsidP="00374F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2/3 -4/2</w:t>
      </w:r>
    </w:p>
    <w:p w:rsidR="00374F5C" w:rsidRDefault="00374F5C" w:rsidP="00374F5C">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374F5C" w:rsidRDefault="00374F5C" w:rsidP="00374F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 + (-2) = (-1 1/3)</w:t>
      </w:r>
    </w:p>
    <w:p w:rsidR="00374F5C" w:rsidRDefault="00374F5C" w:rsidP="00374F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2/3 - (-2) = 2 2/3</w:t>
      </w:r>
    </w:p>
    <w:p w:rsidR="00374F5C" w:rsidRDefault="00374F5C" w:rsidP="00374F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 * (-2) = (-1 1/3)</w:t>
      </w:r>
    </w:p>
    <w:p w:rsidR="00374F5C" w:rsidRDefault="00374F5C" w:rsidP="00374F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 / (-2) = (-1/3)</w:t>
      </w:r>
    </w:p>
    <w:p w:rsidR="00374F5C" w:rsidRDefault="00374F5C" w:rsidP="00374F5C">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Input 2:</w:t>
      </w:r>
    </w:p>
    <w:p w:rsidR="00374F5C" w:rsidRDefault="00374F5C" w:rsidP="00374F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5/3 0/6</w:t>
      </w:r>
    </w:p>
    <w:p w:rsidR="00374F5C" w:rsidRDefault="00374F5C" w:rsidP="00374F5C">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374F5C" w:rsidRDefault="00374F5C" w:rsidP="00374F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2/3 + 0 = 1 2/3</w:t>
      </w:r>
    </w:p>
    <w:p w:rsidR="00374F5C" w:rsidRDefault="00374F5C" w:rsidP="00374F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2/3 - 0 = 1 2/3</w:t>
      </w:r>
    </w:p>
    <w:p w:rsidR="00374F5C" w:rsidRDefault="00374F5C" w:rsidP="00374F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2/3 * 0 = 0</w:t>
      </w:r>
    </w:p>
    <w:p w:rsidR="00374F5C" w:rsidRDefault="00374F5C" w:rsidP="00374F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xml:space="preserve">1 2/3 / 0 = </w:t>
      </w:r>
      <w:proofErr w:type="gramStart"/>
      <w:r>
        <w:rPr>
          <w:rFonts w:ascii="Consolas" w:hAnsi="Consolas" w:cs="Consolas"/>
          <w:color w:val="333333"/>
          <w:sz w:val="18"/>
          <w:szCs w:val="18"/>
        </w:rPr>
        <w:t>Inf</w:t>
      </w:r>
      <w:proofErr w:type="gramEnd"/>
    </w:p>
    <w:p w:rsidR="00D227D3" w:rsidRPr="00D227D3" w:rsidRDefault="00D227D3" w:rsidP="00D227D3">
      <w:pPr>
        <w:pStyle w:val="1"/>
      </w:pPr>
      <w:r w:rsidRPr="00D227D3">
        <w:t>1089. Insert or Merge (25)</w:t>
      </w:r>
    </w:p>
    <w:p w:rsidR="00D227D3" w:rsidRDefault="00D227D3" w:rsidP="00D227D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227D3" w:rsidRDefault="00D227D3" w:rsidP="00D227D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D227D3" w:rsidRDefault="00D227D3" w:rsidP="00D227D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227D3" w:rsidRDefault="00D227D3" w:rsidP="00D227D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D227D3" w:rsidRDefault="00D227D3" w:rsidP="00D227D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227D3" w:rsidRDefault="00D227D3" w:rsidP="00D227D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227D3" w:rsidRDefault="00D227D3" w:rsidP="00D227D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227D3" w:rsidRDefault="00D227D3" w:rsidP="00D227D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227D3" w:rsidRDefault="00D227D3" w:rsidP="00D227D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227D3" w:rsidRDefault="00D227D3" w:rsidP="00D227D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D227D3" w:rsidRDefault="00D227D3" w:rsidP="00D227D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According to Wikipedia:</w:t>
      </w:r>
    </w:p>
    <w:p w:rsidR="00D227D3" w:rsidRDefault="00D227D3" w:rsidP="00D227D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Insertion sort</w:t>
      </w:r>
      <w:r>
        <w:rPr>
          <w:rStyle w:val="apple-converted-space"/>
          <w:rFonts w:ascii="inherit" w:hAnsi="inherit"/>
          <w:color w:val="333333"/>
          <w:sz w:val="18"/>
          <w:szCs w:val="18"/>
        </w:rPr>
        <w:t> </w:t>
      </w:r>
      <w:r>
        <w:rPr>
          <w:rFonts w:ascii="inherit" w:hAnsi="inherit"/>
          <w:color w:val="333333"/>
          <w:sz w:val="18"/>
          <w:szCs w:val="18"/>
        </w:rPr>
        <w:t xml:space="preserve">iterates, consuming one input element each repetition, and growing a sorted output list. </w:t>
      </w:r>
      <w:proofErr w:type="gramStart"/>
      <w:r>
        <w:rPr>
          <w:rFonts w:ascii="inherit" w:hAnsi="inherit"/>
          <w:color w:val="333333"/>
          <w:sz w:val="18"/>
          <w:szCs w:val="18"/>
        </w:rPr>
        <w:t>Each iteration</w:t>
      </w:r>
      <w:proofErr w:type="gramEnd"/>
      <w:r>
        <w:rPr>
          <w:rFonts w:ascii="inherit" w:hAnsi="inherit"/>
          <w:color w:val="333333"/>
          <w:sz w:val="18"/>
          <w:szCs w:val="18"/>
        </w:rPr>
        <w:t>, insertion sort removes one element from the input data, finds the location it belongs within the sorted list, and inserts it there. It repeats until no input elements remain.</w:t>
      </w:r>
    </w:p>
    <w:p w:rsidR="00D227D3" w:rsidRDefault="00D227D3" w:rsidP="00D227D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Merge sort</w:t>
      </w:r>
      <w:r>
        <w:rPr>
          <w:rStyle w:val="apple-converted-space"/>
          <w:rFonts w:ascii="inherit" w:hAnsi="inherit"/>
          <w:color w:val="333333"/>
          <w:sz w:val="18"/>
          <w:szCs w:val="18"/>
        </w:rPr>
        <w:t> </w:t>
      </w:r>
      <w:r>
        <w:rPr>
          <w:rFonts w:ascii="inherit" w:hAnsi="inherit"/>
          <w:color w:val="333333"/>
          <w:sz w:val="18"/>
          <w:szCs w:val="18"/>
        </w:rPr>
        <w:t>works as follows: Divide the unsorted list into N sublists, each containing 1 element (a list of 1 element is considered sorted). Then repeatedly merge two adjacent sublists to produce new sorted sublists until there is only 1 sublist remaining.</w:t>
      </w:r>
    </w:p>
    <w:p w:rsidR="00D227D3" w:rsidRDefault="00D227D3" w:rsidP="00D227D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the initial sequence of integers, together with a sequence which is a result of several iterations of some sorting method, can you tell which sorting method we are using?</w:t>
      </w:r>
    </w:p>
    <w:p w:rsidR="00D227D3" w:rsidRDefault="00D227D3" w:rsidP="00D227D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227D3" w:rsidRDefault="00D227D3" w:rsidP="00D227D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Each input file contains one test case. For each case, the first line gives a positive integer N (&lt;=100). Then in the next line, N integers are given as the initial sequence. The last line contains the partially sorted sequence of the N numbers. It is assumed that the target sequence is always ascending. All the numbers in a line are separated by a space.</w:t>
      </w:r>
    </w:p>
    <w:p w:rsidR="00D227D3" w:rsidRDefault="00D227D3" w:rsidP="00D227D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227D3" w:rsidRDefault="00D227D3" w:rsidP="00D227D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the first line either "Insertion Sort" or "Merge Sort" to indicate the method used to obtain the partial result. Then run this method for one more iteration and output in the second line the resulting sequence. It is guaranteed that the answer is unique for each test case. All the numbers in a line must be separated by a space, and there must be no extra space at the end of the line.</w:t>
      </w:r>
    </w:p>
    <w:p w:rsidR="00D227D3" w:rsidRDefault="00D227D3" w:rsidP="00D227D3">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D227D3" w:rsidRDefault="00D227D3" w:rsidP="00D227D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w:t>
      </w:r>
    </w:p>
    <w:p w:rsidR="00D227D3" w:rsidRDefault="00D227D3" w:rsidP="00D227D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3 1 2 8 7 5 9 4 6 0</w:t>
      </w:r>
    </w:p>
    <w:p w:rsidR="00D227D3" w:rsidRDefault="00D227D3" w:rsidP="00D227D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1 2 3 7 8 5 9 4 6 0</w:t>
      </w:r>
    </w:p>
    <w:p w:rsidR="00D227D3" w:rsidRDefault="00D227D3" w:rsidP="00D227D3">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D227D3" w:rsidRDefault="00D227D3" w:rsidP="00D227D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Insertion Sort</w:t>
      </w:r>
    </w:p>
    <w:p w:rsidR="00D227D3" w:rsidRDefault="00D227D3" w:rsidP="00D227D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1 2 3 5 7 8 9 4 6 0</w:t>
      </w:r>
    </w:p>
    <w:p w:rsidR="00D227D3" w:rsidRDefault="00D227D3" w:rsidP="00D227D3">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D227D3" w:rsidRDefault="00D227D3" w:rsidP="00D227D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w:t>
      </w:r>
    </w:p>
    <w:p w:rsidR="00D227D3" w:rsidRDefault="00D227D3" w:rsidP="00D227D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3 1 2 8 7 5 9 4 0 6</w:t>
      </w:r>
    </w:p>
    <w:p w:rsidR="00D227D3" w:rsidRDefault="00D227D3" w:rsidP="00D227D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1 3 2 8 5 7 4 9 0 6</w:t>
      </w:r>
    </w:p>
    <w:p w:rsidR="00D227D3" w:rsidRDefault="00D227D3" w:rsidP="00D227D3">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D227D3" w:rsidRDefault="00D227D3" w:rsidP="00D227D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Merge Sort</w:t>
      </w:r>
    </w:p>
    <w:p w:rsidR="00D227D3" w:rsidRDefault="00D227D3" w:rsidP="00D227D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1 2 3 8 4 5 7 9 0 6</w:t>
      </w:r>
    </w:p>
    <w:p w:rsidR="009E202E" w:rsidRPr="00E83135" w:rsidRDefault="009E202E" w:rsidP="00E83135">
      <w:pPr>
        <w:pStyle w:val="1"/>
      </w:pPr>
      <w:r w:rsidRPr="00E83135">
        <w:lastRenderedPageBreak/>
        <w:t>1090. Highest Price in Supply Chain (25)</w:t>
      </w:r>
    </w:p>
    <w:p w:rsidR="009E202E" w:rsidRDefault="009E202E" w:rsidP="009E20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9E202E" w:rsidRDefault="009E202E" w:rsidP="009E20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9E202E" w:rsidRDefault="009E202E" w:rsidP="009E20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9E202E" w:rsidRDefault="009E202E" w:rsidP="009E20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9E202E" w:rsidRDefault="009E202E" w:rsidP="009E20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9E202E" w:rsidRDefault="009E202E" w:rsidP="009E20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9E202E" w:rsidRDefault="009E202E" w:rsidP="009E20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9E202E" w:rsidRDefault="009E202E" w:rsidP="009E20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9E202E" w:rsidRDefault="009E202E" w:rsidP="009E20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9E202E" w:rsidRDefault="009E202E" w:rsidP="009E20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9E202E" w:rsidRDefault="009E202E" w:rsidP="009E20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 supply chain is a network of retailers</w:t>
      </w:r>
      <w:r>
        <w:rPr>
          <w:rFonts w:ascii="inherit" w:hAnsi="inherit"/>
          <w:color w:val="333333"/>
          <w:sz w:val="18"/>
          <w:szCs w:val="18"/>
        </w:rPr>
        <w:t>（零售商）</w:t>
      </w:r>
      <w:r>
        <w:rPr>
          <w:rFonts w:ascii="inherit" w:hAnsi="inherit"/>
          <w:color w:val="333333"/>
          <w:sz w:val="18"/>
          <w:szCs w:val="18"/>
        </w:rPr>
        <w:t>, distributors</w:t>
      </w:r>
      <w:r>
        <w:rPr>
          <w:rFonts w:ascii="inherit" w:hAnsi="inherit"/>
          <w:color w:val="333333"/>
          <w:sz w:val="18"/>
          <w:szCs w:val="18"/>
        </w:rPr>
        <w:t>（经销商）</w:t>
      </w:r>
      <w:r>
        <w:rPr>
          <w:rFonts w:ascii="inherit" w:hAnsi="inherit"/>
          <w:color w:val="333333"/>
          <w:sz w:val="18"/>
          <w:szCs w:val="18"/>
        </w:rPr>
        <w:t>, and suppliers</w:t>
      </w:r>
      <w:r>
        <w:rPr>
          <w:rFonts w:ascii="inherit" w:hAnsi="inherit"/>
          <w:color w:val="333333"/>
          <w:sz w:val="18"/>
          <w:szCs w:val="18"/>
        </w:rPr>
        <w:t>（供应商）</w:t>
      </w:r>
      <w:r>
        <w:rPr>
          <w:rFonts w:ascii="inherit" w:hAnsi="inherit"/>
          <w:color w:val="333333"/>
          <w:sz w:val="18"/>
          <w:szCs w:val="18"/>
        </w:rPr>
        <w:t>-- everyone involved in moving a product from supplier to customer.</w:t>
      </w:r>
    </w:p>
    <w:p w:rsidR="009E202E" w:rsidRDefault="009E202E" w:rsidP="009E20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Starting from one root supplier, everyone on the chain buys products from one's supplier in a price P and sell or distribute them in a price that is r% higher than P. It is assumed that each member in the supply chain has exactly one supplier except the root supplier, and there is no supply cycle.</w:t>
      </w:r>
    </w:p>
    <w:p w:rsidR="009E202E" w:rsidRDefault="009E202E" w:rsidP="009E20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 supply chain, you are supposed to tell the highest price we can expect from some retailers.</w:t>
      </w:r>
    </w:p>
    <w:p w:rsidR="009E202E" w:rsidRDefault="009E202E" w:rsidP="009E20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9E202E" w:rsidRDefault="009E202E" w:rsidP="009E20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Each input file contains one test case. For each case, </w:t>
      </w:r>
      <w:proofErr w:type="gramStart"/>
      <w:r>
        <w:rPr>
          <w:rFonts w:ascii="inherit" w:hAnsi="inherit"/>
          <w:color w:val="333333"/>
          <w:sz w:val="18"/>
          <w:szCs w:val="18"/>
        </w:rPr>
        <w:t>The</w:t>
      </w:r>
      <w:proofErr w:type="gramEnd"/>
      <w:r>
        <w:rPr>
          <w:rFonts w:ascii="inherit" w:hAnsi="inherit"/>
          <w:color w:val="333333"/>
          <w:sz w:val="18"/>
          <w:szCs w:val="18"/>
        </w:rPr>
        <w:t xml:space="preserve"> first line contains three positive numbers: N (&lt;=10</w:t>
      </w:r>
      <w:r>
        <w:rPr>
          <w:rFonts w:ascii="inherit" w:hAnsi="inherit"/>
          <w:color w:val="333333"/>
          <w:sz w:val="18"/>
          <w:szCs w:val="18"/>
          <w:vertAlign w:val="superscript"/>
        </w:rPr>
        <w:t>5</w:t>
      </w:r>
      <w:r>
        <w:rPr>
          <w:rFonts w:ascii="inherit" w:hAnsi="inherit"/>
          <w:color w:val="333333"/>
          <w:sz w:val="18"/>
          <w:szCs w:val="18"/>
        </w:rPr>
        <w:t>), the total number of the members in the supply chain (and hence they are numbered from 0 to N-1); P, the price given by the root supplier; and r, the percentage rate of price increment for each distributor or retailer. Then the next line contains N numbers, each number S</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 xml:space="preserve">is the index of the supplier for </w:t>
      </w:r>
      <w:proofErr w:type="gramStart"/>
      <w:r>
        <w:rPr>
          <w:rFonts w:ascii="inherit" w:hAnsi="inherit"/>
          <w:color w:val="333333"/>
          <w:sz w:val="18"/>
          <w:szCs w:val="18"/>
        </w:rPr>
        <w:t>the i</w:t>
      </w:r>
      <w:proofErr w:type="gramEnd"/>
      <w:r>
        <w:rPr>
          <w:rFonts w:ascii="inherit" w:hAnsi="inherit"/>
          <w:color w:val="333333"/>
          <w:sz w:val="18"/>
          <w:szCs w:val="18"/>
        </w:rPr>
        <w:t>-th member. S</w:t>
      </w:r>
      <w:r>
        <w:rPr>
          <w:rFonts w:ascii="inherit" w:hAnsi="inherit"/>
          <w:color w:val="333333"/>
          <w:sz w:val="18"/>
          <w:szCs w:val="18"/>
          <w:vertAlign w:val="subscript"/>
        </w:rPr>
        <w:t>root</w:t>
      </w:r>
      <w:r>
        <w:rPr>
          <w:rStyle w:val="apple-converted-space"/>
          <w:rFonts w:ascii="inherit" w:hAnsi="inherit"/>
          <w:color w:val="333333"/>
          <w:sz w:val="18"/>
          <w:szCs w:val="18"/>
        </w:rPr>
        <w:t> </w:t>
      </w:r>
      <w:r>
        <w:rPr>
          <w:rFonts w:ascii="inherit" w:hAnsi="inherit"/>
          <w:color w:val="333333"/>
          <w:sz w:val="18"/>
          <w:szCs w:val="18"/>
        </w:rPr>
        <w:t>for the root supplier is defined to be -1. All the numbers in a line are separated by a space.</w:t>
      </w:r>
    </w:p>
    <w:p w:rsidR="009E202E" w:rsidRDefault="009E202E" w:rsidP="009E20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9E202E" w:rsidRDefault="009E202E" w:rsidP="009E20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highest price we can expect from some retailers, accurate up to 2 decimal places, and the number of retailers that sell at the highest price. There must be one space between the two numbers. It is guaranteed that the price will not exceed 10</w:t>
      </w:r>
      <w:r>
        <w:rPr>
          <w:rFonts w:ascii="inherit" w:hAnsi="inherit"/>
          <w:color w:val="333333"/>
          <w:sz w:val="18"/>
          <w:szCs w:val="18"/>
          <w:vertAlign w:val="superscript"/>
        </w:rPr>
        <w:t>10</w:t>
      </w:r>
      <w:r>
        <w:rPr>
          <w:rFonts w:ascii="inherit" w:hAnsi="inherit"/>
          <w:color w:val="333333"/>
          <w:sz w:val="18"/>
          <w:szCs w:val="18"/>
        </w:rPr>
        <w:t>.</w:t>
      </w:r>
    </w:p>
    <w:p w:rsidR="009E202E" w:rsidRDefault="009E202E" w:rsidP="009E202E">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9E202E" w:rsidRDefault="009E202E" w:rsidP="009E20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9 1.80 1.00</w:t>
      </w:r>
    </w:p>
    <w:p w:rsidR="009E202E" w:rsidRDefault="009E202E" w:rsidP="009E20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5 4 4 -1 4 5 3 6</w:t>
      </w:r>
    </w:p>
    <w:p w:rsidR="009E202E" w:rsidRDefault="009E202E" w:rsidP="009E202E">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Output:</w:t>
      </w:r>
    </w:p>
    <w:p w:rsidR="009E202E" w:rsidRDefault="009E202E" w:rsidP="009E20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1.85 2</w:t>
      </w:r>
    </w:p>
    <w:p w:rsidR="00275AAC" w:rsidRPr="00275AAC" w:rsidRDefault="00275AAC" w:rsidP="00275AAC">
      <w:pPr>
        <w:pStyle w:val="1"/>
      </w:pPr>
      <w:r w:rsidRPr="00275AAC">
        <w:t>1091. Acute Stroke (30)</w:t>
      </w:r>
    </w:p>
    <w:p w:rsidR="00275AAC" w:rsidRDefault="00275AAC" w:rsidP="00275AA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275AAC" w:rsidRDefault="00275AAC" w:rsidP="00275AA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275AAC" w:rsidRDefault="00275AAC" w:rsidP="00275AA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275AAC" w:rsidRDefault="00275AAC" w:rsidP="00275AA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275AAC" w:rsidRDefault="00275AAC" w:rsidP="00275AA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275AAC" w:rsidRDefault="00275AAC" w:rsidP="00275AA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275AAC" w:rsidRDefault="00275AAC" w:rsidP="00275AA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275AAC" w:rsidRDefault="00275AAC" w:rsidP="00275AA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275AAC" w:rsidRDefault="00275AAC" w:rsidP="00275AA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275AAC" w:rsidRDefault="00275AAC" w:rsidP="00275AA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275AAC" w:rsidRDefault="00275AAC" w:rsidP="00275AA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One important factor to identify acute stroke (</w:t>
      </w:r>
      <w:r>
        <w:rPr>
          <w:rFonts w:ascii="inherit" w:hAnsi="inherit"/>
          <w:color w:val="333333"/>
          <w:sz w:val="18"/>
          <w:szCs w:val="18"/>
        </w:rPr>
        <w:t>急性脑卒中</w:t>
      </w:r>
      <w:r>
        <w:rPr>
          <w:rFonts w:ascii="inherit" w:hAnsi="inherit"/>
          <w:color w:val="333333"/>
          <w:sz w:val="18"/>
          <w:szCs w:val="18"/>
        </w:rPr>
        <w:t>) is the volume of the stroke core. Given the results of image analysis in which the core regions are identified in each MRI slice, your job is to calculate the volume of the stroke core.</w:t>
      </w:r>
    </w:p>
    <w:p w:rsidR="00275AAC" w:rsidRDefault="00275AAC" w:rsidP="00275AA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275AAC" w:rsidRDefault="00275AAC" w:rsidP="00275AA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4 positive integers: M, N, L and T, where M and N are the sizes of each slice (i.e. pixels of a slice are in an M by N matrix, and the maximum resolution is 1286 by 128); L (&lt;=60) is the number of slices of a brain; and T is the integer threshold (i.e. if the volume of a connected core is less than T, then that core must not be counted).</w:t>
      </w:r>
    </w:p>
    <w:p w:rsidR="00275AAC" w:rsidRDefault="00275AAC" w:rsidP="00275AA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Then L slices are given. Each slice is represented by an M by N matrix of 0's and 1's, where 1 represents a pixel of stroke, and 0 means normal. Since the thickness of a slice is a constant, we only have to count the number of 1's to obtain the volume. However, there might be several separated core regions in a brain, and only those with their volumes no less than T are counted. Two pixels are "connected" and hence belong to the same region if they share a common side, as shown by Figure 1 where all the 6 red pixels are connected to the blue one.</w:t>
      </w:r>
    </w:p>
    <w:p w:rsidR="00275AAC" w:rsidRDefault="00275AAC" w:rsidP="00275AAC">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1438275" cy="1133475"/>
            <wp:effectExtent l="0" t="0" r="9525" b="9525"/>
            <wp:docPr id="21" name="图片 21" descr="http://nos.patest.cn/g0_nf8qpnrr0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g0_nf8qpnrr0f1.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38275" cy="1133475"/>
                    </a:xfrm>
                    <a:prstGeom prst="rect">
                      <a:avLst/>
                    </a:prstGeom>
                    <a:noFill/>
                    <a:ln>
                      <a:noFill/>
                    </a:ln>
                  </pic:spPr>
                </pic:pic>
              </a:graphicData>
            </a:graphic>
          </wp:inline>
        </w:drawing>
      </w:r>
      <w:r>
        <w:rPr>
          <w:rFonts w:ascii="Verdana" w:hAnsi="Verdana"/>
          <w:color w:val="333333"/>
          <w:sz w:val="18"/>
          <w:szCs w:val="18"/>
        </w:rPr>
        <w:br/>
        <w:t>Figure 1</w:t>
      </w:r>
    </w:p>
    <w:p w:rsidR="00275AAC" w:rsidRDefault="00275AAC" w:rsidP="00275AA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275AAC" w:rsidRDefault="00275AAC" w:rsidP="00275AA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For each case, output in a line the total volume of the stroke core.</w:t>
      </w:r>
    </w:p>
    <w:p w:rsidR="00275AAC" w:rsidRDefault="00275AAC" w:rsidP="00275AAC">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3 4 5 2</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1 1 1 1</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1 1 1 1</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1 1 1 1</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0 0 1 1</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0 0 1 1</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0 0 1 1</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1 0 1 1</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0 1 0 0</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0 0 0 0</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1 0 1 1</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0 0 0 0</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0 0 0 0</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0 0 0 1</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0 0 0 1</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1 0 0 0</w:t>
      </w:r>
    </w:p>
    <w:p w:rsidR="00275AAC" w:rsidRDefault="00275AAC" w:rsidP="00275AAC">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26</w:t>
      </w:r>
    </w:p>
    <w:p w:rsidR="00433F87" w:rsidRPr="009B19C5" w:rsidRDefault="00433F87" w:rsidP="009B19C5">
      <w:pPr>
        <w:pStyle w:val="1"/>
      </w:pPr>
      <w:r w:rsidRPr="009B19C5">
        <w:lastRenderedPageBreak/>
        <w:t xml:space="preserve">1092. </w:t>
      </w:r>
      <w:proofErr w:type="gramStart"/>
      <w:r w:rsidRPr="009B19C5">
        <w:t>To</w:t>
      </w:r>
      <w:proofErr w:type="gramEnd"/>
      <w:r w:rsidRPr="009B19C5">
        <w:t xml:space="preserve"> Buy or Not to Buy (20)</w:t>
      </w:r>
    </w:p>
    <w:p w:rsidR="00433F87" w:rsidRDefault="00433F87" w:rsidP="00433F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433F87" w:rsidRDefault="00433F87" w:rsidP="00433F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433F87" w:rsidRDefault="00433F87" w:rsidP="00433F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433F87" w:rsidRDefault="00433F87" w:rsidP="00433F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433F87" w:rsidRDefault="00433F87" w:rsidP="00433F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433F87" w:rsidRDefault="00433F87" w:rsidP="00433F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433F87" w:rsidRDefault="00433F87" w:rsidP="00433F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433F87" w:rsidRDefault="00433F87" w:rsidP="00433F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433F87" w:rsidRDefault="00433F87" w:rsidP="00433F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433F87" w:rsidRDefault="00433F87" w:rsidP="00433F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433F87" w:rsidRDefault="00433F87" w:rsidP="00433F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Eva would like to make a string of beads with her favorite colors so she went to a small shop to buy some beads. There were many colorful strings of beads. However the owner of the shop would only sell the strings in whole pieces. Hence Eva must check whether a string in the shop contains all the beads she needs. She now comes to you for help: if the answer is "Yes", please tell her the number of extra beads she has to buy; or if the answer is "No", please tell her the number of beads missing from the string.</w:t>
      </w:r>
    </w:p>
    <w:p w:rsidR="00433F87" w:rsidRDefault="00433F87" w:rsidP="00433F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the sake of simplicity, let's use the characters in the ranges [0-9], [a-z], and [A-Z] to represent the colors. For example, the 3rd string in Figure 1 is the one that Eva would like to make. Then the 1st string is okay since it contains all the necessary beads with 8 extra ones; yet the 2nd one is not since there is no black bead and one less red bead.</w:t>
      </w:r>
    </w:p>
    <w:p w:rsidR="00433F87" w:rsidRDefault="00433F87" w:rsidP="00433F87">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2638425" cy="2047875"/>
            <wp:effectExtent l="0" t="0" r="9525" b="9525"/>
            <wp:docPr id="22" name="图片 22" descr="http://nos.patest.cn/gz_nkqi5eg6w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gz_nkqi5eg6wio.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38425" cy="2047875"/>
                    </a:xfrm>
                    <a:prstGeom prst="rect">
                      <a:avLst/>
                    </a:prstGeom>
                    <a:noFill/>
                    <a:ln>
                      <a:noFill/>
                    </a:ln>
                  </pic:spPr>
                </pic:pic>
              </a:graphicData>
            </a:graphic>
          </wp:inline>
        </w:drawing>
      </w:r>
      <w:r>
        <w:rPr>
          <w:rFonts w:ascii="Verdana" w:hAnsi="Verdana"/>
          <w:color w:val="333333"/>
          <w:sz w:val="18"/>
          <w:szCs w:val="18"/>
        </w:rPr>
        <w:br/>
        <w:t>Figure 1</w:t>
      </w:r>
    </w:p>
    <w:p w:rsidR="00433F87" w:rsidRDefault="00433F87" w:rsidP="00433F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433F87" w:rsidRDefault="00433F87" w:rsidP="00433F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gives in two lines the strings of no more than 1000 beads which belong to the shop owner and Eva, respectively.</w:t>
      </w:r>
    </w:p>
    <w:p w:rsidR="00433F87" w:rsidRDefault="00433F87" w:rsidP="00433F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433F87" w:rsidRDefault="00433F87" w:rsidP="00433F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For each test case, print your answer in one line. If the answer is "Yes", then also output the number of extra beads Eva has to buy; or if the answer is "No", then also output the number of beads missing from the string. There must be exactly 1 space between the answer and the number.</w:t>
      </w:r>
    </w:p>
    <w:p w:rsidR="00433F87" w:rsidRDefault="00433F87" w:rsidP="00433F87">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433F87" w:rsidRDefault="00433F87" w:rsidP="00433F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ppRYYGrrYBR2258</w:t>
      </w:r>
    </w:p>
    <w:p w:rsidR="00433F87" w:rsidRDefault="00433F87" w:rsidP="00433F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YrR8RrY</w:t>
      </w:r>
    </w:p>
    <w:p w:rsidR="00433F87" w:rsidRDefault="00433F87" w:rsidP="00433F8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433F87" w:rsidRDefault="00433F87" w:rsidP="00433F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 8</w:t>
      </w:r>
    </w:p>
    <w:p w:rsidR="00433F87" w:rsidRDefault="00433F87" w:rsidP="00433F87">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433F87" w:rsidRDefault="00433F87" w:rsidP="00433F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ppRYYGrrYB225</w:t>
      </w:r>
    </w:p>
    <w:p w:rsidR="00433F87" w:rsidRDefault="00433F87" w:rsidP="00433F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YrR8RrY</w:t>
      </w:r>
    </w:p>
    <w:p w:rsidR="00433F87" w:rsidRDefault="00433F87" w:rsidP="00433F8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433F87" w:rsidRDefault="00433F87" w:rsidP="00433F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 2</w:t>
      </w:r>
    </w:p>
    <w:p w:rsidR="0066485A" w:rsidRPr="0066485A" w:rsidRDefault="0066485A" w:rsidP="0066485A">
      <w:pPr>
        <w:pStyle w:val="1"/>
      </w:pPr>
      <w:r w:rsidRPr="0066485A">
        <w:t>1093. Count PAT's (25)</w:t>
      </w:r>
    </w:p>
    <w:p w:rsidR="0066485A" w:rsidRDefault="0066485A" w:rsidP="0066485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66485A" w:rsidRDefault="0066485A" w:rsidP="0066485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120 ms</w:t>
      </w:r>
    </w:p>
    <w:p w:rsidR="0066485A" w:rsidRDefault="0066485A" w:rsidP="0066485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66485A" w:rsidRDefault="0066485A" w:rsidP="0066485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66485A" w:rsidRDefault="0066485A" w:rsidP="0066485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66485A" w:rsidRDefault="0066485A" w:rsidP="0066485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66485A" w:rsidRDefault="0066485A" w:rsidP="0066485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66485A" w:rsidRDefault="0066485A" w:rsidP="0066485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66485A" w:rsidRDefault="0066485A" w:rsidP="0066485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66485A" w:rsidRDefault="0066485A" w:rsidP="0066485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CAO, Peng</w:t>
      </w:r>
    </w:p>
    <w:p w:rsidR="0066485A" w:rsidRDefault="0066485A" w:rsidP="0066485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string</w:t>
      </w:r>
      <w:r>
        <w:rPr>
          <w:rStyle w:val="apple-converted-space"/>
          <w:rFonts w:ascii="inherit" w:hAnsi="inherit"/>
          <w:color w:val="333333"/>
          <w:sz w:val="18"/>
          <w:szCs w:val="18"/>
        </w:rPr>
        <w:t> </w:t>
      </w:r>
      <w:r>
        <w:rPr>
          <w:rFonts w:ascii="inherit" w:hAnsi="inherit"/>
          <w:i/>
          <w:iCs/>
          <w:color w:val="333333"/>
          <w:sz w:val="18"/>
          <w:szCs w:val="18"/>
        </w:rPr>
        <w:t>APPAPT</w:t>
      </w:r>
      <w:r>
        <w:rPr>
          <w:rStyle w:val="apple-converted-space"/>
          <w:rFonts w:ascii="inherit" w:hAnsi="inherit"/>
          <w:color w:val="333333"/>
          <w:sz w:val="18"/>
          <w:szCs w:val="18"/>
        </w:rPr>
        <w:t> </w:t>
      </w:r>
      <w:r>
        <w:rPr>
          <w:rFonts w:ascii="inherit" w:hAnsi="inherit"/>
          <w:color w:val="333333"/>
          <w:sz w:val="18"/>
          <w:szCs w:val="18"/>
        </w:rPr>
        <w:t>contains two</w:t>
      </w:r>
      <w:r>
        <w:rPr>
          <w:rStyle w:val="apple-converted-space"/>
          <w:rFonts w:ascii="inherit" w:hAnsi="inherit"/>
          <w:color w:val="333333"/>
          <w:sz w:val="18"/>
          <w:szCs w:val="18"/>
        </w:rPr>
        <w:t> </w:t>
      </w:r>
      <w:r>
        <w:rPr>
          <w:rFonts w:ascii="inherit" w:hAnsi="inherit"/>
          <w:i/>
          <w:iCs/>
          <w:color w:val="333333"/>
          <w:sz w:val="18"/>
          <w:szCs w:val="18"/>
        </w:rPr>
        <w:t>PAT</w:t>
      </w:r>
      <w:r>
        <w:rPr>
          <w:rFonts w:ascii="inherit" w:hAnsi="inherit"/>
          <w:color w:val="333333"/>
          <w:sz w:val="18"/>
          <w:szCs w:val="18"/>
        </w:rPr>
        <w:t>'s as substrings. The first one is formed by the 2nd, the 4th, and the 6th characters, and the second one is formed by the 3rd, the 4th, and the 6th characters.</w:t>
      </w:r>
    </w:p>
    <w:p w:rsidR="0066485A" w:rsidRDefault="0066485A" w:rsidP="0066485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any string, you are supposed to tell the number of</w:t>
      </w:r>
      <w:r>
        <w:rPr>
          <w:rStyle w:val="apple-converted-space"/>
          <w:rFonts w:ascii="inherit" w:hAnsi="inherit"/>
          <w:color w:val="333333"/>
          <w:sz w:val="18"/>
          <w:szCs w:val="18"/>
        </w:rPr>
        <w:t> </w:t>
      </w:r>
      <w:r>
        <w:rPr>
          <w:rFonts w:ascii="inherit" w:hAnsi="inherit"/>
          <w:i/>
          <w:iCs/>
          <w:color w:val="333333"/>
          <w:sz w:val="18"/>
          <w:szCs w:val="18"/>
        </w:rPr>
        <w:t>PAT</w:t>
      </w:r>
      <w:r>
        <w:rPr>
          <w:rFonts w:ascii="inherit" w:hAnsi="inherit"/>
          <w:color w:val="333333"/>
          <w:sz w:val="18"/>
          <w:szCs w:val="18"/>
        </w:rPr>
        <w:t>'s contained in the string.</w:t>
      </w:r>
    </w:p>
    <w:p w:rsidR="0066485A" w:rsidRDefault="0066485A" w:rsidP="0066485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66485A" w:rsidRDefault="0066485A" w:rsidP="0066485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Each input file contains one test case. For each case, there is only one line giving a string of no more than 10</w:t>
      </w:r>
      <w:r>
        <w:rPr>
          <w:rFonts w:ascii="inherit" w:hAnsi="inherit"/>
          <w:color w:val="333333"/>
          <w:sz w:val="18"/>
          <w:szCs w:val="18"/>
          <w:vertAlign w:val="superscript"/>
        </w:rPr>
        <w:t>5</w:t>
      </w:r>
      <w:r>
        <w:rPr>
          <w:rFonts w:ascii="inherit" w:hAnsi="inherit"/>
          <w:color w:val="333333"/>
          <w:sz w:val="18"/>
          <w:szCs w:val="18"/>
        </w:rPr>
        <w:t>characters containing only P, A, or T.</w:t>
      </w:r>
    </w:p>
    <w:p w:rsidR="0066485A" w:rsidRDefault="0066485A" w:rsidP="0066485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66485A" w:rsidRDefault="0066485A" w:rsidP="0066485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number of</w:t>
      </w:r>
      <w:r>
        <w:rPr>
          <w:rStyle w:val="apple-converted-space"/>
          <w:rFonts w:ascii="inherit" w:hAnsi="inherit"/>
          <w:color w:val="333333"/>
          <w:sz w:val="18"/>
          <w:szCs w:val="18"/>
        </w:rPr>
        <w:t> </w:t>
      </w:r>
      <w:r>
        <w:rPr>
          <w:rFonts w:ascii="inherit" w:hAnsi="inherit"/>
          <w:i/>
          <w:iCs/>
          <w:color w:val="333333"/>
          <w:sz w:val="18"/>
          <w:szCs w:val="18"/>
        </w:rPr>
        <w:t>PAT</w:t>
      </w:r>
      <w:r>
        <w:rPr>
          <w:rFonts w:ascii="inherit" w:hAnsi="inherit"/>
          <w:color w:val="333333"/>
          <w:sz w:val="18"/>
          <w:szCs w:val="18"/>
        </w:rPr>
        <w:t>'s contained in the string. Since the result may be a huge number, you only have to output the result moded by 1000000007.</w:t>
      </w:r>
    </w:p>
    <w:p w:rsidR="0066485A" w:rsidRDefault="0066485A" w:rsidP="0066485A">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66485A" w:rsidRDefault="0066485A" w:rsidP="0066485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APPAPT</w:t>
      </w:r>
    </w:p>
    <w:p w:rsidR="0066485A" w:rsidRDefault="0066485A" w:rsidP="0066485A">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66485A" w:rsidRDefault="0066485A" w:rsidP="0066485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743B92" w:rsidRPr="00743B92" w:rsidRDefault="00743B92" w:rsidP="00743B92">
      <w:pPr>
        <w:pStyle w:val="1"/>
      </w:pPr>
      <w:r w:rsidRPr="00743B92">
        <w:t>1094. The Largest Generation (25)</w:t>
      </w:r>
    </w:p>
    <w:p w:rsidR="00743B92" w:rsidRDefault="00743B92" w:rsidP="00743B9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743B92" w:rsidRDefault="00743B92" w:rsidP="00743B9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743B92" w:rsidRDefault="00743B92" w:rsidP="00743B9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743B92" w:rsidRDefault="00743B92" w:rsidP="00743B9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743B92" w:rsidRDefault="00743B92" w:rsidP="00743B9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743B92" w:rsidRDefault="00743B92" w:rsidP="00743B9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743B92" w:rsidRDefault="00743B92" w:rsidP="00743B9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743B92" w:rsidRDefault="00743B92" w:rsidP="00743B9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743B92" w:rsidRDefault="00743B92" w:rsidP="00743B9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743B92" w:rsidRDefault="00743B92" w:rsidP="00743B9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743B92" w:rsidRDefault="00743B92" w:rsidP="00743B9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 family hierarchy is usually presented by a pedigree tree where all the nodes on the same level belong to the same generation. Your task is to find the generation with the largest population.</w:t>
      </w:r>
    </w:p>
    <w:p w:rsidR="00743B92" w:rsidRDefault="00743B92" w:rsidP="00743B9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743B92" w:rsidRDefault="00743B92" w:rsidP="00743B9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starts with two positive integers N (&lt;100) which is the total number of family members in the tree (and hence assume that all the members are numbered from 01 to N), and M (&lt;N) which is the number of family members who have children. Then M lines follow, each contains the information of a family member in the following format:</w:t>
      </w:r>
    </w:p>
    <w:p w:rsidR="00743B92" w:rsidRDefault="00743B92" w:rsidP="00743B9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ID K </w:t>
      </w:r>
      <w:proofErr w:type="gramStart"/>
      <w:r>
        <w:rPr>
          <w:rFonts w:ascii="inherit" w:hAnsi="inherit"/>
          <w:color w:val="333333"/>
          <w:sz w:val="18"/>
          <w:szCs w:val="18"/>
        </w:rPr>
        <w:t>ID[</w:t>
      </w:r>
      <w:proofErr w:type="gramEnd"/>
      <w:r>
        <w:rPr>
          <w:rFonts w:ascii="inherit" w:hAnsi="inherit"/>
          <w:color w:val="333333"/>
          <w:sz w:val="18"/>
          <w:szCs w:val="18"/>
        </w:rPr>
        <w:t>1] ID[2] ... ID[K]</w:t>
      </w:r>
    </w:p>
    <w:p w:rsidR="00743B92" w:rsidRDefault="00743B92" w:rsidP="00743B92">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color w:val="333333"/>
          <w:sz w:val="18"/>
          <w:szCs w:val="18"/>
        </w:rPr>
        <w:lastRenderedPageBreak/>
        <w:t>where</w:t>
      </w:r>
      <w:proofErr w:type="gramEnd"/>
      <w:r>
        <w:rPr>
          <w:rFonts w:ascii="inherit" w:hAnsi="inherit"/>
          <w:color w:val="333333"/>
          <w:sz w:val="18"/>
          <w:szCs w:val="18"/>
        </w:rPr>
        <w:t xml:space="preserve"> ID is a two-digit number representing a family member, K (&gt;0) is the number of his/her children, followed by a sequence of two-digit ID's of his/her children. For the sake of simplicity, let us fix the root ID to be 01. All the numbers in a line are separated by a space.</w:t>
      </w:r>
    </w:p>
    <w:p w:rsidR="00743B92" w:rsidRDefault="00743B92" w:rsidP="00743B9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743B92" w:rsidRDefault="00743B92" w:rsidP="00743B9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largest population number and the level of the corresponding generation. It is assumed that such a generation is unique, and the root level is defined to be 1.</w:t>
      </w:r>
    </w:p>
    <w:p w:rsidR="00743B92" w:rsidRDefault="00743B92" w:rsidP="00743B92">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23 13</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21 1 23</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01 4 03 02 04 05</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03 3 06 07 08</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06 2 12 13</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13 1 21</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08 2 15 16</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02 2 09 10</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11 2 19 20</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17 1 22</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05 1 11</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07 1 14</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09 1 17</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10 1 18</w:t>
      </w:r>
    </w:p>
    <w:p w:rsidR="00743B92" w:rsidRDefault="00743B92" w:rsidP="00743B92">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9 4</w:t>
      </w:r>
    </w:p>
    <w:p w:rsidR="00665CEE" w:rsidRPr="00665CEE" w:rsidRDefault="00665CEE" w:rsidP="00665CEE">
      <w:pPr>
        <w:pStyle w:val="1"/>
      </w:pPr>
      <w:r w:rsidRPr="00665CEE">
        <w:t>1095. Cars on Campus (30)</w:t>
      </w:r>
    </w:p>
    <w:p w:rsidR="00665CEE" w:rsidRDefault="00665CEE" w:rsidP="00665CE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665CEE" w:rsidRDefault="00665CEE" w:rsidP="00665CE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220 ms</w:t>
      </w:r>
    </w:p>
    <w:p w:rsidR="00665CEE" w:rsidRDefault="00665CEE" w:rsidP="00665CE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665CEE" w:rsidRDefault="00665CEE" w:rsidP="00665CE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665CEE" w:rsidRDefault="00665CEE" w:rsidP="00665CE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665CEE" w:rsidRDefault="00665CEE" w:rsidP="00665CE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665CEE" w:rsidRDefault="00665CEE" w:rsidP="00665CE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665CEE" w:rsidRDefault="00665CEE" w:rsidP="00665CE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665CEE" w:rsidRDefault="00665CEE" w:rsidP="00665CE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665CEE" w:rsidRDefault="00665CEE" w:rsidP="00665CE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665CEE" w:rsidRDefault="00665CEE" w:rsidP="00665CE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Zhejiang University has 6 campuses and a lot of gates. From each gate we can collect the in/out times and the plate numbers of the cars crossing the gate. Now with all the information available, you are supposed to tell, at any specific time point, the number of cars parking on campus, and at the end of the day find the cars that have parked for the longest time period.</w:t>
      </w:r>
    </w:p>
    <w:p w:rsidR="00665CEE" w:rsidRDefault="00665CEE" w:rsidP="00665CE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665CEE" w:rsidRDefault="00665CEE" w:rsidP="00665CE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starts with two positive integers N (&lt;= 10000), the number of records, and K (&lt;= 80000) the number of queries. Then N lines follow, each gives a record in the format</w:t>
      </w:r>
    </w:p>
    <w:p w:rsidR="00665CEE" w:rsidRDefault="00665CEE" w:rsidP="00665CEE">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color w:val="333333"/>
          <w:sz w:val="18"/>
          <w:szCs w:val="18"/>
        </w:rPr>
        <w:t>plate_number</w:t>
      </w:r>
      <w:proofErr w:type="gramEnd"/>
      <w:r>
        <w:rPr>
          <w:rFonts w:ascii="inherit" w:hAnsi="inherit"/>
          <w:color w:val="333333"/>
          <w:sz w:val="18"/>
          <w:szCs w:val="18"/>
        </w:rPr>
        <w:t xml:space="preserve"> hh:mm:ss status</w:t>
      </w:r>
    </w:p>
    <w:p w:rsidR="00665CEE" w:rsidRDefault="00665CEE" w:rsidP="00665CEE">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color w:val="333333"/>
          <w:sz w:val="18"/>
          <w:szCs w:val="18"/>
        </w:rPr>
        <w:t>where</w:t>
      </w:r>
      <w:proofErr w:type="gramEnd"/>
      <w:r>
        <w:rPr>
          <w:rStyle w:val="apple-converted-space"/>
          <w:rFonts w:ascii="inherit" w:hAnsi="inherit"/>
          <w:color w:val="333333"/>
          <w:sz w:val="18"/>
          <w:szCs w:val="18"/>
        </w:rPr>
        <w:t> </w:t>
      </w:r>
      <w:r>
        <w:rPr>
          <w:rFonts w:ascii="inherit" w:hAnsi="inherit"/>
          <w:b/>
          <w:bCs/>
          <w:color w:val="333333"/>
          <w:sz w:val="18"/>
          <w:szCs w:val="18"/>
        </w:rPr>
        <w:t>plate_number</w:t>
      </w:r>
      <w:r>
        <w:rPr>
          <w:rStyle w:val="apple-converted-space"/>
          <w:rFonts w:ascii="inherit" w:hAnsi="inherit"/>
          <w:color w:val="333333"/>
          <w:sz w:val="18"/>
          <w:szCs w:val="18"/>
        </w:rPr>
        <w:t> </w:t>
      </w:r>
      <w:r>
        <w:rPr>
          <w:rFonts w:ascii="inherit" w:hAnsi="inherit"/>
          <w:color w:val="333333"/>
          <w:sz w:val="18"/>
          <w:szCs w:val="18"/>
        </w:rPr>
        <w:t>is a string of 7 English capital letters or 1-digit numbers;</w:t>
      </w:r>
      <w:r>
        <w:rPr>
          <w:rStyle w:val="apple-converted-space"/>
          <w:rFonts w:ascii="inherit" w:hAnsi="inherit"/>
          <w:color w:val="333333"/>
          <w:sz w:val="18"/>
          <w:szCs w:val="18"/>
        </w:rPr>
        <w:t> </w:t>
      </w:r>
      <w:r>
        <w:rPr>
          <w:rFonts w:ascii="inherit" w:hAnsi="inherit"/>
          <w:b/>
          <w:bCs/>
          <w:color w:val="333333"/>
          <w:sz w:val="18"/>
          <w:szCs w:val="18"/>
        </w:rPr>
        <w:t>hh:mm:ss</w:t>
      </w:r>
      <w:r>
        <w:rPr>
          <w:rStyle w:val="apple-converted-space"/>
          <w:rFonts w:ascii="inherit" w:hAnsi="inherit"/>
          <w:color w:val="333333"/>
          <w:sz w:val="18"/>
          <w:szCs w:val="18"/>
        </w:rPr>
        <w:t> </w:t>
      </w:r>
      <w:r>
        <w:rPr>
          <w:rFonts w:ascii="inherit" w:hAnsi="inherit"/>
          <w:color w:val="333333"/>
          <w:sz w:val="18"/>
          <w:szCs w:val="18"/>
        </w:rPr>
        <w:t>represents the time point in a day by hour:minute:second, with the earliest time being 00:00:00 and the latest 23:59:59; and</w:t>
      </w:r>
      <w:r>
        <w:rPr>
          <w:rStyle w:val="apple-converted-space"/>
          <w:rFonts w:ascii="inherit" w:hAnsi="inherit"/>
          <w:color w:val="333333"/>
          <w:sz w:val="18"/>
          <w:szCs w:val="18"/>
        </w:rPr>
        <w:t> </w:t>
      </w:r>
      <w:r>
        <w:rPr>
          <w:rFonts w:ascii="inherit" w:hAnsi="inherit"/>
          <w:b/>
          <w:bCs/>
          <w:color w:val="333333"/>
          <w:sz w:val="18"/>
          <w:szCs w:val="18"/>
        </w:rPr>
        <w:t>status</w:t>
      </w:r>
      <w:r>
        <w:rPr>
          <w:rStyle w:val="apple-converted-space"/>
          <w:rFonts w:ascii="inherit" w:hAnsi="inherit"/>
          <w:color w:val="333333"/>
          <w:sz w:val="18"/>
          <w:szCs w:val="18"/>
        </w:rPr>
        <w:t> </w:t>
      </w:r>
      <w:r>
        <w:rPr>
          <w:rFonts w:ascii="inherit" w:hAnsi="inherit"/>
          <w:color w:val="333333"/>
          <w:sz w:val="18"/>
          <w:szCs w:val="18"/>
        </w:rPr>
        <w:t>is either</w:t>
      </w:r>
      <w:r>
        <w:rPr>
          <w:rStyle w:val="apple-converted-space"/>
          <w:rFonts w:ascii="inherit" w:hAnsi="inherit"/>
          <w:color w:val="333333"/>
          <w:sz w:val="18"/>
          <w:szCs w:val="18"/>
        </w:rPr>
        <w:t> </w:t>
      </w:r>
      <w:r>
        <w:rPr>
          <w:rFonts w:ascii="inherit" w:hAnsi="inherit"/>
          <w:b/>
          <w:bCs/>
          <w:color w:val="333333"/>
          <w:sz w:val="18"/>
          <w:szCs w:val="18"/>
        </w:rPr>
        <w:t>in</w:t>
      </w:r>
      <w:r>
        <w:rPr>
          <w:rStyle w:val="apple-converted-space"/>
          <w:rFonts w:ascii="inherit" w:hAnsi="inherit"/>
          <w:color w:val="333333"/>
          <w:sz w:val="18"/>
          <w:szCs w:val="18"/>
        </w:rPr>
        <w:t> </w:t>
      </w:r>
      <w:r>
        <w:rPr>
          <w:rFonts w:ascii="inherit" w:hAnsi="inherit"/>
          <w:color w:val="333333"/>
          <w:sz w:val="18"/>
          <w:szCs w:val="18"/>
        </w:rPr>
        <w:t>or</w:t>
      </w:r>
      <w:r>
        <w:rPr>
          <w:rStyle w:val="apple-converted-space"/>
          <w:rFonts w:ascii="inherit" w:hAnsi="inherit"/>
          <w:color w:val="333333"/>
          <w:sz w:val="18"/>
          <w:szCs w:val="18"/>
        </w:rPr>
        <w:t> </w:t>
      </w:r>
      <w:r>
        <w:rPr>
          <w:rFonts w:ascii="inherit" w:hAnsi="inherit"/>
          <w:b/>
          <w:bCs/>
          <w:color w:val="333333"/>
          <w:sz w:val="18"/>
          <w:szCs w:val="18"/>
        </w:rPr>
        <w:t>out</w:t>
      </w:r>
      <w:r>
        <w:rPr>
          <w:rFonts w:ascii="inherit" w:hAnsi="inherit"/>
          <w:color w:val="333333"/>
          <w:sz w:val="18"/>
          <w:szCs w:val="18"/>
        </w:rPr>
        <w:t>.</w:t>
      </w:r>
    </w:p>
    <w:p w:rsidR="00665CEE" w:rsidRDefault="00665CEE" w:rsidP="00665CE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Note that all times will be within a single day. Each "in" record is paired with the chronologically next record for the same car provided it is an "out" record. Any "in" records that are not paired with an "out" record are ignored, as are "out" records not paired with an "in" record. It is guaranteed that at least one car is well paired in the input, and no car is both "in" and "out" at the same moment. Times are recorded using a 24-hour clock.</w:t>
      </w:r>
    </w:p>
    <w:p w:rsidR="00665CEE" w:rsidRDefault="00665CEE" w:rsidP="00665CE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Then K lines of queries follow, each gives a time point in the format</w:t>
      </w:r>
      <w:r>
        <w:rPr>
          <w:rStyle w:val="apple-converted-space"/>
          <w:rFonts w:ascii="inherit" w:hAnsi="inherit"/>
          <w:color w:val="333333"/>
          <w:sz w:val="18"/>
          <w:szCs w:val="18"/>
        </w:rPr>
        <w:t> </w:t>
      </w:r>
      <w:r>
        <w:rPr>
          <w:rFonts w:ascii="inherit" w:hAnsi="inherit"/>
          <w:b/>
          <w:bCs/>
          <w:color w:val="333333"/>
          <w:sz w:val="18"/>
          <w:szCs w:val="18"/>
        </w:rPr>
        <w:t>hh:mm</w:t>
      </w:r>
      <w:proofErr w:type="gramStart"/>
      <w:r>
        <w:rPr>
          <w:rFonts w:ascii="inherit" w:hAnsi="inherit"/>
          <w:b/>
          <w:bCs/>
          <w:color w:val="333333"/>
          <w:sz w:val="18"/>
          <w:szCs w:val="18"/>
        </w:rPr>
        <w:t>:ss</w:t>
      </w:r>
      <w:proofErr w:type="gramEnd"/>
      <w:r>
        <w:rPr>
          <w:rFonts w:ascii="inherit" w:hAnsi="inherit"/>
          <w:color w:val="333333"/>
          <w:sz w:val="18"/>
          <w:szCs w:val="18"/>
        </w:rPr>
        <w:t>. Note: the queries are given in</w:t>
      </w:r>
      <w:r>
        <w:rPr>
          <w:rStyle w:val="apple-converted-space"/>
          <w:rFonts w:ascii="inherit" w:hAnsi="inherit"/>
          <w:color w:val="333333"/>
          <w:sz w:val="18"/>
          <w:szCs w:val="18"/>
        </w:rPr>
        <w:t> </w:t>
      </w:r>
      <w:r>
        <w:rPr>
          <w:rFonts w:ascii="inherit" w:hAnsi="inherit"/>
          <w:b/>
          <w:bCs/>
          <w:color w:val="333333"/>
          <w:sz w:val="18"/>
          <w:szCs w:val="18"/>
        </w:rPr>
        <w:t>ascending</w:t>
      </w:r>
      <w:r>
        <w:rPr>
          <w:rStyle w:val="apple-converted-space"/>
          <w:rFonts w:ascii="inherit" w:hAnsi="inherit"/>
          <w:color w:val="333333"/>
          <w:sz w:val="18"/>
          <w:szCs w:val="18"/>
        </w:rPr>
        <w:t> </w:t>
      </w:r>
      <w:r>
        <w:rPr>
          <w:rFonts w:ascii="inherit" w:hAnsi="inherit"/>
          <w:color w:val="333333"/>
          <w:sz w:val="18"/>
          <w:szCs w:val="18"/>
        </w:rPr>
        <w:t>order of the times.</w:t>
      </w:r>
    </w:p>
    <w:p w:rsidR="00665CEE" w:rsidRDefault="00665CEE" w:rsidP="00665CE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665CEE" w:rsidRDefault="00665CEE" w:rsidP="00665CE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For each query, output in a line the total number of cars parking on campus. The last line of output is supposed to give the plate number of the car that has parked for the longest time period, and the corresponding time length. If such a car is not unique, then output all of their plate numbers in a line in alphabetical order, separated by a space.</w:t>
      </w:r>
    </w:p>
    <w:p w:rsidR="00665CEE" w:rsidRDefault="00665CEE" w:rsidP="00665CEE">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16 7</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JH007BD 18:00:01 in</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ZD00001 11:30:08 out</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DB8888A 13:00:00 out</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ZA3Q625 23:59:50 out</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ZA133CH 10:23:00 in</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ZD00001 04:09:59 in</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JH007BD 05:09:59 in</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ZA3Q625 11:42:01 out</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JH007BD 05:10:33 in</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ZA3Q625 06:30:50 in</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JH007BD 12:23:42 out</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ZA3Q625 23:55:00 in</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JH007BD 12:24:23 out</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ZA133CH 17:11:22 out</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JH007BD 18:07:01 out</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DB8888A 06:30:50 in</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05:10:00</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06:30:50</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11:00:00</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12:23:42</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14:00:00</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18:00:00</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23:59:00</w:t>
      </w:r>
    </w:p>
    <w:p w:rsidR="00665CEE" w:rsidRDefault="00665CEE" w:rsidP="00665CE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JH007BD ZD00001 07:20:09</w:t>
      </w:r>
    </w:p>
    <w:p w:rsidR="00111015" w:rsidRPr="00111015" w:rsidRDefault="00111015" w:rsidP="00111015">
      <w:pPr>
        <w:pStyle w:val="1"/>
      </w:pPr>
      <w:r w:rsidRPr="00111015">
        <w:t>1096. Consecutive Factors (20)</w:t>
      </w:r>
    </w:p>
    <w:p w:rsidR="00111015" w:rsidRDefault="00111015" w:rsidP="0011101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111015" w:rsidRDefault="00111015" w:rsidP="0011101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111015" w:rsidRDefault="00111015" w:rsidP="0011101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111015" w:rsidRDefault="00111015" w:rsidP="0011101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111015" w:rsidRDefault="00111015" w:rsidP="0011101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111015" w:rsidRDefault="00111015" w:rsidP="0011101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111015" w:rsidRDefault="00111015" w:rsidP="0011101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111015" w:rsidRDefault="00111015" w:rsidP="0011101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111015" w:rsidRDefault="00111015" w:rsidP="0011101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111015" w:rsidRDefault="00111015" w:rsidP="0011101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CHEN, Yue</w:t>
      </w:r>
    </w:p>
    <w:p w:rsidR="00111015" w:rsidRDefault="00111015" w:rsidP="0011101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Among all the factors of a positive integer N, there may </w:t>
      </w:r>
      <w:proofErr w:type="gramStart"/>
      <w:r>
        <w:rPr>
          <w:rFonts w:ascii="inherit" w:hAnsi="inherit"/>
          <w:color w:val="333333"/>
          <w:sz w:val="18"/>
          <w:szCs w:val="18"/>
        </w:rPr>
        <w:t>exist</w:t>
      </w:r>
      <w:proofErr w:type="gramEnd"/>
      <w:r>
        <w:rPr>
          <w:rFonts w:ascii="inherit" w:hAnsi="inherit"/>
          <w:color w:val="333333"/>
          <w:sz w:val="18"/>
          <w:szCs w:val="18"/>
        </w:rPr>
        <w:t xml:space="preserve"> several consecutive numbers. For example, 630 can be factored as 3*5*6*7, where 5, 6, and 7 are the three consecutive numbers. Now given any positive N, you are supposed to find the maximum number of consecutive factors, and list the smallest sequence of the consecutive factors.</w:t>
      </w:r>
    </w:p>
    <w:p w:rsidR="00111015" w:rsidRDefault="00111015" w:rsidP="0011101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111015" w:rsidRDefault="00111015" w:rsidP="0011101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which gives the integer N (1&lt;N&lt;2</w:t>
      </w:r>
      <w:r>
        <w:rPr>
          <w:rFonts w:ascii="inherit" w:hAnsi="inherit"/>
          <w:color w:val="333333"/>
          <w:sz w:val="18"/>
          <w:szCs w:val="18"/>
          <w:vertAlign w:val="superscript"/>
        </w:rPr>
        <w:t>31</w:t>
      </w:r>
      <w:r>
        <w:rPr>
          <w:rFonts w:ascii="inherit" w:hAnsi="inherit"/>
          <w:color w:val="333333"/>
          <w:sz w:val="18"/>
          <w:szCs w:val="18"/>
        </w:rPr>
        <w:t>).</w:t>
      </w:r>
    </w:p>
    <w:p w:rsidR="00111015" w:rsidRDefault="00111015" w:rsidP="0011101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111015" w:rsidRDefault="00111015" w:rsidP="0011101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the first line the maximum number of consecutive factors. Then in the second line, print the smallest sequence of the consecutive factors in the format "</w:t>
      </w:r>
      <w:proofErr w:type="gramStart"/>
      <w:r>
        <w:rPr>
          <w:rFonts w:ascii="inherit" w:hAnsi="inherit"/>
          <w:color w:val="333333"/>
          <w:sz w:val="18"/>
          <w:szCs w:val="18"/>
        </w:rPr>
        <w:t>factor[</w:t>
      </w:r>
      <w:proofErr w:type="gramEnd"/>
      <w:r>
        <w:rPr>
          <w:rFonts w:ascii="inherit" w:hAnsi="inherit"/>
          <w:color w:val="333333"/>
          <w:sz w:val="18"/>
          <w:szCs w:val="18"/>
        </w:rPr>
        <w:t>1]*factor[2]*...*factor[k]", where the factors are listed in increasing order, and 1 is NOT included.</w:t>
      </w:r>
    </w:p>
    <w:p w:rsidR="00111015" w:rsidRDefault="00111015" w:rsidP="00111015">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111015" w:rsidRDefault="00111015" w:rsidP="0011101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630</w:t>
      </w:r>
    </w:p>
    <w:p w:rsidR="00111015" w:rsidRDefault="00111015" w:rsidP="00111015">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111015" w:rsidRDefault="00111015" w:rsidP="0011101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111015" w:rsidRDefault="00111015" w:rsidP="0011101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5*6*7</w:t>
      </w:r>
    </w:p>
    <w:p w:rsidR="00FD384E" w:rsidRPr="00FD384E" w:rsidRDefault="00FD384E" w:rsidP="00FD384E">
      <w:pPr>
        <w:pStyle w:val="1"/>
      </w:pPr>
      <w:r w:rsidRPr="00FD384E">
        <w:t>1097. Deduplication on a Linked List (25)</w:t>
      </w:r>
    </w:p>
    <w:p w:rsidR="00FD384E" w:rsidRDefault="00FD384E" w:rsidP="00FD384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FD384E" w:rsidRDefault="00FD384E" w:rsidP="00FD384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300 ms</w:t>
      </w:r>
    </w:p>
    <w:p w:rsidR="00FD384E" w:rsidRDefault="00FD384E" w:rsidP="00FD384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FD384E" w:rsidRDefault="00FD384E" w:rsidP="00FD384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FD384E" w:rsidRDefault="00FD384E" w:rsidP="00FD384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FD384E" w:rsidRDefault="00FD384E" w:rsidP="00FD384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FD384E" w:rsidRDefault="00FD384E" w:rsidP="00FD384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FD384E" w:rsidRDefault="00FD384E" w:rsidP="00FD384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FD384E" w:rsidRDefault="00FD384E" w:rsidP="00FD384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FD384E" w:rsidRDefault="00FD384E" w:rsidP="00FD384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FD384E" w:rsidRDefault="00FD384E" w:rsidP="00FD384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Given a singly linked list L with integer keys, you are supposed to remove the nodes with duplicated absolute values of the keys. That is, for each value K, only the first node of which the value or absolute value of its key </w:t>
      </w:r>
      <w:r>
        <w:rPr>
          <w:rFonts w:ascii="inherit" w:hAnsi="inherit"/>
          <w:color w:val="333333"/>
          <w:sz w:val="18"/>
          <w:szCs w:val="18"/>
        </w:rPr>
        <w:lastRenderedPageBreak/>
        <w:t>equals K will be kept. At the mean time, all the removed nodes must be kept in a separate list. For example, given L being 21→-15→-15→-7→15, you must output 21→-15→-7, and the removed list -15→15.</w:t>
      </w:r>
    </w:p>
    <w:p w:rsidR="00FD384E" w:rsidRDefault="00FD384E" w:rsidP="00FD384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FD384E" w:rsidRDefault="00FD384E" w:rsidP="00FD384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the address of the first node, and a positive N (&lt;= 10</w:t>
      </w:r>
      <w:r>
        <w:rPr>
          <w:rFonts w:ascii="inherit" w:hAnsi="inherit"/>
          <w:color w:val="333333"/>
          <w:sz w:val="18"/>
          <w:szCs w:val="18"/>
          <w:vertAlign w:val="superscript"/>
        </w:rPr>
        <w:t>5</w:t>
      </w:r>
      <w:r>
        <w:rPr>
          <w:rFonts w:ascii="inherit" w:hAnsi="inherit"/>
          <w:color w:val="333333"/>
          <w:sz w:val="18"/>
          <w:szCs w:val="18"/>
        </w:rPr>
        <w:t>) which is the total number of nodes. The address of a node is a 5-digit nonnegative integer, and NULL is represented by -1.</w:t>
      </w:r>
    </w:p>
    <w:p w:rsidR="00FD384E" w:rsidRDefault="00FD384E" w:rsidP="00FD384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Then N lines follow, each describes a node in the format:</w:t>
      </w:r>
    </w:p>
    <w:p w:rsidR="00FD384E" w:rsidRDefault="00FD384E" w:rsidP="00FD384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i/>
          <w:iCs/>
          <w:color w:val="333333"/>
          <w:sz w:val="18"/>
          <w:szCs w:val="18"/>
        </w:rPr>
        <w:t>Address Key Next</w:t>
      </w:r>
    </w:p>
    <w:p w:rsidR="00FD384E" w:rsidRDefault="00FD384E" w:rsidP="00FD384E">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color w:val="333333"/>
          <w:sz w:val="18"/>
          <w:szCs w:val="18"/>
        </w:rPr>
        <w:t>where</w:t>
      </w:r>
      <w:proofErr w:type="gramEnd"/>
      <w:r>
        <w:rPr>
          <w:rStyle w:val="apple-converted-space"/>
          <w:rFonts w:ascii="inherit" w:hAnsi="inherit"/>
          <w:color w:val="333333"/>
          <w:sz w:val="18"/>
          <w:szCs w:val="18"/>
        </w:rPr>
        <w:t> </w:t>
      </w:r>
      <w:r>
        <w:rPr>
          <w:rFonts w:ascii="inherit" w:hAnsi="inherit"/>
          <w:i/>
          <w:iCs/>
          <w:color w:val="333333"/>
          <w:sz w:val="18"/>
          <w:szCs w:val="18"/>
        </w:rPr>
        <w:t>Address</w:t>
      </w:r>
      <w:r>
        <w:rPr>
          <w:rStyle w:val="apple-converted-space"/>
          <w:rFonts w:ascii="inherit" w:hAnsi="inherit"/>
          <w:color w:val="333333"/>
          <w:sz w:val="18"/>
          <w:szCs w:val="18"/>
        </w:rPr>
        <w:t> </w:t>
      </w:r>
      <w:r>
        <w:rPr>
          <w:rFonts w:ascii="inherit" w:hAnsi="inherit"/>
          <w:color w:val="333333"/>
          <w:sz w:val="18"/>
          <w:szCs w:val="18"/>
        </w:rPr>
        <w:t>is the position of the node,</w:t>
      </w:r>
      <w:r>
        <w:rPr>
          <w:rStyle w:val="apple-converted-space"/>
          <w:rFonts w:ascii="inherit" w:hAnsi="inherit"/>
          <w:color w:val="333333"/>
          <w:sz w:val="18"/>
          <w:szCs w:val="18"/>
        </w:rPr>
        <w:t> </w:t>
      </w:r>
      <w:r>
        <w:rPr>
          <w:rFonts w:ascii="inherit" w:hAnsi="inherit"/>
          <w:i/>
          <w:iCs/>
          <w:color w:val="333333"/>
          <w:sz w:val="18"/>
          <w:szCs w:val="18"/>
        </w:rPr>
        <w:t>Key</w:t>
      </w:r>
      <w:r>
        <w:rPr>
          <w:rStyle w:val="apple-converted-space"/>
          <w:rFonts w:ascii="inherit" w:hAnsi="inherit"/>
          <w:color w:val="333333"/>
          <w:sz w:val="18"/>
          <w:szCs w:val="18"/>
        </w:rPr>
        <w:t> </w:t>
      </w:r>
      <w:r>
        <w:rPr>
          <w:rFonts w:ascii="inherit" w:hAnsi="inherit"/>
          <w:color w:val="333333"/>
          <w:sz w:val="18"/>
          <w:szCs w:val="18"/>
        </w:rPr>
        <w:t>is an integer of which absolute value is no more than 10</w:t>
      </w:r>
      <w:r>
        <w:rPr>
          <w:rFonts w:ascii="inherit" w:hAnsi="inherit"/>
          <w:color w:val="333333"/>
          <w:sz w:val="18"/>
          <w:szCs w:val="18"/>
          <w:vertAlign w:val="superscript"/>
        </w:rPr>
        <w:t>4</w:t>
      </w:r>
      <w:r>
        <w:rPr>
          <w:rFonts w:ascii="inherit" w:hAnsi="inherit"/>
          <w:color w:val="333333"/>
          <w:sz w:val="18"/>
          <w:szCs w:val="18"/>
        </w:rPr>
        <w:t>, and</w:t>
      </w:r>
      <w:r>
        <w:rPr>
          <w:rStyle w:val="apple-converted-space"/>
          <w:rFonts w:ascii="inherit" w:hAnsi="inherit"/>
          <w:color w:val="333333"/>
          <w:sz w:val="18"/>
          <w:szCs w:val="18"/>
        </w:rPr>
        <w:t> </w:t>
      </w:r>
      <w:r>
        <w:rPr>
          <w:rFonts w:ascii="inherit" w:hAnsi="inherit"/>
          <w:i/>
          <w:iCs/>
          <w:color w:val="333333"/>
          <w:sz w:val="18"/>
          <w:szCs w:val="18"/>
        </w:rPr>
        <w:t>Next</w:t>
      </w:r>
      <w:r>
        <w:rPr>
          <w:rStyle w:val="apple-converted-space"/>
          <w:rFonts w:ascii="inherit" w:hAnsi="inherit"/>
          <w:color w:val="333333"/>
          <w:sz w:val="18"/>
          <w:szCs w:val="18"/>
        </w:rPr>
        <w:t> </w:t>
      </w:r>
      <w:r>
        <w:rPr>
          <w:rFonts w:ascii="inherit" w:hAnsi="inherit"/>
          <w:color w:val="333333"/>
          <w:sz w:val="18"/>
          <w:szCs w:val="18"/>
        </w:rPr>
        <w:t>is the position of the next node.</w:t>
      </w:r>
    </w:p>
    <w:p w:rsidR="00FD384E" w:rsidRDefault="00FD384E" w:rsidP="00FD384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FD384E" w:rsidRDefault="00FD384E" w:rsidP="00FD384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output the resulting linked list first, then the removed list. Each node occupies a line, and is printed in the same format as in the input.</w:t>
      </w:r>
    </w:p>
    <w:p w:rsidR="00FD384E" w:rsidRDefault="00FD384E" w:rsidP="00FD384E">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FD384E" w:rsidRDefault="00FD384E" w:rsidP="00FD384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00100 5</w:t>
      </w:r>
    </w:p>
    <w:p w:rsidR="00FD384E" w:rsidRDefault="00FD384E" w:rsidP="00FD384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99999 -7 87654</w:t>
      </w:r>
    </w:p>
    <w:p w:rsidR="00FD384E" w:rsidRDefault="00FD384E" w:rsidP="00FD384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23854 -15 00000</w:t>
      </w:r>
    </w:p>
    <w:p w:rsidR="00FD384E" w:rsidRDefault="00FD384E" w:rsidP="00FD384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87654 15 -1</w:t>
      </w:r>
    </w:p>
    <w:p w:rsidR="00FD384E" w:rsidRDefault="00FD384E" w:rsidP="00FD384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00000 -15 99999</w:t>
      </w:r>
    </w:p>
    <w:p w:rsidR="00FD384E" w:rsidRDefault="00FD384E" w:rsidP="00FD384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00100 21 23854</w:t>
      </w:r>
    </w:p>
    <w:p w:rsidR="00FD384E" w:rsidRDefault="00FD384E" w:rsidP="00FD384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FD384E" w:rsidRDefault="00FD384E" w:rsidP="00FD384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00100 21 23854</w:t>
      </w:r>
    </w:p>
    <w:p w:rsidR="00FD384E" w:rsidRDefault="00FD384E" w:rsidP="00FD384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23854 -15 99999</w:t>
      </w:r>
    </w:p>
    <w:p w:rsidR="00FD384E" w:rsidRDefault="00FD384E" w:rsidP="00FD384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99999 -7 -1</w:t>
      </w:r>
    </w:p>
    <w:p w:rsidR="00FD384E" w:rsidRDefault="00FD384E" w:rsidP="00FD384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00000 -15 87654</w:t>
      </w:r>
    </w:p>
    <w:p w:rsidR="00FD384E" w:rsidRDefault="00FD384E" w:rsidP="00FD384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87654 15 -1</w:t>
      </w:r>
    </w:p>
    <w:p w:rsidR="0006222E" w:rsidRPr="00BA1B27" w:rsidRDefault="0006222E" w:rsidP="00BA1B27">
      <w:pPr>
        <w:pStyle w:val="1"/>
      </w:pPr>
      <w:r w:rsidRPr="00BA1B27">
        <w:t>1098. Insertion or Heap Sort (25)</w:t>
      </w:r>
    </w:p>
    <w:p w:rsidR="0006222E" w:rsidRDefault="0006222E" w:rsidP="000622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06222E" w:rsidRDefault="0006222E" w:rsidP="000622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06222E" w:rsidRDefault="0006222E" w:rsidP="000622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06222E" w:rsidRDefault="0006222E" w:rsidP="000622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06222E" w:rsidRDefault="0006222E" w:rsidP="000622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06222E" w:rsidRDefault="0006222E" w:rsidP="000622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06222E" w:rsidRDefault="0006222E" w:rsidP="000622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06222E" w:rsidRDefault="0006222E" w:rsidP="000622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06222E" w:rsidRDefault="0006222E" w:rsidP="000622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06222E" w:rsidRDefault="0006222E" w:rsidP="000622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06222E" w:rsidRDefault="0006222E" w:rsidP="000622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According to Wikipedia:</w:t>
      </w:r>
    </w:p>
    <w:p w:rsidR="0006222E" w:rsidRDefault="0006222E" w:rsidP="000622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Insertion sort</w:t>
      </w:r>
      <w:r>
        <w:rPr>
          <w:rStyle w:val="apple-converted-space"/>
          <w:rFonts w:ascii="inherit" w:hAnsi="inherit"/>
          <w:color w:val="333333"/>
          <w:sz w:val="18"/>
          <w:szCs w:val="18"/>
        </w:rPr>
        <w:t> </w:t>
      </w:r>
      <w:r>
        <w:rPr>
          <w:rFonts w:ascii="inherit" w:hAnsi="inherit"/>
          <w:color w:val="333333"/>
          <w:sz w:val="18"/>
          <w:szCs w:val="18"/>
        </w:rPr>
        <w:t xml:space="preserve">iterates, consuming one input element each repetition, and growing a sorted output list. </w:t>
      </w:r>
      <w:proofErr w:type="gramStart"/>
      <w:r>
        <w:rPr>
          <w:rFonts w:ascii="inherit" w:hAnsi="inherit"/>
          <w:color w:val="333333"/>
          <w:sz w:val="18"/>
          <w:szCs w:val="18"/>
        </w:rPr>
        <w:t>At each iteration</w:t>
      </w:r>
      <w:proofErr w:type="gramEnd"/>
      <w:r>
        <w:rPr>
          <w:rFonts w:ascii="inherit" w:hAnsi="inherit"/>
          <w:color w:val="333333"/>
          <w:sz w:val="18"/>
          <w:szCs w:val="18"/>
        </w:rPr>
        <w:t>, insertion sort removes one element from the input data, finds the location it belongs within the sorted list, and inserts it there. It repeats until no input elements remain.</w:t>
      </w:r>
    </w:p>
    <w:p w:rsidR="0006222E" w:rsidRDefault="0006222E" w:rsidP="000622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Heap sort</w:t>
      </w:r>
      <w:r>
        <w:rPr>
          <w:rStyle w:val="apple-converted-space"/>
          <w:rFonts w:ascii="inherit" w:hAnsi="inherit"/>
          <w:color w:val="333333"/>
          <w:sz w:val="18"/>
          <w:szCs w:val="18"/>
        </w:rPr>
        <w:t> </w:t>
      </w:r>
      <w:r>
        <w:rPr>
          <w:rFonts w:ascii="inherit" w:hAnsi="inherit"/>
          <w:color w:val="333333"/>
          <w:sz w:val="18"/>
          <w:szCs w:val="18"/>
        </w:rPr>
        <w:t xml:space="preserve">divides its input into a sorted and an unsorted region, and it iteratively shrinks the unsorted region by extracting the largest element and moving that to the sorted region. </w:t>
      </w:r>
      <w:proofErr w:type="gramStart"/>
      <w:r>
        <w:rPr>
          <w:rFonts w:ascii="inherit" w:hAnsi="inherit"/>
          <w:color w:val="333333"/>
          <w:sz w:val="18"/>
          <w:szCs w:val="18"/>
        </w:rPr>
        <w:t>it</w:t>
      </w:r>
      <w:proofErr w:type="gramEnd"/>
      <w:r>
        <w:rPr>
          <w:rFonts w:ascii="inherit" w:hAnsi="inherit"/>
          <w:color w:val="333333"/>
          <w:sz w:val="18"/>
          <w:szCs w:val="18"/>
        </w:rPr>
        <w:t xml:space="preserve"> involves the use of a heap data structure rather than a linear-time search to find the maximum.</w:t>
      </w:r>
    </w:p>
    <w:p w:rsidR="0006222E" w:rsidRDefault="0006222E" w:rsidP="000622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the initial sequence of integers, together with a sequence which is a result of several iterations of some sorting method, can you tell which sorting method we are using?</w:t>
      </w:r>
    </w:p>
    <w:p w:rsidR="0006222E" w:rsidRDefault="0006222E" w:rsidP="000622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06222E" w:rsidRDefault="0006222E" w:rsidP="000622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(&lt;=100). Then in the next line, N integers are given as the initial sequence. The last line contains the partially sorted sequence of the N numbers. It is assumed that the target sequence is always ascending. All the numbers in a line are separated by a space.</w:t>
      </w:r>
    </w:p>
    <w:p w:rsidR="0006222E" w:rsidRDefault="0006222E" w:rsidP="000622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06222E" w:rsidRDefault="0006222E" w:rsidP="000622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the first line either "Insertion Sort" or "Heap Sort" to indicate the method used to obtain the partial result. Then run this method for one more iteration and output in the second line the resuling sequence. It is guaranteed that the answer is unique for each test case. All the numbers in a line must be separated by a space, and there must be no extra space at the end of the line.</w:t>
      </w:r>
    </w:p>
    <w:p w:rsidR="0006222E" w:rsidRDefault="0006222E" w:rsidP="0006222E">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Input 1:</w:t>
      </w:r>
    </w:p>
    <w:p w:rsidR="0006222E" w:rsidRDefault="0006222E" w:rsidP="000622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w:t>
      </w:r>
    </w:p>
    <w:p w:rsidR="0006222E" w:rsidRDefault="0006222E" w:rsidP="000622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3 1 2 8 7 5 9 4 6 0</w:t>
      </w:r>
    </w:p>
    <w:p w:rsidR="0006222E" w:rsidRDefault="0006222E" w:rsidP="000622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1 2 3 7 8 5 9 4 6 0</w:t>
      </w:r>
    </w:p>
    <w:p w:rsidR="0006222E" w:rsidRDefault="0006222E" w:rsidP="0006222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06222E" w:rsidRDefault="0006222E" w:rsidP="000622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Insertion Sort</w:t>
      </w:r>
    </w:p>
    <w:p w:rsidR="0006222E" w:rsidRDefault="0006222E" w:rsidP="000622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1 2 3 5 7 8 9 4 6 0</w:t>
      </w:r>
    </w:p>
    <w:p w:rsidR="0006222E" w:rsidRDefault="0006222E" w:rsidP="0006222E">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06222E" w:rsidRDefault="0006222E" w:rsidP="000622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w:t>
      </w:r>
    </w:p>
    <w:p w:rsidR="0006222E" w:rsidRDefault="0006222E" w:rsidP="000622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3 1 2 8 7 5 9 4 6 0</w:t>
      </w:r>
    </w:p>
    <w:p w:rsidR="0006222E" w:rsidRDefault="0006222E" w:rsidP="000622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6 4 5 1 0 3 2 7 8 9</w:t>
      </w:r>
    </w:p>
    <w:p w:rsidR="0006222E" w:rsidRDefault="0006222E" w:rsidP="0006222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06222E" w:rsidRDefault="0006222E" w:rsidP="000622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Heap Sort</w:t>
      </w:r>
    </w:p>
    <w:p w:rsidR="0006222E" w:rsidRDefault="0006222E" w:rsidP="000622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5 4 3 1 0 2 6 7 8 9</w:t>
      </w:r>
    </w:p>
    <w:p w:rsidR="003E30ED" w:rsidRPr="003E30ED" w:rsidRDefault="003E30ED" w:rsidP="003E30ED">
      <w:pPr>
        <w:pStyle w:val="1"/>
      </w:pPr>
      <w:r w:rsidRPr="003E30ED">
        <w:t xml:space="preserve">1099. Build </w:t>
      </w:r>
      <w:proofErr w:type="gramStart"/>
      <w:r w:rsidRPr="003E30ED">
        <w:t>A</w:t>
      </w:r>
      <w:proofErr w:type="gramEnd"/>
      <w:r w:rsidRPr="003E30ED">
        <w:t xml:space="preserve"> Binary Search Tree (30)</w:t>
      </w:r>
    </w:p>
    <w:p w:rsidR="003E30ED" w:rsidRDefault="003E30ED" w:rsidP="003E30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3E30ED" w:rsidRDefault="003E30ED" w:rsidP="003E30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3E30ED" w:rsidRDefault="003E30ED" w:rsidP="003E30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3E30ED" w:rsidRDefault="003E30ED" w:rsidP="003E30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3E30ED" w:rsidRDefault="003E30ED" w:rsidP="003E30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3E30ED" w:rsidRDefault="003E30ED" w:rsidP="003E30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3E30ED" w:rsidRDefault="003E30ED" w:rsidP="003E30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3E30ED" w:rsidRDefault="003E30ED" w:rsidP="003E30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3E30ED" w:rsidRDefault="003E30ED" w:rsidP="003E30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3E30ED" w:rsidRDefault="003E30ED" w:rsidP="003E30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3E30ED" w:rsidRDefault="003E30ED" w:rsidP="003E30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 Binary Search Tree (BST) is recursively defined as a binary tree which has the following properties:</w:t>
      </w:r>
    </w:p>
    <w:p w:rsidR="003E30ED" w:rsidRDefault="003E30ED" w:rsidP="003E30ED">
      <w:pPr>
        <w:shd w:val="clear" w:color="auto" w:fill="FAFAFA"/>
        <w:textAlignment w:val="baseline"/>
        <w:rPr>
          <w:rFonts w:ascii="Verdana" w:hAnsi="Verdana"/>
          <w:color w:val="333333"/>
          <w:sz w:val="18"/>
          <w:szCs w:val="18"/>
        </w:rPr>
      </w:pPr>
      <w:proofErr w:type="gramStart"/>
      <w:r>
        <w:rPr>
          <w:rFonts w:ascii="Verdana" w:hAnsi="Symbol"/>
          <w:color w:val="333333"/>
          <w:sz w:val="18"/>
          <w:szCs w:val="18"/>
        </w:rPr>
        <w:lastRenderedPageBreak/>
        <w:t></w:t>
      </w:r>
      <w:r>
        <w:rPr>
          <w:rFonts w:ascii="Verdana" w:hAnsi="Verdana"/>
          <w:color w:val="333333"/>
          <w:sz w:val="18"/>
          <w:szCs w:val="18"/>
        </w:rPr>
        <w:t xml:space="preserve">  The</w:t>
      </w:r>
      <w:proofErr w:type="gramEnd"/>
      <w:r>
        <w:rPr>
          <w:rFonts w:ascii="Verdana" w:hAnsi="Verdana"/>
          <w:color w:val="333333"/>
          <w:sz w:val="18"/>
          <w:szCs w:val="18"/>
        </w:rPr>
        <w:t xml:space="preserve"> left subtree of a node contains only nodes with keys less than the node's key.</w:t>
      </w:r>
    </w:p>
    <w:p w:rsidR="003E30ED" w:rsidRDefault="003E30ED" w:rsidP="003E30ED">
      <w:pPr>
        <w:shd w:val="clear" w:color="auto" w:fill="FAFAFA"/>
        <w:textAlignment w:val="baseline"/>
        <w:rPr>
          <w:rFonts w:ascii="Verdana" w:hAnsi="Verdana"/>
          <w:color w:val="333333"/>
          <w:sz w:val="18"/>
          <w:szCs w:val="18"/>
        </w:rPr>
      </w:pPr>
      <w:proofErr w:type="gramStart"/>
      <w:r>
        <w:rPr>
          <w:rFonts w:ascii="Verdana" w:hAnsi="Symbol"/>
          <w:color w:val="333333"/>
          <w:sz w:val="18"/>
          <w:szCs w:val="18"/>
        </w:rPr>
        <w:t></w:t>
      </w:r>
      <w:r>
        <w:rPr>
          <w:rFonts w:ascii="Verdana" w:hAnsi="Verdana"/>
          <w:color w:val="333333"/>
          <w:sz w:val="18"/>
          <w:szCs w:val="18"/>
        </w:rPr>
        <w:t xml:space="preserve">  The</w:t>
      </w:r>
      <w:proofErr w:type="gramEnd"/>
      <w:r>
        <w:rPr>
          <w:rFonts w:ascii="Verdana" w:hAnsi="Verdana"/>
          <w:color w:val="333333"/>
          <w:sz w:val="18"/>
          <w:szCs w:val="18"/>
        </w:rPr>
        <w:t xml:space="preserve"> right subtree of a node contains only nodes with keys greater than or equal to the node's key.</w:t>
      </w:r>
    </w:p>
    <w:p w:rsidR="003E30ED" w:rsidRDefault="003E30ED" w:rsidP="003E30ED">
      <w:pPr>
        <w:shd w:val="clear" w:color="auto" w:fill="FAFAFA"/>
        <w:textAlignment w:val="baseline"/>
        <w:rPr>
          <w:rFonts w:ascii="Verdana" w:hAnsi="Verdana"/>
          <w:color w:val="333333"/>
          <w:sz w:val="18"/>
          <w:szCs w:val="18"/>
        </w:rPr>
      </w:pPr>
      <w:proofErr w:type="gramStart"/>
      <w:r>
        <w:rPr>
          <w:rFonts w:ascii="Verdana" w:hAnsi="Symbol"/>
          <w:color w:val="333333"/>
          <w:sz w:val="18"/>
          <w:szCs w:val="18"/>
        </w:rPr>
        <w:t></w:t>
      </w:r>
      <w:r>
        <w:rPr>
          <w:rFonts w:ascii="Verdana" w:hAnsi="Verdana"/>
          <w:color w:val="333333"/>
          <w:sz w:val="18"/>
          <w:szCs w:val="18"/>
        </w:rPr>
        <w:t xml:space="preserve">  Both</w:t>
      </w:r>
      <w:proofErr w:type="gramEnd"/>
      <w:r>
        <w:rPr>
          <w:rFonts w:ascii="Verdana" w:hAnsi="Verdana"/>
          <w:color w:val="333333"/>
          <w:sz w:val="18"/>
          <w:szCs w:val="18"/>
        </w:rPr>
        <w:t xml:space="preserve"> the left and right subtrees must also be binary search trees.</w:t>
      </w:r>
    </w:p>
    <w:p w:rsidR="003E30ED" w:rsidRDefault="003E30ED" w:rsidP="003E30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the structure of a binary tree and a sequence of distinct integer keys, there is only one way to fill these keys into the tree so that the resulting tree satisfies the definition of a BST. You are supposed to output the level order traversal sequence of that tree. The sample is illustrated by Figure 1 and 2.</w:t>
      </w:r>
    </w:p>
    <w:p w:rsidR="003E30ED" w:rsidRDefault="003E30ED" w:rsidP="003E30ED">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5229225" cy="3248025"/>
            <wp:effectExtent l="0" t="0" r="9525" b="9525"/>
            <wp:docPr id="23" name="图片 23" descr="http://nos.patest.cn/h8_nkqjeu5lg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h8_nkqjeu5lglo.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29225" cy="3248025"/>
                    </a:xfrm>
                    <a:prstGeom prst="rect">
                      <a:avLst/>
                    </a:prstGeom>
                    <a:noFill/>
                    <a:ln>
                      <a:noFill/>
                    </a:ln>
                  </pic:spPr>
                </pic:pic>
              </a:graphicData>
            </a:graphic>
          </wp:inline>
        </w:drawing>
      </w:r>
    </w:p>
    <w:p w:rsidR="003E30ED" w:rsidRDefault="003E30ED" w:rsidP="003E30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3E30ED" w:rsidRDefault="003E30ED" w:rsidP="003E30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(&lt;=100) which is the total number of nodes in the tree. The next N lines each contains the left and the right children of a node in the format "left_index right_index", provided that the nodes are numbered from 0 to N-1, and 0 is always the root. If one child is missing, then -1 will represent the NULL child pointer. Finally N distinct integer keys are given in the last line.</w:t>
      </w:r>
    </w:p>
    <w:p w:rsidR="003E30ED" w:rsidRDefault="003E30ED" w:rsidP="003E30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3E30ED" w:rsidRDefault="003E30ED" w:rsidP="003E30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level order traversal sequence of that tree. All the numbers must be separated by a space, with no extra space at the end of the line.</w:t>
      </w:r>
    </w:p>
    <w:p w:rsidR="003E30ED" w:rsidRDefault="003E30ED" w:rsidP="003E30ED">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3E30ED" w:rsidRDefault="003E30ED" w:rsidP="003E30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w:t>
      </w:r>
    </w:p>
    <w:p w:rsidR="003E30ED" w:rsidRDefault="003E30ED" w:rsidP="003E30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1 6</w:t>
      </w:r>
    </w:p>
    <w:p w:rsidR="003E30ED" w:rsidRDefault="003E30ED" w:rsidP="003E30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2 3</w:t>
      </w:r>
    </w:p>
    <w:p w:rsidR="003E30ED" w:rsidRDefault="003E30ED" w:rsidP="003E30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-1 -1</w:t>
      </w:r>
    </w:p>
    <w:p w:rsidR="003E30ED" w:rsidRDefault="003E30ED" w:rsidP="003E30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w:t>
      </w:r>
    </w:p>
    <w:p w:rsidR="003E30ED" w:rsidRDefault="003E30ED" w:rsidP="003E30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5 -1</w:t>
      </w:r>
    </w:p>
    <w:p w:rsidR="003E30ED" w:rsidRDefault="003E30ED" w:rsidP="003E30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-1 -1</w:t>
      </w:r>
    </w:p>
    <w:p w:rsidR="003E30ED" w:rsidRDefault="003E30ED" w:rsidP="003E30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7 -1</w:t>
      </w:r>
    </w:p>
    <w:p w:rsidR="003E30ED" w:rsidRDefault="003E30ED" w:rsidP="003E30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-1 8</w:t>
      </w:r>
    </w:p>
    <w:p w:rsidR="003E30ED" w:rsidRDefault="003E30ED" w:rsidP="003E30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-1 -1</w:t>
      </w:r>
    </w:p>
    <w:p w:rsidR="003E30ED" w:rsidRDefault="003E30ED" w:rsidP="003E30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73 45 11 58 82 25 67 38 42</w:t>
      </w:r>
    </w:p>
    <w:p w:rsidR="003E30ED" w:rsidRDefault="003E30ED" w:rsidP="003E30ED">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3E30ED" w:rsidRDefault="003E30ED" w:rsidP="003E30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58 25 82 11 38 67 45 73 42</w:t>
      </w:r>
    </w:p>
    <w:p w:rsidR="00DC0465" w:rsidRPr="00DC0465" w:rsidRDefault="00DC0465" w:rsidP="00DC0465">
      <w:pPr>
        <w:pStyle w:val="1"/>
      </w:pPr>
      <w:r w:rsidRPr="00DC0465">
        <w:t>1100. Mars Numbers (20)</w:t>
      </w:r>
    </w:p>
    <w:p w:rsidR="00DC0465" w:rsidRPr="00DC0465" w:rsidRDefault="00DC0465" w:rsidP="00DC0465">
      <w:pPr>
        <w:widowControl/>
        <w:shd w:val="clear" w:color="auto" w:fill="DDDDDD"/>
        <w:jc w:val="center"/>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时间限制</w:t>
      </w:r>
    </w:p>
    <w:p w:rsidR="00DC0465" w:rsidRPr="00DC0465" w:rsidRDefault="00DC0465" w:rsidP="00DC0465">
      <w:pPr>
        <w:widowControl/>
        <w:shd w:val="clear" w:color="auto" w:fill="FAFAFA"/>
        <w:jc w:val="center"/>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400 ms</w:t>
      </w:r>
    </w:p>
    <w:p w:rsidR="00DC0465" w:rsidRPr="00DC0465" w:rsidRDefault="00DC0465" w:rsidP="00DC0465">
      <w:pPr>
        <w:widowControl/>
        <w:shd w:val="clear" w:color="auto" w:fill="DDDDDD"/>
        <w:jc w:val="center"/>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内存限制</w:t>
      </w:r>
    </w:p>
    <w:p w:rsidR="00DC0465" w:rsidRPr="00DC0465" w:rsidRDefault="00DC0465" w:rsidP="00DC0465">
      <w:pPr>
        <w:widowControl/>
        <w:shd w:val="clear" w:color="auto" w:fill="FAFAFA"/>
        <w:jc w:val="center"/>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65536 kB</w:t>
      </w:r>
    </w:p>
    <w:p w:rsidR="00DC0465" w:rsidRPr="00DC0465" w:rsidRDefault="00DC0465" w:rsidP="00DC0465">
      <w:pPr>
        <w:widowControl/>
        <w:shd w:val="clear" w:color="auto" w:fill="DDDDDD"/>
        <w:jc w:val="center"/>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代码长度限制</w:t>
      </w:r>
    </w:p>
    <w:p w:rsidR="00DC0465" w:rsidRPr="00DC0465" w:rsidRDefault="00DC0465" w:rsidP="00DC0465">
      <w:pPr>
        <w:widowControl/>
        <w:shd w:val="clear" w:color="auto" w:fill="FAFAFA"/>
        <w:jc w:val="center"/>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16000 B</w:t>
      </w:r>
    </w:p>
    <w:p w:rsidR="00DC0465" w:rsidRPr="00DC0465" w:rsidRDefault="00DC0465" w:rsidP="00DC0465">
      <w:pPr>
        <w:widowControl/>
        <w:shd w:val="clear" w:color="auto" w:fill="DDDDDD"/>
        <w:jc w:val="center"/>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判题程序</w:t>
      </w:r>
    </w:p>
    <w:p w:rsidR="00DC0465" w:rsidRPr="00DC0465" w:rsidRDefault="00DC0465" w:rsidP="00DC0465">
      <w:pPr>
        <w:widowControl/>
        <w:shd w:val="clear" w:color="auto" w:fill="FAFAFA"/>
        <w:jc w:val="center"/>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bdr w:val="none" w:sz="0" w:space="0" w:color="auto" w:frame="1"/>
        </w:rPr>
        <w:t>Standard</w:t>
      </w:r>
    </w:p>
    <w:p w:rsidR="00DC0465" w:rsidRPr="00DC0465" w:rsidRDefault="00DC0465" w:rsidP="00DC0465">
      <w:pPr>
        <w:widowControl/>
        <w:shd w:val="clear" w:color="auto" w:fill="DDDDDD"/>
        <w:jc w:val="center"/>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作者</w:t>
      </w:r>
    </w:p>
    <w:p w:rsidR="00DC0465" w:rsidRPr="00DC0465" w:rsidRDefault="00DC0465" w:rsidP="00DC0465">
      <w:pPr>
        <w:widowControl/>
        <w:shd w:val="clear" w:color="auto" w:fill="FAFAFA"/>
        <w:jc w:val="center"/>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CHEN, Yue</w:t>
      </w:r>
    </w:p>
    <w:p w:rsidR="00DC0465" w:rsidRPr="00DC0465" w:rsidRDefault="00DC0465" w:rsidP="00DC0465">
      <w:pPr>
        <w:widowControl/>
        <w:shd w:val="clear" w:color="auto" w:fill="FAFAFA"/>
        <w:spacing w:after="360"/>
        <w:jc w:val="left"/>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People on Mars count their numbers with base 13:</w:t>
      </w:r>
    </w:p>
    <w:p w:rsidR="00DC0465" w:rsidRPr="00DC0465" w:rsidRDefault="00DC0465" w:rsidP="00DC0465">
      <w:pPr>
        <w:widowControl/>
        <w:numPr>
          <w:ilvl w:val="0"/>
          <w:numId w:val="20"/>
        </w:numPr>
        <w:shd w:val="clear" w:color="auto" w:fill="FAFAFA"/>
        <w:ind w:left="0" w:right="360"/>
        <w:jc w:val="left"/>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Zero on Earth is called "tret" on Mars.</w:t>
      </w:r>
    </w:p>
    <w:p w:rsidR="00DC0465" w:rsidRPr="00DC0465" w:rsidRDefault="00DC0465" w:rsidP="00DC0465">
      <w:pPr>
        <w:widowControl/>
        <w:numPr>
          <w:ilvl w:val="0"/>
          <w:numId w:val="20"/>
        </w:numPr>
        <w:shd w:val="clear" w:color="auto" w:fill="FAFAFA"/>
        <w:ind w:left="0" w:right="360"/>
        <w:jc w:val="left"/>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 xml:space="preserve">The numbers 1 to 12 on Earch is called "jan, feb, mar, apr, </w:t>
      </w:r>
      <w:proofErr w:type="gramStart"/>
      <w:r w:rsidRPr="00DC0465">
        <w:rPr>
          <w:rFonts w:ascii="inherit" w:eastAsia="宋体" w:hAnsi="inherit" w:cs="宋体"/>
          <w:color w:val="333333"/>
          <w:kern w:val="0"/>
          <w:sz w:val="18"/>
          <w:szCs w:val="18"/>
        </w:rPr>
        <w:t>may</w:t>
      </w:r>
      <w:proofErr w:type="gramEnd"/>
      <w:r w:rsidRPr="00DC0465">
        <w:rPr>
          <w:rFonts w:ascii="inherit" w:eastAsia="宋体" w:hAnsi="inherit" w:cs="宋体"/>
          <w:color w:val="333333"/>
          <w:kern w:val="0"/>
          <w:sz w:val="18"/>
          <w:szCs w:val="18"/>
        </w:rPr>
        <w:t>, jun, jly, aug, sep, oct, nov, dec" on Mars, respectively.</w:t>
      </w:r>
    </w:p>
    <w:p w:rsidR="00DC0465" w:rsidRPr="00DC0465" w:rsidRDefault="00DC0465" w:rsidP="00DC0465">
      <w:pPr>
        <w:widowControl/>
        <w:numPr>
          <w:ilvl w:val="0"/>
          <w:numId w:val="20"/>
        </w:numPr>
        <w:shd w:val="clear" w:color="auto" w:fill="FAFAFA"/>
        <w:ind w:left="0" w:right="360"/>
        <w:jc w:val="left"/>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 xml:space="preserve">For the next higher digit, Mars people name the 12 numbers as "tam, </w:t>
      </w:r>
      <w:proofErr w:type="gramStart"/>
      <w:r w:rsidRPr="00DC0465">
        <w:rPr>
          <w:rFonts w:ascii="inherit" w:eastAsia="宋体" w:hAnsi="inherit" w:cs="宋体"/>
          <w:color w:val="333333"/>
          <w:kern w:val="0"/>
          <w:sz w:val="18"/>
          <w:szCs w:val="18"/>
        </w:rPr>
        <w:t>hel</w:t>
      </w:r>
      <w:proofErr w:type="gramEnd"/>
      <w:r w:rsidRPr="00DC0465">
        <w:rPr>
          <w:rFonts w:ascii="inherit" w:eastAsia="宋体" w:hAnsi="inherit" w:cs="宋体"/>
          <w:color w:val="333333"/>
          <w:kern w:val="0"/>
          <w:sz w:val="18"/>
          <w:szCs w:val="18"/>
        </w:rPr>
        <w:t>, maa, huh, tou, kes, hei, elo, syy, lok, mer, jou", respectively.</w:t>
      </w:r>
    </w:p>
    <w:p w:rsidR="00DC0465" w:rsidRPr="00DC0465" w:rsidRDefault="00DC0465" w:rsidP="00DC0465">
      <w:pPr>
        <w:widowControl/>
        <w:shd w:val="clear" w:color="auto" w:fill="FAFAFA"/>
        <w:spacing w:after="360"/>
        <w:jc w:val="left"/>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lastRenderedPageBreak/>
        <w:t xml:space="preserve">For examples, the number 29 on Earth is called "hel mar" on Mars; and "elo </w:t>
      </w:r>
      <w:proofErr w:type="gramStart"/>
      <w:r w:rsidRPr="00DC0465">
        <w:rPr>
          <w:rFonts w:ascii="inherit" w:eastAsia="宋体" w:hAnsi="inherit" w:cs="宋体"/>
          <w:color w:val="333333"/>
          <w:kern w:val="0"/>
          <w:sz w:val="18"/>
          <w:szCs w:val="18"/>
        </w:rPr>
        <w:t>nov</w:t>
      </w:r>
      <w:proofErr w:type="gramEnd"/>
      <w:r w:rsidRPr="00DC0465">
        <w:rPr>
          <w:rFonts w:ascii="inherit" w:eastAsia="宋体" w:hAnsi="inherit" w:cs="宋体"/>
          <w:color w:val="333333"/>
          <w:kern w:val="0"/>
          <w:sz w:val="18"/>
          <w:szCs w:val="18"/>
        </w:rPr>
        <w:t>" on Mars corresponds to 115 on Earth. In order to help communication between people from these two planets, you are supposed to write a program for mutual translation between Earth and Mars number systems.</w:t>
      </w:r>
    </w:p>
    <w:p w:rsidR="00DC0465" w:rsidRPr="00DC0465" w:rsidRDefault="00DC0465" w:rsidP="00DC0465">
      <w:pPr>
        <w:widowControl/>
        <w:shd w:val="clear" w:color="auto" w:fill="FAFAFA"/>
        <w:spacing w:after="360"/>
        <w:jc w:val="left"/>
        <w:textAlignment w:val="baseline"/>
        <w:rPr>
          <w:rFonts w:ascii="inherit" w:eastAsia="宋体" w:hAnsi="inherit" w:cs="宋体" w:hint="eastAsia"/>
          <w:color w:val="333333"/>
          <w:kern w:val="0"/>
          <w:sz w:val="18"/>
          <w:szCs w:val="18"/>
        </w:rPr>
      </w:pPr>
      <w:r w:rsidRPr="00DC0465">
        <w:rPr>
          <w:rFonts w:ascii="inherit" w:eastAsia="宋体" w:hAnsi="inherit" w:cs="宋体"/>
          <w:b/>
          <w:bCs/>
          <w:color w:val="333333"/>
          <w:kern w:val="0"/>
          <w:sz w:val="18"/>
          <w:szCs w:val="18"/>
        </w:rPr>
        <w:t>Input Specification:</w:t>
      </w:r>
    </w:p>
    <w:p w:rsidR="00DC0465" w:rsidRPr="00DC0465" w:rsidRDefault="00DC0465" w:rsidP="00DC0465">
      <w:pPr>
        <w:widowControl/>
        <w:shd w:val="clear" w:color="auto" w:fill="FAFAFA"/>
        <w:spacing w:after="360"/>
        <w:jc w:val="left"/>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Each input file contains one test case. For each case, the first line contains a positive integer N (&lt; 100). Then N lines follow, each contains a number in [0, 169), given either in the form of an Earth number, or that of Mars.</w:t>
      </w:r>
    </w:p>
    <w:p w:rsidR="00DC0465" w:rsidRPr="00DC0465" w:rsidRDefault="00DC0465" w:rsidP="00DC0465">
      <w:pPr>
        <w:widowControl/>
        <w:shd w:val="clear" w:color="auto" w:fill="FAFAFA"/>
        <w:spacing w:after="360"/>
        <w:jc w:val="left"/>
        <w:textAlignment w:val="baseline"/>
        <w:rPr>
          <w:rFonts w:ascii="inherit" w:eastAsia="宋体" w:hAnsi="inherit" w:cs="宋体" w:hint="eastAsia"/>
          <w:color w:val="333333"/>
          <w:kern w:val="0"/>
          <w:sz w:val="18"/>
          <w:szCs w:val="18"/>
        </w:rPr>
      </w:pPr>
      <w:r w:rsidRPr="00DC0465">
        <w:rPr>
          <w:rFonts w:ascii="inherit" w:eastAsia="宋体" w:hAnsi="inherit" w:cs="宋体"/>
          <w:b/>
          <w:bCs/>
          <w:color w:val="333333"/>
          <w:kern w:val="0"/>
          <w:sz w:val="18"/>
          <w:szCs w:val="18"/>
        </w:rPr>
        <w:t>Output Specification:</w:t>
      </w:r>
    </w:p>
    <w:p w:rsidR="00DC0465" w:rsidRPr="00DC0465" w:rsidRDefault="00DC0465" w:rsidP="00DC0465">
      <w:pPr>
        <w:widowControl/>
        <w:shd w:val="clear" w:color="auto" w:fill="FAFAFA"/>
        <w:spacing w:after="360"/>
        <w:jc w:val="left"/>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For each number, print in a line the corresponding number in the other language.</w:t>
      </w:r>
    </w:p>
    <w:p w:rsidR="00DC0465" w:rsidRPr="00DC0465" w:rsidRDefault="00DC0465" w:rsidP="00DC0465">
      <w:pPr>
        <w:widowControl/>
        <w:shd w:val="clear" w:color="auto" w:fill="FAFAFA"/>
        <w:jc w:val="left"/>
        <w:textAlignment w:val="baseline"/>
        <w:rPr>
          <w:rFonts w:ascii="Verdana" w:eastAsia="宋体" w:hAnsi="Verdana" w:cs="宋体"/>
          <w:color w:val="333333"/>
          <w:kern w:val="0"/>
          <w:sz w:val="18"/>
          <w:szCs w:val="18"/>
        </w:rPr>
      </w:pPr>
      <w:r w:rsidRPr="00DC0465">
        <w:rPr>
          <w:rFonts w:ascii="Verdana" w:eastAsia="宋体" w:hAnsi="Verdana" w:cs="宋体"/>
          <w:b/>
          <w:bCs/>
          <w:color w:val="333333"/>
          <w:kern w:val="0"/>
          <w:sz w:val="18"/>
          <w:szCs w:val="18"/>
        </w:rPr>
        <w:t>Sample Input:</w:t>
      </w:r>
    </w:p>
    <w:p w:rsidR="00DC0465" w:rsidRPr="00DC0465" w:rsidRDefault="00DC0465" w:rsidP="00DC0465">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C0465">
        <w:rPr>
          <w:rFonts w:ascii="Consolas" w:eastAsia="宋体" w:hAnsi="Consolas" w:cs="Consolas"/>
          <w:color w:val="333333"/>
          <w:kern w:val="0"/>
          <w:sz w:val="18"/>
          <w:szCs w:val="18"/>
        </w:rPr>
        <w:t>4</w:t>
      </w:r>
    </w:p>
    <w:p w:rsidR="00DC0465" w:rsidRPr="00DC0465" w:rsidRDefault="00DC0465" w:rsidP="00DC0465">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C0465">
        <w:rPr>
          <w:rFonts w:ascii="Consolas" w:eastAsia="宋体" w:hAnsi="Consolas" w:cs="Consolas"/>
          <w:color w:val="333333"/>
          <w:kern w:val="0"/>
          <w:sz w:val="18"/>
          <w:szCs w:val="18"/>
        </w:rPr>
        <w:t>29</w:t>
      </w:r>
    </w:p>
    <w:p w:rsidR="00DC0465" w:rsidRPr="00DC0465" w:rsidRDefault="00DC0465" w:rsidP="00DC0465">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C0465">
        <w:rPr>
          <w:rFonts w:ascii="Consolas" w:eastAsia="宋体" w:hAnsi="Consolas" w:cs="Consolas"/>
          <w:color w:val="333333"/>
          <w:kern w:val="0"/>
          <w:sz w:val="18"/>
          <w:szCs w:val="18"/>
        </w:rPr>
        <w:t>5</w:t>
      </w:r>
    </w:p>
    <w:p w:rsidR="00DC0465" w:rsidRPr="00DC0465" w:rsidRDefault="00DC0465" w:rsidP="00DC0465">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proofErr w:type="gramStart"/>
      <w:r w:rsidRPr="00DC0465">
        <w:rPr>
          <w:rFonts w:ascii="Consolas" w:eastAsia="宋体" w:hAnsi="Consolas" w:cs="Consolas"/>
          <w:color w:val="333333"/>
          <w:kern w:val="0"/>
          <w:sz w:val="18"/>
          <w:szCs w:val="18"/>
        </w:rPr>
        <w:t>elo</w:t>
      </w:r>
      <w:proofErr w:type="gramEnd"/>
      <w:r w:rsidRPr="00DC0465">
        <w:rPr>
          <w:rFonts w:ascii="Consolas" w:eastAsia="宋体" w:hAnsi="Consolas" w:cs="Consolas"/>
          <w:color w:val="333333"/>
          <w:kern w:val="0"/>
          <w:sz w:val="18"/>
          <w:szCs w:val="18"/>
        </w:rPr>
        <w:t xml:space="preserve"> nov</w:t>
      </w:r>
    </w:p>
    <w:p w:rsidR="00DC0465" w:rsidRPr="00DC0465" w:rsidRDefault="00DC0465" w:rsidP="00DC0465">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proofErr w:type="gramStart"/>
      <w:r w:rsidRPr="00DC0465">
        <w:rPr>
          <w:rFonts w:ascii="Consolas" w:eastAsia="宋体" w:hAnsi="Consolas" w:cs="Consolas"/>
          <w:color w:val="333333"/>
          <w:kern w:val="0"/>
          <w:sz w:val="18"/>
          <w:szCs w:val="18"/>
        </w:rPr>
        <w:t>tam</w:t>
      </w:r>
      <w:proofErr w:type="gramEnd"/>
    </w:p>
    <w:p w:rsidR="00DC0465" w:rsidRPr="00DC0465" w:rsidRDefault="00DC0465" w:rsidP="00DC0465">
      <w:pPr>
        <w:widowControl/>
        <w:shd w:val="clear" w:color="auto" w:fill="FAFAFA"/>
        <w:jc w:val="left"/>
        <w:textAlignment w:val="baseline"/>
        <w:rPr>
          <w:rFonts w:ascii="Verdana" w:eastAsia="宋体" w:hAnsi="Verdana" w:cs="宋体"/>
          <w:color w:val="333333"/>
          <w:kern w:val="0"/>
          <w:sz w:val="18"/>
          <w:szCs w:val="18"/>
        </w:rPr>
      </w:pPr>
      <w:r w:rsidRPr="00DC0465">
        <w:rPr>
          <w:rFonts w:ascii="Verdana" w:eastAsia="宋体" w:hAnsi="Verdana" w:cs="宋体"/>
          <w:b/>
          <w:bCs/>
          <w:color w:val="333333"/>
          <w:kern w:val="0"/>
          <w:sz w:val="18"/>
          <w:szCs w:val="18"/>
        </w:rPr>
        <w:t>Sample Output:</w:t>
      </w:r>
    </w:p>
    <w:p w:rsidR="00DC0465" w:rsidRPr="00DC0465" w:rsidRDefault="00DC0465" w:rsidP="00DC0465">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proofErr w:type="gramStart"/>
      <w:r w:rsidRPr="00DC0465">
        <w:rPr>
          <w:rFonts w:ascii="Consolas" w:eastAsia="宋体" w:hAnsi="Consolas" w:cs="Consolas"/>
          <w:color w:val="333333"/>
          <w:kern w:val="0"/>
          <w:sz w:val="18"/>
          <w:szCs w:val="18"/>
        </w:rPr>
        <w:t>hel</w:t>
      </w:r>
      <w:proofErr w:type="gramEnd"/>
      <w:r w:rsidRPr="00DC0465">
        <w:rPr>
          <w:rFonts w:ascii="Consolas" w:eastAsia="宋体" w:hAnsi="Consolas" w:cs="Consolas"/>
          <w:color w:val="333333"/>
          <w:kern w:val="0"/>
          <w:sz w:val="18"/>
          <w:szCs w:val="18"/>
        </w:rPr>
        <w:t xml:space="preserve"> mar</w:t>
      </w:r>
    </w:p>
    <w:p w:rsidR="00DC0465" w:rsidRPr="00DC0465" w:rsidRDefault="00DC0465" w:rsidP="00DC0465">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proofErr w:type="gramStart"/>
      <w:r w:rsidRPr="00DC0465">
        <w:rPr>
          <w:rFonts w:ascii="Consolas" w:eastAsia="宋体" w:hAnsi="Consolas" w:cs="Consolas"/>
          <w:color w:val="333333"/>
          <w:kern w:val="0"/>
          <w:sz w:val="18"/>
          <w:szCs w:val="18"/>
        </w:rPr>
        <w:t>may</w:t>
      </w:r>
      <w:proofErr w:type="gramEnd"/>
    </w:p>
    <w:p w:rsidR="00DC0465" w:rsidRPr="00DC0465" w:rsidRDefault="00DC0465" w:rsidP="00DC0465">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C0465">
        <w:rPr>
          <w:rFonts w:ascii="Consolas" w:eastAsia="宋体" w:hAnsi="Consolas" w:cs="Consolas"/>
          <w:color w:val="333333"/>
          <w:kern w:val="0"/>
          <w:sz w:val="18"/>
          <w:szCs w:val="18"/>
        </w:rPr>
        <w:t>115</w:t>
      </w:r>
    </w:p>
    <w:p w:rsidR="00DC0465" w:rsidRPr="00DC0465" w:rsidRDefault="00DC0465" w:rsidP="00DC0465">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C0465">
        <w:rPr>
          <w:rFonts w:ascii="Consolas" w:eastAsia="宋体" w:hAnsi="Consolas" w:cs="Consolas"/>
          <w:color w:val="333333"/>
          <w:kern w:val="0"/>
          <w:sz w:val="18"/>
          <w:szCs w:val="18"/>
        </w:rPr>
        <w:t>13</w:t>
      </w:r>
    </w:p>
    <w:p w:rsidR="00C2062C" w:rsidRPr="00C2062C" w:rsidRDefault="00C2062C" w:rsidP="00C2062C">
      <w:pPr>
        <w:pStyle w:val="1"/>
      </w:pPr>
      <w:r w:rsidRPr="00C2062C">
        <w:t>1101. Quick Sort (25)</w:t>
      </w:r>
    </w:p>
    <w:p w:rsidR="00C2062C" w:rsidRDefault="00C2062C" w:rsidP="00C206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C2062C" w:rsidRDefault="00C2062C" w:rsidP="00C206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C2062C" w:rsidRDefault="00C2062C" w:rsidP="00C206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C2062C" w:rsidRDefault="00C2062C" w:rsidP="00C206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C2062C" w:rsidRDefault="00C2062C" w:rsidP="00C206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代码长度限制</w:t>
      </w:r>
    </w:p>
    <w:p w:rsidR="00C2062C" w:rsidRDefault="00C2062C" w:rsidP="00C206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C2062C" w:rsidRDefault="00C2062C" w:rsidP="00C206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C2062C" w:rsidRDefault="00C2062C" w:rsidP="00C206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C2062C" w:rsidRDefault="00C2062C" w:rsidP="00C206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C2062C" w:rsidRDefault="00C2062C" w:rsidP="00C206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CAO, Peng</w:t>
      </w:r>
    </w:p>
    <w:p w:rsidR="00C2062C" w:rsidRDefault="00C2062C" w:rsidP="00C206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There is a classical process named</w:t>
      </w:r>
      <w:r>
        <w:rPr>
          <w:rStyle w:val="apple-converted-space"/>
          <w:rFonts w:ascii="inherit" w:hAnsi="inherit"/>
          <w:color w:val="333333"/>
          <w:sz w:val="18"/>
          <w:szCs w:val="18"/>
        </w:rPr>
        <w:t> </w:t>
      </w:r>
      <w:r>
        <w:rPr>
          <w:rFonts w:ascii="inherit" w:hAnsi="inherit"/>
          <w:i/>
          <w:iCs/>
          <w:color w:val="333333"/>
          <w:sz w:val="18"/>
          <w:szCs w:val="18"/>
        </w:rPr>
        <w:t>partition</w:t>
      </w:r>
      <w:r>
        <w:rPr>
          <w:rStyle w:val="apple-converted-space"/>
          <w:rFonts w:ascii="inherit" w:hAnsi="inherit"/>
          <w:color w:val="333333"/>
          <w:sz w:val="18"/>
          <w:szCs w:val="18"/>
        </w:rPr>
        <w:t> </w:t>
      </w:r>
      <w:r>
        <w:rPr>
          <w:rFonts w:ascii="inherit" w:hAnsi="inherit"/>
          <w:color w:val="333333"/>
          <w:sz w:val="18"/>
          <w:szCs w:val="18"/>
        </w:rPr>
        <w:t>in the famous quick sort algorithm. In this process we typically choose one element as the pivot. Then the elements less than the pivot are moved to its left and those larger than the pivot to its right. Given N distinct positive integers after a run of partition, could you tell how many elements could be the selected pivot for this partition?</w:t>
      </w:r>
    </w:p>
    <w:p w:rsidR="00C2062C" w:rsidRDefault="00C2062C" w:rsidP="00C206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example, given N = 5 and the numbers 1, 3, 2, 4, and 5. We have:</w:t>
      </w:r>
    </w:p>
    <w:p w:rsidR="00C2062C" w:rsidRDefault="00C2062C" w:rsidP="00C2062C">
      <w:pPr>
        <w:shd w:val="clear" w:color="auto" w:fill="FAFAFA"/>
        <w:textAlignment w:val="baseline"/>
        <w:rPr>
          <w:rFonts w:ascii="Verdana" w:hAnsi="Verdana"/>
          <w:color w:val="333333"/>
          <w:sz w:val="18"/>
          <w:szCs w:val="18"/>
        </w:rPr>
      </w:pPr>
      <w:proofErr w:type="gramStart"/>
      <w:r>
        <w:rPr>
          <w:rFonts w:ascii="Verdana" w:hAnsi="Symbol"/>
          <w:color w:val="333333"/>
          <w:sz w:val="18"/>
          <w:szCs w:val="18"/>
        </w:rPr>
        <w:t></w:t>
      </w:r>
      <w:r>
        <w:rPr>
          <w:rFonts w:ascii="Verdana" w:hAnsi="Verdana"/>
          <w:color w:val="333333"/>
          <w:sz w:val="18"/>
          <w:szCs w:val="18"/>
        </w:rPr>
        <w:t xml:space="preserve">  1</w:t>
      </w:r>
      <w:proofErr w:type="gramEnd"/>
      <w:r>
        <w:rPr>
          <w:rFonts w:ascii="Verdana" w:hAnsi="Verdana"/>
          <w:color w:val="333333"/>
          <w:sz w:val="18"/>
          <w:szCs w:val="18"/>
        </w:rPr>
        <w:t xml:space="preserve"> could be the pivot since there is no element to its left and all the elements to its right are larger than it;</w:t>
      </w:r>
      <w:r>
        <w:rPr>
          <w:rFonts w:ascii="Verdana" w:hAnsi="Verdana"/>
          <w:color w:val="333333"/>
          <w:sz w:val="18"/>
          <w:szCs w:val="18"/>
        </w:rPr>
        <w:br/>
      </w:r>
    </w:p>
    <w:p w:rsidR="00C2062C" w:rsidRDefault="00C2062C" w:rsidP="00C2062C">
      <w:pPr>
        <w:shd w:val="clear" w:color="auto" w:fill="FAFAFA"/>
        <w:textAlignment w:val="baseline"/>
        <w:rPr>
          <w:rFonts w:ascii="Verdana" w:hAnsi="Verdana"/>
          <w:color w:val="333333"/>
          <w:sz w:val="18"/>
          <w:szCs w:val="18"/>
        </w:rPr>
      </w:pPr>
      <w:proofErr w:type="gramStart"/>
      <w:r>
        <w:rPr>
          <w:rFonts w:ascii="Verdana" w:hAnsi="Symbol"/>
          <w:color w:val="333333"/>
          <w:sz w:val="18"/>
          <w:szCs w:val="18"/>
        </w:rPr>
        <w:t></w:t>
      </w:r>
      <w:r>
        <w:rPr>
          <w:rFonts w:ascii="Verdana" w:hAnsi="Verdana"/>
          <w:color w:val="333333"/>
          <w:sz w:val="18"/>
          <w:szCs w:val="18"/>
        </w:rPr>
        <w:t xml:space="preserve">  3</w:t>
      </w:r>
      <w:proofErr w:type="gramEnd"/>
      <w:r>
        <w:rPr>
          <w:rFonts w:ascii="Verdana" w:hAnsi="Verdana"/>
          <w:color w:val="333333"/>
          <w:sz w:val="18"/>
          <w:szCs w:val="18"/>
        </w:rPr>
        <w:t xml:space="preserve"> must not be the pivot since although all the elements to its left are smaller, the number 2 to its right is less than it as well;</w:t>
      </w:r>
      <w:r>
        <w:rPr>
          <w:rFonts w:ascii="Verdana" w:hAnsi="Verdana"/>
          <w:color w:val="333333"/>
          <w:sz w:val="18"/>
          <w:szCs w:val="18"/>
        </w:rPr>
        <w:br/>
      </w:r>
    </w:p>
    <w:p w:rsidR="00C2062C" w:rsidRDefault="00C2062C" w:rsidP="00C2062C">
      <w:pPr>
        <w:shd w:val="clear" w:color="auto" w:fill="FAFAFA"/>
        <w:textAlignment w:val="baseline"/>
        <w:rPr>
          <w:rFonts w:ascii="Verdana" w:hAnsi="Verdana"/>
          <w:color w:val="333333"/>
          <w:sz w:val="18"/>
          <w:szCs w:val="18"/>
        </w:rPr>
      </w:pPr>
      <w:proofErr w:type="gramStart"/>
      <w:r>
        <w:rPr>
          <w:rFonts w:ascii="Verdana" w:hAnsi="Symbol"/>
          <w:color w:val="333333"/>
          <w:sz w:val="18"/>
          <w:szCs w:val="18"/>
        </w:rPr>
        <w:t></w:t>
      </w:r>
      <w:r>
        <w:rPr>
          <w:rFonts w:ascii="Verdana" w:hAnsi="Verdana"/>
          <w:color w:val="333333"/>
          <w:sz w:val="18"/>
          <w:szCs w:val="18"/>
        </w:rPr>
        <w:t xml:space="preserve">  2</w:t>
      </w:r>
      <w:proofErr w:type="gramEnd"/>
      <w:r>
        <w:rPr>
          <w:rFonts w:ascii="Verdana" w:hAnsi="Verdana"/>
          <w:color w:val="333333"/>
          <w:sz w:val="18"/>
          <w:szCs w:val="18"/>
        </w:rPr>
        <w:t xml:space="preserve"> must not be the pivot since although all the elements to its right are larger, the number 3 to its left is larger than it as well;</w:t>
      </w:r>
      <w:r>
        <w:rPr>
          <w:rFonts w:ascii="Verdana" w:hAnsi="Verdana"/>
          <w:color w:val="333333"/>
          <w:sz w:val="18"/>
          <w:szCs w:val="18"/>
        </w:rPr>
        <w:br/>
      </w:r>
    </w:p>
    <w:p w:rsidR="00C2062C" w:rsidRDefault="00C2062C" w:rsidP="00C2062C">
      <w:pPr>
        <w:shd w:val="clear" w:color="auto" w:fill="FAFAFA"/>
        <w:textAlignment w:val="baseline"/>
        <w:rPr>
          <w:rFonts w:ascii="Verdana" w:hAnsi="Verdana"/>
          <w:color w:val="333333"/>
          <w:sz w:val="18"/>
          <w:szCs w:val="18"/>
        </w:rPr>
      </w:pPr>
      <w:proofErr w:type="gramStart"/>
      <w:r>
        <w:rPr>
          <w:rFonts w:ascii="Verdana" w:hAnsi="Symbol"/>
          <w:color w:val="333333"/>
          <w:sz w:val="18"/>
          <w:szCs w:val="18"/>
        </w:rPr>
        <w:t></w:t>
      </w:r>
      <w:r>
        <w:rPr>
          <w:rFonts w:ascii="Verdana" w:hAnsi="Verdana"/>
          <w:color w:val="333333"/>
          <w:sz w:val="18"/>
          <w:szCs w:val="18"/>
        </w:rPr>
        <w:t xml:space="preserve">  and</w:t>
      </w:r>
      <w:proofErr w:type="gramEnd"/>
      <w:r>
        <w:rPr>
          <w:rFonts w:ascii="Verdana" w:hAnsi="Verdana"/>
          <w:color w:val="333333"/>
          <w:sz w:val="18"/>
          <w:szCs w:val="18"/>
        </w:rPr>
        <w:t xml:space="preserve"> for the similar reason, 4 and 5 could also be the pivot.</w:t>
      </w:r>
      <w:r>
        <w:rPr>
          <w:rFonts w:ascii="Verdana" w:hAnsi="Verdana"/>
          <w:color w:val="333333"/>
          <w:sz w:val="18"/>
          <w:szCs w:val="18"/>
        </w:rPr>
        <w:br/>
      </w:r>
    </w:p>
    <w:p w:rsidR="00C2062C" w:rsidRDefault="00C2062C" w:rsidP="00C206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Hence in total there are 3 pivot candidates.</w:t>
      </w:r>
    </w:p>
    <w:p w:rsidR="00C2062C" w:rsidRDefault="00C2062C" w:rsidP="00C206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C2062C" w:rsidRDefault="00C2062C" w:rsidP="00C206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(&lt;= 10</w:t>
      </w:r>
      <w:r>
        <w:rPr>
          <w:rFonts w:ascii="inherit" w:hAnsi="inherit"/>
          <w:color w:val="333333"/>
          <w:sz w:val="18"/>
          <w:szCs w:val="18"/>
          <w:vertAlign w:val="superscript"/>
        </w:rPr>
        <w:t>5</w:t>
      </w:r>
      <w:r>
        <w:rPr>
          <w:rFonts w:ascii="inherit" w:hAnsi="inherit"/>
          <w:color w:val="333333"/>
          <w:sz w:val="18"/>
          <w:szCs w:val="18"/>
        </w:rPr>
        <w:t>). Then the next line contains N distinct positive integers no larger than 10</w:t>
      </w:r>
      <w:r>
        <w:rPr>
          <w:rFonts w:ascii="inherit" w:hAnsi="inherit"/>
          <w:color w:val="333333"/>
          <w:sz w:val="18"/>
          <w:szCs w:val="18"/>
          <w:vertAlign w:val="superscript"/>
        </w:rPr>
        <w:t>9</w:t>
      </w:r>
      <w:r>
        <w:rPr>
          <w:rFonts w:ascii="inherit" w:hAnsi="inherit"/>
          <w:color w:val="333333"/>
          <w:sz w:val="18"/>
          <w:szCs w:val="18"/>
        </w:rPr>
        <w:t>. The numbers in a line are separated by spaces.</w:t>
      </w:r>
    </w:p>
    <w:p w:rsidR="00C2062C" w:rsidRDefault="00C2062C" w:rsidP="00C206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C2062C" w:rsidRDefault="00C2062C" w:rsidP="00C206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output in the first line the number of pivot candidates. Then in the next line print these candidates in increasing order. There must be exactly 1 space between two adjacent numbers, and no extra space at the end of each line.</w:t>
      </w:r>
    </w:p>
    <w:p w:rsidR="00C2062C" w:rsidRDefault="00C2062C" w:rsidP="00C2062C">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C2062C" w:rsidRDefault="00C2062C" w:rsidP="00C206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w:t>
      </w:r>
    </w:p>
    <w:p w:rsidR="00C2062C" w:rsidRDefault="00C2062C" w:rsidP="00C206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1 3 2 4 5</w:t>
      </w:r>
    </w:p>
    <w:p w:rsidR="00C2062C" w:rsidRDefault="00C2062C" w:rsidP="00C2062C">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Output:</w:t>
      </w:r>
    </w:p>
    <w:p w:rsidR="00C2062C" w:rsidRDefault="00C2062C" w:rsidP="00C206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C2062C" w:rsidRDefault="00C2062C" w:rsidP="00C206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1 4 5</w:t>
      </w:r>
    </w:p>
    <w:p w:rsidR="006A2A13" w:rsidRPr="006A2A13" w:rsidRDefault="006A2A13" w:rsidP="006A2A13">
      <w:pPr>
        <w:pStyle w:val="1"/>
      </w:pPr>
      <w:r w:rsidRPr="006A2A13">
        <w:t>1102. Invert a Binary Tree (25)</w:t>
      </w:r>
    </w:p>
    <w:p w:rsidR="006A2A13" w:rsidRDefault="006A2A13" w:rsidP="006A2A1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6A2A13" w:rsidRDefault="006A2A13" w:rsidP="006A2A1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6A2A13" w:rsidRDefault="006A2A13" w:rsidP="006A2A1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6A2A13" w:rsidRDefault="006A2A13" w:rsidP="006A2A1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6A2A13" w:rsidRDefault="006A2A13" w:rsidP="006A2A1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6A2A13" w:rsidRDefault="006A2A13" w:rsidP="006A2A1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6A2A13" w:rsidRDefault="006A2A13" w:rsidP="006A2A1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6A2A13" w:rsidRDefault="006A2A13" w:rsidP="006A2A1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6A2A13" w:rsidRDefault="006A2A13" w:rsidP="006A2A1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6A2A13" w:rsidRDefault="006A2A13" w:rsidP="006A2A1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6A2A13" w:rsidRDefault="006A2A13" w:rsidP="006A2A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following is from Max Howell @twitter:</w:t>
      </w:r>
    </w:p>
    <w:p w:rsidR="006A2A13" w:rsidRDefault="006A2A13" w:rsidP="006A2A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i/>
          <w:iCs/>
          <w:color w:val="333333"/>
          <w:sz w:val="18"/>
          <w:szCs w:val="18"/>
        </w:rPr>
        <w:t>Google: 90% of our engineers use the software you wrote (Homebrew), but you can't invert a binary tree on a whiteboard so fuck off.</w:t>
      </w:r>
    </w:p>
    <w:p w:rsidR="006A2A13" w:rsidRDefault="006A2A13" w:rsidP="006A2A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it's your turn to prove that YOU CAN invert a binary tree!</w:t>
      </w:r>
    </w:p>
    <w:p w:rsidR="006A2A13" w:rsidRDefault="006A2A13" w:rsidP="006A2A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6A2A13" w:rsidRDefault="006A2A13" w:rsidP="006A2A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Each input file contains one test case. For each case, the first line gives a positive integer N (&lt;=10) which is the total number of nodes in the tree -- and hence the nodes are numbered from 0 to N-1. Then N lines follow, each corresponds to a node from 0 to N-1, and gives the indices of the left and right children of the node. If the child does not exist, a "-" will be put at the position. Any pair of children </w:t>
      </w:r>
      <w:proofErr w:type="gramStart"/>
      <w:r>
        <w:rPr>
          <w:rFonts w:ascii="inherit" w:hAnsi="inherit"/>
          <w:color w:val="333333"/>
          <w:sz w:val="18"/>
          <w:szCs w:val="18"/>
        </w:rPr>
        <w:t>are</w:t>
      </w:r>
      <w:proofErr w:type="gramEnd"/>
      <w:r>
        <w:rPr>
          <w:rFonts w:ascii="inherit" w:hAnsi="inherit"/>
          <w:color w:val="333333"/>
          <w:sz w:val="18"/>
          <w:szCs w:val="18"/>
        </w:rPr>
        <w:t xml:space="preserve"> separated by a space.</w:t>
      </w:r>
    </w:p>
    <w:p w:rsidR="006A2A13" w:rsidRDefault="006A2A13" w:rsidP="006A2A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6A2A13" w:rsidRDefault="006A2A13" w:rsidP="006A2A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the first line the level-order, and then in the second line the in-order traversal sequences of the inverted tree. There must be exactly one space between any adjacent numbers, and no extra space at the end of the line.</w:t>
      </w:r>
    </w:p>
    <w:p w:rsidR="006A2A13" w:rsidRDefault="006A2A13" w:rsidP="006A2A13">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6A2A13" w:rsidRDefault="006A2A13" w:rsidP="006A2A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w:t>
      </w:r>
    </w:p>
    <w:p w:rsidR="006A2A13" w:rsidRDefault="006A2A13" w:rsidP="006A2A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1 -</w:t>
      </w:r>
    </w:p>
    <w:p w:rsidR="006A2A13" w:rsidRDefault="006A2A13" w:rsidP="006A2A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6A2A13" w:rsidRDefault="006A2A13" w:rsidP="006A2A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w:t>
      </w:r>
    </w:p>
    <w:p w:rsidR="006A2A13" w:rsidRDefault="006A2A13" w:rsidP="006A2A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2 7</w:t>
      </w:r>
    </w:p>
    <w:p w:rsidR="006A2A13" w:rsidRDefault="006A2A13" w:rsidP="006A2A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6A2A13" w:rsidRDefault="006A2A13" w:rsidP="006A2A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6A2A13" w:rsidRDefault="006A2A13" w:rsidP="006A2A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w:t>
      </w:r>
    </w:p>
    <w:p w:rsidR="006A2A13" w:rsidRDefault="006A2A13" w:rsidP="006A2A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4 6</w:t>
      </w:r>
    </w:p>
    <w:p w:rsidR="006A2A13" w:rsidRDefault="006A2A13" w:rsidP="006A2A13">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6A2A13" w:rsidRDefault="006A2A13" w:rsidP="006A2A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3 7 2 6 4 0 5 1</w:t>
      </w:r>
    </w:p>
    <w:p w:rsidR="006A2A13" w:rsidRDefault="006A2A13" w:rsidP="006A2A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6 5 7 4 3 2 0 1</w:t>
      </w:r>
    </w:p>
    <w:p w:rsidR="009E0642" w:rsidRPr="009E0642" w:rsidRDefault="009E0642" w:rsidP="009E0642">
      <w:pPr>
        <w:pStyle w:val="1"/>
      </w:pPr>
      <w:r w:rsidRPr="009E0642">
        <w:t>1103. Integer Factorization (30)</w:t>
      </w:r>
    </w:p>
    <w:p w:rsidR="009E0642" w:rsidRDefault="009E0642" w:rsidP="009E064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9E0642" w:rsidRDefault="009E0642" w:rsidP="009E064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1200 ms</w:t>
      </w:r>
    </w:p>
    <w:p w:rsidR="009E0642" w:rsidRDefault="009E0642" w:rsidP="009E064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9E0642" w:rsidRDefault="009E0642" w:rsidP="009E064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9E0642" w:rsidRDefault="009E0642" w:rsidP="009E064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9E0642" w:rsidRDefault="009E0642" w:rsidP="009E064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9E0642" w:rsidRDefault="009E0642" w:rsidP="009E064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9E0642" w:rsidRDefault="009E0642" w:rsidP="009E064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9E0642" w:rsidRDefault="009E0642" w:rsidP="009E064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9E0642" w:rsidRDefault="009E0642" w:rsidP="009E064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9E0642" w:rsidRDefault="009E0642" w:rsidP="009E064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K-P factorization of a positive integer N is to write N as the sum of the P-th power of K positive integers. You are supposed to write a program to find the K-P factorization of N for any positive integers N, K and P.</w:t>
      </w:r>
    </w:p>
    <w:p w:rsidR="009E0642" w:rsidRDefault="009E0642" w:rsidP="009E064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9E0642" w:rsidRDefault="009E0642" w:rsidP="009E064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which gives in a line the three positive integers N (&lt;=400), K (&lt;=N) and P (1&lt;P&lt;=7). The numbers in a line are separated by a space.</w:t>
      </w:r>
    </w:p>
    <w:p w:rsidR="009E0642" w:rsidRDefault="009E0642" w:rsidP="009E064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lastRenderedPageBreak/>
        <w:t>Output Specification:</w:t>
      </w:r>
    </w:p>
    <w:p w:rsidR="009E0642" w:rsidRDefault="009E0642" w:rsidP="009E064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if the solution exists, output in the format:</w:t>
      </w:r>
    </w:p>
    <w:p w:rsidR="009E0642" w:rsidRDefault="009E0642" w:rsidP="009E064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 = n</w:t>
      </w:r>
      <w:r>
        <w:rPr>
          <w:rFonts w:ascii="inherit" w:hAnsi="inherit"/>
          <w:color w:val="333333"/>
          <w:sz w:val="18"/>
          <w:szCs w:val="18"/>
          <w:vertAlign w:val="subscript"/>
        </w:rPr>
        <w:t>1</w:t>
      </w:r>
      <w:r>
        <w:rPr>
          <w:rFonts w:ascii="inherit" w:hAnsi="inherit"/>
          <w:color w:val="333333"/>
          <w:sz w:val="18"/>
          <w:szCs w:val="18"/>
        </w:rPr>
        <w:t>^P + ... n</w:t>
      </w:r>
      <w:r>
        <w:rPr>
          <w:rFonts w:ascii="inherit" w:hAnsi="inherit"/>
          <w:color w:val="333333"/>
          <w:sz w:val="18"/>
          <w:szCs w:val="18"/>
          <w:vertAlign w:val="subscript"/>
        </w:rPr>
        <w:t>K</w:t>
      </w:r>
      <w:r>
        <w:rPr>
          <w:rFonts w:ascii="inherit" w:hAnsi="inherit"/>
          <w:color w:val="333333"/>
          <w:sz w:val="18"/>
          <w:szCs w:val="18"/>
        </w:rPr>
        <w:t>^P</w:t>
      </w:r>
    </w:p>
    <w:p w:rsidR="009E0642" w:rsidRDefault="009E0642" w:rsidP="009E0642">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color w:val="333333"/>
          <w:sz w:val="18"/>
          <w:szCs w:val="18"/>
        </w:rPr>
        <w:t>where</w:t>
      </w:r>
      <w:proofErr w:type="gramEnd"/>
      <w:r>
        <w:rPr>
          <w:rStyle w:val="apple-converted-space"/>
          <w:rFonts w:ascii="inherit" w:hAnsi="inherit"/>
          <w:color w:val="333333"/>
          <w:sz w:val="18"/>
          <w:szCs w:val="18"/>
        </w:rPr>
        <w:t> </w:t>
      </w:r>
      <w:r>
        <w:rPr>
          <w:rFonts w:ascii="inherit" w:hAnsi="inherit"/>
          <w:b/>
          <w:bCs/>
          <w:color w:val="333333"/>
          <w:sz w:val="18"/>
          <w:szCs w:val="18"/>
        </w:rPr>
        <w:t>n</w:t>
      </w:r>
      <w:r>
        <w:rPr>
          <w:rFonts w:ascii="inherit" w:hAnsi="inherit"/>
          <w:b/>
          <w:bCs/>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(i=1, ... K) is the i-th factor. All the factors must be printed in non-increasing order.</w:t>
      </w:r>
    </w:p>
    <w:p w:rsidR="009E0642" w:rsidRDefault="009E0642" w:rsidP="009E064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Note: the solution may not be unique. For example, the 5-2 factorization of 169 has 9 solutions, such as 12</w:t>
      </w:r>
      <w:r>
        <w:rPr>
          <w:rFonts w:ascii="inherit" w:hAnsi="inherit"/>
          <w:color w:val="333333"/>
          <w:sz w:val="18"/>
          <w:szCs w:val="18"/>
          <w:vertAlign w:val="superscript"/>
        </w:rPr>
        <w:t>2</w:t>
      </w:r>
      <w:r>
        <w:rPr>
          <w:rStyle w:val="apple-converted-space"/>
          <w:rFonts w:ascii="inherit" w:hAnsi="inherit"/>
          <w:color w:val="333333"/>
          <w:sz w:val="18"/>
          <w:szCs w:val="18"/>
        </w:rPr>
        <w:t> </w:t>
      </w:r>
      <w:r>
        <w:rPr>
          <w:rFonts w:ascii="inherit" w:hAnsi="inherit"/>
          <w:color w:val="333333"/>
          <w:sz w:val="18"/>
          <w:szCs w:val="18"/>
        </w:rPr>
        <w:t>+ 4</w:t>
      </w:r>
      <w:r>
        <w:rPr>
          <w:rFonts w:ascii="inherit" w:hAnsi="inherit"/>
          <w:color w:val="333333"/>
          <w:sz w:val="18"/>
          <w:szCs w:val="18"/>
          <w:vertAlign w:val="superscript"/>
        </w:rPr>
        <w:t>2</w:t>
      </w:r>
      <w:r>
        <w:rPr>
          <w:rStyle w:val="apple-converted-space"/>
          <w:rFonts w:ascii="inherit" w:hAnsi="inherit"/>
          <w:color w:val="333333"/>
          <w:sz w:val="18"/>
          <w:szCs w:val="18"/>
        </w:rPr>
        <w:t> </w:t>
      </w:r>
      <w:r>
        <w:rPr>
          <w:rFonts w:ascii="inherit" w:hAnsi="inherit"/>
          <w:color w:val="333333"/>
          <w:sz w:val="18"/>
          <w:szCs w:val="18"/>
        </w:rPr>
        <w:t>+ 2</w:t>
      </w:r>
      <w:r>
        <w:rPr>
          <w:rFonts w:ascii="inherit" w:hAnsi="inherit"/>
          <w:color w:val="333333"/>
          <w:sz w:val="18"/>
          <w:szCs w:val="18"/>
          <w:vertAlign w:val="superscript"/>
        </w:rPr>
        <w:t>2</w:t>
      </w:r>
      <w:r>
        <w:rPr>
          <w:rStyle w:val="apple-converted-space"/>
          <w:rFonts w:ascii="inherit" w:hAnsi="inherit"/>
          <w:color w:val="333333"/>
          <w:sz w:val="18"/>
          <w:szCs w:val="18"/>
        </w:rPr>
        <w:t> </w:t>
      </w:r>
      <w:r>
        <w:rPr>
          <w:rFonts w:ascii="inherit" w:hAnsi="inherit"/>
          <w:color w:val="333333"/>
          <w:sz w:val="18"/>
          <w:szCs w:val="18"/>
        </w:rPr>
        <w:t>+ 2</w:t>
      </w:r>
      <w:r>
        <w:rPr>
          <w:rFonts w:ascii="inherit" w:hAnsi="inherit"/>
          <w:color w:val="333333"/>
          <w:sz w:val="18"/>
          <w:szCs w:val="18"/>
          <w:vertAlign w:val="superscript"/>
        </w:rPr>
        <w:t>2</w:t>
      </w:r>
      <w:r>
        <w:rPr>
          <w:rStyle w:val="apple-converted-space"/>
          <w:rFonts w:ascii="inherit" w:hAnsi="inherit"/>
          <w:color w:val="333333"/>
          <w:sz w:val="18"/>
          <w:szCs w:val="18"/>
        </w:rPr>
        <w:t> </w:t>
      </w:r>
      <w:r>
        <w:rPr>
          <w:rFonts w:ascii="inherit" w:hAnsi="inherit"/>
          <w:color w:val="333333"/>
          <w:sz w:val="18"/>
          <w:szCs w:val="18"/>
        </w:rPr>
        <w:t>+ 1</w:t>
      </w:r>
      <w:r>
        <w:rPr>
          <w:rFonts w:ascii="inherit" w:hAnsi="inherit"/>
          <w:color w:val="333333"/>
          <w:sz w:val="18"/>
          <w:szCs w:val="18"/>
          <w:vertAlign w:val="superscript"/>
        </w:rPr>
        <w:t>2</w:t>
      </w:r>
      <w:r>
        <w:rPr>
          <w:rFonts w:ascii="inherit" w:hAnsi="inherit"/>
          <w:color w:val="333333"/>
          <w:sz w:val="18"/>
          <w:szCs w:val="18"/>
        </w:rPr>
        <w:t>, or 11</w:t>
      </w:r>
      <w:r>
        <w:rPr>
          <w:rFonts w:ascii="inherit" w:hAnsi="inherit"/>
          <w:color w:val="333333"/>
          <w:sz w:val="18"/>
          <w:szCs w:val="18"/>
          <w:vertAlign w:val="superscript"/>
        </w:rPr>
        <w:t>2</w:t>
      </w:r>
      <w:r>
        <w:rPr>
          <w:rFonts w:ascii="inherit" w:hAnsi="inherit"/>
          <w:color w:val="333333"/>
          <w:sz w:val="18"/>
          <w:szCs w:val="18"/>
        </w:rPr>
        <w:t>+ 6</w:t>
      </w:r>
      <w:r>
        <w:rPr>
          <w:rFonts w:ascii="inherit" w:hAnsi="inherit"/>
          <w:color w:val="333333"/>
          <w:sz w:val="18"/>
          <w:szCs w:val="18"/>
          <w:vertAlign w:val="superscript"/>
        </w:rPr>
        <w:t>2</w:t>
      </w:r>
      <w:r>
        <w:rPr>
          <w:rStyle w:val="apple-converted-space"/>
          <w:rFonts w:ascii="inherit" w:hAnsi="inherit"/>
          <w:color w:val="333333"/>
          <w:sz w:val="18"/>
          <w:szCs w:val="18"/>
        </w:rPr>
        <w:t> </w:t>
      </w:r>
      <w:r>
        <w:rPr>
          <w:rFonts w:ascii="inherit" w:hAnsi="inherit"/>
          <w:color w:val="333333"/>
          <w:sz w:val="18"/>
          <w:szCs w:val="18"/>
        </w:rPr>
        <w:t>+ 2</w:t>
      </w:r>
      <w:r>
        <w:rPr>
          <w:rFonts w:ascii="inherit" w:hAnsi="inherit"/>
          <w:color w:val="333333"/>
          <w:sz w:val="18"/>
          <w:szCs w:val="18"/>
          <w:vertAlign w:val="superscript"/>
        </w:rPr>
        <w:t>2</w:t>
      </w:r>
      <w:r>
        <w:rPr>
          <w:rStyle w:val="apple-converted-space"/>
          <w:rFonts w:ascii="inherit" w:hAnsi="inherit"/>
          <w:color w:val="333333"/>
          <w:sz w:val="18"/>
          <w:szCs w:val="18"/>
        </w:rPr>
        <w:t> </w:t>
      </w:r>
      <w:r>
        <w:rPr>
          <w:rFonts w:ascii="inherit" w:hAnsi="inherit"/>
          <w:color w:val="333333"/>
          <w:sz w:val="18"/>
          <w:szCs w:val="18"/>
        </w:rPr>
        <w:t>+ 2</w:t>
      </w:r>
      <w:r>
        <w:rPr>
          <w:rFonts w:ascii="inherit" w:hAnsi="inherit"/>
          <w:color w:val="333333"/>
          <w:sz w:val="18"/>
          <w:szCs w:val="18"/>
          <w:vertAlign w:val="superscript"/>
        </w:rPr>
        <w:t>2</w:t>
      </w:r>
      <w:r>
        <w:rPr>
          <w:rStyle w:val="apple-converted-space"/>
          <w:rFonts w:ascii="inherit" w:hAnsi="inherit"/>
          <w:color w:val="333333"/>
          <w:sz w:val="18"/>
          <w:szCs w:val="18"/>
        </w:rPr>
        <w:t> </w:t>
      </w:r>
      <w:r>
        <w:rPr>
          <w:rFonts w:ascii="inherit" w:hAnsi="inherit"/>
          <w:color w:val="333333"/>
          <w:sz w:val="18"/>
          <w:szCs w:val="18"/>
        </w:rPr>
        <w:t>+ 2</w:t>
      </w:r>
      <w:r>
        <w:rPr>
          <w:rFonts w:ascii="inherit" w:hAnsi="inherit"/>
          <w:color w:val="333333"/>
          <w:sz w:val="18"/>
          <w:szCs w:val="18"/>
          <w:vertAlign w:val="superscript"/>
        </w:rPr>
        <w:t>2</w:t>
      </w:r>
      <w:r>
        <w:rPr>
          <w:rFonts w:ascii="inherit" w:hAnsi="inherit"/>
          <w:color w:val="333333"/>
          <w:sz w:val="18"/>
          <w:szCs w:val="18"/>
        </w:rPr>
        <w:t xml:space="preserve">, or more. You must output the one with the maximum sum of the factors. If there is a tie, the largest factor sequence must be chosen -- sequence </w:t>
      </w:r>
      <w:proofErr w:type="gramStart"/>
      <w:r>
        <w:rPr>
          <w:rFonts w:ascii="inherit" w:hAnsi="inherit"/>
          <w:color w:val="333333"/>
          <w:sz w:val="18"/>
          <w:szCs w:val="18"/>
        </w:rPr>
        <w:t>{ a</w:t>
      </w:r>
      <w:r>
        <w:rPr>
          <w:rFonts w:ascii="inherit" w:hAnsi="inherit"/>
          <w:color w:val="333333"/>
          <w:sz w:val="18"/>
          <w:szCs w:val="18"/>
          <w:vertAlign w:val="subscript"/>
        </w:rPr>
        <w:t>1</w:t>
      </w:r>
      <w:proofErr w:type="gramEnd"/>
      <w:r>
        <w:rPr>
          <w:rFonts w:ascii="inherit" w:hAnsi="inherit"/>
          <w:color w:val="333333"/>
          <w:sz w:val="18"/>
          <w:szCs w:val="18"/>
        </w:rPr>
        <w:t>, a</w:t>
      </w:r>
      <w:r>
        <w:rPr>
          <w:rFonts w:ascii="inherit" w:hAnsi="inherit"/>
          <w:color w:val="333333"/>
          <w:sz w:val="18"/>
          <w:szCs w:val="18"/>
          <w:vertAlign w:val="subscript"/>
        </w:rPr>
        <w:t>2</w:t>
      </w:r>
      <w:r>
        <w:rPr>
          <w:rFonts w:ascii="inherit" w:hAnsi="inherit"/>
          <w:color w:val="333333"/>
          <w:sz w:val="18"/>
          <w:szCs w:val="18"/>
        </w:rPr>
        <w:t>, ... a</w:t>
      </w:r>
      <w:r>
        <w:rPr>
          <w:rFonts w:ascii="inherit" w:hAnsi="inherit"/>
          <w:color w:val="333333"/>
          <w:sz w:val="18"/>
          <w:szCs w:val="18"/>
          <w:vertAlign w:val="subscript"/>
        </w:rPr>
        <w:t>K</w:t>
      </w:r>
      <w:r>
        <w:rPr>
          <w:rStyle w:val="apple-converted-space"/>
          <w:rFonts w:ascii="inherit" w:hAnsi="inherit"/>
          <w:color w:val="333333"/>
          <w:sz w:val="18"/>
          <w:szCs w:val="18"/>
        </w:rPr>
        <w:t> </w:t>
      </w:r>
      <w:r>
        <w:rPr>
          <w:rFonts w:ascii="inherit" w:hAnsi="inherit"/>
          <w:color w:val="333333"/>
          <w:sz w:val="18"/>
          <w:szCs w:val="18"/>
        </w:rPr>
        <w:t>} is said to be</w:t>
      </w:r>
      <w:r>
        <w:rPr>
          <w:rStyle w:val="apple-converted-space"/>
          <w:rFonts w:ascii="inherit" w:hAnsi="inherit"/>
          <w:color w:val="333333"/>
          <w:sz w:val="18"/>
          <w:szCs w:val="18"/>
        </w:rPr>
        <w:t> </w:t>
      </w:r>
      <w:r>
        <w:rPr>
          <w:rFonts w:ascii="inherit" w:hAnsi="inherit"/>
          <w:b/>
          <w:bCs/>
          <w:color w:val="333333"/>
          <w:sz w:val="18"/>
          <w:szCs w:val="18"/>
        </w:rPr>
        <w:t>larger</w:t>
      </w:r>
      <w:r>
        <w:rPr>
          <w:rStyle w:val="apple-converted-space"/>
          <w:rFonts w:ascii="inherit" w:hAnsi="inherit"/>
          <w:color w:val="333333"/>
          <w:sz w:val="18"/>
          <w:szCs w:val="18"/>
        </w:rPr>
        <w:t> </w:t>
      </w:r>
      <w:r>
        <w:rPr>
          <w:rFonts w:ascii="inherit" w:hAnsi="inherit"/>
          <w:color w:val="333333"/>
          <w:sz w:val="18"/>
          <w:szCs w:val="18"/>
        </w:rPr>
        <w:t>than { b</w:t>
      </w:r>
      <w:r>
        <w:rPr>
          <w:rFonts w:ascii="inherit" w:hAnsi="inherit"/>
          <w:color w:val="333333"/>
          <w:sz w:val="18"/>
          <w:szCs w:val="18"/>
          <w:vertAlign w:val="subscript"/>
        </w:rPr>
        <w:t>1</w:t>
      </w:r>
      <w:r>
        <w:rPr>
          <w:rFonts w:ascii="inherit" w:hAnsi="inherit"/>
          <w:color w:val="333333"/>
          <w:sz w:val="18"/>
          <w:szCs w:val="18"/>
        </w:rPr>
        <w:t>, b</w:t>
      </w:r>
      <w:r>
        <w:rPr>
          <w:rFonts w:ascii="inherit" w:hAnsi="inherit"/>
          <w:color w:val="333333"/>
          <w:sz w:val="18"/>
          <w:szCs w:val="18"/>
          <w:vertAlign w:val="subscript"/>
        </w:rPr>
        <w:t>2</w:t>
      </w:r>
      <w:r>
        <w:rPr>
          <w:rFonts w:ascii="inherit" w:hAnsi="inherit"/>
          <w:color w:val="333333"/>
          <w:sz w:val="18"/>
          <w:szCs w:val="18"/>
        </w:rPr>
        <w:t>, ... b</w:t>
      </w:r>
      <w:r>
        <w:rPr>
          <w:rFonts w:ascii="inherit" w:hAnsi="inherit"/>
          <w:color w:val="333333"/>
          <w:sz w:val="18"/>
          <w:szCs w:val="18"/>
          <w:vertAlign w:val="subscript"/>
        </w:rPr>
        <w:t>K</w:t>
      </w:r>
      <w:r>
        <w:rPr>
          <w:rStyle w:val="apple-converted-space"/>
          <w:rFonts w:ascii="inherit" w:hAnsi="inherit"/>
          <w:color w:val="333333"/>
          <w:sz w:val="18"/>
          <w:szCs w:val="18"/>
        </w:rPr>
        <w:t> </w:t>
      </w:r>
      <w:r>
        <w:rPr>
          <w:rFonts w:ascii="inherit" w:hAnsi="inherit"/>
          <w:color w:val="333333"/>
          <w:sz w:val="18"/>
          <w:szCs w:val="18"/>
        </w:rPr>
        <w:t>} if there exists 1&lt;=L&lt;=K such that a</w:t>
      </w:r>
      <w:r>
        <w:rPr>
          <w:rFonts w:ascii="inherit" w:hAnsi="inherit"/>
          <w:color w:val="333333"/>
          <w:sz w:val="18"/>
          <w:szCs w:val="18"/>
          <w:vertAlign w:val="subscript"/>
        </w:rPr>
        <w:t>i</w:t>
      </w:r>
      <w:r>
        <w:rPr>
          <w:rFonts w:ascii="inherit" w:hAnsi="inherit"/>
          <w:color w:val="333333"/>
          <w:sz w:val="18"/>
          <w:szCs w:val="18"/>
        </w:rPr>
        <w:t>=b</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for i&lt;L and a</w:t>
      </w:r>
      <w:r>
        <w:rPr>
          <w:rFonts w:ascii="inherit" w:hAnsi="inherit"/>
          <w:color w:val="333333"/>
          <w:sz w:val="18"/>
          <w:szCs w:val="18"/>
          <w:vertAlign w:val="subscript"/>
        </w:rPr>
        <w:t>L</w:t>
      </w:r>
      <w:r>
        <w:rPr>
          <w:rFonts w:ascii="inherit" w:hAnsi="inherit"/>
          <w:color w:val="333333"/>
          <w:sz w:val="18"/>
          <w:szCs w:val="18"/>
        </w:rPr>
        <w:t>&gt;b</w:t>
      </w:r>
      <w:r>
        <w:rPr>
          <w:rFonts w:ascii="inherit" w:hAnsi="inherit"/>
          <w:color w:val="333333"/>
          <w:sz w:val="18"/>
          <w:szCs w:val="18"/>
          <w:vertAlign w:val="subscript"/>
        </w:rPr>
        <w:t>L</w:t>
      </w:r>
    </w:p>
    <w:p w:rsidR="009E0642" w:rsidRDefault="009E0642" w:rsidP="009E064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If there is no solution, simple output "Impossible".</w:t>
      </w:r>
    </w:p>
    <w:p w:rsidR="009E0642" w:rsidRDefault="009E0642" w:rsidP="009E0642">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9E0642" w:rsidRDefault="009E0642" w:rsidP="009E064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169 5 2</w:t>
      </w:r>
    </w:p>
    <w:p w:rsidR="009E0642" w:rsidRDefault="009E0642" w:rsidP="009E0642">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9E0642" w:rsidRDefault="009E0642" w:rsidP="009E064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169 = 6^2 + 6^2 + 6^2 + 6^2 + 5^2</w:t>
      </w:r>
    </w:p>
    <w:p w:rsidR="009E0642" w:rsidRDefault="009E0642" w:rsidP="009E0642">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9E0642" w:rsidRDefault="009E0642" w:rsidP="009E064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169 167 3</w:t>
      </w:r>
    </w:p>
    <w:p w:rsidR="009E0642" w:rsidRDefault="009E0642" w:rsidP="009E0642">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9E0642" w:rsidRDefault="009E0642" w:rsidP="009E064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Impossible</w:t>
      </w:r>
    </w:p>
    <w:p w:rsidR="00D44E6C" w:rsidRPr="00D44E6C" w:rsidRDefault="00D44E6C" w:rsidP="00D44E6C">
      <w:pPr>
        <w:pStyle w:val="1"/>
      </w:pPr>
      <w:r w:rsidRPr="00D44E6C">
        <w:t>1104. Sum of Number Segments (20)</w:t>
      </w:r>
    </w:p>
    <w:p w:rsidR="00D44E6C" w:rsidRDefault="00D44E6C" w:rsidP="00D44E6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44E6C" w:rsidRDefault="00D44E6C" w:rsidP="00D44E6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D44E6C" w:rsidRDefault="00D44E6C" w:rsidP="00D44E6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44E6C" w:rsidRDefault="00D44E6C" w:rsidP="00D44E6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D44E6C" w:rsidRDefault="00D44E6C" w:rsidP="00D44E6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44E6C" w:rsidRDefault="00D44E6C" w:rsidP="00D44E6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44E6C" w:rsidRDefault="00D44E6C" w:rsidP="00D44E6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44E6C" w:rsidRDefault="00D44E6C" w:rsidP="00D44E6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44E6C" w:rsidRDefault="00D44E6C" w:rsidP="00D44E6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作者</w:t>
      </w:r>
    </w:p>
    <w:p w:rsidR="00D44E6C" w:rsidRDefault="00D44E6C" w:rsidP="00D44E6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CAO, Peng</w:t>
      </w:r>
    </w:p>
    <w:p w:rsidR="00D44E6C" w:rsidRDefault="00D44E6C" w:rsidP="00D44E6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sequence of positive numbers, a</w:t>
      </w:r>
      <w:r>
        <w:rPr>
          <w:rStyle w:val="apple-converted-space"/>
          <w:rFonts w:ascii="inherit" w:hAnsi="inherit"/>
          <w:color w:val="333333"/>
          <w:sz w:val="18"/>
          <w:szCs w:val="18"/>
        </w:rPr>
        <w:t> </w:t>
      </w:r>
      <w:r>
        <w:rPr>
          <w:rFonts w:ascii="inherit" w:hAnsi="inherit"/>
          <w:i/>
          <w:iCs/>
          <w:color w:val="333333"/>
          <w:sz w:val="18"/>
          <w:szCs w:val="18"/>
        </w:rPr>
        <w:t>segment</w:t>
      </w:r>
      <w:r>
        <w:rPr>
          <w:rStyle w:val="apple-converted-space"/>
          <w:rFonts w:ascii="inherit" w:hAnsi="inherit"/>
          <w:color w:val="333333"/>
          <w:sz w:val="18"/>
          <w:szCs w:val="18"/>
        </w:rPr>
        <w:t> </w:t>
      </w:r>
      <w:r>
        <w:rPr>
          <w:rFonts w:ascii="inherit" w:hAnsi="inherit"/>
          <w:color w:val="333333"/>
          <w:sz w:val="18"/>
          <w:szCs w:val="18"/>
        </w:rPr>
        <w:t>is defined to be a consecutive subsequence. For example, given the sequence {0.1, 0.2, 0.3, 0.4}, we have 10 segments: (0.1) (0.1, 0.2) (0.1, 0.2, 0.3) (0.1, 0.2, 0.3, 0.4) (0.2) (0.2, 0.3) (0.2, 0.3, 0.4) (0.3) (0.3, 0.4) (0.4).</w:t>
      </w:r>
    </w:p>
    <w:p w:rsidR="00D44E6C" w:rsidRDefault="00D44E6C" w:rsidP="00D44E6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 sequence, you are supposed to find the sum of all the numbers in all the segments. For the previous example, the sum of all the 10 segments is 0.1 + 0.3 + 0.6 + 1.0 + 0.2 + 0.5 + 0.9 + 0.3 + 0.7 + 0.4 = 5.0.</w:t>
      </w:r>
    </w:p>
    <w:p w:rsidR="00D44E6C" w:rsidRDefault="00D44E6C" w:rsidP="00D44E6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44E6C" w:rsidRDefault="00D44E6C" w:rsidP="00D44E6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the size of the sequence which is no more than 10</w:t>
      </w:r>
      <w:r>
        <w:rPr>
          <w:rFonts w:ascii="inherit" w:hAnsi="inherit"/>
          <w:color w:val="333333"/>
          <w:sz w:val="18"/>
          <w:szCs w:val="18"/>
          <w:vertAlign w:val="superscript"/>
        </w:rPr>
        <w:t>5</w:t>
      </w:r>
      <w:r>
        <w:rPr>
          <w:rFonts w:ascii="inherit" w:hAnsi="inherit"/>
          <w:color w:val="333333"/>
          <w:sz w:val="18"/>
          <w:szCs w:val="18"/>
        </w:rPr>
        <w:t>. The next line contains N positive numbers in the sequence, each no more than 1.0, separated by a space.</w:t>
      </w:r>
    </w:p>
    <w:p w:rsidR="00D44E6C" w:rsidRDefault="00D44E6C" w:rsidP="00D44E6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44E6C" w:rsidRDefault="00D44E6C" w:rsidP="00D44E6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sum of all the numbers in all the segments, accurate up to 2 decimal places.</w:t>
      </w:r>
    </w:p>
    <w:p w:rsidR="00D44E6C" w:rsidRDefault="00D44E6C" w:rsidP="00D44E6C">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D44E6C" w:rsidRDefault="00D44E6C" w:rsidP="00D44E6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D44E6C" w:rsidRDefault="00D44E6C" w:rsidP="00D44E6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xml:space="preserve">0.1 0.2 0.3 0.4 </w:t>
      </w:r>
    </w:p>
    <w:p w:rsidR="00D44E6C" w:rsidRDefault="00D44E6C" w:rsidP="00D44E6C">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D44E6C" w:rsidRDefault="00D44E6C" w:rsidP="00D44E6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5.00</w:t>
      </w:r>
    </w:p>
    <w:p w:rsidR="00D9429D" w:rsidRPr="00D9429D" w:rsidRDefault="00D9429D" w:rsidP="00D9429D">
      <w:pPr>
        <w:pStyle w:val="1"/>
      </w:pPr>
      <w:r w:rsidRPr="00D9429D">
        <w:t>1105. Spiral Matrix (25)</w:t>
      </w:r>
    </w:p>
    <w:p w:rsidR="00D9429D" w:rsidRDefault="00D9429D" w:rsidP="00D9429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9429D" w:rsidRDefault="00D9429D" w:rsidP="00D9429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150 ms</w:t>
      </w:r>
    </w:p>
    <w:p w:rsidR="00D9429D" w:rsidRDefault="00D9429D" w:rsidP="00D9429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9429D" w:rsidRDefault="00D9429D" w:rsidP="00D9429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D9429D" w:rsidRDefault="00D9429D" w:rsidP="00D9429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9429D" w:rsidRDefault="00D9429D" w:rsidP="00D9429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9429D" w:rsidRDefault="00D9429D" w:rsidP="00D9429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9429D" w:rsidRDefault="00D9429D" w:rsidP="00D9429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9429D" w:rsidRDefault="00D9429D" w:rsidP="00D9429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9429D" w:rsidRDefault="00D9429D" w:rsidP="00D9429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D9429D" w:rsidRDefault="00D9429D" w:rsidP="00D9429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This time your job is to fill a sequence of N positive integers into a</w:t>
      </w:r>
      <w:r>
        <w:rPr>
          <w:rStyle w:val="apple-converted-space"/>
          <w:rFonts w:ascii="inherit" w:hAnsi="inherit"/>
          <w:color w:val="333333"/>
          <w:sz w:val="18"/>
          <w:szCs w:val="18"/>
        </w:rPr>
        <w:t> </w:t>
      </w:r>
      <w:r>
        <w:rPr>
          <w:rFonts w:ascii="inherit" w:hAnsi="inherit"/>
          <w:b/>
          <w:bCs/>
          <w:color w:val="333333"/>
          <w:sz w:val="18"/>
          <w:szCs w:val="18"/>
        </w:rPr>
        <w:t>spiral matrix</w:t>
      </w:r>
      <w:r>
        <w:rPr>
          <w:rStyle w:val="apple-converted-space"/>
          <w:rFonts w:ascii="inherit" w:hAnsi="inherit"/>
          <w:color w:val="333333"/>
          <w:sz w:val="18"/>
          <w:szCs w:val="18"/>
        </w:rPr>
        <w:t> </w:t>
      </w:r>
      <w:r>
        <w:rPr>
          <w:rFonts w:ascii="inherit" w:hAnsi="inherit"/>
          <w:color w:val="333333"/>
          <w:sz w:val="18"/>
          <w:szCs w:val="18"/>
        </w:rPr>
        <w:t>in non-increasing order. A</w:t>
      </w:r>
      <w:r>
        <w:rPr>
          <w:rStyle w:val="apple-converted-space"/>
          <w:rFonts w:ascii="inherit" w:hAnsi="inherit"/>
          <w:color w:val="333333"/>
          <w:sz w:val="18"/>
          <w:szCs w:val="18"/>
        </w:rPr>
        <w:t> </w:t>
      </w:r>
      <w:r>
        <w:rPr>
          <w:rFonts w:ascii="inherit" w:hAnsi="inherit"/>
          <w:b/>
          <w:bCs/>
          <w:color w:val="333333"/>
          <w:sz w:val="18"/>
          <w:szCs w:val="18"/>
        </w:rPr>
        <w:t>spiral matrix</w:t>
      </w:r>
      <w:r>
        <w:rPr>
          <w:rStyle w:val="apple-converted-space"/>
          <w:rFonts w:ascii="inherit" w:hAnsi="inherit"/>
          <w:color w:val="333333"/>
          <w:sz w:val="18"/>
          <w:szCs w:val="18"/>
        </w:rPr>
        <w:t> </w:t>
      </w:r>
      <w:r>
        <w:rPr>
          <w:rFonts w:ascii="inherit" w:hAnsi="inherit"/>
          <w:color w:val="333333"/>
          <w:sz w:val="18"/>
          <w:szCs w:val="18"/>
        </w:rPr>
        <w:t>is filled in from the first element at the upper-left corner, then move in a clockwise spiral. The matrix has</w:t>
      </w:r>
      <w:r>
        <w:rPr>
          <w:rStyle w:val="apple-converted-space"/>
          <w:rFonts w:ascii="inherit" w:hAnsi="inherit"/>
          <w:color w:val="333333"/>
          <w:sz w:val="18"/>
          <w:szCs w:val="18"/>
        </w:rPr>
        <w:t> </w:t>
      </w:r>
      <w:r>
        <w:rPr>
          <w:rFonts w:ascii="inherit" w:hAnsi="inherit"/>
          <w:b/>
          <w:bCs/>
          <w:color w:val="333333"/>
          <w:sz w:val="18"/>
          <w:szCs w:val="18"/>
        </w:rPr>
        <w:t>m</w:t>
      </w:r>
      <w:r>
        <w:rPr>
          <w:rStyle w:val="apple-converted-space"/>
          <w:rFonts w:ascii="inherit" w:hAnsi="inherit"/>
          <w:color w:val="333333"/>
          <w:sz w:val="18"/>
          <w:szCs w:val="18"/>
        </w:rPr>
        <w:t> </w:t>
      </w:r>
      <w:r>
        <w:rPr>
          <w:rFonts w:ascii="inherit" w:hAnsi="inherit"/>
          <w:color w:val="333333"/>
          <w:sz w:val="18"/>
          <w:szCs w:val="18"/>
        </w:rPr>
        <w:t>rows and</w:t>
      </w:r>
      <w:r>
        <w:rPr>
          <w:rStyle w:val="apple-converted-space"/>
          <w:rFonts w:ascii="inherit" w:hAnsi="inherit"/>
          <w:color w:val="333333"/>
          <w:sz w:val="18"/>
          <w:szCs w:val="18"/>
        </w:rPr>
        <w:t> </w:t>
      </w:r>
      <w:r>
        <w:rPr>
          <w:rFonts w:ascii="inherit" w:hAnsi="inherit"/>
          <w:b/>
          <w:bCs/>
          <w:color w:val="333333"/>
          <w:sz w:val="18"/>
          <w:szCs w:val="18"/>
        </w:rPr>
        <w:t>n</w:t>
      </w:r>
      <w:r>
        <w:rPr>
          <w:rStyle w:val="apple-converted-space"/>
          <w:rFonts w:ascii="inherit" w:hAnsi="inherit"/>
          <w:color w:val="333333"/>
          <w:sz w:val="18"/>
          <w:szCs w:val="18"/>
        </w:rPr>
        <w:t> </w:t>
      </w:r>
      <w:r>
        <w:rPr>
          <w:rFonts w:ascii="inherit" w:hAnsi="inherit"/>
          <w:color w:val="333333"/>
          <w:sz w:val="18"/>
          <w:szCs w:val="18"/>
        </w:rPr>
        <w:t>columns, where</w:t>
      </w:r>
      <w:r>
        <w:rPr>
          <w:rStyle w:val="apple-converted-space"/>
          <w:rFonts w:ascii="inherit" w:hAnsi="inherit"/>
          <w:color w:val="333333"/>
          <w:sz w:val="18"/>
          <w:szCs w:val="18"/>
        </w:rPr>
        <w:t> </w:t>
      </w:r>
      <w:r>
        <w:rPr>
          <w:rFonts w:ascii="inherit" w:hAnsi="inherit"/>
          <w:b/>
          <w:bCs/>
          <w:color w:val="333333"/>
          <w:sz w:val="18"/>
          <w:szCs w:val="18"/>
        </w:rPr>
        <w:t>m</w:t>
      </w:r>
      <w:r>
        <w:rPr>
          <w:rStyle w:val="apple-converted-space"/>
          <w:rFonts w:ascii="inherit" w:hAnsi="inherit"/>
          <w:color w:val="333333"/>
          <w:sz w:val="18"/>
          <w:szCs w:val="18"/>
        </w:rPr>
        <w:t> </w:t>
      </w:r>
      <w:r>
        <w:rPr>
          <w:rFonts w:ascii="inherit" w:hAnsi="inherit"/>
          <w:color w:val="333333"/>
          <w:sz w:val="18"/>
          <w:szCs w:val="18"/>
        </w:rPr>
        <w:t>and</w:t>
      </w:r>
      <w:r>
        <w:rPr>
          <w:rStyle w:val="apple-converted-space"/>
          <w:rFonts w:ascii="inherit" w:hAnsi="inherit"/>
          <w:color w:val="333333"/>
          <w:sz w:val="18"/>
          <w:szCs w:val="18"/>
        </w:rPr>
        <w:t> </w:t>
      </w:r>
      <w:r>
        <w:rPr>
          <w:rFonts w:ascii="inherit" w:hAnsi="inherit"/>
          <w:b/>
          <w:bCs/>
          <w:color w:val="333333"/>
          <w:sz w:val="18"/>
          <w:szCs w:val="18"/>
        </w:rPr>
        <w:t>n</w:t>
      </w:r>
      <w:r>
        <w:rPr>
          <w:rStyle w:val="apple-converted-space"/>
          <w:rFonts w:ascii="inherit" w:hAnsi="inherit"/>
          <w:color w:val="333333"/>
          <w:sz w:val="18"/>
          <w:szCs w:val="18"/>
        </w:rPr>
        <w:t> </w:t>
      </w:r>
      <w:r>
        <w:rPr>
          <w:rFonts w:ascii="inherit" w:hAnsi="inherit"/>
          <w:color w:val="333333"/>
          <w:sz w:val="18"/>
          <w:szCs w:val="18"/>
        </w:rPr>
        <w:t>satisfy the following:</w:t>
      </w:r>
      <w:r>
        <w:rPr>
          <w:rStyle w:val="apple-converted-space"/>
          <w:rFonts w:ascii="inherit" w:hAnsi="inherit"/>
          <w:color w:val="333333"/>
          <w:sz w:val="18"/>
          <w:szCs w:val="18"/>
        </w:rPr>
        <w:t> </w:t>
      </w:r>
      <w:r>
        <w:rPr>
          <w:rFonts w:ascii="inherit" w:hAnsi="inherit"/>
          <w:b/>
          <w:bCs/>
          <w:color w:val="333333"/>
          <w:sz w:val="18"/>
          <w:szCs w:val="18"/>
        </w:rPr>
        <w:t>m</w:t>
      </w:r>
      <w:r>
        <w:rPr>
          <w:rFonts w:ascii="inherit" w:hAnsi="inherit"/>
          <w:color w:val="333333"/>
          <w:sz w:val="18"/>
          <w:szCs w:val="18"/>
        </w:rPr>
        <w:t>*</w:t>
      </w:r>
      <w:r>
        <w:rPr>
          <w:rFonts w:ascii="inherit" w:hAnsi="inherit"/>
          <w:b/>
          <w:bCs/>
          <w:color w:val="333333"/>
          <w:sz w:val="18"/>
          <w:szCs w:val="18"/>
        </w:rPr>
        <w:t>n</w:t>
      </w:r>
      <w:r>
        <w:rPr>
          <w:rStyle w:val="apple-converted-space"/>
          <w:rFonts w:ascii="inherit" w:hAnsi="inherit"/>
          <w:color w:val="333333"/>
          <w:sz w:val="18"/>
          <w:szCs w:val="18"/>
        </w:rPr>
        <w:t> </w:t>
      </w:r>
      <w:r>
        <w:rPr>
          <w:rFonts w:ascii="inherit" w:hAnsi="inherit"/>
          <w:color w:val="333333"/>
          <w:sz w:val="18"/>
          <w:szCs w:val="18"/>
        </w:rPr>
        <w:t>must be equal to N;</w:t>
      </w:r>
      <w:r>
        <w:rPr>
          <w:rStyle w:val="apple-converted-space"/>
          <w:rFonts w:ascii="inherit" w:hAnsi="inherit"/>
          <w:color w:val="333333"/>
          <w:sz w:val="18"/>
          <w:szCs w:val="18"/>
        </w:rPr>
        <w:t> </w:t>
      </w:r>
      <w:r>
        <w:rPr>
          <w:rFonts w:ascii="inherit" w:hAnsi="inherit"/>
          <w:b/>
          <w:bCs/>
          <w:color w:val="333333"/>
          <w:sz w:val="18"/>
          <w:szCs w:val="18"/>
        </w:rPr>
        <w:t>m</w:t>
      </w:r>
      <w:r>
        <w:rPr>
          <w:rFonts w:ascii="inherit" w:hAnsi="inherit"/>
          <w:color w:val="333333"/>
          <w:sz w:val="18"/>
          <w:szCs w:val="18"/>
        </w:rPr>
        <w:t>&gt;=</w:t>
      </w:r>
      <w:r>
        <w:rPr>
          <w:rFonts w:ascii="inherit" w:hAnsi="inherit"/>
          <w:b/>
          <w:bCs/>
          <w:color w:val="333333"/>
          <w:sz w:val="18"/>
          <w:szCs w:val="18"/>
        </w:rPr>
        <w:t>n</w:t>
      </w:r>
      <w:r>
        <w:rPr>
          <w:rFonts w:ascii="inherit" w:hAnsi="inherit"/>
          <w:color w:val="333333"/>
          <w:sz w:val="18"/>
          <w:szCs w:val="18"/>
        </w:rPr>
        <w:t>; and</w:t>
      </w:r>
      <w:r>
        <w:rPr>
          <w:rStyle w:val="apple-converted-space"/>
          <w:rFonts w:ascii="inherit" w:hAnsi="inherit"/>
          <w:color w:val="333333"/>
          <w:sz w:val="18"/>
          <w:szCs w:val="18"/>
        </w:rPr>
        <w:t> </w:t>
      </w:r>
      <w:r>
        <w:rPr>
          <w:rFonts w:ascii="inherit" w:hAnsi="inherit"/>
          <w:b/>
          <w:bCs/>
          <w:color w:val="333333"/>
          <w:sz w:val="18"/>
          <w:szCs w:val="18"/>
        </w:rPr>
        <w:t>m</w:t>
      </w:r>
      <w:r>
        <w:rPr>
          <w:rFonts w:ascii="inherit" w:hAnsi="inherit"/>
          <w:color w:val="333333"/>
          <w:sz w:val="18"/>
          <w:szCs w:val="18"/>
        </w:rPr>
        <w:t>-</w:t>
      </w:r>
      <w:r>
        <w:rPr>
          <w:rFonts w:ascii="inherit" w:hAnsi="inherit"/>
          <w:b/>
          <w:bCs/>
          <w:color w:val="333333"/>
          <w:sz w:val="18"/>
          <w:szCs w:val="18"/>
        </w:rPr>
        <w:t>n</w:t>
      </w:r>
      <w:r>
        <w:rPr>
          <w:rStyle w:val="apple-converted-space"/>
          <w:rFonts w:ascii="inherit" w:hAnsi="inherit"/>
          <w:color w:val="333333"/>
          <w:sz w:val="18"/>
          <w:szCs w:val="18"/>
        </w:rPr>
        <w:t> </w:t>
      </w:r>
      <w:r>
        <w:rPr>
          <w:rFonts w:ascii="inherit" w:hAnsi="inherit"/>
          <w:color w:val="333333"/>
          <w:sz w:val="18"/>
          <w:szCs w:val="18"/>
        </w:rPr>
        <w:t>is the minimum of all the possible values.</w:t>
      </w:r>
    </w:p>
    <w:p w:rsidR="00D9429D" w:rsidRDefault="00D9429D" w:rsidP="00D9429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9429D" w:rsidRDefault="00D9429D" w:rsidP="00D9429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Then the next line contains N positive integers to be filled into the spiral matrix. All the numbers are no more than 10</w:t>
      </w:r>
      <w:r>
        <w:rPr>
          <w:rFonts w:ascii="inherit" w:hAnsi="inherit"/>
          <w:color w:val="333333"/>
          <w:sz w:val="18"/>
          <w:szCs w:val="18"/>
          <w:vertAlign w:val="superscript"/>
        </w:rPr>
        <w:t>4</w:t>
      </w:r>
      <w:r>
        <w:rPr>
          <w:rFonts w:ascii="inherit" w:hAnsi="inherit"/>
          <w:color w:val="333333"/>
          <w:sz w:val="18"/>
          <w:szCs w:val="18"/>
        </w:rPr>
        <w:t>. The numbers in a line are separated by spaces.</w:t>
      </w:r>
    </w:p>
    <w:p w:rsidR="00D9429D" w:rsidRDefault="00D9429D" w:rsidP="00D9429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9429D" w:rsidRDefault="00D9429D" w:rsidP="00D9429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output the resulting matrix in</w:t>
      </w:r>
      <w:r>
        <w:rPr>
          <w:rStyle w:val="apple-converted-space"/>
          <w:rFonts w:ascii="inherit" w:hAnsi="inherit"/>
          <w:color w:val="333333"/>
          <w:sz w:val="18"/>
          <w:szCs w:val="18"/>
        </w:rPr>
        <w:t> </w:t>
      </w:r>
      <w:r>
        <w:rPr>
          <w:rFonts w:ascii="inherit" w:hAnsi="inherit"/>
          <w:b/>
          <w:bCs/>
          <w:color w:val="333333"/>
          <w:sz w:val="18"/>
          <w:szCs w:val="18"/>
        </w:rPr>
        <w:t>m</w:t>
      </w:r>
      <w:r>
        <w:rPr>
          <w:rStyle w:val="apple-converted-space"/>
          <w:rFonts w:ascii="inherit" w:hAnsi="inherit"/>
          <w:color w:val="333333"/>
          <w:sz w:val="18"/>
          <w:szCs w:val="18"/>
        </w:rPr>
        <w:t> </w:t>
      </w:r>
      <w:r>
        <w:rPr>
          <w:rFonts w:ascii="inherit" w:hAnsi="inherit"/>
          <w:color w:val="333333"/>
          <w:sz w:val="18"/>
          <w:szCs w:val="18"/>
        </w:rPr>
        <w:t>lines, each contains</w:t>
      </w:r>
      <w:r>
        <w:rPr>
          <w:rStyle w:val="apple-converted-space"/>
          <w:rFonts w:ascii="inherit" w:hAnsi="inherit"/>
          <w:color w:val="333333"/>
          <w:sz w:val="18"/>
          <w:szCs w:val="18"/>
        </w:rPr>
        <w:t> </w:t>
      </w:r>
      <w:r>
        <w:rPr>
          <w:rFonts w:ascii="inherit" w:hAnsi="inherit"/>
          <w:b/>
          <w:bCs/>
          <w:color w:val="333333"/>
          <w:sz w:val="18"/>
          <w:szCs w:val="18"/>
        </w:rPr>
        <w:t>n</w:t>
      </w:r>
      <w:r>
        <w:rPr>
          <w:rStyle w:val="apple-converted-space"/>
          <w:rFonts w:ascii="inherit" w:hAnsi="inherit"/>
          <w:color w:val="333333"/>
          <w:sz w:val="18"/>
          <w:szCs w:val="18"/>
        </w:rPr>
        <w:t> </w:t>
      </w:r>
      <w:r>
        <w:rPr>
          <w:rFonts w:ascii="inherit" w:hAnsi="inherit"/>
          <w:color w:val="333333"/>
          <w:sz w:val="18"/>
          <w:szCs w:val="18"/>
        </w:rPr>
        <w:t>numbers. There must be exactly 1 space between two adjacent numbers, and no extra space at the end of each line.</w:t>
      </w:r>
    </w:p>
    <w:p w:rsidR="00D9429D" w:rsidRDefault="00D9429D" w:rsidP="00D9429D">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D9429D" w:rsidRDefault="00D9429D" w:rsidP="00D9429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w:t>
      </w:r>
    </w:p>
    <w:p w:rsidR="00D9429D" w:rsidRDefault="00D9429D" w:rsidP="00D9429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37 76 20 98 76 42 53 95 60 81 58 93</w:t>
      </w:r>
    </w:p>
    <w:p w:rsidR="00D9429D" w:rsidRDefault="00D9429D" w:rsidP="00D9429D">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D9429D" w:rsidRDefault="00D9429D" w:rsidP="00D9429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98 95 93</w:t>
      </w:r>
    </w:p>
    <w:p w:rsidR="00D9429D" w:rsidRDefault="00D9429D" w:rsidP="00D9429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42 37 81</w:t>
      </w:r>
    </w:p>
    <w:p w:rsidR="00D9429D" w:rsidRDefault="00D9429D" w:rsidP="00D9429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53 20 76</w:t>
      </w:r>
    </w:p>
    <w:p w:rsidR="00D9429D" w:rsidRDefault="00D9429D" w:rsidP="00D9429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58 60 76</w:t>
      </w:r>
    </w:p>
    <w:p w:rsidR="009378E5" w:rsidRPr="009378E5" w:rsidRDefault="009378E5" w:rsidP="009378E5">
      <w:pPr>
        <w:pStyle w:val="1"/>
      </w:pPr>
      <w:r w:rsidRPr="009378E5">
        <w:t>1106. Lowest Price in Supply Chain (25)</w:t>
      </w:r>
    </w:p>
    <w:p w:rsidR="009378E5" w:rsidRDefault="009378E5" w:rsidP="009378E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9378E5" w:rsidRDefault="009378E5" w:rsidP="009378E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9378E5" w:rsidRDefault="009378E5" w:rsidP="009378E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9378E5" w:rsidRDefault="009378E5" w:rsidP="009378E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9378E5" w:rsidRDefault="009378E5" w:rsidP="009378E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9378E5" w:rsidRDefault="009378E5" w:rsidP="009378E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9378E5" w:rsidRDefault="009378E5" w:rsidP="009378E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判题程序</w:t>
      </w:r>
    </w:p>
    <w:p w:rsidR="009378E5" w:rsidRDefault="009378E5" w:rsidP="009378E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9378E5" w:rsidRDefault="009378E5" w:rsidP="009378E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9378E5" w:rsidRDefault="009378E5" w:rsidP="009378E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9378E5" w:rsidRDefault="009378E5" w:rsidP="009378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 supply chain is a network of retailers</w:t>
      </w:r>
      <w:r>
        <w:rPr>
          <w:rFonts w:ascii="inherit" w:hAnsi="inherit"/>
          <w:color w:val="333333"/>
          <w:sz w:val="18"/>
          <w:szCs w:val="18"/>
        </w:rPr>
        <w:t>（零售商）</w:t>
      </w:r>
      <w:r>
        <w:rPr>
          <w:rFonts w:ascii="inherit" w:hAnsi="inherit"/>
          <w:color w:val="333333"/>
          <w:sz w:val="18"/>
          <w:szCs w:val="18"/>
        </w:rPr>
        <w:t>, distributors</w:t>
      </w:r>
      <w:r>
        <w:rPr>
          <w:rFonts w:ascii="inherit" w:hAnsi="inherit"/>
          <w:color w:val="333333"/>
          <w:sz w:val="18"/>
          <w:szCs w:val="18"/>
        </w:rPr>
        <w:t>（经销商）</w:t>
      </w:r>
      <w:r>
        <w:rPr>
          <w:rFonts w:ascii="inherit" w:hAnsi="inherit"/>
          <w:color w:val="333333"/>
          <w:sz w:val="18"/>
          <w:szCs w:val="18"/>
        </w:rPr>
        <w:t>, and suppliers</w:t>
      </w:r>
      <w:r>
        <w:rPr>
          <w:rFonts w:ascii="inherit" w:hAnsi="inherit"/>
          <w:color w:val="333333"/>
          <w:sz w:val="18"/>
          <w:szCs w:val="18"/>
        </w:rPr>
        <w:t>（供应商）</w:t>
      </w:r>
      <w:r>
        <w:rPr>
          <w:rFonts w:ascii="inherit" w:hAnsi="inherit"/>
          <w:color w:val="333333"/>
          <w:sz w:val="18"/>
          <w:szCs w:val="18"/>
        </w:rPr>
        <w:t>-- everyone involved in moving a product from supplier to customer.</w:t>
      </w:r>
    </w:p>
    <w:p w:rsidR="009378E5" w:rsidRDefault="009378E5" w:rsidP="009378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Starting from one root supplier, everyone on the chain buys products from one's supplier in a price P and sell or distribute them in a price that is r% higher than P. Only the retailers will face the customers. It is assumed that each member in the supply chain has exactly one supplier except the root supplier, and there is no supply cycle.</w:t>
      </w:r>
    </w:p>
    <w:p w:rsidR="009378E5" w:rsidRDefault="009378E5" w:rsidP="009378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 supply chain, you are supposed to tell the lowest price a customer can expect from some retailers.</w:t>
      </w:r>
    </w:p>
    <w:p w:rsidR="009378E5" w:rsidRDefault="009378E5" w:rsidP="009378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9378E5" w:rsidRDefault="009378E5" w:rsidP="009378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Each input file contains one test case. For each case, </w:t>
      </w:r>
      <w:proofErr w:type="gramStart"/>
      <w:r>
        <w:rPr>
          <w:rFonts w:ascii="inherit" w:hAnsi="inherit"/>
          <w:color w:val="333333"/>
          <w:sz w:val="18"/>
          <w:szCs w:val="18"/>
        </w:rPr>
        <w:t>The</w:t>
      </w:r>
      <w:proofErr w:type="gramEnd"/>
      <w:r>
        <w:rPr>
          <w:rFonts w:ascii="inherit" w:hAnsi="inherit"/>
          <w:color w:val="333333"/>
          <w:sz w:val="18"/>
          <w:szCs w:val="18"/>
        </w:rPr>
        <w:t xml:space="preserve"> first line contains three positive numbers: N (&lt;=10</w:t>
      </w:r>
      <w:r>
        <w:rPr>
          <w:rFonts w:ascii="inherit" w:hAnsi="inherit"/>
          <w:color w:val="333333"/>
          <w:sz w:val="18"/>
          <w:szCs w:val="18"/>
          <w:vertAlign w:val="superscript"/>
        </w:rPr>
        <w:t>5</w:t>
      </w:r>
      <w:r>
        <w:rPr>
          <w:rFonts w:ascii="inherit" w:hAnsi="inherit"/>
          <w:color w:val="333333"/>
          <w:sz w:val="18"/>
          <w:szCs w:val="18"/>
        </w:rPr>
        <w:t>), the total number of the members in the supply chain (and hence their ID's are numbered from 0 to N-1, and the root supplier's ID is 0); P, the price given by the root supplier; and r, the percentage rate of price increment for each distributor or retailer. Then N lines follow, each describes a distributor or retailer in the following format:</w:t>
      </w:r>
    </w:p>
    <w:p w:rsidR="009378E5" w:rsidRDefault="009378E5" w:rsidP="009378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K</w:t>
      </w:r>
      <w:r>
        <w:rPr>
          <w:rFonts w:ascii="inherit" w:hAnsi="inherit"/>
          <w:color w:val="333333"/>
          <w:sz w:val="18"/>
          <w:szCs w:val="18"/>
          <w:vertAlign w:val="subscript"/>
        </w:rPr>
        <w:t>i</w:t>
      </w:r>
      <w:r>
        <w:rPr>
          <w:rStyle w:val="apple-converted-space"/>
          <w:rFonts w:ascii="inherit" w:hAnsi="inherit"/>
          <w:color w:val="333333"/>
          <w:sz w:val="18"/>
          <w:szCs w:val="18"/>
        </w:rPr>
        <w:t> </w:t>
      </w:r>
      <w:proofErr w:type="gramStart"/>
      <w:r>
        <w:rPr>
          <w:rFonts w:ascii="inherit" w:hAnsi="inherit"/>
          <w:color w:val="333333"/>
          <w:sz w:val="18"/>
          <w:szCs w:val="18"/>
        </w:rPr>
        <w:t>ID[</w:t>
      </w:r>
      <w:proofErr w:type="gramEnd"/>
      <w:r>
        <w:rPr>
          <w:rFonts w:ascii="inherit" w:hAnsi="inherit"/>
          <w:color w:val="333333"/>
          <w:sz w:val="18"/>
          <w:szCs w:val="18"/>
        </w:rPr>
        <w:t>1] ID[2] ... ID[K</w:t>
      </w:r>
      <w:r>
        <w:rPr>
          <w:rFonts w:ascii="inherit" w:hAnsi="inherit"/>
          <w:color w:val="333333"/>
          <w:sz w:val="18"/>
          <w:szCs w:val="18"/>
          <w:vertAlign w:val="subscript"/>
        </w:rPr>
        <w:t>i</w:t>
      </w:r>
      <w:r>
        <w:rPr>
          <w:rFonts w:ascii="inherit" w:hAnsi="inherit"/>
          <w:color w:val="333333"/>
          <w:sz w:val="18"/>
          <w:szCs w:val="18"/>
        </w:rPr>
        <w:t>]</w:t>
      </w:r>
    </w:p>
    <w:p w:rsidR="009378E5" w:rsidRDefault="009378E5" w:rsidP="009378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 in the i-th line, K</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 xml:space="preserve">is the total number of distributors or retailers who receive products from supplier i, and is then followed by the ID's of these distributors or retailers. </w:t>
      </w:r>
      <w:proofErr w:type="gramStart"/>
      <w:r>
        <w:rPr>
          <w:rFonts w:ascii="inherit" w:hAnsi="inherit"/>
          <w:color w:val="333333"/>
          <w:sz w:val="18"/>
          <w:szCs w:val="18"/>
        </w:rPr>
        <w:t>K</w:t>
      </w:r>
      <w:r>
        <w:rPr>
          <w:rFonts w:ascii="inherit" w:hAnsi="inherit"/>
          <w:color w:val="333333"/>
          <w:sz w:val="18"/>
          <w:szCs w:val="18"/>
          <w:vertAlign w:val="subscript"/>
        </w:rPr>
        <w:t>j</w:t>
      </w:r>
      <w:r>
        <w:rPr>
          <w:rStyle w:val="apple-converted-space"/>
          <w:rFonts w:ascii="inherit" w:hAnsi="inherit"/>
          <w:color w:val="333333"/>
          <w:sz w:val="18"/>
          <w:szCs w:val="18"/>
        </w:rPr>
        <w:t> </w:t>
      </w:r>
      <w:r>
        <w:rPr>
          <w:rFonts w:ascii="inherit" w:hAnsi="inherit"/>
          <w:color w:val="333333"/>
          <w:sz w:val="18"/>
          <w:szCs w:val="18"/>
        </w:rPr>
        <w:t>being 0 means that the j-th member is a retailer.</w:t>
      </w:r>
      <w:proofErr w:type="gramEnd"/>
      <w:r>
        <w:rPr>
          <w:rFonts w:ascii="inherit" w:hAnsi="inherit"/>
          <w:color w:val="333333"/>
          <w:sz w:val="18"/>
          <w:szCs w:val="18"/>
        </w:rPr>
        <w:t xml:space="preserve"> All the numbers in a line are separated by a space.</w:t>
      </w:r>
    </w:p>
    <w:p w:rsidR="009378E5" w:rsidRDefault="009378E5" w:rsidP="009378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9378E5" w:rsidRDefault="009378E5" w:rsidP="009378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lowest price we can expect from some retailers, accurate up to 4 decimal places, and the number of retailers that sell at the lowest price. There must be one space between the two numbers. It is guaranteed that the all the prices will not exceed 10</w:t>
      </w:r>
      <w:r>
        <w:rPr>
          <w:rFonts w:ascii="inherit" w:hAnsi="inherit"/>
          <w:color w:val="333333"/>
          <w:sz w:val="18"/>
          <w:szCs w:val="18"/>
          <w:vertAlign w:val="superscript"/>
        </w:rPr>
        <w:t>10</w:t>
      </w:r>
      <w:r>
        <w:rPr>
          <w:rFonts w:ascii="inherit" w:hAnsi="inherit"/>
          <w:color w:val="333333"/>
          <w:sz w:val="18"/>
          <w:szCs w:val="18"/>
        </w:rPr>
        <w:t>.</w:t>
      </w:r>
    </w:p>
    <w:p w:rsidR="009378E5" w:rsidRDefault="009378E5" w:rsidP="009378E5">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9378E5" w:rsidRDefault="009378E5" w:rsidP="009378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10 1.80 1.00</w:t>
      </w:r>
    </w:p>
    <w:p w:rsidR="009378E5" w:rsidRDefault="009378E5" w:rsidP="009378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3 2 3 5</w:t>
      </w:r>
    </w:p>
    <w:p w:rsidR="009378E5" w:rsidRDefault="009378E5" w:rsidP="009378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1 9</w:t>
      </w:r>
    </w:p>
    <w:p w:rsidR="009378E5" w:rsidRDefault="009378E5" w:rsidP="009378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w:t>
      </w:r>
    </w:p>
    <w:p w:rsidR="009378E5" w:rsidRDefault="009378E5" w:rsidP="009378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1 7</w:t>
      </w:r>
    </w:p>
    <w:p w:rsidR="009378E5" w:rsidRDefault="009378E5" w:rsidP="009378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w:t>
      </w:r>
    </w:p>
    <w:p w:rsidR="009378E5" w:rsidRDefault="009378E5" w:rsidP="009378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2 6 1</w:t>
      </w:r>
    </w:p>
    <w:p w:rsidR="009378E5" w:rsidRDefault="009378E5" w:rsidP="009378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1 8</w:t>
      </w:r>
    </w:p>
    <w:p w:rsidR="009378E5" w:rsidRDefault="009378E5" w:rsidP="009378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w:t>
      </w:r>
    </w:p>
    <w:p w:rsidR="009378E5" w:rsidRDefault="009378E5" w:rsidP="009378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w:t>
      </w:r>
    </w:p>
    <w:p w:rsidR="009378E5" w:rsidRDefault="009378E5" w:rsidP="009378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w:t>
      </w:r>
    </w:p>
    <w:p w:rsidR="009378E5" w:rsidRDefault="009378E5" w:rsidP="009378E5">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9378E5" w:rsidRDefault="009378E5" w:rsidP="009378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1.8362 2</w:t>
      </w:r>
    </w:p>
    <w:p w:rsidR="009529AB" w:rsidRPr="009529AB" w:rsidRDefault="009529AB" w:rsidP="009529AB">
      <w:pPr>
        <w:pStyle w:val="1"/>
      </w:pPr>
      <w:r w:rsidRPr="009529AB">
        <w:t>1107. Social Clusters (30)</w:t>
      </w:r>
    </w:p>
    <w:p w:rsidR="009529AB" w:rsidRDefault="009529AB" w:rsidP="009529A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9529AB" w:rsidRDefault="009529AB" w:rsidP="009529A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1000 ms</w:t>
      </w:r>
    </w:p>
    <w:p w:rsidR="009529AB" w:rsidRDefault="009529AB" w:rsidP="009529A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9529AB" w:rsidRDefault="009529AB" w:rsidP="009529A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9529AB" w:rsidRDefault="009529AB" w:rsidP="009529A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9529AB" w:rsidRDefault="009529AB" w:rsidP="009529A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9529AB" w:rsidRDefault="009529AB" w:rsidP="009529A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9529AB" w:rsidRDefault="009529AB" w:rsidP="009529A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9529AB" w:rsidRDefault="009529AB" w:rsidP="009529A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9529AB" w:rsidRDefault="009529AB" w:rsidP="009529A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9529AB" w:rsidRDefault="009529AB" w:rsidP="009529A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When register on a social network, you are always asked to specify your hobbies in order to find some potential friends with the same hobbies. A "social cluster" is a set of people who have some of their hobbies in common. You are supposed to find all the clusters.</w:t>
      </w:r>
    </w:p>
    <w:p w:rsidR="009529AB" w:rsidRDefault="009529AB" w:rsidP="009529A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9529AB" w:rsidRDefault="009529AB" w:rsidP="009529A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test case, the first line contains a positive integer N (&lt;=1000), the total number of people in a social network. Hence the people are numbered from 1 to N. Then N lines follow, each gives the hobby list of a person in the format:</w:t>
      </w:r>
    </w:p>
    <w:p w:rsidR="009529AB" w:rsidRDefault="009529AB" w:rsidP="009529A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K</w:t>
      </w:r>
      <w:r>
        <w:rPr>
          <w:rFonts w:ascii="inherit" w:hAnsi="inherit"/>
          <w:color w:val="333333"/>
          <w:sz w:val="18"/>
          <w:szCs w:val="18"/>
          <w:vertAlign w:val="subscript"/>
        </w:rPr>
        <w:t>i</w:t>
      </w:r>
      <w:r>
        <w:rPr>
          <w:rFonts w:ascii="inherit" w:hAnsi="inherit"/>
          <w:color w:val="333333"/>
          <w:sz w:val="18"/>
          <w:szCs w:val="18"/>
        </w:rPr>
        <w:t xml:space="preserve">: </w:t>
      </w:r>
      <w:proofErr w:type="gramStart"/>
      <w:r>
        <w:rPr>
          <w:rFonts w:ascii="inherit" w:hAnsi="inherit"/>
          <w:color w:val="333333"/>
          <w:sz w:val="18"/>
          <w:szCs w:val="18"/>
        </w:rPr>
        <w:t>h</w:t>
      </w:r>
      <w:r>
        <w:rPr>
          <w:rFonts w:ascii="inherit" w:hAnsi="inherit"/>
          <w:color w:val="333333"/>
          <w:sz w:val="18"/>
          <w:szCs w:val="18"/>
          <w:vertAlign w:val="subscript"/>
        </w:rPr>
        <w:t>i</w:t>
      </w:r>
      <w:r>
        <w:rPr>
          <w:rFonts w:ascii="inherit" w:hAnsi="inherit"/>
          <w:color w:val="333333"/>
          <w:sz w:val="18"/>
          <w:szCs w:val="18"/>
        </w:rPr>
        <w:t>[</w:t>
      </w:r>
      <w:proofErr w:type="gramEnd"/>
      <w:r>
        <w:rPr>
          <w:rFonts w:ascii="inherit" w:hAnsi="inherit"/>
          <w:color w:val="333333"/>
          <w:sz w:val="18"/>
          <w:szCs w:val="18"/>
        </w:rPr>
        <w:t>1] h</w:t>
      </w:r>
      <w:r>
        <w:rPr>
          <w:rFonts w:ascii="inherit" w:hAnsi="inherit"/>
          <w:color w:val="333333"/>
          <w:sz w:val="18"/>
          <w:szCs w:val="18"/>
          <w:vertAlign w:val="subscript"/>
        </w:rPr>
        <w:t>i</w:t>
      </w:r>
      <w:r>
        <w:rPr>
          <w:rFonts w:ascii="inherit" w:hAnsi="inherit"/>
          <w:color w:val="333333"/>
          <w:sz w:val="18"/>
          <w:szCs w:val="18"/>
        </w:rPr>
        <w:t>[2] ... h</w:t>
      </w:r>
      <w:r>
        <w:rPr>
          <w:rFonts w:ascii="inherit" w:hAnsi="inherit"/>
          <w:color w:val="333333"/>
          <w:sz w:val="18"/>
          <w:szCs w:val="18"/>
          <w:vertAlign w:val="subscript"/>
        </w:rPr>
        <w:t>i</w:t>
      </w:r>
      <w:r>
        <w:rPr>
          <w:rFonts w:ascii="inherit" w:hAnsi="inherit"/>
          <w:color w:val="333333"/>
          <w:sz w:val="18"/>
          <w:szCs w:val="18"/>
        </w:rPr>
        <w:t>[K</w:t>
      </w:r>
      <w:r>
        <w:rPr>
          <w:rFonts w:ascii="inherit" w:hAnsi="inherit"/>
          <w:color w:val="333333"/>
          <w:sz w:val="18"/>
          <w:szCs w:val="18"/>
          <w:vertAlign w:val="subscript"/>
        </w:rPr>
        <w:t>i</w:t>
      </w:r>
      <w:r>
        <w:rPr>
          <w:rFonts w:ascii="inherit" w:hAnsi="inherit"/>
          <w:color w:val="333333"/>
          <w:sz w:val="18"/>
          <w:szCs w:val="18"/>
        </w:rPr>
        <w:t>]</w:t>
      </w:r>
    </w:p>
    <w:p w:rsidR="009529AB" w:rsidRDefault="009529AB" w:rsidP="009529AB">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color w:val="333333"/>
          <w:sz w:val="18"/>
          <w:szCs w:val="18"/>
        </w:rPr>
        <w:lastRenderedPageBreak/>
        <w:t>where</w:t>
      </w:r>
      <w:proofErr w:type="gramEnd"/>
      <w:r>
        <w:rPr>
          <w:rFonts w:ascii="inherit" w:hAnsi="inherit"/>
          <w:color w:val="333333"/>
          <w:sz w:val="18"/>
          <w:szCs w:val="18"/>
        </w:rPr>
        <w:t xml:space="preserve"> K</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(&gt;0) is the number of hobbies, and h</w:t>
      </w:r>
      <w:r>
        <w:rPr>
          <w:rFonts w:ascii="inherit" w:hAnsi="inherit"/>
          <w:color w:val="333333"/>
          <w:sz w:val="18"/>
          <w:szCs w:val="18"/>
          <w:vertAlign w:val="subscript"/>
        </w:rPr>
        <w:t>i</w:t>
      </w:r>
      <w:r>
        <w:rPr>
          <w:rFonts w:ascii="inherit" w:hAnsi="inherit"/>
          <w:color w:val="333333"/>
          <w:sz w:val="18"/>
          <w:szCs w:val="18"/>
        </w:rPr>
        <w:t>[j] is the index of the j-th hobby, which is an integer in [1, 1000].</w:t>
      </w:r>
    </w:p>
    <w:p w:rsidR="009529AB" w:rsidRDefault="009529AB" w:rsidP="009529A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9529AB" w:rsidRDefault="009529AB" w:rsidP="009529A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print in one line the total number of clusters in the network. Then in the second line, print the numbers of people in the clusters in non-increasing order. The numbers must be separated by exactly one space, and there must be no extra space at the end of the line.</w:t>
      </w:r>
    </w:p>
    <w:p w:rsidR="009529AB" w:rsidRDefault="009529AB" w:rsidP="009529AB">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9529AB" w:rsidRDefault="009529AB" w:rsidP="009529A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w:t>
      </w:r>
    </w:p>
    <w:p w:rsidR="009529AB" w:rsidRDefault="009529AB" w:rsidP="009529A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2 7 10</w:t>
      </w:r>
    </w:p>
    <w:p w:rsidR="009529AB" w:rsidRDefault="009529AB" w:rsidP="009529A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w:t>
      </w:r>
    </w:p>
    <w:p w:rsidR="009529AB" w:rsidRDefault="009529AB" w:rsidP="009529A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5 3</w:t>
      </w:r>
    </w:p>
    <w:p w:rsidR="009529AB" w:rsidRDefault="009529AB" w:rsidP="009529A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w:t>
      </w:r>
    </w:p>
    <w:p w:rsidR="009529AB" w:rsidRDefault="009529AB" w:rsidP="009529A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w:t>
      </w:r>
    </w:p>
    <w:p w:rsidR="009529AB" w:rsidRDefault="009529AB" w:rsidP="009529A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w:t>
      </w:r>
    </w:p>
    <w:p w:rsidR="009529AB" w:rsidRDefault="009529AB" w:rsidP="009529A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6 8 1 5</w:t>
      </w:r>
    </w:p>
    <w:p w:rsidR="009529AB" w:rsidRDefault="009529AB" w:rsidP="009529A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w:t>
      </w:r>
    </w:p>
    <w:p w:rsidR="009529AB" w:rsidRDefault="009529AB" w:rsidP="009529A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9529AB" w:rsidRDefault="009529AB" w:rsidP="009529A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9529AB" w:rsidRDefault="009529AB" w:rsidP="009529A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4 3 1</w:t>
      </w:r>
    </w:p>
    <w:p w:rsidR="00DD1646" w:rsidRPr="00DD1646" w:rsidRDefault="00DD1646" w:rsidP="00DD1646">
      <w:pPr>
        <w:pStyle w:val="1"/>
      </w:pPr>
      <w:r w:rsidRPr="00DD1646">
        <w:t>1108. Finding Average (20)</w:t>
      </w:r>
    </w:p>
    <w:p w:rsidR="00DD1646" w:rsidRDefault="00DD1646" w:rsidP="00DD164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D1646" w:rsidRDefault="00DD1646" w:rsidP="00DD164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DD1646" w:rsidRDefault="00DD1646" w:rsidP="00DD164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D1646" w:rsidRDefault="00DD1646" w:rsidP="00DD164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DD1646" w:rsidRDefault="00DD1646" w:rsidP="00DD164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D1646" w:rsidRDefault="00DD1646" w:rsidP="00DD164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16000 B</w:t>
      </w:r>
    </w:p>
    <w:p w:rsidR="00DD1646" w:rsidRDefault="00DD1646" w:rsidP="00DD164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D1646" w:rsidRDefault="00DD1646" w:rsidP="00DD164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D1646" w:rsidRDefault="00DD1646" w:rsidP="00DD164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D1646" w:rsidRDefault="00DD1646" w:rsidP="00DD164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DD1646" w:rsidRDefault="00DD1646" w:rsidP="00DD16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basic task is simple: given N real numbers, you are supposed to calculate their average. But what makes it complicated is that some of the input numbers might not be legal. A "legal" input is a real number in [-1000, 1000] and is accurate up to no more than 2 decimal places. When you calculate the average, those illegal numbers must not be counted in.</w:t>
      </w:r>
    </w:p>
    <w:p w:rsidR="00DD1646" w:rsidRDefault="00DD1646" w:rsidP="00DD16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D1646" w:rsidRDefault="00DD1646" w:rsidP="00DD16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(&lt;=100). Then N numbers are given in the next line, separated by one space.</w:t>
      </w:r>
    </w:p>
    <w:p w:rsidR="00DD1646" w:rsidRDefault="00DD1646" w:rsidP="00DD16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D1646" w:rsidRDefault="00DD1646" w:rsidP="00DD16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illegal input number, print in a line "ERROR: X is not a legal number" where X is the input. Then finally print in a line the result: "The average of K numbers is Y" where K is the number of legal inputs and Y is their average, accurate to 2 decimal places. In case the average cannot be calculated, output "Undefined" instead of Y. In case K is only 1, output "The average of 1 number is Y" instead.</w:t>
      </w:r>
    </w:p>
    <w:p w:rsidR="00DD1646" w:rsidRDefault="00DD1646" w:rsidP="00DD1646">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DD1646" w:rsidRDefault="00DD1646" w:rsidP="00DD16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w:t>
      </w:r>
    </w:p>
    <w:p w:rsidR="00DD1646" w:rsidRDefault="00DD1646" w:rsidP="00DD16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xml:space="preserve">5 -3.2 </w:t>
      </w:r>
      <w:proofErr w:type="gramStart"/>
      <w:r>
        <w:rPr>
          <w:rFonts w:ascii="Consolas" w:hAnsi="Consolas" w:cs="Consolas"/>
          <w:color w:val="333333"/>
          <w:sz w:val="18"/>
          <w:szCs w:val="18"/>
        </w:rPr>
        <w:t>aaa</w:t>
      </w:r>
      <w:proofErr w:type="gramEnd"/>
      <w:r>
        <w:rPr>
          <w:rFonts w:ascii="Consolas" w:hAnsi="Consolas" w:cs="Consolas"/>
          <w:color w:val="333333"/>
          <w:sz w:val="18"/>
          <w:szCs w:val="18"/>
        </w:rPr>
        <w:t xml:space="preserve"> 9999 2.3.4 7.123 2.35</w:t>
      </w:r>
    </w:p>
    <w:p w:rsidR="00DD1646" w:rsidRDefault="00DD1646" w:rsidP="00DD1646">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DD1646" w:rsidRDefault="00DD1646" w:rsidP="00DD16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xml:space="preserve">ERROR: </w:t>
      </w:r>
      <w:proofErr w:type="gramStart"/>
      <w:r>
        <w:rPr>
          <w:rFonts w:ascii="Consolas" w:hAnsi="Consolas" w:cs="Consolas"/>
          <w:color w:val="333333"/>
          <w:sz w:val="18"/>
          <w:szCs w:val="18"/>
        </w:rPr>
        <w:t>aaa</w:t>
      </w:r>
      <w:proofErr w:type="gramEnd"/>
      <w:r>
        <w:rPr>
          <w:rFonts w:ascii="Consolas" w:hAnsi="Consolas" w:cs="Consolas"/>
          <w:color w:val="333333"/>
          <w:sz w:val="18"/>
          <w:szCs w:val="18"/>
        </w:rPr>
        <w:t xml:space="preserve"> is not a legal number</w:t>
      </w:r>
    </w:p>
    <w:p w:rsidR="00DD1646" w:rsidRDefault="00DD1646" w:rsidP="00DD16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ERROR: 9999 is not a legal number</w:t>
      </w:r>
    </w:p>
    <w:p w:rsidR="00DD1646" w:rsidRDefault="00DD1646" w:rsidP="00DD16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ERROR: 2.3.4 is not a legal number</w:t>
      </w:r>
    </w:p>
    <w:p w:rsidR="00DD1646" w:rsidRDefault="00DD1646" w:rsidP="00DD16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ERROR: 7.123 is not a legal number</w:t>
      </w:r>
    </w:p>
    <w:p w:rsidR="00DD1646" w:rsidRDefault="00DD1646" w:rsidP="00DD16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The average of 3 numbers is 1.38</w:t>
      </w:r>
    </w:p>
    <w:p w:rsidR="00DD1646" w:rsidRDefault="00DD1646" w:rsidP="00DD1646">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DD1646" w:rsidRDefault="00DD1646" w:rsidP="00DD16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2</w:t>
      </w:r>
    </w:p>
    <w:p w:rsidR="00DD1646" w:rsidRDefault="00DD1646" w:rsidP="00DD1646">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aaa</w:t>
      </w:r>
      <w:proofErr w:type="gramEnd"/>
      <w:r>
        <w:rPr>
          <w:rFonts w:ascii="Consolas" w:hAnsi="Consolas" w:cs="Consolas"/>
          <w:color w:val="333333"/>
          <w:sz w:val="18"/>
          <w:szCs w:val="18"/>
        </w:rPr>
        <w:t xml:space="preserve"> -9999</w:t>
      </w:r>
    </w:p>
    <w:p w:rsidR="00DD1646" w:rsidRDefault="00DD1646" w:rsidP="00DD1646">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DD1646" w:rsidRDefault="00DD1646" w:rsidP="00DD16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xml:space="preserve">ERROR: </w:t>
      </w:r>
      <w:proofErr w:type="gramStart"/>
      <w:r>
        <w:rPr>
          <w:rFonts w:ascii="Consolas" w:hAnsi="Consolas" w:cs="Consolas"/>
          <w:color w:val="333333"/>
          <w:sz w:val="18"/>
          <w:szCs w:val="18"/>
        </w:rPr>
        <w:t>aaa</w:t>
      </w:r>
      <w:proofErr w:type="gramEnd"/>
      <w:r>
        <w:rPr>
          <w:rFonts w:ascii="Consolas" w:hAnsi="Consolas" w:cs="Consolas"/>
          <w:color w:val="333333"/>
          <w:sz w:val="18"/>
          <w:szCs w:val="18"/>
        </w:rPr>
        <w:t xml:space="preserve"> is not a legal number</w:t>
      </w:r>
    </w:p>
    <w:p w:rsidR="00DD1646" w:rsidRDefault="00DD1646" w:rsidP="00DD16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ERROR: -9999 is not a legal number</w:t>
      </w:r>
    </w:p>
    <w:p w:rsidR="00DD1646" w:rsidRDefault="00DD1646" w:rsidP="00DD16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The average of 0 numbers is Undefined</w:t>
      </w:r>
    </w:p>
    <w:p w:rsidR="00D46416" w:rsidRPr="00D46416" w:rsidRDefault="00D46416" w:rsidP="00D46416">
      <w:pPr>
        <w:pStyle w:val="1"/>
      </w:pPr>
      <w:r w:rsidRPr="00D46416">
        <w:t>1109. Group Photo (25)</w:t>
      </w:r>
    </w:p>
    <w:p w:rsidR="00D46416" w:rsidRPr="00D46416" w:rsidRDefault="00D46416" w:rsidP="00D46416">
      <w:pPr>
        <w:widowControl/>
        <w:shd w:val="clear" w:color="auto" w:fill="DDDDDD"/>
        <w:jc w:val="center"/>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时间限制</w:t>
      </w:r>
    </w:p>
    <w:p w:rsidR="00D46416" w:rsidRPr="00D46416" w:rsidRDefault="00D46416" w:rsidP="00D46416">
      <w:pPr>
        <w:widowControl/>
        <w:shd w:val="clear" w:color="auto" w:fill="FAFAFA"/>
        <w:jc w:val="center"/>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400 ms</w:t>
      </w:r>
    </w:p>
    <w:p w:rsidR="00D46416" w:rsidRPr="00D46416" w:rsidRDefault="00D46416" w:rsidP="00D46416">
      <w:pPr>
        <w:widowControl/>
        <w:shd w:val="clear" w:color="auto" w:fill="DDDDDD"/>
        <w:jc w:val="center"/>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内存限制</w:t>
      </w:r>
    </w:p>
    <w:p w:rsidR="00D46416" w:rsidRPr="00D46416" w:rsidRDefault="00D46416" w:rsidP="00D46416">
      <w:pPr>
        <w:widowControl/>
        <w:shd w:val="clear" w:color="auto" w:fill="FAFAFA"/>
        <w:jc w:val="center"/>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65536 kB</w:t>
      </w:r>
    </w:p>
    <w:p w:rsidR="00D46416" w:rsidRPr="00D46416" w:rsidRDefault="00D46416" w:rsidP="00D46416">
      <w:pPr>
        <w:widowControl/>
        <w:shd w:val="clear" w:color="auto" w:fill="DDDDDD"/>
        <w:jc w:val="center"/>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代码长度限制</w:t>
      </w:r>
    </w:p>
    <w:p w:rsidR="00D46416" w:rsidRPr="00D46416" w:rsidRDefault="00D46416" w:rsidP="00D46416">
      <w:pPr>
        <w:widowControl/>
        <w:shd w:val="clear" w:color="auto" w:fill="FAFAFA"/>
        <w:jc w:val="center"/>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16000 B</w:t>
      </w:r>
    </w:p>
    <w:p w:rsidR="00D46416" w:rsidRPr="00D46416" w:rsidRDefault="00D46416" w:rsidP="00D46416">
      <w:pPr>
        <w:widowControl/>
        <w:shd w:val="clear" w:color="auto" w:fill="DDDDDD"/>
        <w:jc w:val="center"/>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判题程序</w:t>
      </w:r>
    </w:p>
    <w:p w:rsidR="00D46416" w:rsidRPr="00D46416" w:rsidRDefault="00D46416" w:rsidP="00D46416">
      <w:pPr>
        <w:widowControl/>
        <w:shd w:val="clear" w:color="auto" w:fill="FAFAFA"/>
        <w:jc w:val="center"/>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bdr w:val="none" w:sz="0" w:space="0" w:color="auto" w:frame="1"/>
        </w:rPr>
        <w:t>Standard</w:t>
      </w:r>
    </w:p>
    <w:p w:rsidR="00D46416" w:rsidRPr="00D46416" w:rsidRDefault="00D46416" w:rsidP="00D46416">
      <w:pPr>
        <w:widowControl/>
        <w:shd w:val="clear" w:color="auto" w:fill="DDDDDD"/>
        <w:jc w:val="center"/>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作者</w:t>
      </w:r>
    </w:p>
    <w:p w:rsidR="00D46416" w:rsidRPr="00D46416" w:rsidRDefault="00D46416" w:rsidP="00D46416">
      <w:pPr>
        <w:widowControl/>
        <w:shd w:val="clear" w:color="auto" w:fill="FAFAFA"/>
        <w:jc w:val="center"/>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CHEN, Yue</w:t>
      </w:r>
    </w:p>
    <w:p w:rsidR="00D46416" w:rsidRPr="00D46416" w:rsidRDefault="00D46416" w:rsidP="00D46416">
      <w:pPr>
        <w:widowControl/>
        <w:shd w:val="clear" w:color="auto" w:fill="FAFAFA"/>
        <w:spacing w:after="360"/>
        <w:jc w:val="left"/>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Formation is very important when taking a group photo. Given the rules of forming K rows with N people as the following:</w:t>
      </w:r>
    </w:p>
    <w:p w:rsidR="00D46416" w:rsidRPr="00D46416" w:rsidRDefault="00D46416" w:rsidP="00D46416">
      <w:pPr>
        <w:widowControl/>
        <w:numPr>
          <w:ilvl w:val="0"/>
          <w:numId w:val="21"/>
        </w:numPr>
        <w:shd w:val="clear" w:color="auto" w:fill="FAFAFA"/>
        <w:ind w:left="0" w:right="360"/>
        <w:jc w:val="left"/>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The number of people in each row must be N/K (round down to the nearest integer), with all the extra people (if any) standing in the last row;</w:t>
      </w:r>
    </w:p>
    <w:p w:rsidR="00D46416" w:rsidRPr="00D46416" w:rsidRDefault="00D46416" w:rsidP="00D46416">
      <w:pPr>
        <w:widowControl/>
        <w:numPr>
          <w:ilvl w:val="0"/>
          <w:numId w:val="21"/>
        </w:numPr>
        <w:shd w:val="clear" w:color="auto" w:fill="FAFAFA"/>
        <w:ind w:left="0" w:right="360"/>
        <w:jc w:val="left"/>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All the people in the rear row must be no shorter than anyone standing in the front rows;</w:t>
      </w:r>
    </w:p>
    <w:p w:rsidR="00D46416" w:rsidRPr="00D46416" w:rsidRDefault="00D46416" w:rsidP="00D46416">
      <w:pPr>
        <w:widowControl/>
        <w:numPr>
          <w:ilvl w:val="0"/>
          <w:numId w:val="21"/>
        </w:numPr>
        <w:shd w:val="clear" w:color="auto" w:fill="FAFAFA"/>
        <w:ind w:left="0" w:right="360"/>
        <w:jc w:val="left"/>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In each row, the tallest one stands at the central position (which is defined to be the position (m/2+1), where m is the total number of people in that row, and the division result must be rounded down to the nearest integer);</w:t>
      </w:r>
    </w:p>
    <w:p w:rsidR="00D46416" w:rsidRPr="00D46416" w:rsidRDefault="00D46416" w:rsidP="00D46416">
      <w:pPr>
        <w:widowControl/>
        <w:numPr>
          <w:ilvl w:val="0"/>
          <w:numId w:val="21"/>
        </w:numPr>
        <w:shd w:val="clear" w:color="auto" w:fill="FAFAFA"/>
        <w:ind w:left="0" w:right="360"/>
        <w:jc w:val="left"/>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In each row, other people must enter the row in non-increasing order of their heights, alternately taking their positions first to the right and then to the left of the tallest one (For example, given five people with their heights 190, 188, 186, 175, and 170, the final formation would be 175, 188, 190, 186, and 170. Here we assume that you are facing the group so your left-hand side is the right-hand side of the one at the central position.);</w:t>
      </w:r>
    </w:p>
    <w:p w:rsidR="00D46416" w:rsidRPr="00D46416" w:rsidRDefault="00D46416" w:rsidP="00D46416">
      <w:pPr>
        <w:widowControl/>
        <w:numPr>
          <w:ilvl w:val="0"/>
          <w:numId w:val="21"/>
        </w:numPr>
        <w:shd w:val="clear" w:color="auto" w:fill="FAFAFA"/>
        <w:ind w:left="0" w:right="360"/>
        <w:jc w:val="left"/>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When there are many people having the same height, they must be ordered in alphabetical (increasing) order of their names, and it is guaranteed that there is no duplication of names.</w:t>
      </w:r>
    </w:p>
    <w:p w:rsidR="00D46416" w:rsidRPr="00D46416" w:rsidRDefault="00D46416" w:rsidP="00D46416">
      <w:pPr>
        <w:widowControl/>
        <w:shd w:val="clear" w:color="auto" w:fill="FAFAFA"/>
        <w:spacing w:after="360"/>
        <w:jc w:val="left"/>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Now given the information of a group of people, you are supposed to write a program to output their formation.</w:t>
      </w:r>
    </w:p>
    <w:p w:rsidR="00D46416" w:rsidRPr="00D46416" w:rsidRDefault="00D46416" w:rsidP="00D46416">
      <w:pPr>
        <w:widowControl/>
        <w:shd w:val="clear" w:color="auto" w:fill="FAFAFA"/>
        <w:spacing w:after="360"/>
        <w:jc w:val="left"/>
        <w:textAlignment w:val="baseline"/>
        <w:rPr>
          <w:rFonts w:ascii="inherit" w:eastAsia="宋体" w:hAnsi="inherit" w:cs="宋体" w:hint="eastAsia"/>
          <w:color w:val="333333"/>
          <w:kern w:val="0"/>
          <w:sz w:val="18"/>
          <w:szCs w:val="18"/>
        </w:rPr>
      </w:pPr>
      <w:r w:rsidRPr="00D46416">
        <w:rPr>
          <w:rFonts w:ascii="inherit" w:eastAsia="宋体" w:hAnsi="inherit" w:cs="宋体"/>
          <w:b/>
          <w:bCs/>
          <w:color w:val="333333"/>
          <w:kern w:val="0"/>
          <w:sz w:val="18"/>
          <w:szCs w:val="18"/>
        </w:rPr>
        <w:lastRenderedPageBreak/>
        <w:t>Input Specification:</w:t>
      </w:r>
    </w:p>
    <w:p w:rsidR="00D46416" w:rsidRPr="00D46416" w:rsidRDefault="00D46416" w:rsidP="00D46416">
      <w:pPr>
        <w:widowControl/>
        <w:shd w:val="clear" w:color="auto" w:fill="FAFAFA"/>
        <w:spacing w:after="360"/>
        <w:jc w:val="left"/>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Each input file contains one test case. For each test case, the first line contains two positive integers N (&lt;=10000), the total number of people, and K (&lt;=10), the total number of rows. Then N lines follow, each gives the name of a person (no more than 8 English letters without space) and his/her height (an integer in [30, 300]).</w:t>
      </w:r>
    </w:p>
    <w:p w:rsidR="00D46416" w:rsidRPr="00D46416" w:rsidRDefault="00D46416" w:rsidP="00D46416">
      <w:pPr>
        <w:widowControl/>
        <w:shd w:val="clear" w:color="auto" w:fill="FAFAFA"/>
        <w:spacing w:after="360"/>
        <w:jc w:val="left"/>
        <w:textAlignment w:val="baseline"/>
        <w:rPr>
          <w:rFonts w:ascii="inherit" w:eastAsia="宋体" w:hAnsi="inherit" w:cs="宋体" w:hint="eastAsia"/>
          <w:color w:val="333333"/>
          <w:kern w:val="0"/>
          <w:sz w:val="18"/>
          <w:szCs w:val="18"/>
        </w:rPr>
      </w:pPr>
      <w:r w:rsidRPr="00D46416">
        <w:rPr>
          <w:rFonts w:ascii="inherit" w:eastAsia="宋体" w:hAnsi="inherit" w:cs="宋体"/>
          <w:b/>
          <w:bCs/>
          <w:color w:val="333333"/>
          <w:kern w:val="0"/>
          <w:sz w:val="18"/>
          <w:szCs w:val="18"/>
        </w:rPr>
        <w:t>Output Specification:</w:t>
      </w:r>
    </w:p>
    <w:p w:rsidR="00D46416" w:rsidRPr="00D46416" w:rsidRDefault="00D46416" w:rsidP="00D46416">
      <w:pPr>
        <w:widowControl/>
        <w:shd w:val="clear" w:color="auto" w:fill="FAFAFA"/>
        <w:spacing w:after="360"/>
        <w:jc w:val="left"/>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For each case, print the formation -- that is, print the names of people in K lines. The names must be separated by exactly one space, but there must be no extra space at the end of each line. Note: since you are facing the group, people in the rear rows must be printed above the people in the front rows.</w:t>
      </w:r>
    </w:p>
    <w:p w:rsidR="00D46416" w:rsidRPr="00D46416" w:rsidRDefault="00D46416" w:rsidP="00D46416">
      <w:pPr>
        <w:widowControl/>
        <w:shd w:val="clear" w:color="auto" w:fill="FAFAFA"/>
        <w:jc w:val="left"/>
        <w:textAlignment w:val="baseline"/>
        <w:rPr>
          <w:rFonts w:ascii="Verdana" w:eastAsia="宋体" w:hAnsi="Verdana" w:cs="宋体"/>
          <w:color w:val="333333"/>
          <w:kern w:val="0"/>
          <w:sz w:val="18"/>
          <w:szCs w:val="18"/>
        </w:rPr>
      </w:pPr>
      <w:r w:rsidRPr="00D46416">
        <w:rPr>
          <w:rFonts w:ascii="Verdana" w:eastAsia="宋体" w:hAnsi="Verdana" w:cs="宋体"/>
          <w:b/>
          <w:bCs/>
          <w:color w:val="333333"/>
          <w:kern w:val="0"/>
          <w:sz w:val="18"/>
          <w:szCs w:val="18"/>
        </w:rPr>
        <w:t>Sample Input:</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10 3</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Tom 188</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Mike 170</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Eva 168</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Tim 160</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Joe 190</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Ann 168</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Bob 175</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Nick 186</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Amy 160</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John 159</w:t>
      </w:r>
    </w:p>
    <w:p w:rsidR="00D46416" w:rsidRPr="00D46416" w:rsidRDefault="00D46416" w:rsidP="00D46416">
      <w:pPr>
        <w:widowControl/>
        <w:shd w:val="clear" w:color="auto" w:fill="FAFAFA"/>
        <w:jc w:val="left"/>
        <w:textAlignment w:val="baseline"/>
        <w:rPr>
          <w:rFonts w:ascii="Verdana" w:eastAsia="宋体" w:hAnsi="Verdana" w:cs="宋体"/>
          <w:color w:val="333333"/>
          <w:kern w:val="0"/>
          <w:sz w:val="18"/>
          <w:szCs w:val="18"/>
        </w:rPr>
      </w:pPr>
      <w:r w:rsidRPr="00D46416">
        <w:rPr>
          <w:rFonts w:ascii="Verdana" w:eastAsia="宋体" w:hAnsi="Verdana" w:cs="宋体"/>
          <w:b/>
          <w:bCs/>
          <w:color w:val="333333"/>
          <w:kern w:val="0"/>
          <w:sz w:val="18"/>
          <w:szCs w:val="18"/>
        </w:rPr>
        <w:t>Sample Output:</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Bob Tom Joe Nick</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Ann Mike Eva</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lastRenderedPageBreak/>
        <w:t>Tim Amy John</w:t>
      </w:r>
    </w:p>
    <w:p w:rsidR="00DA3ED8" w:rsidRPr="00DA3ED8" w:rsidRDefault="00DA3ED8" w:rsidP="00DA3ED8">
      <w:pPr>
        <w:pStyle w:val="1"/>
      </w:pPr>
      <w:r w:rsidRPr="00DA3ED8">
        <w:t>1110. Complete Binary Tree (25)</w:t>
      </w:r>
    </w:p>
    <w:p w:rsidR="00DA3ED8" w:rsidRDefault="00DA3ED8" w:rsidP="00DA3E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A3ED8" w:rsidRDefault="00DA3ED8" w:rsidP="00DA3E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DA3ED8" w:rsidRDefault="00DA3ED8" w:rsidP="00DA3E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A3ED8" w:rsidRDefault="00DA3ED8" w:rsidP="00DA3E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DA3ED8" w:rsidRDefault="00DA3ED8" w:rsidP="00DA3E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A3ED8" w:rsidRDefault="00DA3ED8" w:rsidP="00DA3E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A3ED8" w:rsidRDefault="00DA3ED8" w:rsidP="00DA3E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A3ED8" w:rsidRDefault="00DA3ED8" w:rsidP="00DA3E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A3ED8" w:rsidRDefault="00DA3ED8" w:rsidP="00DA3E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A3ED8" w:rsidRDefault="00DA3ED8" w:rsidP="00DA3E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DA3ED8" w:rsidRDefault="00DA3ED8" w:rsidP="00DA3E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tree, you are supposed to tell if it is a complete binary tree.</w:t>
      </w:r>
    </w:p>
    <w:p w:rsidR="00DA3ED8" w:rsidRDefault="00DA3ED8" w:rsidP="00DA3E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A3ED8" w:rsidRDefault="00DA3ED8" w:rsidP="00DA3E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Each input file contains one test case. For each case, the first line gives a positive integer N (&lt;=20) which is the total number of nodes in the tree -- and hence the nodes are numbered from 0 to N-1. Then N lines follow, each corresponds to a node, and gives the indices of the left and right children of the node. If the child does not exist, a "-" will be put at the position. Any pair of children </w:t>
      </w:r>
      <w:proofErr w:type="gramStart"/>
      <w:r>
        <w:rPr>
          <w:rFonts w:ascii="inherit" w:hAnsi="inherit"/>
          <w:color w:val="333333"/>
          <w:sz w:val="18"/>
          <w:szCs w:val="18"/>
        </w:rPr>
        <w:t>are</w:t>
      </w:r>
      <w:proofErr w:type="gramEnd"/>
      <w:r>
        <w:rPr>
          <w:rFonts w:ascii="inherit" w:hAnsi="inherit"/>
          <w:color w:val="333333"/>
          <w:sz w:val="18"/>
          <w:szCs w:val="18"/>
        </w:rPr>
        <w:t xml:space="preserve"> separated by a space.</w:t>
      </w:r>
    </w:p>
    <w:p w:rsidR="00DA3ED8" w:rsidRDefault="00DA3ED8" w:rsidP="00DA3E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A3ED8" w:rsidRDefault="00DA3ED8" w:rsidP="00DA3E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print in one line "YES" and the index of the last node if the tree is a complete binary tree, or "NO" and the index of the root if not. There must be exactly one space separating the word and the number.</w:t>
      </w:r>
    </w:p>
    <w:p w:rsidR="00DA3ED8" w:rsidRDefault="00DA3ED8" w:rsidP="00DA3ED8">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7 8</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0 1</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2 3</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4 5</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DA3ED8" w:rsidRDefault="00DA3ED8" w:rsidP="00DA3ED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 8</w:t>
      </w:r>
    </w:p>
    <w:p w:rsidR="00DA3ED8" w:rsidRDefault="00DA3ED8" w:rsidP="00DA3ED8">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4 5</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0 6</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- 7</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DA3ED8" w:rsidRDefault="00DA3ED8" w:rsidP="00DA3ED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 1</w:t>
      </w:r>
    </w:p>
    <w:p w:rsidR="00525EB8" w:rsidRPr="00525EB8" w:rsidRDefault="00525EB8" w:rsidP="00525EB8">
      <w:pPr>
        <w:pStyle w:val="1"/>
      </w:pPr>
      <w:r w:rsidRPr="00525EB8">
        <w:t>1111. Online Map (30)</w:t>
      </w:r>
    </w:p>
    <w:p w:rsidR="00525EB8" w:rsidRDefault="00525EB8" w:rsidP="00525EB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525EB8" w:rsidRDefault="00525EB8" w:rsidP="00525EB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300 ms</w:t>
      </w:r>
    </w:p>
    <w:p w:rsidR="00525EB8" w:rsidRDefault="00525EB8" w:rsidP="00525EB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525EB8" w:rsidRDefault="00525EB8" w:rsidP="00525EB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65536 kB</w:t>
      </w:r>
    </w:p>
    <w:p w:rsidR="00525EB8" w:rsidRDefault="00525EB8" w:rsidP="00525EB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525EB8" w:rsidRDefault="00525EB8" w:rsidP="00525EB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525EB8" w:rsidRDefault="00525EB8" w:rsidP="00525EB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525EB8" w:rsidRDefault="00525EB8" w:rsidP="00525EB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525EB8" w:rsidRDefault="00525EB8" w:rsidP="00525EB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525EB8" w:rsidRDefault="00525EB8" w:rsidP="00525EB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Input our current position and a destination, an online map can recommend several paths. Now your job is to recommend two paths to your user: one is the shortest, and the other is the fastest. It is guaranteed that a path exists for any request.</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two positive integers N (2 &lt;= N &lt;= 500), and M, being the total number of streets intersections on a map, and the number of streets, respectively. Then M lines follow, each describes a street in the format:</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V1 V2 one-way length time</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w:t>
      </w:r>
      <w:r>
        <w:rPr>
          <w:rStyle w:val="apple-converted-space"/>
          <w:rFonts w:ascii="inherit" w:hAnsi="inherit"/>
          <w:color w:val="333333"/>
          <w:sz w:val="18"/>
          <w:szCs w:val="18"/>
        </w:rPr>
        <w:t> </w:t>
      </w:r>
      <w:r>
        <w:rPr>
          <w:rFonts w:ascii="inherit" w:hAnsi="inherit"/>
          <w:b/>
          <w:bCs/>
          <w:color w:val="333333"/>
          <w:sz w:val="18"/>
          <w:szCs w:val="18"/>
        </w:rPr>
        <w:t>V1</w:t>
      </w:r>
      <w:r>
        <w:rPr>
          <w:rStyle w:val="apple-converted-space"/>
          <w:rFonts w:ascii="inherit" w:hAnsi="inherit"/>
          <w:color w:val="333333"/>
          <w:sz w:val="18"/>
          <w:szCs w:val="18"/>
        </w:rPr>
        <w:t> </w:t>
      </w:r>
      <w:r>
        <w:rPr>
          <w:rFonts w:ascii="inherit" w:hAnsi="inherit"/>
          <w:color w:val="333333"/>
          <w:sz w:val="18"/>
          <w:szCs w:val="18"/>
        </w:rPr>
        <w:t>and</w:t>
      </w:r>
      <w:r>
        <w:rPr>
          <w:rStyle w:val="apple-converted-space"/>
          <w:rFonts w:ascii="inherit" w:hAnsi="inherit"/>
          <w:color w:val="333333"/>
          <w:sz w:val="18"/>
          <w:szCs w:val="18"/>
        </w:rPr>
        <w:t> </w:t>
      </w:r>
      <w:r>
        <w:rPr>
          <w:rFonts w:ascii="inherit" w:hAnsi="inherit"/>
          <w:b/>
          <w:bCs/>
          <w:color w:val="333333"/>
          <w:sz w:val="18"/>
          <w:szCs w:val="18"/>
        </w:rPr>
        <w:t>V2</w:t>
      </w:r>
      <w:r>
        <w:rPr>
          <w:rStyle w:val="apple-converted-space"/>
          <w:rFonts w:ascii="inherit" w:hAnsi="inherit"/>
          <w:color w:val="333333"/>
          <w:sz w:val="18"/>
          <w:szCs w:val="18"/>
        </w:rPr>
        <w:t> </w:t>
      </w:r>
      <w:r>
        <w:rPr>
          <w:rFonts w:ascii="inherit" w:hAnsi="inherit"/>
          <w:color w:val="333333"/>
          <w:sz w:val="18"/>
          <w:szCs w:val="18"/>
        </w:rPr>
        <w:t>are the indices (from 0 to N-1) of the two ends of the street;</w:t>
      </w:r>
      <w:r>
        <w:rPr>
          <w:rStyle w:val="apple-converted-space"/>
          <w:rFonts w:ascii="inherit" w:hAnsi="inherit"/>
          <w:color w:val="333333"/>
          <w:sz w:val="18"/>
          <w:szCs w:val="18"/>
        </w:rPr>
        <w:t> </w:t>
      </w:r>
      <w:r>
        <w:rPr>
          <w:rFonts w:ascii="inherit" w:hAnsi="inherit"/>
          <w:b/>
          <w:bCs/>
          <w:color w:val="333333"/>
          <w:sz w:val="18"/>
          <w:szCs w:val="18"/>
        </w:rPr>
        <w:t>one-way</w:t>
      </w:r>
      <w:r>
        <w:rPr>
          <w:rStyle w:val="apple-converted-space"/>
          <w:rFonts w:ascii="inherit" w:hAnsi="inherit"/>
          <w:color w:val="333333"/>
          <w:sz w:val="18"/>
          <w:szCs w:val="18"/>
        </w:rPr>
        <w:t> </w:t>
      </w:r>
      <w:r>
        <w:rPr>
          <w:rFonts w:ascii="inherit" w:hAnsi="inherit"/>
          <w:color w:val="333333"/>
          <w:sz w:val="18"/>
          <w:szCs w:val="18"/>
        </w:rPr>
        <w:t>is 1 if the street is one-way from</w:t>
      </w:r>
      <w:r>
        <w:rPr>
          <w:rStyle w:val="apple-converted-space"/>
          <w:rFonts w:ascii="inherit" w:hAnsi="inherit"/>
          <w:color w:val="333333"/>
          <w:sz w:val="18"/>
          <w:szCs w:val="18"/>
        </w:rPr>
        <w:t> </w:t>
      </w:r>
      <w:r>
        <w:rPr>
          <w:rFonts w:ascii="inherit" w:hAnsi="inherit"/>
          <w:b/>
          <w:bCs/>
          <w:color w:val="333333"/>
          <w:sz w:val="18"/>
          <w:szCs w:val="18"/>
        </w:rPr>
        <w:t>V1</w:t>
      </w:r>
      <w:r>
        <w:rPr>
          <w:rStyle w:val="apple-converted-space"/>
          <w:rFonts w:ascii="inherit" w:hAnsi="inherit"/>
          <w:color w:val="333333"/>
          <w:sz w:val="18"/>
          <w:szCs w:val="18"/>
        </w:rPr>
        <w:t> </w:t>
      </w:r>
      <w:r>
        <w:rPr>
          <w:rFonts w:ascii="inherit" w:hAnsi="inherit"/>
          <w:color w:val="333333"/>
          <w:sz w:val="18"/>
          <w:szCs w:val="18"/>
        </w:rPr>
        <w:t>to</w:t>
      </w:r>
      <w:r>
        <w:rPr>
          <w:rStyle w:val="apple-converted-space"/>
          <w:rFonts w:ascii="inherit" w:hAnsi="inherit"/>
          <w:color w:val="333333"/>
          <w:sz w:val="18"/>
          <w:szCs w:val="18"/>
        </w:rPr>
        <w:t> </w:t>
      </w:r>
      <w:r>
        <w:rPr>
          <w:rFonts w:ascii="inherit" w:hAnsi="inherit"/>
          <w:b/>
          <w:bCs/>
          <w:color w:val="333333"/>
          <w:sz w:val="18"/>
          <w:szCs w:val="18"/>
        </w:rPr>
        <w:t>V2</w:t>
      </w:r>
      <w:r>
        <w:rPr>
          <w:rFonts w:ascii="inherit" w:hAnsi="inherit"/>
          <w:color w:val="333333"/>
          <w:sz w:val="18"/>
          <w:szCs w:val="18"/>
        </w:rPr>
        <w:t>, or 0 if not;</w:t>
      </w:r>
      <w:r>
        <w:rPr>
          <w:rStyle w:val="apple-converted-space"/>
          <w:rFonts w:ascii="inherit" w:hAnsi="inherit"/>
          <w:color w:val="333333"/>
          <w:sz w:val="18"/>
          <w:szCs w:val="18"/>
        </w:rPr>
        <w:t> </w:t>
      </w:r>
      <w:r>
        <w:rPr>
          <w:rFonts w:ascii="inherit" w:hAnsi="inherit"/>
          <w:b/>
          <w:bCs/>
          <w:color w:val="333333"/>
          <w:sz w:val="18"/>
          <w:szCs w:val="18"/>
        </w:rPr>
        <w:t>length</w:t>
      </w:r>
      <w:r>
        <w:rPr>
          <w:rStyle w:val="apple-converted-space"/>
          <w:rFonts w:ascii="inherit" w:hAnsi="inherit"/>
          <w:color w:val="333333"/>
          <w:sz w:val="18"/>
          <w:szCs w:val="18"/>
        </w:rPr>
        <w:t> </w:t>
      </w:r>
      <w:r>
        <w:rPr>
          <w:rFonts w:ascii="inherit" w:hAnsi="inherit"/>
          <w:color w:val="333333"/>
          <w:sz w:val="18"/>
          <w:szCs w:val="18"/>
        </w:rPr>
        <w:t>is the length of the street; and</w:t>
      </w:r>
      <w:r>
        <w:rPr>
          <w:rStyle w:val="apple-converted-space"/>
          <w:rFonts w:ascii="inherit" w:hAnsi="inherit"/>
          <w:color w:val="333333"/>
          <w:sz w:val="18"/>
          <w:szCs w:val="18"/>
        </w:rPr>
        <w:t> </w:t>
      </w:r>
      <w:r>
        <w:rPr>
          <w:rFonts w:ascii="inherit" w:hAnsi="inherit"/>
          <w:b/>
          <w:bCs/>
          <w:color w:val="333333"/>
          <w:sz w:val="18"/>
          <w:szCs w:val="18"/>
        </w:rPr>
        <w:t>time</w:t>
      </w:r>
      <w:r>
        <w:rPr>
          <w:rStyle w:val="apple-converted-space"/>
          <w:rFonts w:ascii="inherit" w:hAnsi="inherit"/>
          <w:color w:val="333333"/>
          <w:sz w:val="18"/>
          <w:szCs w:val="18"/>
        </w:rPr>
        <w:t> </w:t>
      </w:r>
      <w:r>
        <w:rPr>
          <w:rFonts w:ascii="inherit" w:hAnsi="inherit"/>
          <w:color w:val="333333"/>
          <w:sz w:val="18"/>
          <w:szCs w:val="18"/>
        </w:rPr>
        <w:t>is the time taken to pass the street.</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Finally a pair of source and destination is given.</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first print the shortest path from the source to the destination with distance D in the format:</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Distance = D: source -&gt; v</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-&gt; ... -&gt; destination</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Then in the next line print the fastest path with total time T:</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Time = T: source -&gt; w</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-&gt; ... -&gt; destination</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In case the shortest path is not unique, output the fastest one among the shortest paths, which is guaranteed to be unique. In case the fastest path is not unique, output the one that passes through the fewest intersections, which is guaranteed to be unique.</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In case the shortest and the fastest paths are identical, print them in one line in the format:</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Distance = D; Time = T: source -&gt; u</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-&gt; ... -&gt; destination</w:t>
      </w:r>
    </w:p>
    <w:p w:rsidR="00525EB8" w:rsidRDefault="00525EB8" w:rsidP="00525EB8">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Input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10 15</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0 1 0 1 1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8 0 0 1 1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4 8 1 1 1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3 4 0 3 2</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3 9 1 4 1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0 6 0 1 1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7 5 1 2 1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8 5 1 2 1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2 3 0 2 2</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2 1 1 1 1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1 3 0 3 1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1 4 0 1 1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9 7 1 3 1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5 1 0 5 2</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6 5 1 1 2</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3 5</w:t>
      </w:r>
    </w:p>
    <w:p w:rsidR="00525EB8" w:rsidRDefault="00525EB8" w:rsidP="00525EB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Distance = 6: 3 -&gt; 4 -&gt; 8 -&gt; 5</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Time = 3: 3 -&gt; 1 -&gt; 5</w:t>
      </w:r>
    </w:p>
    <w:p w:rsidR="00525EB8" w:rsidRDefault="00525EB8" w:rsidP="00525EB8">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Input 2:</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7 9</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0 4 1 1 1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1 6 1 1 3</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2 6 1 1 1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2 5 1 2 2</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3 0 0 1 1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3 1 1 1 3</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3 2 1 1 2</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4 5 0 2 2</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6 5 1 1 2</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3 5</w:t>
      </w:r>
    </w:p>
    <w:p w:rsidR="00525EB8" w:rsidRDefault="00525EB8" w:rsidP="00525EB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Distance = 3; Time = 4: 3 -&gt; 2 -&gt; 5</w:t>
      </w:r>
    </w:p>
    <w:p w:rsidR="007024CF" w:rsidRPr="007024CF" w:rsidRDefault="007024CF" w:rsidP="007024CF">
      <w:pPr>
        <w:pStyle w:val="1"/>
      </w:pPr>
      <w:r w:rsidRPr="007024CF">
        <w:t>1112. Stucked Keyboard (20)</w:t>
      </w:r>
    </w:p>
    <w:p w:rsidR="007024CF" w:rsidRDefault="007024CF" w:rsidP="007024C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7024CF" w:rsidRDefault="007024CF" w:rsidP="007024C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7024CF" w:rsidRDefault="007024CF" w:rsidP="007024C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7024CF" w:rsidRDefault="007024CF" w:rsidP="007024C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7024CF" w:rsidRDefault="007024CF" w:rsidP="007024C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7024CF" w:rsidRDefault="007024CF" w:rsidP="007024C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7024CF" w:rsidRDefault="007024CF" w:rsidP="007024C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7024CF" w:rsidRDefault="007024CF" w:rsidP="007024C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7024CF" w:rsidRDefault="007024CF" w:rsidP="007024C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7024CF" w:rsidRDefault="007024CF" w:rsidP="007024C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7024CF" w:rsidRDefault="007024CF" w:rsidP="007024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On a broken keyboard, some of the keys are always stucked. So when you type some sentences, the characters corresponding to those keys will appear repeatedly on screen for k times.</w:t>
      </w:r>
    </w:p>
    <w:p w:rsidR="007024CF" w:rsidRDefault="007024CF" w:rsidP="007024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 resulting string on screen, you are supposed to list all the possible stucked keys, and the original string.</w:t>
      </w:r>
    </w:p>
    <w:p w:rsidR="007024CF" w:rsidRDefault="007024CF" w:rsidP="007024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Notice that there might be some characters that are typed repeatedly. The stucked key will always repeat output for a fixed k times whenever it is pressed. For example, when k=3, from the string "thiiis iiisss a teeeeeest" we know that the keys "i" and "e" might be stucked, but "s" is not even though it appears repeatedly sometimes. The original string could be "this isss </w:t>
      </w:r>
      <w:proofErr w:type="gramStart"/>
      <w:r>
        <w:rPr>
          <w:rFonts w:ascii="inherit" w:hAnsi="inherit"/>
          <w:color w:val="333333"/>
          <w:sz w:val="18"/>
          <w:szCs w:val="18"/>
        </w:rPr>
        <w:t>a teest</w:t>
      </w:r>
      <w:proofErr w:type="gramEnd"/>
      <w:r>
        <w:rPr>
          <w:rFonts w:ascii="inherit" w:hAnsi="inherit"/>
          <w:color w:val="333333"/>
          <w:sz w:val="18"/>
          <w:szCs w:val="18"/>
        </w:rPr>
        <w:t>".</w:t>
      </w:r>
    </w:p>
    <w:p w:rsidR="007024CF" w:rsidRDefault="007024CF" w:rsidP="007024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7024CF" w:rsidRDefault="007024CF" w:rsidP="007024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Each input file contains one test case. For each case, the 1st line gives a positive integer k </w:t>
      </w:r>
      <w:proofErr w:type="gramStart"/>
      <w:r>
        <w:rPr>
          <w:rFonts w:ascii="inherit" w:hAnsi="inherit"/>
          <w:color w:val="333333"/>
          <w:sz w:val="18"/>
          <w:szCs w:val="18"/>
        </w:rPr>
        <w:t>( 1</w:t>
      </w:r>
      <w:proofErr w:type="gramEnd"/>
      <w:r>
        <w:rPr>
          <w:rFonts w:ascii="inherit" w:hAnsi="inherit"/>
          <w:color w:val="333333"/>
          <w:sz w:val="18"/>
          <w:szCs w:val="18"/>
        </w:rPr>
        <w:t>&lt;k&lt;=100 ) which is the output repeating times of a stucked key. The 2nd line contains the resulting string on screen, which consists of no more than 1000 characters from {a-z}, {0-9} and "_". It is guaranteed that the string is non-empty.</w:t>
      </w:r>
    </w:p>
    <w:p w:rsidR="007024CF" w:rsidRDefault="007024CF" w:rsidP="007024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7024CF" w:rsidRDefault="007024CF" w:rsidP="007024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For each test case, print in one line the possible stucked keys, in the order of being detected. Make sure that each key is printed once only. Then in the next line print the original string. It is guaranteed that there is at least one stucked </w:t>
      </w:r>
      <w:proofErr w:type="gramStart"/>
      <w:r>
        <w:rPr>
          <w:rFonts w:ascii="inherit" w:hAnsi="inherit"/>
          <w:color w:val="333333"/>
          <w:sz w:val="18"/>
          <w:szCs w:val="18"/>
        </w:rPr>
        <w:t>key</w:t>
      </w:r>
      <w:proofErr w:type="gramEnd"/>
      <w:r>
        <w:rPr>
          <w:rFonts w:ascii="inherit" w:hAnsi="inherit"/>
          <w:color w:val="333333"/>
          <w:sz w:val="18"/>
          <w:szCs w:val="18"/>
        </w:rPr>
        <w:t>.</w:t>
      </w:r>
    </w:p>
    <w:p w:rsidR="007024CF" w:rsidRDefault="007024CF" w:rsidP="007024CF">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7024CF" w:rsidRDefault="007024CF" w:rsidP="007024C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7024CF" w:rsidRDefault="007024CF" w:rsidP="007024C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caseee1__thiiis_iiisss_a_teeeeeest</w:t>
      </w:r>
    </w:p>
    <w:p w:rsidR="007024CF" w:rsidRDefault="007024CF" w:rsidP="007024CF">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7024CF" w:rsidRDefault="007024CF" w:rsidP="007024CF">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ei</w:t>
      </w:r>
      <w:proofErr w:type="gramEnd"/>
    </w:p>
    <w:p w:rsidR="007024CF" w:rsidRDefault="007024CF" w:rsidP="007024C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case1__this_isss_a_teest</w:t>
      </w:r>
    </w:p>
    <w:p w:rsidR="00F16587" w:rsidRPr="00F16587" w:rsidRDefault="00F16587" w:rsidP="00F16587">
      <w:pPr>
        <w:pStyle w:val="1"/>
      </w:pPr>
      <w:r w:rsidRPr="00F16587">
        <w:t>1113. Integer Set Partition (25)</w:t>
      </w:r>
    </w:p>
    <w:p w:rsidR="00F16587" w:rsidRDefault="00F16587" w:rsidP="00F165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F16587" w:rsidRDefault="00F16587" w:rsidP="00F165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150 ms</w:t>
      </w:r>
    </w:p>
    <w:p w:rsidR="00F16587" w:rsidRDefault="00F16587" w:rsidP="00F165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F16587" w:rsidRDefault="00F16587" w:rsidP="00F165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F16587" w:rsidRDefault="00F16587" w:rsidP="00F165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代码长度限制</w:t>
      </w:r>
    </w:p>
    <w:p w:rsidR="00F16587" w:rsidRDefault="00F16587" w:rsidP="00F165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F16587" w:rsidRDefault="00F16587" w:rsidP="00F165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F16587" w:rsidRDefault="00F16587" w:rsidP="00F165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F16587" w:rsidRDefault="00F16587" w:rsidP="00F165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F16587" w:rsidRDefault="00F16587" w:rsidP="00F165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F16587" w:rsidRDefault="00F16587" w:rsidP="00F165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set of N (&gt; 1) positive integers, you are supposed to partition them into two disjoint sets A</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and A</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of n</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and n</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numbers, respectively. Let S</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and S</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denote the sums of all the numbers in A</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and A</w:t>
      </w:r>
      <w:r>
        <w:rPr>
          <w:rFonts w:ascii="inherit" w:hAnsi="inherit"/>
          <w:color w:val="333333"/>
          <w:sz w:val="18"/>
          <w:szCs w:val="18"/>
          <w:vertAlign w:val="subscript"/>
        </w:rPr>
        <w:t>2</w:t>
      </w:r>
      <w:r>
        <w:rPr>
          <w:rFonts w:ascii="inherit" w:hAnsi="inherit"/>
          <w:color w:val="333333"/>
          <w:sz w:val="18"/>
          <w:szCs w:val="18"/>
        </w:rPr>
        <w:t>, respectively. You are supposed to make the partition so that |n</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 n</w:t>
      </w:r>
      <w:r>
        <w:rPr>
          <w:rFonts w:ascii="inherit" w:hAnsi="inherit"/>
          <w:color w:val="333333"/>
          <w:sz w:val="18"/>
          <w:szCs w:val="18"/>
          <w:vertAlign w:val="subscript"/>
        </w:rPr>
        <w:t>2</w:t>
      </w:r>
      <w:r>
        <w:rPr>
          <w:rFonts w:ascii="inherit" w:hAnsi="inherit"/>
          <w:color w:val="333333"/>
          <w:sz w:val="18"/>
          <w:szCs w:val="18"/>
        </w:rPr>
        <w:t>| is minimized first, and then |S</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 S</w:t>
      </w:r>
      <w:r>
        <w:rPr>
          <w:rFonts w:ascii="inherit" w:hAnsi="inherit"/>
          <w:color w:val="333333"/>
          <w:sz w:val="18"/>
          <w:szCs w:val="18"/>
          <w:vertAlign w:val="subscript"/>
        </w:rPr>
        <w:t>2</w:t>
      </w:r>
      <w:r>
        <w:rPr>
          <w:rFonts w:ascii="inherit" w:hAnsi="inherit"/>
          <w:color w:val="333333"/>
          <w:sz w:val="18"/>
          <w:szCs w:val="18"/>
        </w:rPr>
        <w:t>| is maximized.</w:t>
      </w:r>
    </w:p>
    <w:p w:rsidR="00F16587" w:rsidRDefault="00F16587" w:rsidP="00F165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F16587" w:rsidRDefault="00F16587" w:rsidP="00F165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an integer N (2 &lt;= N &lt;= 10</w:t>
      </w:r>
      <w:r>
        <w:rPr>
          <w:rFonts w:ascii="inherit" w:hAnsi="inherit"/>
          <w:color w:val="333333"/>
          <w:sz w:val="18"/>
          <w:szCs w:val="18"/>
          <w:vertAlign w:val="superscript"/>
        </w:rPr>
        <w:t>5</w:t>
      </w:r>
      <w:r>
        <w:rPr>
          <w:rFonts w:ascii="inherit" w:hAnsi="inherit"/>
          <w:color w:val="333333"/>
          <w:sz w:val="18"/>
          <w:szCs w:val="18"/>
        </w:rPr>
        <w:t>), and then N positive integers follow in the next line, separated by spaces. It is guaranteed that all the integers and their sum are less than 2</w:t>
      </w:r>
      <w:r>
        <w:rPr>
          <w:rFonts w:ascii="inherit" w:hAnsi="inherit"/>
          <w:color w:val="333333"/>
          <w:sz w:val="18"/>
          <w:szCs w:val="18"/>
          <w:vertAlign w:val="superscript"/>
        </w:rPr>
        <w:t>31</w:t>
      </w:r>
      <w:r>
        <w:rPr>
          <w:rFonts w:ascii="inherit" w:hAnsi="inherit"/>
          <w:color w:val="333333"/>
          <w:sz w:val="18"/>
          <w:szCs w:val="18"/>
        </w:rPr>
        <w:t>.</w:t>
      </w:r>
    </w:p>
    <w:p w:rsidR="00F16587" w:rsidRDefault="00F16587" w:rsidP="00F165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F16587" w:rsidRDefault="00F16587" w:rsidP="00F165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print in a line two numbers: |n</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 n</w:t>
      </w:r>
      <w:r>
        <w:rPr>
          <w:rFonts w:ascii="inherit" w:hAnsi="inherit"/>
          <w:color w:val="333333"/>
          <w:sz w:val="18"/>
          <w:szCs w:val="18"/>
          <w:vertAlign w:val="subscript"/>
        </w:rPr>
        <w:t>2</w:t>
      </w:r>
      <w:r>
        <w:rPr>
          <w:rFonts w:ascii="inherit" w:hAnsi="inherit"/>
          <w:color w:val="333333"/>
          <w:sz w:val="18"/>
          <w:szCs w:val="18"/>
        </w:rPr>
        <w:t>| and |S</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 S</w:t>
      </w:r>
      <w:r>
        <w:rPr>
          <w:rFonts w:ascii="inherit" w:hAnsi="inherit"/>
          <w:color w:val="333333"/>
          <w:sz w:val="18"/>
          <w:szCs w:val="18"/>
          <w:vertAlign w:val="subscript"/>
        </w:rPr>
        <w:t>2</w:t>
      </w:r>
      <w:r>
        <w:rPr>
          <w:rFonts w:ascii="inherit" w:hAnsi="inherit"/>
          <w:color w:val="333333"/>
          <w:sz w:val="18"/>
          <w:szCs w:val="18"/>
        </w:rPr>
        <w:t>|, separated by exactly one space.</w:t>
      </w:r>
    </w:p>
    <w:p w:rsidR="00F16587" w:rsidRDefault="00F16587" w:rsidP="00F16587">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F16587" w:rsidRDefault="00F16587" w:rsidP="00F165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w:t>
      </w:r>
    </w:p>
    <w:p w:rsidR="00F16587" w:rsidRDefault="00F16587" w:rsidP="00F165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23 8 10 99 46 2333 46 1 666 555</w:t>
      </w:r>
    </w:p>
    <w:p w:rsidR="00F16587" w:rsidRDefault="00F16587" w:rsidP="00F1658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F16587" w:rsidRDefault="00F16587" w:rsidP="00F165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0 3611</w:t>
      </w:r>
    </w:p>
    <w:p w:rsidR="00F16587" w:rsidRDefault="00F16587" w:rsidP="00F16587">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F16587" w:rsidRDefault="00F16587" w:rsidP="00F165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13</w:t>
      </w:r>
    </w:p>
    <w:p w:rsidR="00F16587" w:rsidRDefault="00F16587" w:rsidP="00F165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110 79 218 69 3721 100 29 135 2 6 13 5188 85</w:t>
      </w:r>
    </w:p>
    <w:p w:rsidR="00F16587" w:rsidRDefault="00F16587" w:rsidP="00F1658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F16587" w:rsidRDefault="00F16587" w:rsidP="00F165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1 9359</w:t>
      </w:r>
    </w:p>
    <w:p w:rsidR="0014094B" w:rsidRPr="0014094B" w:rsidRDefault="0014094B" w:rsidP="0014094B">
      <w:pPr>
        <w:pStyle w:val="1"/>
      </w:pPr>
      <w:r w:rsidRPr="0014094B">
        <w:t>1114. Family Property (25)</w:t>
      </w:r>
    </w:p>
    <w:p w:rsidR="0014094B" w:rsidRDefault="0014094B" w:rsidP="0014094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时间限制</w:t>
      </w:r>
    </w:p>
    <w:p w:rsidR="0014094B" w:rsidRDefault="0014094B" w:rsidP="0014094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150 ms</w:t>
      </w:r>
    </w:p>
    <w:p w:rsidR="0014094B" w:rsidRDefault="0014094B" w:rsidP="0014094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14094B" w:rsidRDefault="0014094B" w:rsidP="0014094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14094B" w:rsidRDefault="0014094B" w:rsidP="0014094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14094B" w:rsidRDefault="0014094B" w:rsidP="0014094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14094B" w:rsidRDefault="0014094B" w:rsidP="0014094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14094B" w:rsidRDefault="0014094B" w:rsidP="0014094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14094B" w:rsidRDefault="0014094B" w:rsidP="0014094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14094B" w:rsidRDefault="0014094B" w:rsidP="0014094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14094B" w:rsidRDefault="0014094B" w:rsidP="0014094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This time, you are supposed to help us collect the data for family-owned property. Given each person's family members, and the estate</w:t>
      </w:r>
      <w:r>
        <w:rPr>
          <w:rFonts w:ascii="inherit" w:hAnsi="inherit"/>
          <w:color w:val="333333"/>
          <w:sz w:val="18"/>
          <w:szCs w:val="18"/>
        </w:rPr>
        <w:t>（房产）</w:t>
      </w:r>
      <w:r>
        <w:rPr>
          <w:rFonts w:ascii="inherit" w:hAnsi="inherit"/>
          <w:color w:val="333333"/>
          <w:sz w:val="18"/>
          <w:szCs w:val="18"/>
        </w:rPr>
        <w:t>info under his/her own name, we need to know the size of each family, and the average area and number of sets of their real estate.</w:t>
      </w:r>
    </w:p>
    <w:p w:rsidR="0014094B" w:rsidRDefault="0014094B" w:rsidP="0014094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14094B" w:rsidRDefault="0014094B" w:rsidP="0014094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(&lt;=1000). Then N lines follow, each gives the infomation of a person who owns estate in the format:</w:t>
      </w:r>
    </w:p>
    <w:p w:rsidR="0014094B" w:rsidRDefault="0014094B" w:rsidP="0014094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ID Father Mother k Child</w:t>
      </w:r>
      <w:r>
        <w:rPr>
          <w:rFonts w:ascii="inherit" w:hAnsi="inherit"/>
          <w:b/>
          <w:bCs/>
          <w:color w:val="333333"/>
          <w:sz w:val="18"/>
          <w:szCs w:val="18"/>
          <w:vertAlign w:val="subscript"/>
        </w:rPr>
        <w:t>1</w:t>
      </w:r>
      <w:r>
        <w:rPr>
          <w:rStyle w:val="apple-converted-space"/>
          <w:rFonts w:ascii="inherit" w:hAnsi="inherit"/>
          <w:b/>
          <w:bCs/>
          <w:color w:val="333333"/>
          <w:sz w:val="18"/>
          <w:szCs w:val="18"/>
        </w:rPr>
        <w:t> </w:t>
      </w:r>
      <w:r>
        <w:rPr>
          <w:rFonts w:ascii="inherit" w:hAnsi="inherit"/>
          <w:b/>
          <w:bCs/>
          <w:color w:val="333333"/>
          <w:sz w:val="18"/>
          <w:szCs w:val="18"/>
        </w:rPr>
        <w:t>... Child</w:t>
      </w:r>
      <w:r>
        <w:rPr>
          <w:rFonts w:ascii="inherit" w:hAnsi="inherit"/>
          <w:b/>
          <w:bCs/>
          <w:color w:val="333333"/>
          <w:sz w:val="18"/>
          <w:szCs w:val="18"/>
          <w:vertAlign w:val="subscript"/>
        </w:rPr>
        <w:t>k</w:t>
      </w:r>
      <w:r>
        <w:rPr>
          <w:rStyle w:val="apple-converted-space"/>
          <w:rFonts w:ascii="inherit" w:hAnsi="inherit"/>
          <w:b/>
          <w:bCs/>
          <w:color w:val="333333"/>
          <w:sz w:val="18"/>
          <w:szCs w:val="18"/>
        </w:rPr>
        <w:t> </w:t>
      </w:r>
      <w:r>
        <w:rPr>
          <w:rFonts w:ascii="inherit" w:hAnsi="inherit"/>
          <w:b/>
          <w:bCs/>
          <w:color w:val="333333"/>
          <w:sz w:val="18"/>
          <w:szCs w:val="18"/>
        </w:rPr>
        <w:t>M_estate Area</w:t>
      </w:r>
    </w:p>
    <w:p w:rsidR="0014094B" w:rsidRDefault="0014094B" w:rsidP="0014094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w:t>
      </w:r>
      <w:r>
        <w:rPr>
          <w:rStyle w:val="apple-converted-space"/>
          <w:rFonts w:ascii="inherit" w:hAnsi="inherit"/>
          <w:color w:val="333333"/>
          <w:sz w:val="18"/>
          <w:szCs w:val="18"/>
        </w:rPr>
        <w:t> </w:t>
      </w:r>
      <w:r>
        <w:rPr>
          <w:rFonts w:ascii="inherit" w:hAnsi="inherit"/>
          <w:b/>
          <w:bCs/>
          <w:color w:val="333333"/>
          <w:sz w:val="18"/>
          <w:szCs w:val="18"/>
        </w:rPr>
        <w:t>ID</w:t>
      </w:r>
      <w:r>
        <w:rPr>
          <w:rStyle w:val="apple-converted-space"/>
          <w:rFonts w:ascii="inherit" w:hAnsi="inherit"/>
          <w:color w:val="333333"/>
          <w:sz w:val="18"/>
          <w:szCs w:val="18"/>
        </w:rPr>
        <w:t> </w:t>
      </w:r>
      <w:r>
        <w:rPr>
          <w:rFonts w:ascii="inherit" w:hAnsi="inherit"/>
          <w:color w:val="333333"/>
          <w:sz w:val="18"/>
          <w:szCs w:val="18"/>
        </w:rPr>
        <w:t>is a unique 4-digit identification number for each person;</w:t>
      </w:r>
      <w:r>
        <w:rPr>
          <w:rStyle w:val="apple-converted-space"/>
          <w:rFonts w:ascii="inherit" w:hAnsi="inherit"/>
          <w:color w:val="333333"/>
          <w:sz w:val="18"/>
          <w:szCs w:val="18"/>
        </w:rPr>
        <w:t> </w:t>
      </w:r>
      <w:r>
        <w:rPr>
          <w:rFonts w:ascii="inherit" w:hAnsi="inherit"/>
          <w:b/>
          <w:bCs/>
          <w:color w:val="333333"/>
          <w:sz w:val="18"/>
          <w:szCs w:val="18"/>
        </w:rPr>
        <w:t>Father</w:t>
      </w:r>
      <w:r>
        <w:rPr>
          <w:rStyle w:val="apple-converted-space"/>
          <w:rFonts w:ascii="inherit" w:hAnsi="inherit"/>
          <w:color w:val="333333"/>
          <w:sz w:val="18"/>
          <w:szCs w:val="18"/>
        </w:rPr>
        <w:t> </w:t>
      </w:r>
      <w:r>
        <w:rPr>
          <w:rFonts w:ascii="inherit" w:hAnsi="inherit"/>
          <w:color w:val="333333"/>
          <w:sz w:val="18"/>
          <w:szCs w:val="18"/>
        </w:rPr>
        <w:t>and</w:t>
      </w:r>
      <w:r>
        <w:rPr>
          <w:rStyle w:val="apple-converted-space"/>
          <w:rFonts w:ascii="inherit" w:hAnsi="inherit"/>
          <w:color w:val="333333"/>
          <w:sz w:val="18"/>
          <w:szCs w:val="18"/>
        </w:rPr>
        <w:t> </w:t>
      </w:r>
      <w:r>
        <w:rPr>
          <w:rFonts w:ascii="inherit" w:hAnsi="inherit"/>
          <w:b/>
          <w:bCs/>
          <w:color w:val="333333"/>
          <w:sz w:val="18"/>
          <w:szCs w:val="18"/>
        </w:rPr>
        <w:t>Mother</w:t>
      </w:r>
      <w:r>
        <w:rPr>
          <w:rStyle w:val="apple-converted-space"/>
          <w:rFonts w:ascii="inherit" w:hAnsi="inherit"/>
          <w:color w:val="333333"/>
          <w:sz w:val="18"/>
          <w:szCs w:val="18"/>
        </w:rPr>
        <w:t> </w:t>
      </w:r>
      <w:r>
        <w:rPr>
          <w:rFonts w:ascii="inherit" w:hAnsi="inherit"/>
          <w:color w:val="333333"/>
          <w:sz w:val="18"/>
          <w:szCs w:val="18"/>
        </w:rPr>
        <w:t>are the ID's of this person's parents (if a parent has passed away,</w:t>
      </w:r>
      <w:r>
        <w:rPr>
          <w:rStyle w:val="apple-converted-space"/>
          <w:rFonts w:ascii="inherit" w:hAnsi="inherit"/>
          <w:color w:val="333333"/>
          <w:sz w:val="18"/>
          <w:szCs w:val="18"/>
        </w:rPr>
        <w:t> </w:t>
      </w:r>
      <w:r>
        <w:rPr>
          <w:rFonts w:ascii="inherit" w:hAnsi="inherit"/>
          <w:b/>
          <w:bCs/>
          <w:color w:val="333333"/>
          <w:sz w:val="18"/>
          <w:szCs w:val="18"/>
        </w:rPr>
        <w:t>-1</w:t>
      </w:r>
      <w:r>
        <w:rPr>
          <w:rStyle w:val="apple-converted-space"/>
          <w:rFonts w:ascii="inherit" w:hAnsi="inherit"/>
          <w:color w:val="333333"/>
          <w:sz w:val="18"/>
          <w:szCs w:val="18"/>
        </w:rPr>
        <w:t> </w:t>
      </w:r>
      <w:r>
        <w:rPr>
          <w:rFonts w:ascii="inherit" w:hAnsi="inherit"/>
          <w:color w:val="333333"/>
          <w:sz w:val="18"/>
          <w:szCs w:val="18"/>
        </w:rPr>
        <w:t>will be given instead);</w:t>
      </w:r>
      <w:r>
        <w:rPr>
          <w:rStyle w:val="apple-converted-space"/>
          <w:rFonts w:ascii="inherit" w:hAnsi="inherit"/>
          <w:color w:val="333333"/>
          <w:sz w:val="18"/>
          <w:szCs w:val="18"/>
        </w:rPr>
        <w:t> </w:t>
      </w:r>
      <w:r>
        <w:rPr>
          <w:rFonts w:ascii="inherit" w:hAnsi="inherit"/>
          <w:b/>
          <w:bCs/>
          <w:color w:val="333333"/>
          <w:sz w:val="18"/>
          <w:szCs w:val="18"/>
        </w:rPr>
        <w:t>k</w:t>
      </w:r>
      <w:r>
        <w:rPr>
          <w:rStyle w:val="apple-converted-space"/>
          <w:rFonts w:ascii="inherit" w:hAnsi="inherit"/>
          <w:color w:val="333333"/>
          <w:sz w:val="18"/>
          <w:szCs w:val="18"/>
        </w:rPr>
        <w:t> </w:t>
      </w:r>
      <w:r>
        <w:rPr>
          <w:rFonts w:ascii="inherit" w:hAnsi="inherit"/>
          <w:color w:val="333333"/>
          <w:sz w:val="18"/>
          <w:szCs w:val="18"/>
        </w:rPr>
        <w:t>(0&lt;=k&lt;=5) is the number of children of this person;</w:t>
      </w:r>
      <w:r>
        <w:rPr>
          <w:rStyle w:val="apple-converted-space"/>
          <w:rFonts w:ascii="inherit" w:hAnsi="inherit"/>
          <w:color w:val="333333"/>
          <w:sz w:val="18"/>
          <w:szCs w:val="18"/>
        </w:rPr>
        <w:t> </w:t>
      </w:r>
      <w:r>
        <w:rPr>
          <w:rFonts w:ascii="inherit" w:hAnsi="inherit"/>
          <w:b/>
          <w:bCs/>
          <w:color w:val="333333"/>
          <w:sz w:val="18"/>
          <w:szCs w:val="18"/>
        </w:rPr>
        <w:t>Child</w:t>
      </w:r>
      <w:r>
        <w:rPr>
          <w:rFonts w:ascii="inherit" w:hAnsi="inherit"/>
          <w:b/>
          <w:bCs/>
          <w:color w:val="333333"/>
          <w:sz w:val="18"/>
          <w:szCs w:val="18"/>
          <w:vertAlign w:val="subscript"/>
        </w:rPr>
        <w:t>i</w:t>
      </w:r>
      <w:r>
        <w:rPr>
          <w:rFonts w:ascii="inherit" w:hAnsi="inherit"/>
          <w:color w:val="333333"/>
          <w:sz w:val="18"/>
          <w:szCs w:val="18"/>
        </w:rPr>
        <w:t>'s are the ID's of his/her children;</w:t>
      </w:r>
      <w:r>
        <w:rPr>
          <w:rStyle w:val="apple-converted-space"/>
          <w:rFonts w:ascii="inherit" w:hAnsi="inherit"/>
          <w:color w:val="333333"/>
          <w:sz w:val="18"/>
          <w:szCs w:val="18"/>
        </w:rPr>
        <w:t> </w:t>
      </w:r>
      <w:r>
        <w:rPr>
          <w:rFonts w:ascii="inherit" w:hAnsi="inherit"/>
          <w:b/>
          <w:bCs/>
          <w:color w:val="333333"/>
          <w:sz w:val="18"/>
          <w:szCs w:val="18"/>
        </w:rPr>
        <w:t>M_estate</w:t>
      </w:r>
      <w:r>
        <w:rPr>
          <w:rStyle w:val="apple-converted-space"/>
          <w:rFonts w:ascii="inherit" w:hAnsi="inherit"/>
          <w:color w:val="333333"/>
          <w:sz w:val="18"/>
          <w:szCs w:val="18"/>
        </w:rPr>
        <w:t> </w:t>
      </w:r>
      <w:r>
        <w:rPr>
          <w:rFonts w:ascii="inherit" w:hAnsi="inherit"/>
          <w:color w:val="333333"/>
          <w:sz w:val="18"/>
          <w:szCs w:val="18"/>
        </w:rPr>
        <w:t>is the total number of sets of the real estate under his/her name; and</w:t>
      </w:r>
      <w:r>
        <w:rPr>
          <w:rStyle w:val="apple-converted-space"/>
          <w:rFonts w:ascii="inherit" w:hAnsi="inherit"/>
          <w:color w:val="333333"/>
          <w:sz w:val="18"/>
          <w:szCs w:val="18"/>
        </w:rPr>
        <w:t> </w:t>
      </w:r>
      <w:r>
        <w:rPr>
          <w:rFonts w:ascii="inherit" w:hAnsi="inherit"/>
          <w:b/>
          <w:bCs/>
          <w:color w:val="333333"/>
          <w:sz w:val="18"/>
          <w:szCs w:val="18"/>
        </w:rPr>
        <w:t>Area</w:t>
      </w:r>
      <w:r>
        <w:rPr>
          <w:rStyle w:val="apple-converted-space"/>
          <w:rFonts w:ascii="inherit" w:hAnsi="inherit"/>
          <w:color w:val="333333"/>
          <w:sz w:val="18"/>
          <w:szCs w:val="18"/>
        </w:rPr>
        <w:t> </w:t>
      </w:r>
      <w:r>
        <w:rPr>
          <w:rFonts w:ascii="inherit" w:hAnsi="inherit"/>
          <w:color w:val="333333"/>
          <w:sz w:val="18"/>
          <w:szCs w:val="18"/>
        </w:rPr>
        <w:t>is the total area of his/her estate.</w:t>
      </w:r>
    </w:p>
    <w:p w:rsidR="0014094B" w:rsidRDefault="0014094B" w:rsidP="0014094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14094B" w:rsidRDefault="0014094B" w:rsidP="0014094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first print in a line the number of families (all the people that are related directly or indirectly are considered in the same family). Then output the family info in the format:</w:t>
      </w:r>
    </w:p>
    <w:p w:rsidR="0014094B" w:rsidRDefault="0014094B" w:rsidP="0014094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ID M AVG_sets AVG_area</w:t>
      </w:r>
    </w:p>
    <w:p w:rsidR="0014094B" w:rsidRDefault="0014094B" w:rsidP="0014094B">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color w:val="333333"/>
          <w:sz w:val="18"/>
          <w:szCs w:val="18"/>
        </w:rPr>
        <w:t>where</w:t>
      </w:r>
      <w:proofErr w:type="gramEnd"/>
      <w:r>
        <w:rPr>
          <w:rStyle w:val="apple-converted-space"/>
          <w:rFonts w:ascii="inherit" w:hAnsi="inherit"/>
          <w:color w:val="333333"/>
          <w:sz w:val="18"/>
          <w:szCs w:val="18"/>
        </w:rPr>
        <w:t> </w:t>
      </w:r>
      <w:r>
        <w:rPr>
          <w:rFonts w:ascii="inherit" w:hAnsi="inherit"/>
          <w:b/>
          <w:bCs/>
          <w:color w:val="333333"/>
          <w:sz w:val="18"/>
          <w:szCs w:val="18"/>
        </w:rPr>
        <w:t>ID</w:t>
      </w:r>
      <w:r>
        <w:rPr>
          <w:rStyle w:val="apple-converted-space"/>
          <w:rFonts w:ascii="inherit" w:hAnsi="inherit"/>
          <w:color w:val="333333"/>
          <w:sz w:val="18"/>
          <w:szCs w:val="18"/>
        </w:rPr>
        <w:t> </w:t>
      </w:r>
      <w:r>
        <w:rPr>
          <w:rFonts w:ascii="inherit" w:hAnsi="inherit"/>
          <w:color w:val="333333"/>
          <w:sz w:val="18"/>
          <w:szCs w:val="18"/>
        </w:rPr>
        <w:t>is the smallest ID in the family;</w:t>
      </w:r>
      <w:r>
        <w:rPr>
          <w:rStyle w:val="apple-converted-space"/>
          <w:rFonts w:ascii="inherit" w:hAnsi="inherit"/>
          <w:color w:val="333333"/>
          <w:sz w:val="18"/>
          <w:szCs w:val="18"/>
        </w:rPr>
        <w:t> </w:t>
      </w:r>
      <w:r>
        <w:rPr>
          <w:rFonts w:ascii="inherit" w:hAnsi="inherit"/>
          <w:b/>
          <w:bCs/>
          <w:color w:val="333333"/>
          <w:sz w:val="18"/>
          <w:szCs w:val="18"/>
        </w:rPr>
        <w:t>M</w:t>
      </w:r>
      <w:r>
        <w:rPr>
          <w:rStyle w:val="apple-converted-space"/>
          <w:rFonts w:ascii="inherit" w:hAnsi="inherit"/>
          <w:color w:val="333333"/>
          <w:sz w:val="18"/>
          <w:szCs w:val="18"/>
        </w:rPr>
        <w:t> </w:t>
      </w:r>
      <w:r>
        <w:rPr>
          <w:rFonts w:ascii="inherit" w:hAnsi="inherit"/>
          <w:color w:val="333333"/>
          <w:sz w:val="18"/>
          <w:szCs w:val="18"/>
        </w:rPr>
        <w:t>is the total number of family members;</w:t>
      </w:r>
      <w:r>
        <w:rPr>
          <w:rStyle w:val="apple-converted-space"/>
          <w:rFonts w:ascii="inherit" w:hAnsi="inherit"/>
          <w:color w:val="333333"/>
          <w:sz w:val="18"/>
          <w:szCs w:val="18"/>
        </w:rPr>
        <w:t> </w:t>
      </w:r>
      <w:r>
        <w:rPr>
          <w:rFonts w:ascii="inherit" w:hAnsi="inherit"/>
          <w:b/>
          <w:bCs/>
          <w:color w:val="333333"/>
          <w:sz w:val="18"/>
          <w:szCs w:val="18"/>
        </w:rPr>
        <w:t>AVG_sets</w:t>
      </w:r>
      <w:r>
        <w:rPr>
          <w:rStyle w:val="apple-converted-space"/>
          <w:rFonts w:ascii="inherit" w:hAnsi="inherit"/>
          <w:color w:val="333333"/>
          <w:sz w:val="18"/>
          <w:szCs w:val="18"/>
        </w:rPr>
        <w:t> </w:t>
      </w:r>
      <w:r>
        <w:rPr>
          <w:rFonts w:ascii="inherit" w:hAnsi="inherit"/>
          <w:color w:val="333333"/>
          <w:sz w:val="18"/>
          <w:szCs w:val="18"/>
        </w:rPr>
        <w:t>is the average number of sets of their real estate; and</w:t>
      </w:r>
      <w:r>
        <w:rPr>
          <w:rStyle w:val="apple-converted-space"/>
          <w:rFonts w:ascii="inherit" w:hAnsi="inherit"/>
          <w:color w:val="333333"/>
          <w:sz w:val="18"/>
          <w:szCs w:val="18"/>
        </w:rPr>
        <w:t> </w:t>
      </w:r>
      <w:r>
        <w:rPr>
          <w:rFonts w:ascii="inherit" w:hAnsi="inherit"/>
          <w:b/>
          <w:bCs/>
          <w:color w:val="333333"/>
          <w:sz w:val="18"/>
          <w:szCs w:val="18"/>
        </w:rPr>
        <w:t>AVG_area</w:t>
      </w:r>
      <w:r>
        <w:rPr>
          <w:rStyle w:val="apple-converted-space"/>
          <w:rFonts w:ascii="inherit" w:hAnsi="inherit"/>
          <w:color w:val="333333"/>
          <w:sz w:val="18"/>
          <w:szCs w:val="18"/>
        </w:rPr>
        <w:t> </w:t>
      </w:r>
      <w:r>
        <w:rPr>
          <w:rFonts w:ascii="inherit" w:hAnsi="inherit"/>
          <w:color w:val="333333"/>
          <w:sz w:val="18"/>
          <w:szCs w:val="18"/>
        </w:rPr>
        <w:t>is the average area. The average numbers must be accurate up to 3 decimal places. The families must be given in descending order of their average areas, and in ascending order of the ID's if there is a tie.</w:t>
      </w:r>
    </w:p>
    <w:p w:rsidR="0014094B" w:rsidRDefault="0014094B" w:rsidP="0014094B">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6666 5551 5552 1 7777 1 100</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1234 5678 9012 1 0002 2 300</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8888 -1 -1 0 1 1000</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2468 0001 0004 1 2222 1 500</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7777 6666 -1 0 2 300</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3721 -1 -1 1 2333 2 150</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9012 -1 -1 3 1236 1235 1234 1 100</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1235 5678 9012 0 1 50</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2222 1236 2468 2 6661 6662 1 300</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2333 -1 3721 3 6661 6662 6663 1 100</w:t>
      </w:r>
    </w:p>
    <w:p w:rsidR="0014094B" w:rsidRDefault="0014094B" w:rsidP="0014094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8888 1 1.000 1000.000</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0001 15 0.600 100.000</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5551 4 0.750 100.000</w:t>
      </w:r>
    </w:p>
    <w:p w:rsidR="000900DB" w:rsidRPr="000900DB" w:rsidRDefault="000900DB" w:rsidP="000900DB">
      <w:pPr>
        <w:pStyle w:val="1"/>
      </w:pPr>
      <w:r w:rsidRPr="000900DB">
        <w:t>1116. Come on! Let's C (20)</w:t>
      </w:r>
    </w:p>
    <w:p w:rsidR="000900DB" w:rsidRDefault="000900DB" w:rsidP="000900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0900DB" w:rsidRDefault="000900DB" w:rsidP="000900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0900DB" w:rsidRDefault="000900DB" w:rsidP="000900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0900DB" w:rsidRDefault="000900DB" w:rsidP="000900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0900DB" w:rsidRDefault="000900DB" w:rsidP="000900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0900DB" w:rsidRDefault="000900DB" w:rsidP="000900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0900DB" w:rsidRDefault="000900DB" w:rsidP="000900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0900DB" w:rsidRDefault="000900DB" w:rsidP="000900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0900DB" w:rsidRDefault="000900DB" w:rsidP="000900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0900DB" w:rsidRDefault="000900DB" w:rsidP="000900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0900DB" w:rsidRDefault="000900DB" w:rsidP="000900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"Let's C" is a popular and fun programming contest hosted by the College of Computer Science and Technology, Zhejiang University. Since the idea of the contest is for fun, the award rules are funny as the following:</w:t>
      </w:r>
    </w:p>
    <w:p w:rsidR="000900DB" w:rsidRDefault="000900DB" w:rsidP="000900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0. The Champion will receive a "Mystery Award" (such as a BIG collection of students' research papers...).</w:t>
      </w:r>
      <w:r>
        <w:rPr>
          <w:rFonts w:ascii="inherit" w:hAnsi="inherit"/>
          <w:color w:val="333333"/>
          <w:sz w:val="18"/>
          <w:szCs w:val="18"/>
        </w:rPr>
        <w:br/>
        <w:t>1. Those who ranked as a prime number will receive the best award -- the Minions (</w:t>
      </w:r>
      <w:r>
        <w:rPr>
          <w:rFonts w:ascii="inherit" w:hAnsi="inherit"/>
          <w:color w:val="333333"/>
          <w:sz w:val="18"/>
          <w:szCs w:val="18"/>
        </w:rPr>
        <w:t>小黄人</w:t>
      </w:r>
      <w:r>
        <w:rPr>
          <w:rFonts w:ascii="inherit" w:hAnsi="inherit"/>
          <w:color w:val="333333"/>
          <w:sz w:val="18"/>
          <w:szCs w:val="18"/>
        </w:rPr>
        <w:t>)!</w:t>
      </w:r>
      <w:r>
        <w:rPr>
          <w:rFonts w:ascii="inherit" w:hAnsi="inherit"/>
          <w:color w:val="333333"/>
          <w:sz w:val="18"/>
          <w:szCs w:val="18"/>
        </w:rPr>
        <w:br/>
        <w:t>2. Everyone else will receive chocolates.</w:t>
      </w:r>
    </w:p>
    <w:p w:rsidR="000900DB" w:rsidRDefault="000900DB" w:rsidP="000900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the final ranklist and a sequence of contestant ID's, you are supposed to tell the corresponding awards.</w:t>
      </w:r>
    </w:p>
    <w:p w:rsidR="000900DB" w:rsidRDefault="000900DB" w:rsidP="000900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0900DB" w:rsidRDefault="000900DB" w:rsidP="000900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(&lt;=10000), the total number of contestants. Then N lines of the ranklist follow, each in order gives a contestant's ID (a 4-digit number). After the ranklist, there is a positive integer K followed by K query ID's.</w:t>
      </w:r>
    </w:p>
    <w:p w:rsidR="000900DB" w:rsidRDefault="000900DB" w:rsidP="000900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0900DB" w:rsidRDefault="000900DB" w:rsidP="000900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For each query, print in a line "ID: award" where the award is "Mystery Award", or "Minion", or "Chocolate". </w:t>
      </w:r>
      <w:proofErr w:type="gramStart"/>
      <w:r>
        <w:rPr>
          <w:rFonts w:ascii="inherit" w:hAnsi="inherit"/>
          <w:color w:val="333333"/>
          <w:sz w:val="18"/>
          <w:szCs w:val="18"/>
        </w:rPr>
        <w:t>If the ID is not in the ranklist, print "Are you kidding?" instead.</w:t>
      </w:r>
      <w:proofErr w:type="gramEnd"/>
      <w:r>
        <w:rPr>
          <w:rFonts w:ascii="inherit" w:hAnsi="inherit"/>
          <w:color w:val="333333"/>
          <w:sz w:val="18"/>
          <w:szCs w:val="18"/>
        </w:rPr>
        <w:t xml:space="preserve"> If the ID has been checked before, print "ID: Checked".</w:t>
      </w:r>
    </w:p>
    <w:p w:rsidR="000900DB" w:rsidRDefault="000900DB" w:rsidP="000900DB">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1111</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6666</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8888</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5555</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0001</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8888</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0001</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1111</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2222</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8888</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2222</w:t>
      </w:r>
    </w:p>
    <w:p w:rsidR="000900DB" w:rsidRDefault="000900DB" w:rsidP="000900D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8888: Minion</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0001: Chocolate</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1111: Mystery Award</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2222: Are you kidding?</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8888: Checked</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2222: Are you kidding?</w:t>
      </w:r>
    </w:p>
    <w:p w:rsidR="00E86DD6" w:rsidRPr="00E86DD6" w:rsidRDefault="00E86DD6" w:rsidP="00E86DD6">
      <w:pPr>
        <w:pStyle w:val="1"/>
      </w:pPr>
      <w:r w:rsidRPr="00E86DD6">
        <w:t xml:space="preserve">1117. Eddington </w:t>
      </w:r>
      <w:proofErr w:type="gramStart"/>
      <w:r w:rsidRPr="00E86DD6">
        <w:t>Number(</w:t>
      </w:r>
      <w:proofErr w:type="gramEnd"/>
      <w:r w:rsidRPr="00E86DD6">
        <w:t>25)</w:t>
      </w:r>
    </w:p>
    <w:p w:rsidR="00E86DD6" w:rsidRDefault="00E86DD6" w:rsidP="00E86DD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E86DD6" w:rsidRDefault="00E86DD6" w:rsidP="00E86DD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250 ms</w:t>
      </w:r>
    </w:p>
    <w:p w:rsidR="00E86DD6" w:rsidRDefault="00E86DD6" w:rsidP="00E86DD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E86DD6" w:rsidRDefault="00E86DD6" w:rsidP="00E86DD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E86DD6" w:rsidRDefault="00E86DD6" w:rsidP="00E86DD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E86DD6" w:rsidRDefault="00E86DD6" w:rsidP="00E86DD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E86DD6" w:rsidRDefault="00E86DD6" w:rsidP="00E86DD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E86DD6" w:rsidRDefault="00E86DD6" w:rsidP="00E86DD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E86DD6" w:rsidRDefault="00E86DD6" w:rsidP="00E86DD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E86DD6" w:rsidRDefault="00E86DD6" w:rsidP="00E86DD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E86DD6" w:rsidRDefault="00E86DD6" w:rsidP="00E86DD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British astronomer Eddington liked to ride a bike. It is said that in order to show off his skill, he has even defined an "Eddington number", E -- that is, the maximum integer E such that it is for E days that one rides more than E miles. Eddington's own E was 87.</w:t>
      </w:r>
    </w:p>
    <w:p w:rsidR="00E86DD6" w:rsidRDefault="00E86DD6" w:rsidP="00E86DD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everyday's distances that one rides for N days, you are supposed to find the corresponding E (&lt;=N).</w:t>
      </w:r>
    </w:p>
    <w:p w:rsidR="00E86DD6" w:rsidRDefault="00E86DD6" w:rsidP="00E86DD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E86DD6" w:rsidRDefault="00E86DD6" w:rsidP="00E86DD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 xml:space="preserve">Each input file contains one test case. For each case, the first line gives a positive integer </w:t>
      </w:r>
      <w:proofErr w:type="gramStart"/>
      <w:r>
        <w:rPr>
          <w:rFonts w:ascii="inherit" w:hAnsi="inherit"/>
          <w:color w:val="333333"/>
          <w:sz w:val="18"/>
          <w:szCs w:val="18"/>
        </w:rPr>
        <w:t>N(</w:t>
      </w:r>
      <w:proofErr w:type="gramEnd"/>
      <w:r>
        <w:rPr>
          <w:rFonts w:ascii="inherit" w:hAnsi="inherit"/>
          <w:color w:val="333333"/>
          <w:sz w:val="18"/>
          <w:szCs w:val="18"/>
        </w:rPr>
        <w:t>&lt;=10</w:t>
      </w:r>
      <w:r>
        <w:rPr>
          <w:rFonts w:ascii="inherit" w:hAnsi="inherit"/>
          <w:color w:val="333333"/>
          <w:sz w:val="18"/>
          <w:szCs w:val="18"/>
          <w:vertAlign w:val="superscript"/>
        </w:rPr>
        <w:t>5</w:t>
      </w:r>
      <w:r>
        <w:rPr>
          <w:rFonts w:ascii="inherit" w:hAnsi="inherit"/>
          <w:color w:val="333333"/>
          <w:sz w:val="18"/>
          <w:szCs w:val="18"/>
        </w:rPr>
        <w:t>), the days of continuous riding. Then N non-negative integers are given in the next line, being the riding distances of everyday.</w:t>
      </w:r>
    </w:p>
    <w:p w:rsidR="00E86DD6" w:rsidRDefault="00E86DD6" w:rsidP="00E86DD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E86DD6" w:rsidRDefault="00E86DD6" w:rsidP="00E86DD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print in a line the Eddington number for these N days.</w:t>
      </w:r>
    </w:p>
    <w:p w:rsidR="00E86DD6" w:rsidRDefault="00E86DD6" w:rsidP="00E86DD6">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E86DD6" w:rsidRDefault="00E86DD6" w:rsidP="00E86DD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w:t>
      </w:r>
    </w:p>
    <w:p w:rsidR="00E86DD6" w:rsidRDefault="00E86DD6" w:rsidP="00E86DD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6 7 6 9 3 10 8 2 7 8</w:t>
      </w:r>
    </w:p>
    <w:p w:rsidR="00E86DD6" w:rsidRDefault="00E86DD6" w:rsidP="00E86DD6">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E86DD6" w:rsidRDefault="00E86DD6" w:rsidP="00E86DD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w:t>
      </w:r>
    </w:p>
    <w:p w:rsidR="0080285E" w:rsidRPr="007E3CAC" w:rsidRDefault="0080285E" w:rsidP="007E3CAC">
      <w:pPr>
        <w:pStyle w:val="1"/>
      </w:pPr>
      <w:r w:rsidRPr="007E3CAC">
        <w:t>1118. Birds in Forest (25)</w:t>
      </w:r>
    </w:p>
    <w:p w:rsidR="0080285E" w:rsidRDefault="0080285E" w:rsidP="0080285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80285E" w:rsidRDefault="0080285E" w:rsidP="0080285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150 ms</w:t>
      </w:r>
    </w:p>
    <w:p w:rsidR="0080285E" w:rsidRDefault="0080285E" w:rsidP="0080285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80285E" w:rsidRDefault="0080285E" w:rsidP="0080285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80285E" w:rsidRDefault="0080285E" w:rsidP="0080285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80285E" w:rsidRDefault="0080285E" w:rsidP="0080285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80285E" w:rsidRDefault="0080285E" w:rsidP="0080285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80285E" w:rsidRDefault="0080285E" w:rsidP="0080285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80285E" w:rsidRDefault="0080285E" w:rsidP="0080285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80285E" w:rsidRDefault="0080285E" w:rsidP="0080285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80285E" w:rsidRDefault="0080285E" w:rsidP="0080285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Some scientists took pictures of thousands of birds in a forest. Assume that all the birds appear in the same picture belong to the same tree. You are supposed to help the scientists to count the maximum number of trees in the forest, and for any pair of birds, tell if they are on the same tree.</w:t>
      </w:r>
    </w:p>
    <w:p w:rsidR="0080285E" w:rsidRDefault="0080285E" w:rsidP="0080285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80285E" w:rsidRDefault="0080285E" w:rsidP="0080285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a positive number N (&lt;= 10</w:t>
      </w:r>
      <w:r>
        <w:rPr>
          <w:rFonts w:ascii="inherit" w:hAnsi="inherit"/>
          <w:color w:val="333333"/>
          <w:sz w:val="18"/>
          <w:szCs w:val="18"/>
          <w:vertAlign w:val="superscript"/>
        </w:rPr>
        <w:t>4</w:t>
      </w:r>
      <w:r>
        <w:rPr>
          <w:rFonts w:ascii="inherit" w:hAnsi="inherit"/>
          <w:color w:val="333333"/>
          <w:sz w:val="18"/>
          <w:szCs w:val="18"/>
        </w:rPr>
        <w:t>) which is the number of pictures. Then N lines follow, each describes a picture in the format</w:t>
      </w:r>
      <w:proofErr w:type="gramStart"/>
      <w:r>
        <w:rPr>
          <w:rFonts w:ascii="inherit" w:hAnsi="inherit"/>
          <w:color w:val="333333"/>
          <w:sz w:val="18"/>
          <w:szCs w:val="18"/>
        </w:rPr>
        <w:t>:</w:t>
      </w:r>
      <w:proofErr w:type="gramEnd"/>
      <w:r>
        <w:rPr>
          <w:rFonts w:ascii="inherit" w:hAnsi="inherit"/>
          <w:color w:val="333333"/>
          <w:sz w:val="18"/>
          <w:szCs w:val="18"/>
        </w:rPr>
        <w:br/>
        <w:t>K B1 B2 ... BK</w:t>
      </w:r>
      <w:r>
        <w:rPr>
          <w:rFonts w:ascii="inherit" w:hAnsi="inherit"/>
          <w:color w:val="333333"/>
          <w:sz w:val="18"/>
          <w:szCs w:val="18"/>
        </w:rPr>
        <w:br/>
        <w:t>where K is the number of birds in this picture, and Bi's are the indices of birds. It is guaranteed that the birds in all the pictures are numbered continuously from 1 to some number that is no more than 10</w:t>
      </w:r>
      <w:r>
        <w:rPr>
          <w:rFonts w:ascii="inherit" w:hAnsi="inherit"/>
          <w:color w:val="333333"/>
          <w:sz w:val="18"/>
          <w:szCs w:val="18"/>
          <w:vertAlign w:val="superscript"/>
        </w:rPr>
        <w:t>4</w:t>
      </w:r>
      <w:r>
        <w:rPr>
          <w:rFonts w:ascii="inherit" w:hAnsi="inherit"/>
          <w:color w:val="333333"/>
          <w:sz w:val="18"/>
          <w:szCs w:val="18"/>
        </w:rPr>
        <w:t>.</w:t>
      </w:r>
    </w:p>
    <w:p w:rsidR="0080285E" w:rsidRDefault="0080285E" w:rsidP="0080285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After the pictures there is a positive number Q (&lt;= 10</w:t>
      </w:r>
      <w:r>
        <w:rPr>
          <w:rFonts w:ascii="inherit" w:hAnsi="inherit"/>
          <w:color w:val="333333"/>
          <w:sz w:val="18"/>
          <w:szCs w:val="18"/>
          <w:vertAlign w:val="superscript"/>
        </w:rPr>
        <w:t>4</w:t>
      </w:r>
      <w:r>
        <w:rPr>
          <w:rFonts w:ascii="inherit" w:hAnsi="inherit"/>
          <w:color w:val="333333"/>
          <w:sz w:val="18"/>
          <w:szCs w:val="18"/>
        </w:rPr>
        <w:t>) which is the number of queries. Then Q lines follow, each contains the indices of two birds.</w:t>
      </w:r>
    </w:p>
    <w:p w:rsidR="0080285E" w:rsidRDefault="0080285E" w:rsidP="0080285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80285E" w:rsidRDefault="0080285E" w:rsidP="0080285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first output in a line the maximum possible number of trees and the number of birds. Then for each query, print in a line "Yes" if the two birds belong to the same tree, or "No" if not.</w:t>
      </w:r>
    </w:p>
    <w:p w:rsidR="0080285E" w:rsidRDefault="0080285E" w:rsidP="0080285E">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80285E" w:rsidRDefault="0080285E" w:rsidP="0080285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80285E" w:rsidRDefault="0080285E" w:rsidP="0080285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3 10 1 2</w:t>
      </w:r>
    </w:p>
    <w:p w:rsidR="0080285E" w:rsidRDefault="0080285E" w:rsidP="0080285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2 3 4</w:t>
      </w:r>
    </w:p>
    <w:p w:rsidR="0080285E" w:rsidRDefault="0080285E" w:rsidP="0080285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4 1 5 7 8</w:t>
      </w:r>
    </w:p>
    <w:p w:rsidR="0080285E" w:rsidRDefault="0080285E" w:rsidP="0080285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3 9 6 4</w:t>
      </w:r>
    </w:p>
    <w:p w:rsidR="0080285E" w:rsidRDefault="0080285E" w:rsidP="0080285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80285E" w:rsidRDefault="0080285E" w:rsidP="0080285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10 5</w:t>
      </w:r>
    </w:p>
    <w:p w:rsidR="0080285E" w:rsidRDefault="0080285E" w:rsidP="0080285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3 7</w:t>
      </w:r>
    </w:p>
    <w:p w:rsidR="0080285E" w:rsidRDefault="0080285E" w:rsidP="0080285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80285E" w:rsidRDefault="0080285E" w:rsidP="0080285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2 10</w:t>
      </w:r>
    </w:p>
    <w:p w:rsidR="0080285E" w:rsidRDefault="0080285E" w:rsidP="0080285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80285E" w:rsidRDefault="0080285E" w:rsidP="0080285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F167FD" w:rsidRPr="00F167FD" w:rsidRDefault="00F167FD" w:rsidP="00F167FD">
      <w:pPr>
        <w:pStyle w:val="1"/>
      </w:pPr>
      <w:r w:rsidRPr="00F167FD">
        <w:t>1119. Pre- and Post-order Traversals (30)</w:t>
      </w:r>
    </w:p>
    <w:p w:rsidR="00F167FD" w:rsidRDefault="00F167FD" w:rsidP="00F167F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F167FD" w:rsidRDefault="00F167FD" w:rsidP="00F167F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F167FD" w:rsidRDefault="00F167FD" w:rsidP="00F167F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F167FD" w:rsidRDefault="00F167FD" w:rsidP="00F167F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65536 kB</w:t>
      </w:r>
    </w:p>
    <w:p w:rsidR="00F167FD" w:rsidRDefault="00F167FD" w:rsidP="00F167F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F167FD" w:rsidRDefault="00F167FD" w:rsidP="00F167F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F167FD" w:rsidRDefault="00F167FD" w:rsidP="00F167F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F167FD" w:rsidRDefault="00F167FD" w:rsidP="00F167F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Special</w:t>
      </w:r>
    </w:p>
    <w:p w:rsidR="00F167FD" w:rsidRDefault="00F167FD" w:rsidP="00F167F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F167FD" w:rsidRDefault="00F167FD" w:rsidP="00F167F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F167FD" w:rsidRDefault="00F167FD" w:rsidP="00F167F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Suppose that all the keys in a binary tree are distinct positive integers. A unique binary tree can be determined by a given pair of postorder and inorder traversal sequences, or preorder and inorder traversal sequences. However, if only the postorder and preorder traversal sequences are given, the corresponding tree may no longer be unique.</w:t>
      </w:r>
    </w:p>
    <w:p w:rsidR="00F167FD" w:rsidRDefault="00F167FD" w:rsidP="00F167F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 pair of postorder and preorder traversal sequences, you are supposed to output the corresponding inorder traversal sequence of the tree. If the tree is not unique, simply output any one of them.</w:t>
      </w:r>
    </w:p>
    <w:p w:rsidR="00F167FD" w:rsidRDefault="00F167FD" w:rsidP="00F167F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F167FD" w:rsidRDefault="00F167FD" w:rsidP="00F167F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(&lt;=30), the total number of nodes in the binary tree. The second line gives the preorder sequence and the third line gives the postorder sequence. All the numbers in a line are separated by a space.</w:t>
      </w:r>
    </w:p>
    <w:p w:rsidR="00F167FD" w:rsidRDefault="00F167FD" w:rsidP="00F167F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F167FD" w:rsidRDefault="00F167FD" w:rsidP="00F167F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first printf in a line "Yes" if the tree is unique, or "No" if not. Then print in the next line the inorder traversal sequence of the corresponding binary tree. If the solution is not unique, any answer would do. It is guaranteed that at least one solution exists. All the numbers in a line must be separated by exactly one space, and there must be no extra space at the end of the line.</w:t>
      </w:r>
    </w:p>
    <w:p w:rsidR="00F167FD" w:rsidRDefault="00F167FD" w:rsidP="00F167FD">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F167FD" w:rsidRDefault="00F167FD" w:rsidP="00F167F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w:t>
      </w:r>
    </w:p>
    <w:p w:rsidR="00F167FD" w:rsidRDefault="00F167FD" w:rsidP="00F167F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1 2 3 4 6 7 5</w:t>
      </w:r>
    </w:p>
    <w:p w:rsidR="00F167FD" w:rsidRDefault="00F167FD" w:rsidP="00F167F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2 6 7 4 5 3 1</w:t>
      </w:r>
    </w:p>
    <w:p w:rsidR="00F167FD" w:rsidRDefault="00F167FD" w:rsidP="00F167FD">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F167FD" w:rsidRDefault="00F167FD" w:rsidP="00F167F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F167FD" w:rsidRDefault="00F167FD" w:rsidP="00F167F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2 1 6 4 7 3 5</w:t>
      </w:r>
    </w:p>
    <w:p w:rsidR="00F167FD" w:rsidRDefault="00F167FD" w:rsidP="00F167FD">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F167FD" w:rsidRDefault="00F167FD" w:rsidP="00F167F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4</w:t>
      </w:r>
    </w:p>
    <w:p w:rsidR="00F167FD" w:rsidRDefault="00F167FD" w:rsidP="00F167F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1 2 3 4</w:t>
      </w:r>
    </w:p>
    <w:p w:rsidR="00F167FD" w:rsidRDefault="00F167FD" w:rsidP="00F167F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2 4 3 1</w:t>
      </w:r>
    </w:p>
    <w:p w:rsidR="00F167FD" w:rsidRDefault="00F167FD" w:rsidP="00F167FD">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F167FD" w:rsidRDefault="00F167FD" w:rsidP="00F167F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F167FD" w:rsidRDefault="00F167FD" w:rsidP="00F167F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2 1 3 4</w:t>
      </w:r>
    </w:p>
    <w:p w:rsidR="009108B3" w:rsidRPr="009108B3" w:rsidRDefault="009108B3" w:rsidP="009108B3">
      <w:pPr>
        <w:pStyle w:val="1"/>
      </w:pPr>
      <w:r w:rsidRPr="009108B3">
        <w:t>1120. Friend Numbers (20)</w:t>
      </w:r>
    </w:p>
    <w:p w:rsidR="009108B3" w:rsidRDefault="009108B3" w:rsidP="009108B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9108B3" w:rsidRDefault="009108B3" w:rsidP="009108B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9108B3" w:rsidRDefault="009108B3" w:rsidP="009108B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9108B3" w:rsidRDefault="009108B3" w:rsidP="009108B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9108B3" w:rsidRDefault="009108B3" w:rsidP="009108B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9108B3" w:rsidRDefault="009108B3" w:rsidP="009108B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9108B3" w:rsidRDefault="009108B3" w:rsidP="009108B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9108B3" w:rsidRDefault="009108B3" w:rsidP="009108B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9108B3" w:rsidRDefault="009108B3" w:rsidP="009108B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9108B3" w:rsidRDefault="009108B3" w:rsidP="009108B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9108B3" w:rsidRDefault="009108B3" w:rsidP="009108B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Two integers are called "friend numbers" if they share the same sum of their digits, and the sum is their "friend ID". For example, 123 and 51 are friend numbers since 1+2+3 = 5+1 = 6, and 6 is their friend ID. Given some numbers, you are supposed to count the number of different friend ID's among them. Note: a number is considered a friend of itself.</w:t>
      </w:r>
    </w:p>
    <w:p w:rsidR="009108B3" w:rsidRDefault="009108B3" w:rsidP="009108B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9108B3" w:rsidRDefault="009108B3" w:rsidP="009108B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Then N positive integers are given in the next line, separated by spaces. All the numbers are less than 10</w:t>
      </w:r>
      <w:r>
        <w:rPr>
          <w:rFonts w:ascii="inherit" w:hAnsi="inherit"/>
          <w:color w:val="333333"/>
          <w:sz w:val="18"/>
          <w:szCs w:val="18"/>
          <w:vertAlign w:val="superscript"/>
        </w:rPr>
        <w:t>4</w:t>
      </w:r>
      <w:r>
        <w:rPr>
          <w:rFonts w:ascii="inherit" w:hAnsi="inherit"/>
          <w:color w:val="333333"/>
          <w:sz w:val="18"/>
          <w:szCs w:val="18"/>
        </w:rPr>
        <w:t>.</w:t>
      </w:r>
    </w:p>
    <w:p w:rsidR="009108B3" w:rsidRDefault="009108B3" w:rsidP="009108B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9108B3" w:rsidRDefault="009108B3" w:rsidP="009108B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print in the first line the number of different frind ID's among the given integers. Then in the second line, output the friend ID's in increasing order. The numbers must be separated by exactly one space and there must be no extra space at the end of the line.</w:t>
      </w:r>
    </w:p>
    <w:p w:rsidR="009108B3" w:rsidRDefault="009108B3" w:rsidP="009108B3">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9108B3" w:rsidRDefault="009108B3" w:rsidP="009108B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8</w:t>
      </w:r>
    </w:p>
    <w:p w:rsidR="009108B3" w:rsidRDefault="009108B3" w:rsidP="009108B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123 899 51 998 27 33 36 12</w:t>
      </w:r>
    </w:p>
    <w:p w:rsidR="009108B3" w:rsidRDefault="009108B3" w:rsidP="009108B3">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9108B3" w:rsidRDefault="009108B3" w:rsidP="009108B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9108B3" w:rsidRDefault="009108B3" w:rsidP="009108B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3 6 9 26</w:t>
      </w:r>
    </w:p>
    <w:p w:rsidR="007739CE" w:rsidRPr="007739CE" w:rsidRDefault="007739CE" w:rsidP="007739CE">
      <w:pPr>
        <w:pStyle w:val="1"/>
      </w:pPr>
      <w:r w:rsidRPr="007739CE">
        <w:t>1121. Damn Single (25)</w:t>
      </w:r>
    </w:p>
    <w:p w:rsidR="007739CE" w:rsidRDefault="007739CE" w:rsidP="007739C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7739CE" w:rsidRDefault="007739CE" w:rsidP="007739C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300 ms</w:t>
      </w:r>
    </w:p>
    <w:p w:rsidR="007739CE" w:rsidRDefault="007739CE" w:rsidP="007739C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7739CE" w:rsidRDefault="007739CE" w:rsidP="007739C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7739CE" w:rsidRDefault="007739CE" w:rsidP="007739C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7739CE" w:rsidRDefault="007739CE" w:rsidP="007739C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7739CE" w:rsidRDefault="007739CE" w:rsidP="007739C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7739CE" w:rsidRDefault="007739CE" w:rsidP="007739C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7739CE" w:rsidRDefault="007739CE" w:rsidP="007739C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7739CE" w:rsidRDefault="007739CE" w:rsidP="007739C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7739CE" w:rsidRDefault="007739CE" w:rsidP="007739C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"Damn Single (</w:t>
      </w:r>
      <w:r>
        <w:rPr>
          <w:rFonts w:ascii="inherit" w:hAnsi="inherit"/>
          <w:color w:val="333333"/>
          <w:sz w:val="18"/>
          <w:szCs w:val="18"/>
        </w:rPr>
        <w:t>单身狗</w:t>
      </w:r>
      <w:r>
        <w:rPr>
          <w:rFonts w:ascii="inherit" w:hAnsi="inherit"/>
          <w:color w:val="333333"/>
          <w:sz w:val="18"/>
          <w:szCs w:val="18"/>
        </w:rPr>
        <w:t>)" is the Chinese nickname for someone who is being single. You are supposed to find those who are alone in a big party, so they can be taken care of.</w:t>
      </w:r>
    </w:p>
    <w:p w:rsidR="007739CE" w:rsidRDefault="007739CE" w:rsidP="007739C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7739CE" w:rsidRDefault="007739CE" w:rsidP="007739C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(&lt;=50000), the total number of couples. Then N lines of the couples follow, each gives a couple of ID's which are 5-digit numbers (i.e. from 00000 to 99999). After the list of couples, there is a positive integer M (&lt;=10000) followed by M ID's of the party guests. The numbers are separated by spaces. It is guaranteed that nobody is having bigamous marriage (</w:t>
      </w:r>
      <w:r>
        <w:rPr>
          <w:rFonts w:ascii="inherit" w:hAnsi="inherit"/>
          <w:color w:val="333333"/>
          <w:sz w:val="18"/>
          <w:szCs w:val="18"/>
        </w:rPr>
        <w:t>重婚</w:t>
      </w:r>
      <w:r>
        <w:rPr>
          <w:rFonts w:ascii="inherit" w:hAnsi="inherit"/>
          <w:color w:val="333333"/>
          <w:sz w:val="18"/>
          <w:szCs w:val="18"/>
        </w:rPr>
        <w:t>) or dangling with more than one companion.</w:t>
      </w:r>
    </w:p>
    <w:p w:rsidR="007739CE" w:rsidRDefault="007739CE" w:rsidP="007739C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7739CE" w:rsidRDefault="007739CE" w:rsidP="007739C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First print in a line the total number of lonely guests. </w:t>
      </w:r>
      <w:proofErr w:type="gramStart"/>
      <w:r>
        <w:rPr>
          <w:rFonts w:ascii="inherit" w:hAnsi="inherit"/>
          <w:color w:val="333333"/>
          <w:sz w:val="18"/>
          <w:szCs w:val="18"/>
        </w:rPr>
        <w:t>Then in the next line, print their ID's in increasing order.</w:t>
      </w:r>
      <w:proofErr w:type="gramEnd"/>
      <w:r>
        <w:rPr>
          <w:rFonts w:ascii="inherit" w:hAnsi="inherit"/>
          <w:color w:val="333333"/>
          <w:sz w:val="18"/>
          <w:szCs w:val="18"/>
        </w:rPr>
        <w:t xml:space="preserve"> The numbers must be separated by exactly 1 space, and there must be no extra space at the end of the line.</w:t>
      </w:r>
    </w:p>
    <w:p w:rsidR="007739CE" w:rsidRDefault="007739CE" w:rsidP="007739CE">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7739CE" w:rsidRDefault="007739CE" w:rsidP="007739C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7739CE" w:rsidRDefault="007739CE" w:rsidP="007739C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11111 22222</w:t>
      </w:r>
    </w:p>
    <w:p w:rsidR="007739CE" w:rsidRDefault="007739CE" w:rsidP="007739C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33333 44444</w:t>
      </w:r>
    </w:p>
    <w:p w:rsidR="007739CE" w:rsidRDefault="007739CE" w:rsidP="007739C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55555 66666</w:t>
      </w:r>
    </w:p>
    <w:p w:rsidR="007739CE" w:rsidRDefault="007739CE" w:rsidP="007739C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w:t>
      </w:r>
    </w:p>
    <w:p w:rsidR="007739CE" w:rsidRDefault="007739CE" w:rsidP="007739C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55555 44444 10000 88888 22222 11111 23333</w:t>
      </w:r>
    </w:p>
    <w:p w:rsidR="007739CE" w:rsidRDefault="007739CE" w:rsidP="007739C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7739CE" w:rsidRDefault="007739CE" w:rsidP="007739C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w:t>
      </w:r>
    </w:p>
    <w:p w:rsidR="007739CE" w:rsidRDefault="007739CE" w:rsidP="007739C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10000 23333 44444 55555 88888</w:t>
      </w:r>
    </w:p>
    <w:p w:rsidR="00194F61" w:rsidRPr="00194F61" w:rsidRDefault="00194F61" w:rsidP="00194F61">
      <w:pPr>
        <w:pStyle w:val="1"/>
      </w:pPr>
      <w:r w:rsidRPr="00194F61">
        <w:t>1122. Hamiltonian Cycle (25)</w:t>
      </w:r>
    </w:p>
    <w:p w:rsidR="00194F61" w:rsidRDefault="00194F61" w:rsidP="00194F6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194F61" w:rsidRDefault="00194F61" w:rsidP="00194F6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300 ms</w:t>
      </w:r>
    </w:p>
    <w:p w:rsidR="00194F61" w:rsidRDefault="00194F61" w:rsidP="00194F6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194F61" w:rsidRDefault="00194F61" w:rsidP="00194F6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194F61" w:rsidRDefault="00194F61" w:rsidP="00194F6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194F61" w:rsidRDefault="00194F61" w:rsidP="00194F6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194F61" w:rsidRDefault="00194F61" w:rsidP="00194F6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194F61" w:rsidRDefault="00194F61" w:rsidP="00194F6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194F61" w:rsidRDefault="00194F61" w:rsidP="00194F6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194F61" w:rsidRDefault="00194F61" w:rsidP="00194F6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194F61" w:rsidRDefault="00194F61" w:rsidP="00194F6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"Hamilton cycle problem" is to find a simple cycle that contains every vertex in a graph. Such a cycle is called a "Hamiltonian cycle".</w:t>
      </w:r>
    </w:p>
    <w:p w:rsidR="00194F61" w:rsidRDefault="00194F61" w:rsidP="00194F6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In this problem, you are supposed to tell if a given cycle is a Hamiltonian cycle.</w:t>
      </w:r>
    </w:p>
    <w:p w:rsidR="00194F61" w:rsidRDefault="00194F61" w:rsidP="00194F6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194F61" w:rsidRDefault="00194F61" w:rsidP="00194F6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2 positive integers N (2&lt; N &lt;= 200), the number of vertices, and M, the number of edges in an undirected graph. Then M lines follow, each describes an edge in the format "Vertex1 Vertex2", where the vertices are numbered from 1 to N. The next line gives a positive integer K which is the number of queries, followed by K lines of queries, each in the format:</w:t>
      </w:r>
    </w:p>
    <w:p w:rsidR="00194F61" w:rsidRDefault="00194F61" w:rsidP="00194F61">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color w:val="333333"/>
          <w:sz w:val="18"/>
          <w:szCs w:val="18"/>
        </w:rPr>
        <w:t>n</w:t>
      </w:r>
      <w:proofErr w:type="gramEnd"/>
      <w:r>
        <w:rPr>
          <w:rFonts w:ascii="inherit" w:hAnsi="inherit"/>
          <w:color w:val="333333"/>
          <w:sz w:val="18"/>
          <w:szCs w:val="18"/>
        </w:rPr>
        <w:t xml:space="preserve"> V</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V</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 V</w:t>
      </w:r>
      <w:r>
        <w:rPr>
          <w:rFonts w:ascii="inherit" w:hAnsi="inherit"/>
          <w:color w:val="333333"/>
          <w:sz w:val="18"/>
          <w:szCs w:val="18"/>
          <w:vertAlign w:val="subscript"/>
        </w:rPr>
        <w:t>n</w:t>
      </w:r>
    </w:p>
    <w:p w:rsidR="00194F61" w:rsidRDefault="00194F61" w:rsidP="00194F61">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color w:val="333333"/>
          <w:sz w:val="18"/>
          <w:szCs w:val="18"/>
        </w:rPr>
        <w:lastRenderedPageBreak/>
        <w:t>where</w:t>
      </w:r>
      <w:proofErr w:type="gramEnd"/>
      <w:r>
        <w:rPr>
          <w:rFonts w:ascii="inherit" w:hAnsi="inherit"/>
          <w:color w:val="333333"/>
          <w:sz w:val="18"/>
          <w:szCs w:val="18"/>
        </w:rPr>
        <w:t xml:space="preserve"> n is the number of vertices in the list, and V</w:t>
      </w:r>
      <w:r>
        <w:rPr>
          <w:rFonts w:ascii="inherit" w:hAnsi="inherit"/>
          <w:color w:val="333333"/>
          <w:sz w:val="18"/>
          <w:szCs w:val="18"/>
          <w:vertAlign w:val="subscript"/>
        </w:rPr>
        <w:t>i</w:t>
      </w:r>
      <w:r>
        <w:rPr>
          <w:rFonts w:ascii="inherit" w:hAnsi="inherit"/>
          <w:color w:val="333333"/>
          <w:sz w:val="18"/>
          <w:szCs w:val="18"/>
        </w:rPr>
        <w:t>'s are the vertices on a path.</w:t>
      </w:r>
    </w:p>
    <w:p w:rsidR="00194F61" w:rsidRDefault="00194F61" w:rsidP="00194F6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194F61" w:rsidRDefault="00194F61" w:rsidP="00194F6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query, print in a line "YES" if the path does form a Hamiltonian cycle, or "NO" if not.</w:t>
      </w:r>
    </w:p>
    <w:p w:rsidR="00194F61" w:rsidRDefault="00194F61" w:rsidP="00194F61">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6 10</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6 2</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3 4</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1 5</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2 5</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4 1</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1 6</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6 3</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4 5</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7 5 1 4 3 6 2 5</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6 5 1 4 3 6 2</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9 6 2 1 6 3 4 5 2 6</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4 1 2 5 1</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7 6 1 3 4 5 2 6</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7 6 1 2 5 4 3 1</w:t>
      </w:r>
    </w:p>
    <w:p w:rsidR="00194F61" w:rsidRDefault="00194F61" w:rsidP="00194F61">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5220FB" w:rsidRPr="005220FB" w:rsidRDefault="005220FB" w:rsidP="005220FB">
      <w:pPr>
        <w:pStyle w:val="1"/>
      </w:pPr>
      <w:r w:rsidRPr="005220FB">
        <w:t>1123. Is It a Complete AVL Tree (30)</w:t>
      </w:r>
    </w:p>
    <w:p w:rsidR="005220FB" w:rsidRDefault="005220FB" w:rsidP="005220F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5220FB" w:rsidRDefault="005220FB" w:rsidP="005220F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5220FB" w:rsidRDefault="005220FB" w:rsidP="005220F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5220FB" w:rsidRDefault="005220FB" w:rsidP="005220F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5220FB" w:rsidRDefault="005220FB" w:rsidP="005220F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5220FB" w:rsidRDefault="005220FB" w:rsidP="005220F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5220FB" w:rsidRDefault="005220FB" w:rsidP="005220F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5220FB" w:rsidRDefault="005220FB" w:rsidP="005220F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5220FB" w:rsidRDefault="005220FB" w:rsidP="005220F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5220FB" w:rsidRDefault="005220FB" w:rsidP="005220F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5220FB" w:rsidRDefault="005220FB" w:rsidP="005220F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An AVL tree is a self-balancing binary search tree. In an AVL tree, the heights of the two child subtrees of any node differ by at most one; if at any time they differ by more than one, rebalancing is done to restore this property. Figures 1-4 illustrate the rotation rules.</w:t>
      </w:r>
    </w:p>
    <w:p w:rsidR="005220FB" w:rsidRDefault="005220FB" w:rsidP="005220FB">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2686050" cy="1343025"/>
            <wp:effectExtent l="0" t="0" r="0" b="9525"/>
            <wp:docPr id="27" name="图片 27" descr="http://nos.patest.cn/mr_ohesevgny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mr_ohesevgnyny.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86050" cy="1343025"/>
                    </a:xfrm>
                    <a:prstGeom prst="rect">
                      <a:avLst/>
                    </a:prstGeom>
                    <a:noFill/>
                    <a:ln>
                      <a:noFill/>
                    </a:ln>
                  </pic:spPr>
                </pic:pic>
              </a:graphicData>
            </a:graphic>
          </wp:inline>
        </w:drawing>
      </w:r>
      <w:r>
        <w:rPr>
          <w:rFonts w:ascii="Verdana" w:hAnsi="Verdana"/>
          <w:color w:val="333333"/>
          <w:sz w:val="18"/>
          <w:szCs w:val="18"/>
        </w:rPr>
        <w:t>    </w:t>
      </w:r>
      <w:r>
        <w:rPr>
          <w:rFonts w:ascii="Verdana" w:hAnsi="Verdana"/>
          <w:noProof/>
          <w:color w:val="333333"/>
          <w:sz w:val="18"/>
          <w:szCs w:val="18"/>
        </w:rPr>
        <w:lastRenderedPageBreak/>
        <w:drawing>
          <wp:inline distT="0" distB="0" distL="0" distR="0">
            <wp:extent cx="3152775" cy="1743075"/>
            <wp:effectExtent l="0" t="0" r="9525" b="9525"/>
            <wp:docPr id="26" name="图片 26" descr="http://nos.patest.cn/mr_ohesfdbka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os.patest.cn/mr_ohesfdbkaep.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52775" cy="1743075"/>
                    </a:xfrm>
                    <a:prstGeom prst="rect">
                      <a:avLst/>
                    </a:prstGeom>
                    <a:noFill/>
                    <a:ln>
                      <a:noFill/>
                    </a:ln>
                  </pic:spPr>
                </pic:pic>
              </a:graphicData>
            </a:graphic>
          </wp:inline>
        </w:drawing>
      </w:r>
    </w:p>
    <w:p w:rsidR="005220FB" w:rsidRDefault="005220FB" w:rsidP="005220FB">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3257550" cy="1571625"/>
            <wp:effectExtent l="0" t="0" r="0" b="9525"/>
            <wp:docPr id="25" name="图片 25" descr="http://nos.patest.cn/mr_oheseymzi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nos.patest.cn/mr_oheseymzi13.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57550" cy="1571625"/>
                    </a:xfrm>
                    <a:prstGeom prst="rect">
                      <a:avLst/>
                    </a:prstGeom>
                    <a:noFill/>
                    <a:ln>
                      <a:noFill/>
                    </a:ln>
                  </pic:spPr>
                </pic:pic>
              </a:graphicData>
            </a:graphic>
          </wp:inline>
        </w:drawing>
      </w:r>
      <w:r>
        <w:rPr>
          <w:rFonts w:ascii="Verdana" w:hAnsi="Verdana"/>
          <w:color w:val="333333"/>
          <w:sz w:val="18"/>
          <w:szCs w:val="18"/>
        </w:rPr>
        <w:t>    </w:t>
      </w:r>
      <w:r>
        <w:rPr>
          <w:rFonts w:ascii="Verdana" w:hAnsi="Verdana"/>
          <w:noProof/>
          <w:color w:val="333333"/>
          <w:sz w:val="18"/>
          <w:szCs w:val="18"/>
        </w:rPr>
        <w:drawing>
          <wp:inline distT="0" distB="0" distL="0" distR="0">
            <wp:extent cx="3981450" cy="1533525"/>
            <wp:effectExtent l="0" t="0" r="0" b="9525"/>
            <wp:docPr id="24" name="图片 24" descr="http://nos.patest.cn/mr_ohesfjddt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os.patest.cn/mr_ohesfjddti2.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81450" cy="1533525"/>
                    </a:xfrm>
                    <a:prstGeom prst="rect">
                      <a:avLst/>
                    </a:prstGeom>
                    <a:noFill/>
                    <a:ln>
                      <a:noFill/>
                    </a:ln>
                  </pic:spPr>
                </pic:pic>
              </a:graphicData>
            </a:graphic>
          </wp:inline>
        </w:drawing>
      </w:r>
    </w:p>
    <w:p w:rsidR="005220FB" w:rsidRDefault="005220FB" w:rsidP="005220F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 sequence of insertions, you are supposed to output the level-order traversal sequence of the resulting AVL tree, and to tell if it is a complete binary tree.</w:t>
      </w:r>
    </w:p>
    <w:p w:rsidR="005220FB" w:rsidRDefault="005220FB" w:rsidP="005220F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5220FB" w:rsidRDefault="005220FB" w:rsidP="005220F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a positive integer N (&lt;= 20). Then N distinct integer keys are given in the next line. All the numbers in a line are separated by a space.</w:t>
      </w:r>
    </w:p>
    <w:p w:rsidR="005220FB" w:rsidRDefault="005220FB" w:rsidP="005220F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5220FB" w:rsidRDefault="005220FB" w:rsidP="005220F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insert the keys one by one into an initially empty AVL tree. Then first print in a line the level-order traversal sequence of the resulting AVL tree. All the numbers in a line must be separated by a space, and there must be no extra space at the end of the line. Then in the next line, print "YES" if the tree is complete, or "NO" if not.</w:t>
      </w:r>
    </w:p>
    <w:p w:rsidR="005220FB" w:rsidRDefault="005220FB" w:rsidP="005220FB">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5220FB" w:rsidRDefault="005220FB" w:rsidP="005220F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5</w:t>
      </w:r>
    </w:p>
    <w:p w:rsidR="005220FB" w:rsidRDefault="005220FB" w:rsidP="005220F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88 70 61 63 65</w:t>
      </w:r>
    </w:p>
    <w:p w:rsidR="005220FB" w:rsidRDefault="005220FB" w:rsidP="005220F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5220FB" w:rsidRDefault="005220FB" w:rsidP="005220F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70 63 88 61 65</w:t>
      </w:r>
    </w:p>
    <w:p w:rsidR="005220FB" w:rsidRDefault="005220FB" w:rsidP="005220F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5220FB" w:rsidRDefault="005220FB" w:rsidP="005220FB">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5220FB" w:rsidRDefault="005220FB" w:rsidP="005220F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w:t>
      </w:r>
    </w:p>
    <w:p w:rsidR="005220FB" w:rsidRDefault="005220FB" w:rsidP="005220F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88 70 61 96 120 90 65 68</w:t>
      </w:r>
    </w:p>
    <w:p w:rsidR="005220FB" w:rsidRDefault="005220FB" w:rsidP="005220F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5220FB" w:rsidRDefault="005220FB" w:rsidP="005220F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88 65 96 61 70 90 120 68</w:t>
      </w:r>
    </w:p>
    <w:p w:rsidR="005220FB" w:rsidRDefault="005220FB" w:rsidP="005220F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071ACD" w:rsidRPr="00071ACD" w:rsidRDefault="00071ACD" w:rsidP="00071ACD">
      <w:pPr>
        <w:pStyle w:val="1"/>
      </w:pPr>
      <w:r w:rsidRPr="00071ACD">
        <w:t>1124. Raffle for Weibo Followers (20)</w:t>
      </w:r>
    </w:p>
    <w:p w:rsidR="00071ACD" w:rsidRDefault="00071ACD" w:rsidP="00071AC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071ACD" w:rsidRDefault="00071ACD" w:rsidP="00071AC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071ACD" w:rsidRDefault="00071ACD" w:rsidP="00071AC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071ACD" w:rsidRDefault="00071ACD" w:rsidP="00071AC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071ACD" w:rsidRDefault="00071ACD" w:rsidP="00071AC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071ACD" w:rsidRDefault="00071ACD" w:rsidP="00071AC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071ACD" w:rsidRDefault="00071ACD" w:rsidP="00071AC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071ACD" w:rsidRDefault="00071ACD" w:rsidP="00071AC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071ACD" w:rsidRDefault="00071ACD" w:rsidP="00071AC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071ACD" w:rsidRDefault="00071ACD" w:rsidP="00071AC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071ACD" w:rsidRDefault="00071ACD" w:rsidP="00071AC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John got a full mark on PAT. He was so happy that he decided to hold a raffle</w:t>
      </w:r>
      <w:r>
        <w:rPr>
          <w:rFonts w:ascii="inherit" w:hAnsi="inherit"/>
          <w:color w:val="333333"/>
          <w:sz w:val="18"/>
          <w:szCs w:val="18"/>
        </w:rPr>
        <w:t>（抽奖）</w:t>
      </w:r>
      <w:r>
        <w:rPr>
          <w:rFonts w:ascii="inherit" w:hAnsi="inherit"/>
          <w:color w:val="333333"/>
          <w:sz w:val="18"/>
          <w:szCs w:val="18"/>
        </w:rPr>
        <w:t xml:space="preserve"> for his followers on Weibo -- that is, he would select winners from every N followers who forwarded his post, and give away gifts. Now you are supposed to help him generate the list of winners.</w:t>
      </w:r>
    </w:p>
    <w:p w:rsidR="00071ACD" w:rsidRDefault="00071ACD" w:rsidP="00071AC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071ACD" w:rsidRDefault="00071ACD" w:rsidP="00071AC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Each input file contains one test case. For each case, the first line gives three positive integers M (&lt;= 1000), N and S, being the total number of forwards, the skip number of winners, and the index of the first winner (the indices start from 1). Then M lines follow, each gives the nickname (a nonempty string of no more than 20 characters, with no white space or return) of a follower who has forwarded John's post.</w:t>
      </w:r>
    </w:p>
    <w:p w:rsidR="00071ACD" w:rsidRDefault="00071ACD" w:rsidP="00071AC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Note: it is possible that someone would forward more than once, but no one can win more than once. Hence if the current candidate of a winner has won before, we must skip him/her and consider the next one.</w:t>
      </w:r>
    </w:p>
    <w:p w:rsidR="00071ACD" w:rsidRDefault="00071ACD" w:rsidP="00071AC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071ACD" w:rsidRDefault="00071ACD" w:rsidP="00071AC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print the list of winners in the same order as in the input, each nickname occupies a line. If there is no winner yet, print "Keep going..." instead.</w:t>
      </w:r>
    </w:p>
    <w:p w:rsidR="00071ACD" w:rsidRDefault="00071ACD" w:rsidP="00071ACD">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9 3 2</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Imgonnawin!</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PickMe</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PickMeMeMeee</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LookHere</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Imgonnawin!</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TryAgainAgain</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TryAgainAgain</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Imgonnawin!</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TryAgainAgain</w:t>
      </w:r>
    </w:p>
    <w:p w:rsidR="00071ACD" w:rsidRDefault="00071ACD" w:rsidP="00071ACD">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PickMe</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Imgonnawin!</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TryAgainAgain</w:t>
      </w:r>
    </w:p>
    <w:p w:rsidR="00071ACD" w:rsidRDefault="00071ACD" w:rsidP="00071ACD">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Input 2:</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2 3 5</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Imgonnawin!</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PickMe</w:t>
      </w:r>
    </w:p>
    <w:p w:rsidR="00071ACD" w:rsidRDefault="00071ACD" w:rsidP="00071ACD">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Keep going...</w:t>
      </w:r>
    </w:p>
    <w:p w:rsidR="00884CCF" w:rsidRPr="00884CCF" w:rsidRDefault="00884CCF" w:rsidP="00884CCF">
      <w:pPr>
        <w:pStyle w:val="1"/>
      </w:pPr>
      <w:r w:rsidRPr="00884CCF">
        <w:t>1125. Chain the Ropes (25)</w:t>
      </w:r>
    </w:p>
    <w:p w:rsidR="00884CCF" w:rsidRDefault="00884CCF" w:rsidP="00884CC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884CCF" w:rsidRDefault="00884CCF" w:rsidP="00884CC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884CCF" w:rsidRDefault="00884CCF" w:rsidP="00884CC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884CCF" w:rsidRDefault="00884CCF" w:rsidP="00884CC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884CCF" w:rsidRDefault="00884CCF" w:rsidP="00884CC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884CCF" w:rsidRDefault="00884CCF" w:rsidP="00884CC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884CCF" w:rsidRDefault="00884CCF" w:rsidP="00884CC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884CCF" w:rsidRDefault="00884CCF" w:rsidP="00884CC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884CCF" w:rsidRDefault="00884CCF" w:rsidP="00884CC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884CCF" w:rsidRDefault="00884CCF" w:rsidP="00884CC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884CCF" w:rsidRDefault="00884CCF" w:rsidP="00884C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some segments of rope, you are supposed to chain them into one rope. Each time you may only fold two segments into loops and chain them into one piece, as shown by the figure. The resulting chain will be treated as another segment of rope and can be folded again. After each chaining, the lengths of the original two segments will be halved.</w:t>
      </w:r>
    </w:p>
    <w:p w:rsidR="00884CCF" w:rsidRDefault="00884CCF" w:rsidP="00884CCF">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2857500" cy="714375"/>
            <wp:effectExtent l="0" t="0" r="0" b="9525"/>
            <wp:docPr id="28" name="图片 28" descr="http://nos.patest.cn/na_ol5x4jo19q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na_ol5x4jo19qm.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57500" cy="714375"/>
                    </a:xfrm>
                    <a:prstGeom prst="rect">
                      <a:avLst/>
                    </a:prstGeom>
                    <a:noFill/>
                    <a:ln>
                      <a:noFill/>
                    </a:ln>
                  </pic:spPr>
                </pic:pic>
              </a:graphicData>
            </a:graphic>
          </wp:inline>
        </w:drawing>
      </w:r>
    </w:p>
    <w:p w:rsidR="00884CCF" w:rsidRDefault="00884CCF" w:rsidP="00884C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Your job is to make the longest possible rope out of N given segments.</w:t>
      </w:r>
    </w:p>
    <w:p w:rsidR="00884CCF" w:rsidRDefault="00884CCF" w:rsidP="00884C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884CCF" w:rsidRDefault="00884CCF" w:rsidP="00884C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(2 &lt;= N &lt;= 10</w:t>
      </w:r>
      <w:r>
        <w:rPr>
          <w:rFonts w:ascii="inherit" w:hAnsi="inherit"/>
          <w:color w:val="333333"/>
          <w:sz w:val="18"/>
          <w:szCs w:val="18"/>
          <w:vertAlign w:val="superscript"/>
        </w:rPr>
        <w:t>4</w:t>
      </w:r>
      <w:r>
        <w:rPr>
          <w:rFonts w:ascii="inherit" w:hAnsi="inherit"/>
          <w:color w:val="333333"/>
          <w:sz w:val="18"/>
          <w:szCs w:val="18"/>
        </w:rPr>
        <w:t>). Then N positive integer lengths of the segments are given in the next line, separated by spaces. All the integers are no more than 10</w:t>
      </w:r>
      <w:r>
        <w:rPr>
          <w:rFonts w:ascii="inherit" w:hAnsi="inherit"/>
          <w:color w:val="333333"/>
          <w:sz w:val="18"/>
          <w:szCs w:val="18"/>
          <w:vertAlign w:val="superscript"/>
        </w:rPr>
        <w:t>4</w:t>
      </w:r>
      <w:r>
        <w:rPr>
          <w:rFonts w:ascii="inherit" w:hAnsi="inherit"/>
          <w:color w:val="333333"/>
          <w:sz w:val="18"/>
          <w:szCs w:val="18"/>
        </w:rPr>
        <w:t>.</w:t>
      </w:r>
    </w:p>
    <w:p w:rsidR="00884CCF" w:rsidRDefault="00884CCF" w:rsidP="00884C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884CCF" w:rsidRDefault="00884CCF" w:rsidP="00884C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For each case, print in a line the length of the longest possible rope that can be made by the given segments. The result must be rounded to the nearest integer that is no greater than the maximum length.</w:t>
      </w:r>
    </w:p>
    <w:p w:rsidR="00884CCF" w:rsidRDefault="00884CCF" w:rsidP="00884CCF">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884CCF" w:rsidRDefault="00884CCF" w:rsidP="00884CC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w:t>
      </w:r>
    </w:p>
    <w:p w:rsidR="00884CCF" w:rsidRDefault="00884CCF" w:rsidP="00884CC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10 15 12 3 4 13 1 15</w:t>
      </w:r>
    </w:p>
    <w:p w:rsidR="00884CCF" w:rsidRDefault="00884CCF" w:rsidP="00884CCF">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884CCF" w:rsidRDefault="00884CCF" w:rsidP="00884CC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14</w:t>
      </w:r>
    </w:p>
    <w:p w:rsidR="00676C2E" w:rsidRPr="00676C2E" w:rsidRDefault="00676C2E" w:rsidP="00676C2E">
      <w:pPr>
        <w:pStyle w:val="1"/>
      </w:pPr>
      <w:r w:rsidRPr="00676C2E">
        <w:t>1126. Eulerian Path (25)</w:t>
      </w:r>
    </w:p>
    <w:p w:rsidR="00676C2E" w:rsidRDefault="00676C2E" w:rsidP="00676C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676C2E" w:rsidRDefault="00676C2E" w:rsidP="00676C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300 ms</w:t>
      </w:r>
    </w:p>
    <w:p w:rsidR="00676C2E" w:rsidRDefault="00676C2E" w:rsidP="00676C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676C2E" w:rsidRDefault="00676C2E" w:rsidP="00676C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676C2E" w:rsidRDefault="00676C2E" w:rsidP="00676C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676C2E" w:rsidRDefault="00676C2E" w:rsidP="00676C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676C2E" w:rsidRDefault="00676C2E" w:rsidP="00676C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676C2E" w:rsidRDefault="00676C2E" w:rsidP="00676C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676C2E" w:rsidRDefault="00676C2E" w:rsidP="00676C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676C2E" w:rsidRDefault="00676C2E" w:rsidP="00676C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676C2E" w:rsidRDefault="00676C2E" w:rsidP="00676C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In graph theory, an Eulerian path is a path in a graph which visits every edge exactly once. Similarly, an Eulerian circuit is an Eulerian path which starts and ends on the same vertex. They were first discussed by Leonhard Euler while solving the famous Seven Bridges of Konigsberg problem in 1736. It has been proven that connected graphs with all vertices of even degree have an Eulerian circuit, and such graphs are called</w:t>
      </w:r>
      <w:r>
        <w:rPr>
          <w:rStyle w:val="apple-converted-space"/>
          <w:rFonts w:ascii="inherit" w:hAnsi="inherit"/>
          <w:color w:val="333333"/>
          <w:sz w:val="18"/>
          <w:szCs w:val="18"/>
        </w:rPr>
        <w:t> </w:t>
      </w:r>
      <w:r>
        <w:rPr>
          <w:rFonts w:ascii="inherit" w:hAnsi="inherit"/>
          <w:b/>
          <w:bCs/>
          <w:color w:val="333333"/>
          <w:sz w:val="18"/>
          <w:szCs w:val="18"/>
        </w:rPr>
        <w:t>Eulerian</w:t>
      </w:r>
      <w:r>
        <w:rPr>
          <w:rFonts w:ascii="inherit" w:hAnsi="inherit"/>
          <w:color w:val="333333"/>
          <w:sz w:val="18"/>
          <w:szCs w:val="18"/>
        </w:rPr>
        <w:t>. If there are exactly two vertices of odd degree, all Eulerian paths start at one of them and end at the other. A graph that has an Eulerian path but not an Eulerian circuit is called</w:t>
      </w:r>
      <w:r>
        <w:rPr>
          <w:rStyle w:val="apple-converted-space"/>
          <w:rFonts w:ascii="inherit" w:hAnsi="inherit"/>
          <w:color w:val="333333"/>
          <w:sz w:val="18"/>
          <w:szCs w:val="18"/>
        </w:rPr>
        <w:t> </w:t>
      </w:r>
      <w:r>
        <w:rPr>
          <w:rFonts w:ascii="inherit" w:hAnsi="inherit"/>
          <w:b/>
          <w:bCs/>
          <w:color w:val="333333"/>
          <w:sz w:val="18"/>
          <w:szCs w:val="18"/>
        </w:rPr>
        <w:t>semi-Eulerian</w:t>
      </w:r>
      <w:r>
        <w:rPr>
          <w:rFonts w:ascii="inherit" w:hAnsi="inherit"/>
          <w:color w:val="333333"/>
          <w:sz w:val="18"/>
          <w:szCs w:val="18"/>
        </w:rPr>
        <w:t>. (Cited from https://en.wikipedia.org/wiki/Eulerian_path)</w:t>
      </w:r>
    </w:p>
    <w:p w:rsidR="00676C2E" w:rsidRDefault="00676C2E" w:rsidP="00676C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an undirected graph, you are supposed to tell if it is Eulerian, semi-Eulerian, or non-Eulerian.</w:t>
      </w:r>
    </w:p>
    <w:p w:rsidR="00676C2E" w:rsidRDefault="00676C2E" w:rsidP="00676C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676C2E" w:rsidRDefault="00676C2E" w:rsidP="00676C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starts with a line containing 2 numbers N (&lt;= 500), and M, which are the total number of vertices, and the number of edges, respectively. Then M lines follow, each describes an edge by giving the two ends of the edge (the vertices are numbered from 1 to N).</w:t>
      </w:r>
    </w:p>
    <w:p w:rsidR="00676C2E" w:rsidRDefault="00676C2E" w:rsidP="00676C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676C2E" w:rsidRDefault="00676C2E" w:rsidP="00676C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For each test case, first print in a line the degrees of the vertices in ascending order of their indices. Then in the next line print your conclusion about the graph -- either "Eulerian", "Semi-Eulerian", or "Non-Eulerian". Note that all the numbers in the first line must be separated by exactly 1 space, and there must be no extra space at the beginning or the end of the line.</w:t>
      </w:r>
    </w:p>
    <w:p w:rsidR="00676C2E" w:rsidRDefault="00676C2E" w:rsidP="00676C2E">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7 12</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5 7</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2 4</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3 4</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5 2</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7 6</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6 3</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4 5</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6 4</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5 6</w:t>
      </w:r>
    </w:p>
    <w:p w:rsidR="00676C2E" w:rsidRDefault="00676C2E" w:rsidP="00676C2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2 4 4 4 4 4 2</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Eulerian</w:t>
      </w:r>
    </w:p>
    <w:p w:rsidR="00676C2E" w:rsidRDefault="00676C2E" w:rsidP="00676C2E">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6 10</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2 4</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3 4</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5 2</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6 3</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4 5</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6 4</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5 6</w:t>
      </w:r>
    </w:p>
    <w:p w:rsidR="00676C2E" w:rsidRDefault="00676C2E" w:rsidP="00676C2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2 4 4 4 3 3</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Semi-Eulerian</w:t>
      </w:r>
    </w:p>
    <w:p w:rsidR="00676C2E" w:rsidRDefault="00676C2E" w:rsidP="00676C2E">
      <w:pPr>
        <w:shd w:val="clear" w:color="auto" w:fill="FAFAFA"/>
        <w:textAlignment w:val="baseline"/>
        <w:rPr>
          <w:rFonts w:ascii="Verdana" w:hAnsi="Verdana"/>
          <w:color w:val="333333"/>
          <w:sz w:val="18"/>
          <w:szCs w:val="18"/>
        </w:rPr>
      </w:pPr>
      <w:r>
        <w:rPr>
          <w:rFonts w:ascii="Verdana" w:hAnsi="Verdana"/>
          <w:b/>
          <w:bCs/>
          <w:color w:val="333333"/>
          <w:sz w:val="18"/>
          <w:szCs w:val="18"/>
        </w:rPr>
        <w:t>Sample Input 3:</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5 8</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2 5</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5 4</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4 1</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3 2</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3 4</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5 3</w:t>
      </w:r>
    </w:p>
    <w:p w:rsidR="00676C2E" w:rsidRDefault="00676C2E" w:rsidP="00676C2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3:</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3 3 4 3 3</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Non-Eulerian</w:t>
      </w:r>
    </w:p>
    <w:p w:rsidR="002667F8" w:rsidRPr="002667F8" w:rsidRDefault="002667F8" w:rsidP="002667F8">
      <w:pPr>
        <w:pStyle w:val="1"/>
      </w:pPr>
      <w:r w:rsidRPr="002667F8">
        <w:t>1127. ZigZagging on a Tree (30)</w:t>
      </w:r>
    </w:p>
    <w:p w:rsidR="002667F8" w:rsidRDefault="002667F8" w:rsidP="002667F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2667F8" w:rsidRDefault="002667F8" w:rsidP="002667F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2667F8" w:rsidRDefault="002667F8" w:rsidP="002667F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2667F8" w:rsidRDefault="002667F8" w:rsidP="002667F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2667F8" w:rsidRDefault="002667F8" w:rsidP="002667F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2667F8" w:rsidRDefault="002667F8" w:rsidP="002667F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2667F8" w:rsidRDefault="002667F8" w:rsidP="002667F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2667F8" w:rsidRDefault="002667F8" w:rsidP="002667F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2667F8" w:rsidRDefault="002667F8" w:rsidP="002667F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2667F8" w:rsidRDefault="002667F8" w:rsidP="002667F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2667F8" w:rsidRDefault="002667F8" w:rsidP="002667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Suppose that all the keys in a binary tree are distinct positive integers. A unique binary tree can be determined by a given pair of postorder and inorder traversal sequences. And it is a simple standard routine to print the numbers in level-order. However, if you think the problem is too simple, then you are too naive. This time you are supposed to print the numbers in "zigzagging order" -- that is, starting from the root, print the numbers level-by-level, alternating between left to right and right to left. For example, for the following tree you must output: 1 11 5 8 17 12 20 15.</w:t>
      </w:r>
    </w:p>
    <w:p w:rsidR="002667F8" w:rsidRDefault="002667F8" w:rsidP="002667F8">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2238375" cy="1943100"/>
            <wp:effectExtent l="0" t="0" r="9525" b="0"/>
            <wp:docPr id="29" name="图片 29" descr="http://nos.patest.cn/nc_ol5xekjcdy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nc_ol5xekjcdy4.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38375" cy="1943100"/>
                    </a:xfrm>
                    <a:prstGeom prst="rect">
                      <a:avLst/>
                    </a:prstGeom>
                    <a:noFill/>
                    <a:ln>
                      <a:noFill/>
                    </a:ln>
                  </pic:spPr>
                </pic:pic>
              </a:graphicData>
            </a:graphic>
          </wp:inline>
        </w:drawing>
      </w:r>
    </w:p>
    <w:p w:rsidR="002667F8" w:rsidRDefault="002667F8" w:rsidP="002667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2667F8" w:rsidRDefault="002667F8" w:rsidP="002667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Each input file contains one test case. For each case, the first line gives a positive integer N (&lt;= 30), the total number of nodes in the binary tree. The second line gives the inorder sequence and the third line gives the postorder sequence. All the numbers in a line are separated by a space.</w:t>
      </w:r>
    </w:p>
    <w:p w:rsidR="002667F8" w:rsidRDefault="002667F8" w:rsidP="002667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2667F8" w:rsidRDefault="002667F8" w:rsidP="002667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the zigzagging sequence of the tree in a line. All the numbers in a line must be separated by exactly one space, and there must be no extra space at the end of the line.</w:t>
      </w:r>
    </w:p>
    <w:p w:rsidR="002667F8" w:rsidRDefault="002667F8" w:rsidP="002667F8">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2667F8" w:rsidRDefault="002667F8" w:rsidP="002667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w:t>
      </w:r>
    </w:p>
    <w:p w:rsidR="002667F8" w:rsidRDefault="002667F8" w:rsidP="002667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12 11 20 17 1 15 8 5</w:t>
      </w:r>
    </w:p>
    <w:p w:rsidR="002667F8" w:rsidRDefault="002667F8" w:rsidP="002667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12 20 17 11 15 8 5 1</w:t>
      </w:r>
    </w:p>
    <w:p w:rsidR="002667F8" w:rsidRDefault="002667F8" w:rsidP="002667F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2667F8" w:rsidRDefault="002667F8" w:rsidP="002667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1 11 5 8 17 12 20 15</w:t>
      </w:r>
    </w:p>
    <w:p w:rsidR="007D76DB" w:rsidRPr="00C723B0" w:rsidRDefault="007D76DB" w:rsidP="00C723B0">
      <w:pPr>
        <w:pStyle w:val="1"/>
      </w:pPr>
      <w:r w:rsidRPr="00C723B0">
        <w:t>1128. N Queens Puzzle (20)</w:t>
      </w:r>
    </w:p>
    <w:p w:rsidR="007D76DB" w:rsidRDefault="007D76DB" w:rsidP="007D76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7D76DB" w:rsidRDefault="007D76DB" w:rsidP="007D76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300 ms</w:t>
      </w:r>
    </w:p>
    <w:p w:rsidR="007D76DB" w:rsidRDefault="007D76DB" w:rsidP="007D76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7D76DB" w:rsidRDefault="007D76DB" w:rsidP="007D76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7D76DB" w:rsidRDefault="007D76DB" w:rsidP="007D76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7D76DB" w:rsidRDefault="007D76DB" w:rsidP="007D76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7D76DB" w:rsidRDefault="007D76DB" w:rsidP="007D76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7D76DB" w:rsidRDefault="007D76DB" w:rsidP="007D76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7D76DB" w:rsidRDefault="007D76DB" w:rsidP="007D76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7D76DB" w:rsidRDefault="007D76DB" w:rsidP="007D76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7D76DB" w:rsidRDefault="007D76DB" w:rsidP="007D76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The "eight </w:t>
      </w:r>
      <w:proofErr w:type="gramStart"/>
      <w:r>
        <w:rPr>
          <w:rFonts w:ascii="inherit" w:hAnsi="inherit"/>
          <w:color w:val="333333"/>
          <w:sz w:val="18"/>
          <w:szCs w:val="18"/>
        </w:rPr>
        <w:t>queens</w:t>
      </w:r>
      <w:proofErr w:type="gramEnd"/>
      <w:r>
        <w:rPr>
          <w:rFonts w:ascii="inherit" w:hAnsi="inherit"/>
          <w:color w:val="333333"/>
          <w:sz w:val="18"/>
          <w:szCs w:val="18"/>
        </w:rPr>
        <w:t xml:space="preserve"> puzzle" is the problem of placing eight chess queens on an 8×8 chessboard so that no two queens threaten each other. Thus, a solution requires that no two queens share the same row, column, or diagonal. The eight </w:t>
      </w:r>
      <w:proofErr w:type="gramStart"/>
      <w:r>
        <w:rPr>
          <w:rFonts w:ascii="inherit" w:hAnsi="inherit"/>
          <w:color w:val="333333"/>
          <w:sz w:val="18"/>
          <w:szCs w:val="18"/>
        </w:rPr>
        <w:t>queens</w:t>
      </w:r>
      <w:proofErr w:type="gramEnd"/>
      <w:r>
        <w:rPr>
          <w:rFonts w:ascii="inherit" w:hAnsi="inherit"/>
          <w:color w:val="333333"/>
          <w:sz w:val="18"/>
          <w:szCs w:val="18"/>
        </w:rPr>
        <w:t xml:space="preserve"> puzzle is an example of the more general N queens problem of placing N non-attacking queens on an N×N chessboard. (From Wikipedia - "Eight queens puzzle".)</w:t>
      </w:r>
    </w:p>
    <w:p w:rsidR="007D76DB" w:rsidRDefault="007D76DB" w:rsidP="007D76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Here you are NOT asked to solve the puzzles. Instead, you are supposed to judge whether or not a given configuration of the chessboard is a solution. To simplify the representation of a chessboard, let us assume that no two queens will be placed in the same column. Then a configuration can be represented by a simple integer sequence (Q</w:t>
      </w:r>
      <w:r>
        <w:rPr>
          <w:rFonts w:ascii="inherit" w:hAnsi="inherit"/>
          <w:color w:val="333333"/>
          <w:sz w:val="18"/>
          <w:szCs w:val="18"/>
          <w:vertAlign w:val="subscript"/>
        </w:rPr>
        <w:t>1</w:t>
      </w:r>
      <w:r>
        <w:rPr>
          <w:rFonts w:ascii="inherit" w:hAnsi="inherit"/>
          <w:color w:val="333333"/>
          <w:sz w:val="18"/>
          <w:szCs w:val="18"/>
        </w:rPr>
        <w:t>, Q</w:t>
      </w:r>
      <w:r>
        <w:rPr>
          <w:rFonts w:ascii="inherit" w:hAnsi="inherit"/>
          <w:color w:val="333333"/>
          <w:sz w:val="18"/>
          <w:szCs w:val="18"/>
          <w:vertAlign w:val="subscript"/>
        </w:rPr>
        <w:t>2</w:t>
      </w:r>
      <w:proofErr w:type="gramStart"/>
      <w:r>
        <w:rPr>
          <w:rFonts w:ascii="inherit" w:hAnsi="inherit"/>
          <w:color w:val="333333"/>
          <w:sz w:val="18"/>
          <w:szCs w:val="18"/>
        </w:rPr>
        <w:t>, ...,</w:t>
      </w:r>
      <w:proofErr w:type="gramEnd"/>
      <w:r>
        <w:rPr>
          <w:rFonts w:ascii="inherit" w:hAnsi="inherit"/>
          <w:color w:val="333333"/>
          <w:sz w:val="18"/>
          <w:szCs w:val="18"/>
        </w:rPr>
        <w:t xml:space="preserve"> Q</w:t>
      </w:r>
      <w:r>
        <w:rPr>
          <w:rFonts w:ascii="inherit" w:hAnsi="inherit"/>
          <w:color w:val="333333"/>
          <w:sz w:val="18"/>
          <w:szCs w:val="18"/>
          <w:vertAlign w:val="subscript"/>
        </w:rPr>
        <w:t>N</w:t>
      </w:r>
      <w:r>
        <w:rPr>
          <w:rFonts w:ascii="inherit" w:hAnsi="inherit"/>
          <w:color w:val="333333"/>
          <w:sz w:val="18"/>
          <w:szCs w:val="18"/>
        </w:rPr>
        <w:t>), where Q</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 xml:space="preserve">is the row number of the queen in the i-th column. For example, Figure 1 can </w:t>
      </w:r>
      <w:r>
        <w:rPr>
          <w:rFonts w:ascii="inherit" w:hAnsi="inherit"/>
          <w:color w:val="333333"/>
          <w:sz w:val="18"/>
          <w:szCs w:val="18"/>
        </w:rPr>
        <w:lastRenderedPageBreak/>
        <w:t>be represented by (4, 6, 8, 2, 7, 1, 3, 5) and it is indeed a solution to the 8 queens puzzle; while Figure 2 can be represented by (4, 6, 7, 2, 8, 1, 9, 5, 3) and is NOT a 9 queens' solution.</w:t>
      </w:r>
    </w:p>
    <w:tbl>
      <w:tblPr>
        <w:tblW w:w="13020" w:type="dxa"/>
        <w:jc w:val="center"/>
        <w:tblCellSpacing w:w="15" w:type="dxa"/>
        <w:tblBorders>
          <w:top w:val="single" w:sz="6" w:space="0" w:color="DDDDDD"/>
          <w:left w:val="single" w:sz="6" w:space="0" w:color="DDDDDD"/>
          <w:bottom w:val="single" w:sz="6" w:space="0" w:color="DDDDDD"/>
          <w:right w:val="single" w:sz="6" w:space="0" w:color="DDDDDD"/>
        </w:tblBorders>
        <w:shd w:val="clear" w:color="auto" w:fill="F7F7F7"/>
        <w:tblCellMar>
          <w:left w:w="0" w:type="dxa"/>
          <w:right w:w="0" w:type="dxa"/>
        </w:tblCellMar>
        <w:tblLook w:val="04A0" w:firstRow="1" w:lastRow="0" w:firstColumn="1" w:lastColumn="0" w:noHBand="0" w:noVBand="1"/>
      </w:tblPr>
      <w:tblGrid>
        <w:gridCol w:w="5907"/>
        <w:gridCol w:w="492"/>
        <w:gridCol w:w="6621"/>
      </w:tblGrid>
      <w:tr w:rsidR="007D76DB" w:rsidTr="007D76DB">
        <w:trPr>
          <w:tblCellSpacing w:w="15" w:type="dxa"/>
          <w:jc w:val="center"/>
        </w:trPr>
        <w:tc>
          <w:tcPr>
            <w:tcW w:w="0" w:type="auto"/>
            <w:tcBorders>
              <w:top w:val="nil"/>
              <w:left w:val="nil"/>
              <w:bottom w:val="nil"/>
              <w:right w:val="nil"/>
            </w:tcBorders>
            <w:shd w:val="clear" w:color="auto" w:fill="F7F7F7"/>
            <w:tcMar>
              <w:top w:w="60" w:type="dxa"/>
              <w:left w:w="75" w:type="dxa"/>
              <w:bottom w:w="60" w:type="dxa"/>
              <w:right w:w="150" w:type="dxa"/>
            </w:tcMar>
            <w:vAlign w:val="center"/>
            <w:hideMark/>
          </w:tcPr>
          <w:p w:rsidR="007D76DB" w:rsidRDefault="007D76DB">
            <w:pPr>
              <w:jc w:val="center"/>
              <w:rPr>
                <w:rFonts w:ascii="inherit" w:eastAsia="宋体" w:hAnsi="inherit" w:cs="宋体" w:hint="eastAsia"/>
                <w:sz w:val="24"/>
                <w:szCs w:val="24"/>
              </w:rPr>
            </w:pPr>
            <w:r>
              <w:rPr>
                <w:rFonts w:ascii="inherit" w:hAnsi="inherit" w:hint="eastAsia"/>
                <w:noProof/>
              </w:rPr>
              <w:drawing>
                <wp:inline distT="0" distB="0" distL="0" distR="0">
                  <wp:extent cx="2514600" cy="2514600"/>
                  <wp:effectExtent l="0" t="0" r="0" b="0"/>
                  <wp:docPr id="31" name="图片 31" descr="http://nos.patest.cn/nf_ol5ygnynww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nf_ol5ygnynwww.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14600" cy="2514600"/>
                          </a:xfrm>
                          <a:prstGeom prst="rect">
                            <a:avLst/>
                          </a:prstGeom>
                          <a:noFill/>
                          <a:ln>
                            <a:noFill/>
                          </a:ln>
                        </pic:spPr>
                      </pic:pic>
                    </a:graphicData>
                  </a:graphic>
                </wp:inline>
              </w:drawing>
            </w:r>
          </w:p>
        </w:tc>
        <w:tc>
          <w:tcPr>
            <w:tcW w:w="0" w:type="auto"/>
            <w:tcBorders>
              <w:top w:val="nil"/>
              <w:left w:val="nil"/>
              <w:bottom w:val="nil"/>
              <w:right w:val="nil"/>
            </w:tcBorders>
            <w:shd w:val="clear" w:color="auto" w:fill="F7F7F7"/>
            <w:tcMar>
              <w:top w:w="60" w:type="dxa"/>
              <w:left w:w="75" w:type="dxa"/>
              <w:bottom w:w="60" w:type="dxa"/>
              <w:right w:w="150" w:type="dxa"/>
            </w:tcMar>
            <w:vAlign w:val="center"/>
            <w:hideMark/>
          </w:tcPr>
          <w:p w:rsidR="007D76DB" w:rsidRDefault="007D76DB">
            <w:pPr>
              <w:rPr>
                <w:rFonts w:ascii="inherit" w:eastAsia="宋体" w:hAnsi="inherit" w:cs="宋体" w:hint="eastAsia"/>
                <w:sz w:val="24"/>
                <w:szCs w:val="24"/>
              </w:rPr>
            </w:pPr>
            <w:r>
              <w:rPr>
                <w:rFonts w:ascii="inherit" w:hAnsi="inherit"/>
              </w:rPr>
              <w:t>  </w:t>
            </w:r>
          </w:p>
        </w:tc>
        <w:tc>
          <w:tcPr>
            <w:tcW w:w="0" w:type="auto"/>
            <w:tcBorders>
              <w:top w:val="nil"/>
              <w:left w:val="nil"/>
              <w:bottom w:val="nil"/>
              <w:right w:val="nil"/>
            </w:tcBorders>
            <w:shd w:val="clear" w:color="auto" w:fill="F7F7F7"/>
            <w:tcMar>
              <w:top w:w="60" w:type="dxa"/>
              <w:left w:w="75" w:type="dxa"/>
              <w:bottom w:w="60" w:type="dxa"/>
              <w:right w:w="150" w:type="dxa"/>
            </w:tcMar>
            <w:vAlign w:val="center"/>
            <w:hideMark/>
          </w:tcPr>
          <w:p w:rsidR="007D76DB" w:rsidRDefault="007D76DB">
            <w:pPr>
              <w:jc w:val="center"/>
              <w:rPr>
                <w:rFonts w:ascii="inherit" w:eastAsia="宋体" w:hAnsi="inherit" w:cs="宋体" w:hint="eastAsia"/>
                <w:sz w:val="24"/>
                <w:szCs w:val="24"/>
              </w:rPr>
            </w:pPr>
            <w:r>
              <w:rPr>
                <w:rFonts w:ascii="inherit" w:hAnsi="inherit" w:hint="eastAsia"/>
                <w:noProof/>
              </w:rPr>
              <w:drawing>
                <wp:inline distT="0" distB="0" distL="0" distR="0">
                  <wp:extent cx="2828925" cy="2838450"/>
                  <wp:effectExtent l="0" t="0" r="9525" b="0"/>
                  <wp:docPr id="30" name="图片 30" descr="http://nos.patest.cn/nf_ol5yhbyve1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os.patest.cn/nf_ol5yhbyve1t.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28925" cy="2838450"/>
                          </a:xfrm>
                          <a:prstGeom prst="rect">
                            <a:avLst/>
                          </a:prstGeom>
                          <a:noFill/>
                          <a:ln>
                            <a:noFill/>
                          </a:ln>
                        </pic:spPr>
                      </pic:pic>
                    </a:graphicData>
                  </a:graphic>
                </wp:inline>
              </w:drawing>
            </w:r>
          </w:p>
        </w:tc>
      </w:tr>
      <w:tr w:rsidR="007D76DB" w:rsidTr="007D76DB">
        <w:trPr>
          <w:tblCellSpacing w:w="15" w:type="dxa"/>
          <w:jc w:val="center"/>
        </w:trPr>
        <w:tc>
          <w:tcPr>
            <w:tcW w:w="0" w:type="auto"/>
            <w:tcBorders>
              <w:top w:val="nil"/>
              <w:left w:val="nil"/>
              <w:bottom w:val="nil"/>
              <w:right w:val="nil"/>
            </w:tcBorders>
            <w:shd w:val="clear" w:color="auto" w:fill="E5ECF9"/>
            <w:tcMar>
              <w:top w:w="60" w:type="dxa"/>
              <w:left w:w="75" w:type="dxa"/>
              <w:bottom w:w="60" w:type="dxa"/>
              <w:right w:w="150" w:type="dxa"/>
            </w:tcMar>
            <w:vAlign w:val="center"/>
            <w:hideMark/>
          </w:tcPr>
          <w:p w:rsidR="007D76DB" w:rsidRDefault="007D76DB">
            <w:pPr>
              <w:jc w:val="center"/>
              <w:rPr>
                <w:rFonts w:ascii="inherit" w:eastAsia="宋体" w:hAnsi="inherit" w:cs="宋体" w:hint="eastAsia"/>
                <w:sz w:val="24"/>
                <w:szCs w:val="24"/>
              </w:rPr>
            </w:pPr>
            <w:r>
              <w:rPr>
                <w:rFonts w:ascii="inherit" w:hAnsi="inherit"/>
              </w:rPr>
              <w:t>Figure 1</w:t>
            </w:r>
          </w:p>
        </w:tc>
        <w:tc>
          <w:tcPr>
            <w:tcW w:w="0" w:type="auto"/>
            <w:tcBorders>
              <w:top w:val="nil"/>
              <w:left w:val="nil"/>
              <w:bottom w:val="nil"/>
              <w:right w:val="nil"/>
            </w:tcBorders>
            <w:shd w:val="clear" w:color="auto" w:fill="E5ECF9"/>
            <w:tcMar>
              <w:top w:w="60" w:type="dxa"/>
              <w:left w:w="75" w:type="dxa"/>
              <w:bottom w:w="60" w:type="dxa"/>
              <w:right w:w="150" w:type="dxa"/>
            </w:tcMar>
            <w:vAlign w:val="center"/>
            <w:hideMark/>
          </w:tcPr>
          <w:p w:rsidR="007D76DB" w:rsidRDefault="007D76DB">
            <w:pPr>
              <w:rPr>
                <w:rFonts w:ascii="inherit" w:eastAsia="宋体" w:hAnsi="inherit" w:cs="宋体" w:hint="eastAsia"/>
                <w:sz w:val="24"/>
                <w:szCs w:val="24"/>
              </w:rPr>
            </w:pPr>
            <w:r>
              <w:rPr>
                <w:rFonts w:ascii="inherit" w:hAnsi="inherit"/>
              </w:rPr>
              <w:t>  </w:t>
            </w:r>
          </w:p>
        </w:tc>
        <w:tc>
          <w:tcPr>
            <w:tcW w:w="0" w:type="auto"/>
            <w:tcBorders>
              <w:top w:val="nil"/>
              <w:left w:val="nil"/>
              <w:bottom w:val="nil"/>
              <w:right w:val="nil"/>
            </w:tcBorders>
            <w:shd w:val="clear" w:color="auto" w:fill="E5ECF9"/>
            <w:tcMar>
              <w:top w:w="60" w:type="dxa"/>
              <w:left w:w="75" w:type="dxa"/>
              <w:bottom w:w="60" w:type="dxa"/>
              <w:right w:w="150" w:type="dxa"/>
            </w:tcMar>
            <w:vAlign w:val="center"/>
            <w:hideMark/>
          </w:tcPr>
          <w:p w:rsidR="007D76DB" w:rsidRDefault="007D76DB">
            <w:pPr>
              <w:jc w:val="center"/>
              <w:rPr>
                <w:rFonts w:ascii="inherit" w:eastAsia="宋体" w:hAnsi="inherit" w:cs="宋体" w:hint="eastAsia"/>
                <w:sz w:val="24"/>
                <w:szCs w:val="24"/>
              </w:rPr>
            </w:pPr>
            <w:r>
              <w:rPr>
                <w:rFonts w:ascii="inherit" w:hAnsi="inherit"/>
              </w:rPr>
              <w:t>Figure 2</w:t>
            </w:r>
          </w:p>
        </w:tc>
      </w:tr>
    </w:tbl>
    <w:p w:rsidR="007D76DB" w:rsidRDefault="007D76DB" w:rsidP="007D76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7D76DB" w:rsidRDefault="007D76DB" w:rsidP="007D76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several test cases. The first line gives an integer K (1 &lt; K &lt;= 200). Then K lines follow, each gives a configuration in the format "N Q</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Q</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 Q</w:t>
      </w:r>
      <w:r>
        <w:rPr>
          <w:rFonts w:ascii="inherit" w:hAnsi="inherit"/>
          <w:color w:val="333333"/>
          <w:sz w:val="18"/>
          <w:szCs w:val="18"/>
          <w:vertAlign w:val="subscript"/>
        </w:rPr>
        <w:t>N</w:t>
      </w:r>
      <w:r>
        <w:rPr>
          <w:rFonts w:ascii="inherit" w:hAnsi="inherit"/>
          <w:color w:val="333333"/>
          <w:sz w:val="18"/>
          <w:szCs w:val="18"/>
        </w:rPr>
        <w:t>", where 4 &lt;= N &lt;= 1000 and it is guaranteed that 1 &lt;= Q</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&lt;= N for all i=1</w:t>
      </w:r>
      <w:proofErr w:type="gramStart"/>
      <w:r>
        <w:rPr>
          <w:rFonts w:ascii="inherit" w:hAnsi="inherit"/>
          <w:color w:val="333333"/>
          <w:sz w:val="18"/>
          <w:szCs w:val="18"/>
        </w:rPr>
        <w:t>, ...,</w:t>
      </w:r>
      <w:proofErr w:type="gramEnd"/>
      <w:r>
        <w:rPr>
          <w:rFonts w:ascii="inherit" w:hAnsi="inherit"/>
          <w:color w:val="333333"/>
          <w:sz w:val="18"/>
          <w:szCs w:val="18"/>
        </w:rPr>
        <w:t xml:space="preserve"> N. The numbers are separated by spaces.</w:t>
      </w:r>
    </w:p>
    <w:p w:rsidR="007D76DB" w:rsidRDefault="007D76DB" w:rsidP="007D76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7D76DB" w:rsidRDefault="007D76DB" w:rsidP="007D76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configuration, if it is a solution to the N queens problem, print "YES" in a line; or "NO" if not.</w:t>
      </w:r>
    </w:p>
    <w:p w:rsidR="007D76DB" w:rsidRDefault="007D76DB" w:rsidP="007D76DB">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7D76DB" w:rsidRDefault="007D76DB" w:rsidP="007D76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7D76DB" w:rsidRDefault="007D76DB" w:rsidP="007D76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8 4 6 8 2 7 1 3 5</w:t>
      </w:r>
    </w:p>
    <w:p w:rsidR="007D76DB" w:rsidRDefault="007D76DB" w:rsidP="007D76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9 4 6 7 2 8 1 9 5 3</w:t>
      </w:r>
    </w:p>
    <w:p w:rsidR="007D76DB" w:rsidRDefault="007D76DB" w:rsidP="007D76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6 1 5 2 6 4 3</w:t>
      </w:r>
    </w:p>
    <w:p w:rsidR="007D76DB" w:rsidRDefault="007D76DB" w:rsidP="007D76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5 1 3 5 2 4</w:t>
      </w:r>
    </w:p>
    <w:p w:rsidR="007D76DB" w:rsidRDefault="007D76DB" w:rsidP="007D76D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7D76DB" w:rsidRDefault="007D76DB" w:rsidP="007D76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YES</w:t>
      </w:r>
    </w:p>
    <w:p w:rsidR="007D76DB" w:rsidRDefault="007D76DB" w:rsidP="007D76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7D76DB" w:rsidRDefault="007D76DB" w:rsidP="007D76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7D76DB" w:rsidRDefault="007D76DB" w:rsidP="007D76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4024C7" w:rsidRPr="004024C7" w:rsidRDefault="004024C7" w:rsidP="004024C7">
      <w:pPr>
        <w:pStyle w:val="1"/>
      </w:pPr>
      <w:r w:rsidRPr="004024C7">
        <w:t>1129. Recommendation System (25)</w:t>
      </w:r>
    </w:p>
    <w:p w:rsidR="004024C7" w:rsidRDefault="004024C7" w:rsidP="004024C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4024C7" w:rsidRDefault="004024C7" w:rsidP="004024C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4024C7" w:rsidRDefault="004024C7" w:rsidP="004024C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4024C7" w:rsidRDefault="004024C7" w:rsidP="004024C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4024C7" w:rsidRDefault="004024C7" w:rsidP="004024C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4024C7" w:rsidRDefault="004024C7" w:rsidP="004024C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4024C7" w:rsidRDefault="004024C7" w:rsidP="004024C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4024C7" w:rsidRDefault="004024C7" w:rsidP="004024C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4024C7" w:rsidRDefault="004024C7" w:rsidP="004024C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4024C7" w:rsidRDefault="004024C7" w:rsidP="004024C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4024C7" w:rsidRDefault="004024C7" w:rsidP="004024C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Recommendation system predicts the preference that a user would give to an item. Now you are asked to program a very simple recommendation system that rates the user's preference by the number of times that an item has been accessed by this user.</w:t>
      </w:r>
    </w:p>
    <w:p w:rsidR="004024C7" w:rsidRDefault="004024C7" w:rsidP="004024C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4024C7" w:rsidRDefault="004024C7" w:rsidP="004024C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test case, the first line contains two positive integers: N (&lt;= 50000), the total number of queries, and K (&lt;= 10), the maximum number of recommendations the system must show to the user. Then given in the second line are the indices of items that the user is accessing -- for the sake of simplicity, all the items are indexed from 1 to N. All the numbers in a line are separated by a space.</w:t>
      </w:r>
    </w:p>
    <w:p w:rsidR="004024C7" w:rsidRDefault="004024C7" w:rsidP="004024C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4024C7" w:rsidRDefault="004024C7" w:rsidP="004024C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process the queries one by one. Output the recommendations for each query in a line in the format:</w:t>
      </w:r>
    </w:p>
    <w:p w:rsidR="004024C7" w:rsidRDefault="004024C7" w:rsidP="004024C7">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color w:val="333333"/>
          <w:sz w:val="18"/>
          <w:szCs w:val="18"/>
        </w:rPr>
        <w:t>query</w:t>
      </w:r>
      <w:proofErr w:type="gramEnd"/>
      <w:r>
        <w:rPr>
          <w:rFonts w:ascii="inherit" w:hAnsi="inherit"/>
          <w:color w:val="333333"/>
          <w:sz w:val="18"/>
          <w:szCs w:val="18"/>
        </w:rPr>
        <w:t>: rec[1] rec[2] ... rec[K]</w:t>
      </w:r>
    </w:p>
    <w:p w:rsidR="004024C7" w:rsidRDefault="004024C7" w:rsidP="004024C7">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color w:val="333333"/>
          <w:sz w:val="18"/>
          <w:szCs w:val="18"/>
        </w:rPr>
        <w:t>where</w:t>
      </w:r>
      <w:proofErr w:type="gramEnd"/>
      <w:r>
        <w:rPr>
          <w:rStyle w:val="apple-converted-space"/>
          <w:rFonts w:ascii="inherit" w:hAnsi="inherit"/>
          <w:color w:val="333333"/>
          <w:sz w:val="18"/>
          <w:szCs w:val="18"/>
        </w:rPr>
        <w:t> </w:t>
      </w:r>
      <w:r>
        <w:rPr>
          <w:rFonts w:ascii="inherit" w:hAnsi="inherit"/>
          <w:b/>
          <w:bCs/>
          <w:color w:val="333333"/>
          <w:sz w:val="18"/>
          <w:szCs w:val="18"/>
        </w:rPr>
        <w:t>query</w:t>
      </w:r>
      <w:r>
        <w:rPr>
          <w:rStyle w:val="apple-converted-space"/>
          <w:rFonts w:ascii="inherit" w:hAnsi="inherit"/>
          <w:color w:val="333333"/>
          <w:sz w:val="18"/>
          <w:szCs w:val="18"/>
        </w:rPr>
        <w:t> </w:t>
      </w:r>
      <w:r>
        <w:rPr>
          <w:rFonts w:ascii="inherit" w:hAnsi="inherit"/>
          <w:color w:val="333333"/>
          <w:sz w:val="18"/>
          <w:szCs w:val="18"/>
        </w:rPr>
        <w:t>is the item that the user is accessing, and</w:t>
      </w:r>
      <w:r>
        <w:rPr>
          <w:rStyle w:val="apple-converted-space"/>
          <w:rFonts w:ascii="inherit" w:hAnsi="inherit"/>
          <w:color w:val="333333"/>
          <w:sz w:val="18"/>
          <w:szCs w:val="18"/>
        </w:rPr>
        <w:t> </w:t>
      </w:r>
      <w:r>
        <w:rPr>
          <w:rFonts w:ascii="inherit" w:hAnsi="inherit"/>
          <w:b/>
          <w:bCs/>
          <w:color w:val="333333"/>
          <w:sz w:val="18"/>
          <w:szCs w:val="18"/>
        </w:rPr>
        <w:t>rec[i]</w:t>
      </w:r>
      <w:r>
        <w:rPr>
          <w:rStyle w:val="apple-converted-space"/>
          <w:rFonts w:ascii="inherit" w:hAnsi="inherit"/>
          <w:color w:val="333333"/>
          <w:sz w:val="18"/>
          <w:szCs w:val="18"/>
        </w:rPr>
        <w:t> </w:t>
      </w:r>
      <w:r>
        <w:rPr>
          <w:rFonts w:ascii="inherit" w:hAnsi="inherit"/>
          <w:color w:val="333333"/>
          <w:sz w:val="18"/>
          <w:szCs w:val="18"/>
        </w:rPr>
        <w:t>(i = 1, ... K) is the i-th item that the system recommends to the user. The first K items that have been accessed most frequently are supposed to be recommended in non-increasing order of their frequencies. If there is a tie, the items will be ordered by their indices in increasing order.</w:t>
      </w:r>
    </w:p>
    <w:p w:rsidR="004024C7" w:rsidRDefault="004024C7" w:rsidP="004024C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Note: there is no output for the first item since it is impossible to give any recommendation at the time. It is guaranteed to have the output for at least one query.</w:t>
      </w:r>
    </w:p>
    <w:p w:rsidR="004024C7" w:rsidRDefault="004024C7" w:rsidP="004024C7">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12 3</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3 5 7 5 5 3 2 1 8 3 8 12</w:t>
      </w:r>
    </w:p>
    <w:p w:rsidR="004024C7" w:rsidRDefault="004024C7" w:rsidP="004024C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3</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3 5</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3 5 7</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5 3 7</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5 3 7</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5 3 7</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5 3 2</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 5 3 1</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5 3 1</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 3 5 1</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 3 5 8</w:t>
      </w:r>
    </w:p>
    <w:p w:rsidR="00153770" w:rsidRPr="00153770" w:rsidRDefault="00153770" w:rsidP="00153770">
      <w:pPr>
        <w:pStyle w:val="1"/>
      </w:pPr>
      <w:r w:rsidRPr="00153770">
        <w:t>1130. Infix Expression (25)</w:t>
      </w:r>
    </w:p>
    <w:p w:rsidR="00153770" w:rsidRDefault="00153770" w:rsidP="00153770">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153770" w:rsidRDefault="00153770" w:rsidP="00153770">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153770" w:rsidRDefault="00153770" w:rsidP="00153770">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153770" w:rsidRDefault="00153770" w:rsidP="00153770">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153770" w:rsidRDefault="00153770" w:rsidP="00153770">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153770" w:rsidRDefault="00153770" w:rsidP="00153770">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153770" w:rsidRDefault="00153770" w:rsidP="00153770">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判题程序</w:t>
      </w:r>
    </w:p>
    <w:p w:rsidR="00153770" w:rsidRDefault="00153770" w:rsidP="00153770">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153770" w:rsidRDefault="00153770" w:rsidP="00153770">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153770" w:rsidRDefault="00153770" w:rsidP="00153770">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153770" w:rsidRDefault="00153770" w:rsidP="00153770">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syntax tree (binary), you are supposed to output the corresponding infix expression, with parentheses reflecting the precedences of the operators.</w:t>
      </w:r>
    </w:p>
    <w:p w:rsidR="00153770" w:rsidRDefault="00153770" w:rsidP="00153770">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153770" w:rsidRDefault="00153770" w:rsidP="00153770">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Each input file contains one test case. For each case, the first line gives a positive integer N </w:t>
      </w:r>
      <w:proofErr w:type="gramStart"/>
      <w:r>
        <w:rPr>
          <w:rFonts w:ascii="inherit" w:hAnsi="inherit"/>
          <w:color w:val="333333"/>
          <w:sz w:val="18"/>
          <w:szCs w:val="18"/>
        </w:rPr>
        <w:t>( &lt;</w:t>
      </w:r>
      <w:proofErr w:type="gramEnd"/>
      <w:r>
        <w:rPr>
          <w:rFonts w:ascii="inherit" w:hAnsi="inherit"/>
          <w:color w:val="333333"/>
          <w:sz w:val="18"/>
          <w:szCs w:val="18"/>
        </w:rPr>
        <w:t>= 20 ) which is the total number of nodes in the syntax tree. Then N lines follow, each gives the information of a node (</w:t>
      </w:r>
      <w:proofErr w:type="gramStart"/>
      <w:r>
        <w:rPr>
          <w:rFonts w:ascii="inherit" w:hAnsi="inherit"/>
          <w:color w:val="333333"/>
          <w:sz w:val="18"/>
          <w:szCs w:val="18"/>
        </w:rPr>
        <w:t>the i</w:t>
      </w:r>
      <w:proofErr w:type="gramEnd"/>
      <w:r>
        <w:rPr>
          <w:rFonts w:ascii="inherit" w:hAnsi="inherit"/>
          <w:color w:val="333333"/>
          <w:sz w:val="18"/>
          <w:szCs w:val="18"/>
        </w:rPr>
        <w:t>-th line corresponds to the i-th node) in the format:</w:t>
      </w:r>
    </w:p>
    <w:p w:rsidR="00153770" w:rsidRDefault="00153770" w:rsidP="00153770">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b/>
          <w:bCs/>
          <w:color w:val="333333"/>
          <w:sz w:val="18"/>
          <w:szCs w:val="18"/>
        </w:rPr>
        <w:t>data</w:t>
      </w:r>
      <w:proofErr w:type="gramEnd"/>
      <w:r>
        <w:rPr>
          <w:rFonts w:ascii="inherit" w:hAnsi="inherit"/>
          <w:b/>
          <w:bCs/>
          <w:color w:val="333333"/>
          <w:sz w:val="18"/>
          <w:szCs w:val="18"/>
        </w:rPr>
        <w:t xml:space="preserve"> left_child right_child</w:t>
      </w:r>
    </w:p>
    <w:p w:rsidR="00153770" w:rsidRDefault="00153770" w:rsidP="00153770">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color w:val="333333"/>
          <w:sz w:val="18"/>
          <w:szCs w:val="18"/>
        </w:rPr>
        <w:t>where</w:t>
      </w:r>
      <w:proofErr w:type="gramEnd"/>
      <w:r>
        <w:rPr>
          <w:rStyle w:val="apple-converted-space"/>
          <w:rFonts w:ascii="inherit" w:hAnsi="inherit"/>
          <w:color w:val="333333"/>
          <w:sz w:val="18"/>
          <w:szCs w:val="18"/>
        </w:rPr>
        <w:t> </w:t>
      </w:r>
      <w:r>
        <w:rPr>
          <w:rFonts w:ascii="inherit" w:hAnsi="inherit"/>
          <w:b/>
          <w:bCs/>
          <w:color w:val="333333"/>
          <w:sz w:val="18"/>
          <w:szCs w:val="18"/>
        </w:rPr>
        <w:t>data</w:t>
      </w:r>
      <w:r>
        <w:rPr>
          <w:rStyle w:val="apple-converted-space"/>
          <w:rFonts w:ascii="inherit" w:hAnsi="inherit"/>
          <w:color w:val="333333"/>
          <w:sz w:val="18"/>
          <w:szCs w:val="18"/>
        </w:rPr>
        <w:t> </w:t>
      </w:r>
      <w:r>
        <w:rPr>
          <w:rFonts w:ascii="inherit" w:hAnsi="inherit"/>
          <w:color w:val="333333"/>
          <w:sz w:val="18"/>
          <w:szCs w:val="18"/>
        </w:rPr>
        <w:t>is a string of no more than 10 characters,</w:t>
      </w:r>
      <w:r>
        <w:rPr>
          <w:rStyle w:val="apple-converted-space"/>
          <w:rFonts w:ascii="inherit" w:hAnsi="inherit"/>
          <w:color w:val="333333"/>
          <w:sz w:val="18"/>
          <w:szCs w:val="18"/>
        </w:rPr>
        <w:t> </w:t>
      </w:r>
      <w:r>
        <w:rPr>
          <w:rFonts w:ascii="inherit" w:hAnsi="inherit"/>
          <w:b/>
          <w:bCs/>
          <w:color w:val="333333"/>
          <w:sz w:val="18"/>
          <w:szCs w:val="18"/>
        </w:rPr>
        <w:t>left_child</w:t>
      </w:r>
      <w:r>
        <w:rPr>
          <w:rStyle w:val="apple-converted-space"/>
          <w:rFonts w:ascii="inherit" w:hAnsi="inherit"/>
          <w:color w:val="333333"/>
          <w:sz w:val="18"/>
          <w:szCs w:val="18"/>
        </w:rPr>
        <w:t> </w:t>
      </w:r>
      <w:r>
        <w:rPr>
          <w:rFonts w:ascii="inherit" w:hAnsi="inherit"/>
          <w:color w:val="333333"/>
          <w:sz w:val="18"/>
          <w:szCs w:val="18"/>
        </w:rPr>
        <w:t>and</w:t>
      </w:r>
      <w:r>
        <w:rPr>
          <w:rStyle w:val="apple-converted-space"/>
          <w:rFonts w:ascii="inherit" w:hAnsi="inherit"/>
          <w:color w:val="333333"/>
          <w:sz w:val="18"/>
          <w:szCs w:val="18"/>
        </w:rPr>
        <w:t> </w:t>
      </w:r>
      <w:r>
        <w:rPr>
          <w:rFonts w:ascii="inherit" w:hAnsi="inherit"/>
          <w:b/>
          <w:bCs/>
          <w:color w:val="333333"/>
          <w:sz w:val="18"/>
          <w:szCs w:val="18"/>
        </w:rPr>
        <w:t>right_child</w:t>
      </w:r>
      <w:r>
        <w:rPr>
          <w:rStyle w:val="apple-converted-space"/>
          <w:rFonts w:ascii="inherit" w:hAnsi="inherit"/>
          <w:color w:val="333333"/>
          <w:sz w:val="18"/>
          <w:szCs w:val="18"/>
        </w:rPr>
        <w:t> </w:t>
      </w:r>
      <w:r>
        <w:rPr>
          <w:rFonts w:ascii="inherit" w:hAnsi="inherit"/>
          <w:color w:val="333333"/>
          <w:sz w:val="18"/>
          <w:szCs w:val="18"/>
        </w:rPr>
        <w:t>are the indices of this node's left and right children, respectively. The nodes are indexed from 1 to N. The NULL link is represented by -1. The figures 1 and 2 correspond to the samples 1 and 2, respectively.</w:t>
      </w:r>
    </w:p>
    <w:tbl>
      <w:tblPr>
        <w:tblW w:w="13020" w:type="dxa"/>
        <w:tblCellSpacing w:w="15" w:type="dxa"/>
        <w:tblBorders>
          <w:top w:val="single" w:sz="6" w:space="0" w:color="DDDDDD"/>
          <w:left w:val="single" w:sz="6" w:space="0" w:color="DDDDDD"/>
          <w:bottom w:val="single" w:sz="6" w:space="0" w:color="DDDDDD"/>
          <w:right w:val="single" w:sz="6" w:space="0" w:color="DDDDDD"/>
        </w:tblBorders>
        <w:shd w:val="clear" w:color="auto" w:fill="F7F7F7"/>
        <w:tblCellMar>
          <w:left w:w="0" w:type="dxa"/>
          <w:right w:w="0" w:type="dxa"/>
        </w:tblCellMar>
        <w:tblLook w:val="04A0" w:firstRow="1" w:lastRow="0" w:firstColumn="1" w:lastColumn="0" w:noHBand="0" w:noVBand="1"/>
      </w:tblPr>
      <w:tblGrid>
        <w:gridCol w:w="6350"/>
        <w:gridCol w:w="6670"/>
      </w:tblGrid>
      <w:tr w:rsidR="00153770" w:rsidTr="00153770">
        <w:trPr>
          <w:tblCellSpacing w:w="15" w:type="dxa"/>
        </w:trPr>
        <w:tc>
          <w:tcPr>
            <w:tcW w:w="0" w:type="auto"/>
            <w:tcBorders>
              <w:top w:val="nil"/>
              <w:left w:val="nil"/>
              <w:bottom w:val="nil"/>
              <w:right w:val="nil"/>
            </w:tcBorders>
            <w:shd w:val="clear" w:color="auto" w:fill="F7F7F7"/>
            <w:tcMar>
              <w:top w:w="60" w:type="dxa"/>
              <w:left w:w="75" w:type="dxa"/>
              <w:bottom w:w="60" w:type="dxa"/>
              <w:right w:w="150" w:type="dxa"/>
            </w:tcMar>
            <w:vAlign w:val="center"/>
            <w:hideMark/>
          </w:tcPr>
          <w:p w:rsidR="00153770" w:rsidRDefault="00153770">
            <w:pPr>
              <w:jc w:val="center"/>
              <w:rPr>
                <w:rFonts w:ascii="inherit" w:eastAsia="宋体" w:hAnsi="inherit" w:cs="宋体" w:hint="eastAsia"/>
                <w:sz w:val="24"/>
                <w:szCs w:val="24"/>
              </w:rPr>
            </w:pPr>
            <w:r>
              <w:rPr>
                <w:rFonts w:ascii="inherit" w:hAnsi="inherit" w:hint="eastAsia"/>
                <w:noProof/>
              </w:rPr>
              <w:drawing>
                <wp:inline distT="0" distB="0" distL="0" distR="0">
                  <wp:extent cx="2847975" cy="1905000"/>
                  <wp:effectExtent l="0" t="0" r="9525" b="0"/>
                  <wp:docPr id="33" name="图片 33" descr="http://nos.patest.cn/nh_ol5yyz6cr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nh_ol5yyz6cr02.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47975" cy="1905000"/>
                          </a:xfrm>
                          <a:prstGeom prst="rect">
                            <a:avLst/>
                          </a:prstGeom>
                          <a:noFill/>
                          <a:ln>
                            <a:noFill/>
                          </a:ln>
                        </pic:spPr>
                      </pic:pic>
                    </a:graphicData>
                  </a:graphic>
                </wp:inline>
              </w:drawing>
            </w:r>
          </w:p>
        </w:tc>
        <w:tc>
          <w:tcPr>
            <w:tcW w:w="0" w:type="auto"/>
            <w:tcBorders>
              <w:top w:val="nil"/>
              <w:left w:val="nil"/>
              <w:bottom w:val="nil"/>
              <w:right w:val="nil"/>
            </w:tcBorders>
            <w:shd w:val="clear" w:color="auto" w:fill="F7F7F7"/>
            <w:tcMar>
              <w:top w:w="60" w:type="dxa"/>
              <w:left w:w="75" w:type="dxa"/>
              <w:bottom w:w="60" w:type="dxa"/>
              <w:right w:w="150" w:type="dxa"/>
            </w:tcMar>
            <w:vAlign w:val="center"/>
            <w:hideMark/>
          </w:tcPr>
          <w:p w:rsidR="00153770" w:rsidRDefault="00153770">
            <w:pPr>
              <w:jc w:val="center"/>
              <w:rPr>
                <w:rFonts w:ascii="inherit" w:eastAsia="宋体" w:hAnsi="inherit" w:cs="宋体" w:hint="eastAsia"/>
                <w:sz w:val="24"/>
                <w:szCs w:val="24"/>
              </w:rPr>
            </w:pPr>
            <w:r>
              <w:rPr>
                <w:rFonts w:ascii="inherit" w:hAnsi="inherit" w:hint="eastAsia"/>
                <w:noProof/>
              </w:rPr>
              <w:drawing>
                <wp:inline distT="0" distB="0" distL="0" distR="0">
                  <wp:extent cx="3009900" cy="1933575"/>
                  <wp:effectExtent l="0" t="0" r="0" b="9525"/>
                  <wp:docPr id="32" name="图片 32" descr="http://nos.patest.cn/nh_ol5yyackpi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os.patest.cn/nh_ol5yyackpi3.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09900" cy="1933575"/>
                          </a:xfrm>
                          <a:prstGeom prst="rect">
                            <a:avLst/>
                          </a:prstGeom>
                          <a:noFill/>
                          <a:ln>
                            <a:noFill/>
                          </a:ln>
                        </pic:spPr>
                      </pic:pic>
                    </a:graphicData>
                  </a:graphic>
                </wp:inline>
              </w:drawing>
            </w:r>
          </w:p>
        </w:tc>
      </w:tr>
      <w:tr w:rsidR="00153770" w:rsidTr="00153770">
        <w:trPr>
          <w:tblCellSpacing w:w="15" w:type="dxa"/>
        </w:trPr>
        <w:tc>
          <w:tcPr>
            <w:tcW w:w="0" w:type="auto"/>
            <w:tcBorders>
              <w:top w:val="nil"/>
              <w:left w:val="nil"/>
              <w:bottom w:val="nil"/>
              <w:right w:val="nil"/>
            </w:tcBorders>
            <w:shd w:val="clear" w:color="auto" w:fill="E5ECF9"/>
            <w:tcMar>
              <w:top w:w="60" w:type="dxa"/>
              <w:left w:w="75" w:type="dxa"/>
              <w:bottom w:w="60" w:type="dxa"/>
              <w:right w:w="150" w:type="dxa"/>
            </w:tcMar>
            <w:vAlign w:val="center"/>
            <w:hideMark/>
          </w:tcPr>
          <w:p w:rsidR="00153770" w:rsidRDefault="00153770">
            <w:pPr>
              <w:jc w:val="center"/>
              <w:rPr>
                <w:rFonts w:ascii="inherit" w:eastAsia="宋体" w:hAnsi="inherit" w:cs="宋体" w:hint="eastAsia"/>
                <w:sz w:val="24"/>
                <w:szCs w:val="24"/>
              </w:rPr>
            </w:pPr>
            <w:r>
              <w:rPr>
                <w:rFonts w:ascii="inherit" w:hAnsi="inherit"/>
              </w:rPr>
              <w:t>Figure 1</w:t>
            </w:r>
          </w:p>
        </w:tc>
        <w:tc>
          <w:tcPr>
            <w:tcW w:w="0" w:type="auto"/>
            <w:tcBorders>
              <w:top w:val="nil"/>
              <w:left w:val="nil"/>
              <w:bottom w:val="nil"/>
              <w:right w:val="nil"/>
            </w:tcBorders>
            <w:shd w:val="clear" w:color="auto" w:fill="E5ECF9"/>
            <w:tcMar>
              <w:top w:w="60" w:type="dxa"/>
              <w:left w:w="75" w:type="dxa"/>
              <w:bottom w:w="60" w:type="dxa"/>
              <w:right w:w="150" w:type="dxa"/>
            </w:tcMar>
            <w:vAlign w:val="center"/>
            <w:hideMark/>
          </w:tcPr>
          <w:p w:rsidR="00153770" w:rsidRDefault="00153770">
            <w:pPr>
              <w:jc w:val="center"/>
              <w:rPr>
                <w:rFonts w:ascii="inherit" w:eastAsia="宋体" w:hAnsi="inherit" w:cs="宋体" w:hint="eastAsia"/>
                <w:sz w:val="24"/>
                <w:szCs w:val="24"/>
              </w:rPr>
            </w:pPr>
            <w:r>
              <w:rPr>
                <w:rFonts w:ascii="inherit" w:hAnsi="inherit"/>
              </w:rPr>
              <w:t>Figure 2</w:t>
            </w:r>
          </w:p>
        </w:tc>
      </w:tr>
    </w:tbl>
    <w:p w:rsidR="00153770" w:rsidRDefault="00153770" w:rsidP="00153770">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153770" w:rsidRDefault="00153770" w:rsidP="00153770">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print in a line the infix expression, with parentheses reflecting the precedences of the operators. Note that there must be no extra parentheses for the final expression, as is shown by the samples. There must be no space between any symbols.</w:t>
      </w:r>
    </w:p>
    <w:p w:rsidR="00153770" w:rsidRDefault="00153770" w:rsidP="00153770">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8 7</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lastRenderedPageBreak/>
        <w:t>a</w:t>
      </w:r>
      <w:proofErr w:type="gramEnd"/>
      <w:r>
        <w:rPr>
          <w:rFonts w:ascii="Consolas" w:hAnsi="Consolas" w:cs="Consolas"/>
          <w:color w:val="333333"/>
          <w:sz w:val="18"/>
          <w:szCs w:val="18"/>
        </w:rPr>
        <w:t xml:space="preserve"> -1 -1</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4 1</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+ 2 5</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b</w:t>
      </w:r>
      <w:proofErr w:type="gramEnd"/>
      <w:r>
        <w:rPr>
          <w:rFonts w:ascii="Consolas" w:hAnsi="Consolas" w:cs="Consolas"/>
          <w:color w:val="333333"/>
          <w:sz w:val="18"/>
          <w:szCs w:val="18"/>
        </w:rPr>
        <w:t xml:space="preserve"> -1 -1</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d</w:t>
      </w:r>
      <w:proofErr w:type="gramEnd"/>
      <w:r>
        <w:rPr>
          <w:rFonts w:ascii="Consolas" w:hAnsi="Consolas" w:cs="Consolas"/>
          <w:color w:val="333333"/>
          <w:sz w:val="18"/>
          <w:szCs w:val="18"/>
        </w:rPr>
        <w:t xml:space="preserve"> -1 -1</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-1 6</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c</w:t>
      </w:r>
      <w:proofErr w:type="gramEnd"/>
      <w:r>
        <w:rPr>
          <w:rFonts w:ascii="Consolas" w:hAnsi="Consolas" w:cs="Consolas"/>
          <w:color w:val="333333"/>
          <w:sz w:val="18"/>
          <w:szCs w:val="18"/>
        </w:rPr>
        <w:t xml:space="preserve"> -1 -1</w:t>
      </w:r>
    </w:p>
    <w:p w:rsidR="00153770" w:rsidRDefault="00153770" w:rsidP="00153770">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w:t>
      </w:r>
      <w:proofErr w:type="gramStart"/>
      <w:r>
        <w:rPr>
          <w:rFonts w:ascii="Consolas" w:hAnsi="Consolas" w:cs="Consolas"/>
          <w:color w:val="333333"/>
          <w:sz w:val="18"/>
          <w:szCs w:val="18"/>
        </w:rPr>
        <w:t>a+</w:t>
      </w:r>
      <w:proofErr w:type="gramEnd"/>
      <w:r>
        <w:rPr>
          <w:rFonts w:ascii="Consolas" w:hAnsi="Consolas" w:cs="Consolas"/>
          <w:color w:val="333333"/>
          <w:sz w:val="18"/>
          <w:szCs w:val="18"/>
        </w:rPr>
        <w:t>b)*(c*(-d))</w:t>
      </w:r>
    </w:p>
    <w:p w:rsidR="00153770" w:rsidRDefault="00153770" w:rsidP="00153770">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2.35 -1 -1</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6 1</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-1 4</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7 8</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+ 2 3</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a</w:t>
      </w:r>
      <w:proofErr w:type="gramEnd"/>
      <w:r>
        <w:rPr>
          <w:rFonts w:ascii="Consolas" w:hAnsi="Consolas" w:cs="Consolas"/>
          <w:color w:val="333333"/>
          <w:sz w:val="18"/>
          <w:szCs w:val="18"/>
        </w:rPr>
        <w:t xml:space="preserve"> -1 -1</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str</w:t>
      </w:r>
      <w:proofErr w:type="gramEnd"/>
      <w:r>
        <w:rPr>
          <w:rFonts w:ascii="Consolas" w:hAnsi="Consolas" w:cs="Consolas"/>
          <w:color w:val="333333"/>
          <w:sz w:val="18"/>
          <w:szCs w:val="18"/>
        </w:rPr>
        <w:t xml:space="preserve"> -1 -1</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871 -1 -1</w:t>
      </w:r>
    </w:p>
    <w:p w:rsidR="00153770" w:rsidRDefault="00153770" w:rsidP="00153770">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w:t>
      </w:r>
      <w:proofErr w:type="gramStart"/>
      <w:r>
        <w:rPr>
          <w:rFonts w:ascii="Consolas" w:hAnsi="Consolas" w:cs="Consolas"/>
          <w:color w:val="333333"/>
          <w:sz w:val="18"/>
          <w:szCs w:val="18"/>
        </w:rPr>
        <w:t>a*</w:t>
      </w:r>
      <w:proofErr w:type="gramEnd"/>
      <w:r>
        <w:rPr>
          <w:rFonts w:ascii="Consolas" w:hAnsi="Consolas" w:cs="Consolas"/>
          <w:color w:val="333333"/>
          <w:sz w:val="18"/>
          <w:szCs w:val="18"/>
        </w:rPr>
        <w:t>2.35)</w:t>
      </w:r>
      <w:proofErr w:type="gramStart"/>
      <w:r>
        <w:rPr>
          <w:rFonts w:ascii="Consolas" w:hAnsi="Consolas" w:cs="Consolas"/>
          <w:color w:val="333333"/>
          <w:sz w:val="18"/>
          <w:szCs w:val="18"/>
        </w:rPr>
        <w:t>+(</w:t>
      </w:r>
      <w:proofErr w:type="gramEnd"/>
      <w:r>
        <w:rPr>
          <w:rFonts w:ascii="Consolas" w:hAnsi="Consolas" w:cs="Consolas"/>
          <w:color w:val="333333"/>
          <w:sz w:val="18"/>
          <w:szCs w:val="18"/>
        </w:rPr>
        <w:t>-(str%871))</w:t>
      </w:r>
    </w:p>
    <w:p w:rsidR="00ED616A" w:rsidRPr="00ED616A" w:rsidRDefault="00ED616A" w:rsidP="00ED616A">
      <w:pPr>
        <w:pStyle w:val="1"/>
      </w:pPr>
      <w:r w:rsidRPr="00ED616A">
        <w:lastRenderedPageBreak/>
        <w:t>1131. Subway Map (30)</w:t>
      </w:r>
    </w:p>
    <w:p w:rsidR="00ED616A" w:rsidRDefault="00ED616A" w:rsidP="00ED616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ED616A" w:rsidRDefault="00ED616A" w:rsidP="00ED616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ED616A" w:rsidRDefault="00ED616A" w:rsidP="00ED616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ED616A" w:rsidRDefault="00ED616A" w:rsidP="00ED616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ED616A" w:rsidRDefault="00ED616A" w:rsidP="00ED616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ED616A" w:rsidRDefault="00ED616A" w:rsidP="00ED616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ED616A" w:rsidRDefault="00ED616A" w:rsidP="00ED616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ED616A" w:rsidRDefault="00ED616A" w:rsidP="00ED616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ED616A" w:rsidRDefault="00ED616A" w:rsidP="00ED616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ED616A" w:rsidRDefault="00ED616A" w:rsidP="00ED616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In the big cities, the subway systems always look so complex to the visitors. To give you some sense, the following figure shows the map of Beijing subway. Now you are supposed to help people with your computer skills! Given the starting position of your user, your task is to find the quickest way to his/her destination.</w:t>
      </w:r>
    </w:p>
    <w:p w:rsidR="00ED616A" w:rsidRDefault="00ED616A" w:rsidP="00ED616A">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4762500" cy="3257550"/>
            <wp:effectExtent l="0" t="0" r="0" b="0"/>
            <wp:docPr id="35" name="图片 35" descr="http://nos.patest.cn/ni_ol5z877e3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ni_ol5z877e3x1.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62500" cy="3257550"/>
                    </a:xfrm>
                    <a:prstGeom prst="rect">
                      <a:avLst/>
                    </a:prstGeom>
                    <a:noFill/>
                    <a:ln>
                      <a:noFill/>
                    </a:ln>
                  </pic:spPr>
                </pic:pic>
              </a:graphicData>
            </a:graphic>
          </wp:inline>
        </w:drawing>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a positive integer N (&lt; =100), the number of subway lines. Then N lines follow, with the i-th (i = 1</w:t>
      </w:r>
      <w:proofErr w:type="gramStart"/>
      <w:r>
        <w:rPr>
          <w:rFonts w:ascii="inherit" w:hAnsi="inherit"/>
          <w:color w:val="333333"/>
          <w:sz w:val="18"/>
          <w:szCs w:val="18"/>
        </w:rPr>
        <w:t>, ...,</w:t>
      </w:r>
      <w:proofErr w:type="gramEnd"/>
      <w:r>
        <w:rPr>
          <w:rFonts w:ascii="inherit" w:hAnsi="inherit"/>
          <w:color w:val="333333"/>
          <w:sz w:val="18"/>
          <w:szCs w:val="18"/>
        </w:rPr>
        <w:t xml:space="preserve"> N) line describes the i-th subway line in the format:</w:t>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M </w:t>
      </w:r>
      <w:proofErr w:type="gramStart"/>
      <w:r>
        <w:rPr>
          <w:rFonts w:ascii="inherit" w:hAnsi="inherit"/>
          <w:color w:val="333333"/>
          <w:sz w:val="18"/>
          <w:szCs w:val="18"/>
        </w:rPr>
        <w:t>S[</w:t>
      </w:r>
      <w:proofErr w:type="gramEnd"/>
      <w:r>
        <w:rPr>
          <w:rFonts w:ascii="inherit" w:hAnsi="inherit"/>
          <w:color w:val="333333"/>
          <w:sz w:val="18"/>
          <w:szCs w:val="18"/>
        </w:rPr>
        <w:t>1] S[2] ... S[M]</w:t>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color w:val="333333"/>
          <w:sz w:val="18"/>
          <w:szCs w:val="18"/>
        </w:rPr>
        <w:lastRenderedPageBreak/>
        <w:t>where</w:t>
      </w:r>
      <w:proofErr w:type="gramEnd"/>
      <w:r>
        <w:rPr>
          <w:rStyle w:val="apple-converted-space"/>
          <w:rFonts w:ascii="inherit" w:hAnsi="inherit"/>
          <w:color w:val="333333"/>
          <w:sz w:val="18"/>
          <w:szCs w:val="18"/>
        </w:rPr>
        <w:t> </w:t>
      </w:r>
      <w:r>
        <w:rPr>
          <w:rFonts w:ascii="inherit" w:hAnsi="inherit"/>
          <w:b/>
          <w:bCs/>
          <w:color w:val="333333"/>
          <w:sz w:val="18"/>
          <w:szCs w:val="18"/>
        </w:rPr>
        <w:t>M</w:t>
      </w:r>
      <w:r>
        <w:rPr>
          <w:rStyle w:val="apple-converted-space"/>
          <w:rFonts w:ascii="inherit" w:hAnsi="inherit"/>
          <w:color w:val="333333"/>
          <w:sz w:val="18"/>
          <w:szCs w:val="18"/>
        </w:rPr>
        <w:t> </w:t>
      </w:r>
      <w:r>
        <w:rPr>
          <w:rFonts w:ascii="inherit" w:hAnsi="inherit"/>
          <w:color w:val="333333"/>
          <w:sz w:val="18"/>
          <w:szCs w:val="18"/>
        </w:rPr>
        <w:t>(&lt;= 100) is the number of stops, and</w:t>
      </w:r>
      <w:r>
        <w:rPr>
          <w:rStyle w:val="apple-converted-space"/>
          <w:rFonts w:ascii="inherit" w:hAnsi="inherit"/>
          <w:color w:val="333333"/>
          <w:sz w:val="18"/>
          <w:szCs w:val="18"/>
        </w:rPr>
        <w:t> </w:t>
      </w:r>
      <w:r>
        <w:rPr>
          <w:rFonts w:ascii="inherit" w:hAnsi="inherit"/>
          <w:b/>
          <w:bCs/>
          <w:color w:val="333333"/>
          <w:sz w:val="18"/>
          <w:szCs w:val="18"/>
        </w:rPr>
        <w:t>S[i]</w:t>
      </w:r>
      <w:r>
        <w:rPr>
          <w:rFonts w:ascii="inherit" w:hAnsi="inherit"/>
          <w:color w:val="333333"/>
          <w:sz w:val="18"/>
          <w:szCs w:val="18"/>
        </w:rPr>
        <w:t>'s (i = 1, ... M) are the indices of the stations (the indices are 4-digit numbers from 0000 to 9999) along the line. It is guaranteed that the stations are given in the correct order -- that is, the train travels between</w:t>
      </w:r>
      <w:r>
        <w:rPr>
          <w:rStyle w:val="apple-converted-space"/>
          <w:rFonts w:ascii="inherit" w:hAnsi="inherit"/>
          <w:color w:val="333333"/>
          <w:sz w:val="18"/>
          <w:szCs w:val="18"/>
        </w:rPr>
        <w:t> </w:t>
      </w:r>
      <w:r>
        <w:rPr>
          <w:rFonts w:ascii="inherit" w:hAnsi="inherit"/>
          <w:b/>
          <w:bCs/>
          <w:color w:val="333333"/>
          <w:sz w:val="18"/>
          <w:szCs w:val="18"/>
        </w:rPr>
        <w:t>S[i]</w:t>
      </w:r>
      <w:r>
        <w:rPr>
          <w:rStyle w:val="apple-converted-space"/>
          <w:rFonts w:ascii="inherit" w:hAnsi="inherit"/>
          <w:color w:val="333333"/>
          <w:sz w:val="18"/>
          <w:szCs w:val="18"/>
        </w:rPr>
        <w:t> </w:t>
      </w:r>
      <w:r>
        <w:rPr>
          <w:rFonts w:ascii="inherit" w:hAnsi="inherit"/>
          <w:color w:val="333333"/>
          <w:sz w:val="18"/>
          <w:szCs w:val="18"/>
        </w:rPr>
        <w:t>and</w:t>
      </w:r>
      <w:r>
        <w:rPr>
          <w:rStyle w:val="apple-converted-space"/>
          <w:rFonts w:ascii="inherit" w:hAnsi="inherit"/>
          <w:color w:val="333333"/>
          <w:sz w:val="18"/>
          <w:szCs w:val="18"/>
        </w:rPr>
        <w:t> </w:t>
      </w:r>
      <w:proofErr w:type="gramStart"/>
      <w:r>
        <w:rPr>
          <w:rFonts w:ascii="inherit" w:hAnsi="inherit"/>
          <w:b/>
          <w:bCs/>
          <w:color w:val="333333"/>
          <w:sz w:val="18"/>
          <w:szCs w:val="18"/>
        </w:rPr>
        <w:t>S[</w:t>
      </w:r>
      <w:proofErr w:type="gramEnd"/>
      <w:r>
        <w:rPr>
          <w:rFonts w:ascii="inherit" w:hAnsi="inherit"/>
          <w:b/>
          <w:bCs/>
          <w:color w:val="333333"/>
          <w:sz w:val="18"/>
          <w:szCs w:val="18"/>
        </w:rPr>
        <w:t>i+1]</w:t>
      </w:r>
      <w:r>
        <w:rPr>
          <w:rStyle w:val="apple-converted-space"/>
          <w:rFonts w:ascii="inherit" w:hAnsi="inherit"/>
          <w:color w:val="333333"/>
          <w:sz w:val="18"/>
          <w:szCs w:val="18"/>
        </w:rPr>
        <w:t> </w:t>
      </w:r>
      <w:r>
        <w:rPr>
          <w:rFonts w:ascii="inherit" w:hAnsi="inherit"/>
          <w:color w:val="333333"/>
          <w:sz w:val="18"/>
          <w:szCs w:val="18"/>
        </w:rPr>
        <w:t>(i = 1, ..., M-1) without any stop.</w:t>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Note: It is possible to have loops, but not self-loop (no train starts from S and stops at S without passing through another station). Each station interval belongs to a unique subway line. Although the lines may cross each other at some stations (so called "transfer stations"), no station can be the conjunction of more than 5 lines.</w:t>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After the description of the subway, another positive integer K (&lt;= 10) is given. Then K lines follow, each gives a query from your user: the two indices as the starting station and the destination, respectively.</w:t>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following figure shows the sample map.</w:t>
      </w:r>
    </w:p>
    <w:p w:rsidR="00ED616A" w:rsidRDefault="00ED616A" w:rsidP="00ED616A">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4743450" cy="2962275"/>
            <wp:effectExtent l="0" t="0" r="0" b="9525"/>
            <wp:docPr id="34" name="图片 34" descr="http://nos.patest.cn/ni_ol5z8yhxm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os.patest.cn/ni_ol5z8yhxmco.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43450" cy="2962275"/>
                    </a:xfrm>
                    <a:prstGeom prst="rect">
                      <a:avLst/>
                    </a:prstGeom>
                    <a:noFill/>
                    <a:ln>
                      <a:noFill/>
                    </a:ln>
                  </pic:spPr>
                </pic:pic>
              </a:graphicData>
            </a:graphic>
          </wp:inline>
        </w:drawing>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Note: It is guaranteed that all the stations are reachable, and all the queries consist of legal station numbers.</w:t>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query, first print in a line the minimum number of stops. Then you are supposed to show the optimal path in a friendly format as the following:</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Take Line#X1 from S1 to S2.</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Take Line#X2 from S2 to S3.</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w:t>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color w:val="333333"/>
          <w:sz w:val="18"/>
          <w:szCs w:val="18"/>
        </w:rPr>
        <w:lastRenderedPageBreak/>
        <w:t>where</w:t>
      </w:r>
      <w:proofErr w:type="gramEnd"/>
      <w:r>
        <w:rPr>
          <w:rStyle w:val="apple-converted-space"/>
          <w:rFonts w:ascii="inherit" w:hAnsi="inherit"/>
          <w:color w:val="333333"/>
          <w:sz w:val="18"/>
          <w:szCs w:val="18"/>
        </w:rPr>
        <w:t> </w:t>
      </w:r>
      <w:r>
        <w:rPr>
          <w:rFonts w:ascii="inherit" w:hAnsi="inherit"/>
          <w:b/>
          <w:bCs/>
          <w:color w:val="333333"/>
          <w:sz w:val="18"/>
          <w:szCs w:val="18"/>
        </w:rPr>
        <w:t>Xi</w:t>
      </w:r>
      <w:r>
        <w:rPr>
          <w:rFonts w:ascii="inherit" w:hAnsi="inherit"/>
          <w:color w:val="333333"/>
          <w:sz w:val="18"/>
          <w:szCs w:val="18"/>
        </w:rPr>
        <w:t>'s are the line numbers and</w:t>
      </w:r>
      <w:r>
        <w:rPr>
          <w:rStyle w:val="apple-converted-space"/>
          <w:rFonts w:ascii="inherit" w:hAnsi="inherit"/>
          <w:color w:val="333333"/>
          <w:sz w:val="18"/>
          <w:szCs w:val="18"/>
        </w:rPr>
        <w:t> </w:t>
      </w:r>
      <w:r>
        <w:rPr>
          <w:rFonts w:ascii="inherit" w:hAnsi="inherit"/>
          <w:b/>
          <w:bCs/>
          <w:color w:val="333333"/>
          <w:sz w:val="18"/>
          <w:szCs w:val="18"/>
        </w:rPr>
        <w:t>Si</w:t>
      </w:r>
      <w:r>
        <w:rPr>
          <w:rFonts w:ascii="inherit" w:hAnsi="inherit"/>
          <w:color w:val="333333"/>
          <w:sz w:val="18"/>
          <w:szCs w:val="18"/>
        </w:rPr>
        <w:t>'s are the station indices. Note: Besides the starting and ending stations, only the transfer stations shall be printed.</w:t>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If the quickest path is not unique, output the one with the minimum number of transfers, which is guaranteed to be unique.</w:t>
      </w:r>
    </w:p>
    <w:p w:rsidR="00ED616A" w:rsidRDefault="00ED616A" w:rsidP="00ED616A">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7 1001 3212 1003 1204 1005 1306 7797</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9 9988 2333 1204 2006 2005 2004 2003 2302 2001</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13 3011 3812 3013 3001 1306 3003 2333 3066 3212 3008 2302 3010 3011</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4 6666 8432 4011 1306</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3011 3013</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6666 2001</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2004 3001</w:t>
      </w:r>
    </w:p>
    <w:p w:rsidR="00ED616A" w:rsidRDefault="00ED616A" w:rsidP="00ED616A">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Take Line#3 from 3011 to 3013.</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Take Line#4 from 6666 to 1306.</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Take Line#3 from 1306 to 2302.</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Take Line#2 from 2302 to 2001.</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Take Line#2 from 2004 to 1204.</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Take Line#1 from 1204 to 1306.</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Take Line#3 from 1306 to 3001.</w:t>
      </w:r>
    </w:p>
    <w:p w:rsidR="000D44C8" w:rsidRPr="000D44C8" w:rsidRDefault="000D44C8" w:rsidP="000D44C8">
      <w:pPr>
        <w:pStyle w:val="1"/>
      </w:pPr>
      <w:r w:rsidRPr="000D44C8">
        <w:t>1132. Cut Integer (20)</w:t>
      </w:r>
    </w:p>
    <w:p w:rsidR="000D44C8" w:rsidRDefault="000D44C8" w:rsidP="000D44C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0D44C8" w:rsidRDefault="000D44C8" w:rsidP="000D44C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0D44C8" w:rsidRDefault="000D44C8" w:rsidP="000D44C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0D44C8" w:rsidRDefault="000D44C8" w:rsidP="000D44C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0D44C8" w:rsidRDefault="000D44C8" w:rsidP="000D44C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0D44C8" w:rsidRDefault="000D44C8" w:rsidP="000D44C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0D44C8" w:rsidRDefault="000D44C8" w:rsidP="000D44C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0D44C8" w:rsidRDefault="000D44C8" w:rsidP="000D44C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0D44C8" w:rsidRDefault="000D44C8" w:rsidP="000D44C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0D44C8" w:rsidRDefault="000D44C8" w:rsidP="000D44C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0D44C8" w:rsidRDefault="000D44C8" w:rsidP="000D44C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Cutting an integer means to cut a K digits long integer Z into two integers of (K/2) digits long integers A and B. For example, after cutting Z = 167334, we have A = 167 and B = 334. It is interesting to see that Z can be devided by the product of A and B, as 167334 / (167 x 334) = 3. Given an integer Z, you are supposed to test if it is such an integer.</w:t>
      </w:r>
    </w:p>
    <w:p w:rsidR="000D44C8" w:rsidRDefault="000D44C8" w:rsidP="000D44C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0D44C8" w:rsidRDefault="000D44C8" w:rsidP="000D44C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(&lt;= 20). Then N lines follow, each gives an integer Z (10&lt;=Z&lt;=2</w:t>
      </w:r>
      <w:r>
        <w:rPr>
          <w:rFonts w:ascii="inherit" w:hAnsi="inherit"/>
          <w:color w:val="333333"/>
          <w:sz w:val="18"/>
          <w:szCs w:val="18"/>
          <w:vertAlign w:val="superscript"/>
        </w:rPr>
        <w:t>31</w:t>
      </w:r>
      <w:r>
        <w:rPr>
          <w:rFonts w:ascii="inherit" w:hAnsi="inherit"/>
          <w:color w:val="333333"/>
          <w:sz w:val="18"/>
          <w:szCs w:val="18"/>
        </w:rPr>
        <w:t>). It is guaranteed that the number of digits of Z is an even number.</w:t>
      </w:r>
    </w:p>
    <w:p w:rsidR="000D44C8" w:rsidRDefault="000D44C8" w:rsidP="000D44C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0D44C8" w:rsidRDefault="000D44C8" w:rsidP="000D44C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print a single line "Yes" if it is such a number, or "No" if not.</w:t>
      </w:r>
    </w:p>
    <w:p w:rsidR="000D44C8" w:rsidRDefault="000D44C8" w:rsidP="000D44C8">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0D44C8" w:rsidRDefault="000D44C8" w:rsidP="000D44C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0D44C8" w:rsidRDefault="000D44C8" w:rsidP="000D44C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167334</w:t>
      </w:r>
    </w:p>
    <w:p w:rsidR="000D44C8" w:rsidRDefault="000D44C8" w:rsidP="000D44C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2333</w:t>
      </w:r>
    </w:p>
    <w:p w:rsidR="000D44C8" w:rsidRDefault="000D44C8" w:rsidP="000D44C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w:t>
      </w:r>
    </w:p>
    <w:p w:rsidR="000D44C8" w:rsidRDefault="000D44C8" w:rsidP="000D44C8">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Output:</w:t>
      </w:r>
    </w:p>
    <w:p w:rsidR="000D44C8" w:rsidRDefault="000D44C8" w:rsidP="000D44C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0D44C8" w:rsidRDefault="000D44C8" w:rsidP="000D44C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0D44C8" w:rsidRDefault="000D44C8" w:rsidP="000D44C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D116CC" w:rsidRPr="00E265AB" w:rsidRDefault="00D116CC" w:rsidP="00E265AB">
      <w:pPr>
        <w:pStyle w:val="1"/>
      </w:pPr>
      <w:r w:rsidRPr="00E265AB">
        <w:t xml:space="preserve">1133. Splitting </w:t>
      </w:r>
      <w:proofErr w:type="gramStart"/>
      <w:r w:rsidRPr="00E265AB">
        <w:t>A</w:t>
      </w:r>
      <w:proofErr w:type="gramEnd"/>
      <w:r w:rsidRPr="00E265AB">
        <w:t xml:space="preserve"> Linked List (25)</w:t>
      </w:r>
    </w:p>
    <w:p w:rsidR="00D116CC" w:rsidRDefault="00D116CC" w:rsidP="00D116C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116CC" w:rsidRDefault="00D116CC" w:rsidP="00D116C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D116CC" w:rsidRDefault="00D116CC" w:rsidP="00D116C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116CC" w:rsidRDefault="00D116CC" w:rsidP="00D116C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D116CC" w:rsidRDefault="00D116CC" w:rsidP="00D116C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116CC" w:rsidRDefault="00D116CC" w:rsidP="00D116C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116CC" w:rsidRDefault="00D116CC" w:rsidP="00D116C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116CC" w:rsidRDefault="00D116CC" w:rsidP="00D116C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116CC" w:rsidRDefault="00D116CC" w:rsidP="00D116C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116CC" w:rsidRDefault="00D116CC" w:rsidP="00D116C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D116CC" w:rsidRDefault="00D116CC" w:rsidP="00D116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singly linked list, you are supposed to rearrange its elements so that all the negative values appear before all of the non-negatives, and all the values in [0, K] appear before all those greater than K. The order of the elements inside each class must not be changed. For example, given the list being 18→7→-4→0→5→-6→10→11→-2 and K being 10, you must output -4→-6→-2→7→0→5→10→18→11.</w:t>
      </w:r>
    </w:p>
    <w:p w:rsidR="00D116CC" w:rsidRDefault="00D116CC" w:rsidP="00D116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116CC" w:rsidRDefault="00D116CC" w:rsidP="00D116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the address of the first node, a positive N (&lt;= 10</w:t>
      </w:r>
      <w:r>
        <w:rPr>
          <w:rFonts w:ascii="inherit" w:hAnsi="inherit"/>
          <w:color w:val="333333"/>
          <w:sz w:val="18"/>
          <w:szCs w:val="18"/>
          <w:vertAlign w:val="superscript"/>
        </w:rPr>
        <w:t>5</w:t>
      </w:r>
      <w:r>
        <w:rPr>
          <w:rFonts w:ascii="inherit" w:hAnsi="inherit"/>
          <w:color w:val="333333"/>
          <w:sz w:val="18"/>
          <w:szCs w:val="18"/>
        </w:rPr>
        <w:t>) which is the total number of nodes, and a positive K (&lt;=1000). The address of a node is a 5-digit nonnegative integer, and NULL is represented by -1.</w:t>
      </w:r>
    </w:p>
    <w:p w:rsidR="00D116CC" w:rsidRDefault="00D116CC" w:rsidP="00D116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Then N lines follow, each describes a node in the format:</w:t>
      </w:r>
    </w:p>
    <w:p w:rsidR="00D116CC" w:rsidRDefault="00D116CC" w:rsidP="00D116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i/>
          <w:iCs/>
          <w:color w:val="333333"/>
          <w:sz w:val="18"/>
          <w:szCs w:val="18"/>
        </w:rPr>
        <w:t>Address Data Next</w:t>
      </w:r>
    </w:p>
    <w:p w:rsidR="00D116CC" w:rsidRDefault="00D116CC" w:rsidP="00D116CC">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color w:val="333333"/>
          <w:sz w:val="18"/>
          <w:szCs w:val="18"/>
        </w:rPr>
        <w:t>where</w:t>
      </w:r>
      <w:proofErr w:type="gramEnd"/>
      <w:r>
        <w:rPr>
          <w:rStyle w:val="apple-converted-space"/>
          <w:rFonts w:ascii="inherit" w:hAnsi="inherit"/>
          <w:color w:val="333333"/>
          <w:sz w:val="18"/>
          <w:szCs w:val="18"/>
        </w:rPr>
        <w:t> </w:t>
      </w:r>
      <w:r>
        <w:rPr>
          <w:rFonts w:ascii="inherit" w:hAnsi="inherit"/>
          <w:i/>
          <w:iCs/>
          <w:color w:val="333333"/>
          <w:sz w:val="18"/>
          <w:szCs w:val="18"/>
        </w:rPr>
        <w:t>Address</w:t>
      </w:r>
      <w:r>
        <w:rPr>
          <w:rStyle w:val="apple-converted-space"/>
          <w:rFonts w:ascii="inherit" w:hAnsi="inherit"/>
          <w:color w:val="333333"/>
          <w:sz w:val="18"/>
          <w:szCs w:val="18"/>
        </w:rPr>
        <w:t> </w:t>
      </w:r>
      <w:r>
        <w:rPr>
          <w:rFonts w:ascii="inherit" w:hAnsi="inherit"/>
          <w:color w:val="333333"/>
          <w:sz w:val="18"/>
          <w:szCs w:val="18"/>
        </w:rPr>
        <w:t>is the position of the node,</w:t>
      </w:r>
      <w:r>
        <w:rPr>
          <w:rStyle w:val="apple-converted-space"/>
          <w:rFonts w:ascii="inherit" w:hAnsi="inherit"/>
          <w:color w:val="333333"/>
          <w:sz w:val="18"/>
          <w:szCs w:val="18"/>
        </w:rPr>
        <w:t> </w:t>
      </w:r>
      <w:r>
        <w:rPr>
          <w:rFonts w:ascii="inherit" w:hAnsi="inherit"/>
          <w:i/>
          <w:iCs/>
          <w:color w:val="333333"/>
          <w:sz w:val="18"/>
          <w:szCs w:val="18"/>
        </w:rPr>
        <w:t>Data</w:t>
      </w:r>
      <w:r>
        <w:rPr>
          <w:rStyle w:val="apple-converted-space"/>
          <w:rFonts w:ascii="inherit" w:hAnsi="inherit"/>
          <w:color w:val="333333"/>
          <w:sz w:val="18"/>
          <w:szCs w:val="18"/>
        </w:rPr>
        <w:t> </w:t>
      </w:r>
      <w:r>
        <w:rPr>
          <w:rFonts w:ascii="inherit" w:hAnsi="inherit"/>
          <w:color w:val="333333"/>
          <w:sz w:val="18"/>
          <w:szCs w:val="18"/>
        </w:rPr>
        <w:t>is an integer in [-10</w:t>
      </w:r>
      <w:r>
        <w:rPr>
          <w:rFonts w:ascii="inherit" w:hAnsi="inherit"/>
          <w:color w:val="333333"/>
          <w:sz w:val="18"/>
          <w:szCs w:val="18"/>
          <w:vertAlign w:val="superscript"/>
        </w:rPr>
        <w:t>5</w:t>
      </w:r>
      <w:r>
        <w:rPr>
          <w:rFonts w:ascii="inherit" w:hAnsi="inherit"/>
          <w:color w:val="333333"/>
          <w:sz w:val="18"/>
          <w:szCs w:val="18"/>
        </w:rPr>
        <w:t>, 10</w:t>
      </w:r>
      <w:r>
        <w:rPr>
          <w:rFonts w:ascii="inherit" w:hAnsi="inherit"/>
          <w:color w:val="333333"/>
          <w:sz w:val="18"/>
          <w:szCs w:val="18"/>
          <w:vertAlign w:val="superscript"/>
        </w:rPr>
        <w:t>5</w:t>
      </w:r>
      <w:r>
        <w:rPr>
          <w:rFonts w:ascii="inherit" w:hAnsi="inherit"/>
          <w:color w:val="333333"/>
          <w:sz w:val="18"/>
          <w:szCs w:val="18"/>
        </w:rPr>
        <w:t>], and</w:t>
      </w:r>
      <w:r>
        <w:rPr>
          <w:rStyle w:val="apple-converted-space"/>
          <w:rFonts w:ascii="inherit" w:hAnsi="inherit"/>
          <w:color w:val="333333"/>
          <w:sz w:val="18"/>
          <w:szCs w:val="18"/>
        </w:rPr>
        <w:t> </w:t>
      </w:r>
      <w:r>
        <w:rPr>
          <w:rFonts w:ascii="inherit" w:hAnsi="inherit"/>
          <w:i/>
          <w:iCs/>
          <w:color w:val="333333"/>
          <w:sz w:val="18"/>
          <w:szCs w:val="18"/>
        </w:rPr>
        <w:t>Next</w:t>
      </w:r>
      <w:r>
        <w:rPr>
          <w:rStyle w:val="apple-converted-space"/>
          <w:rFonts w:ascii="inherit" w:hAnsi="inherit"/>
          <w:color w:val="333333"/>
          <w:sz w:val="18"/>
          <w:szCs w:val="18"/>
        </w:rPr>
        <w:t> </w:t>
      </w:r>
      <w:r>
        <w:rPr>
          <w:rFonts w:ascii="inherit" w:hAnsi="inherit"/>
          <w:color w:val="333333"/>
          <w:sz w:val="18"/>
          <w:szCs w:val="18"/>
        </w:rPr>
        <w:t>is the position of the next node. It is guaranteed that the list is not empty.</w:t>
      </w:r>
    </w:p>
    <w:p w:rsidR="00D116CC" w:rsidRDefault="00D116CC" w:rsidP="00D116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116CC" w:rsidRDefault="00D116CC" w:rsidP="00D116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output in order (from beginning to the end of the list) the resulting linked list. Each node occupies a line, and is printed in the same format as in the input.</w:t>
      </w:r>
    </w:p>
    <w:p w:rsidR="00D116CC" w:rsidRDefault="00D116CC" w:rsidP="00D116CC">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Input:</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00100 9 10</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23333 10 27777</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00000 0 99999</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00100 18 12309</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68237 -6 23333</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33218 -4 00000</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48652 -2 -1</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99999 5 68237</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27777 11 48652</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12309 7 33218</w:t>
      </w:r>
    </w:p>
    <w:p w:rsidR="00D116CC" w:rsidRDefault="00D116CC" w:rsidP="00D116CC">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33218 -4 68237</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68237 -6 48652</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48652 -2 12309</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12309 7 00000</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00000 0 99999</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99999 5 23333</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23333 10 00100</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00100 18 27777</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27777 11 -1</w:t>
      </w:r>
    </w:p>
    <w:p w:rsidR="00CD02D5" w:rsidRPr="00CD02D5" w:rsidRDefault="00CD02D5" w:rsidP="00CD02D5">
      <w:pPr>
        <w:pStyle w:val="1"/>
      </w:pPr>
      <w:r w:rsidRPr="00CD02D5">
        <w:lastRenderedPageBreak/>
        <w:t>1134. Vertex Cover (25)</w:t>
      </w:r>
    </w:p>
    <w:p w:rsidR="00CD02D5" w:rsidRDefault="00CD02D5" w:rsidP="00CD02D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CD02D5" w:rsidRDefault="00CD02D5" w:rsidP="00CD02D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600 ms</w:t>
      </w:r>
    </w:p>
    <w:p w:rsidR="00CD02D5" w:rsidRDefault="00CD02D5" w:rsidP="00CD02D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CD02D5" w:rsidRDefault="00CD02D5" w:rsidP="00CD02D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CD02D5" w:rsidRDefault="00CD02D5" w:rsidP="00CD02D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CD02D5" w:rsidRDefault="00CD02D5" w:rsidP="00CD02D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CD02D5" w:rsidRDefault="00CD02D5" w:rsidP="00CD02D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CD02D5" w:rsidRDefault="00CD02D5" w:rsidP="00CD02D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CD02D5" w:rsidRDefault="00CD02D5" w:rsidP="00CD02D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CD02D5" w:rsidRDefault="00CD02D5" w:rsidP="00CD02D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CD02D5" w:rsidRDefault="00CD02D5" w:rsidP="00CD02D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w:t>
      </w:r>
      <w:r>
        <w:rPr>
          <w:rStyle w:val="apple-converted-space"/>
          <w:rFonts w:ascii="inherit" w:hAnsi="inherit"/>
          <w:color w:val="333333"/>
          <w:sz w:val="18"/>
          <w:szCs w:val="18"/>
        </w:rPr>
        <w:t> </w:t>
      </w:r>
      <w:r>
        <w:rPr>
          <w:rFonts w:ascii="inherit" w:hAnsi="inherit"/>
          <w:b/>
          <w:bCs/>
          <w:color w:val="333333"/>
          <w:sz w:val="18"/>
          <w:szCs w:val="18"/>
        </w:rPr>
        <w:t>vertex cover</w:t>
      </w:r>
      <w:r>
        <w:rPr>
          <w:rStyle w:val="apple-converted-space"/>
          <w:rFonts w:ascii="inherit" w:hAnsi="inherit"/>
          <w:color w:val="333333"/>
          <w:sz w:val="18"/>
          <w:szCs w:val="18"/>
        </w:rPr>
        <w:t> </w:t>
      </w:r>
      <w:r>
        <w:rPr>
          <w:rFonts w:ascii="inherit" w:hAnsi="inherit"/>
          <w:color w:val="333333"/>
          <w:sz w:val="18"/>
          <w:szCs w:val="18"/>
        </w:rPr>
        <w:t>of a graph is a set of vertices such that each edge of the graph is incident to at least one vertex of the set. Now given a graph with several vertex sets, you are supposed to tell if each of them is a vertex cover or not.</w:t>
      </w:r>
    </w:p>
    <w:p w:rsidR="00CD02D5" w:rsidRDefault="00CD02D5" w:rsidP="00CD02D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CD02D5" w:rsidRDefault="00CD02D5" w:rsidP="00CD02D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two positive integers N and M (both no more than 10</w:t>
      </w:r>
      <w:r>
        <w:rPr>
          <w:rFonts w:ascii="inherit" w:hAnsi="inherit"/>
          <w:color w:val="333333"/>
          <w:sz w:val="18"/>
          <w:szCs w:val="18"/>
          <w:vertAlign w:val="superscript"/>
        </w:rPr>
        <w:t>4</w:t>
      </w:r>
      <w:r>
        <w:rPr>
          <w:rFonts w:ascii="inherit" w:hAnsi="inherit"/>
          <w:color w:val="333333"/>
          <w:sz w:val="18"/>
          <w:szCs w:val="18"/>
        </w:rPr>
        <w:t>), being the total numbers of vertices and the edges, respectively. Then M lines follow, each describes an edge by giving the indices (from 0 to N-1) of the two ends of the edge.</w:t>
      </w:r>
    </w:p>
    <w:p w:rsidR="00CD02D5" w:rsidRDefault="00CD02D5" w:rsidP="00CD02D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After the graph, a positive integer K (&lt;= 100) is given, which is the number of queries. Then K lines of queries follow, each in the format:</w:t>
      </w:r>
    </w:p>
    <w:p w:rsidR="00CD02D5" w:rsidRDefault="00CD02D5" w:rsidP="00CD02D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Nv </w:t>
      </w:r>
      <w:proofErr w:type="gramStart"/>
      <w:r>
        <w:rPr>
          <w:rFonts w:ascii="inherit" w:hAnsi="inherit"/>
          <w:color w:val="333333"/>
          <w:sz w:val="18"/>
          <w:szCs w:val="18"/>
        </w:rPr>
        <w:t>v[</w:t>
      </w:r>
      <w:proofErr w:type="gramEnd"/>
      <w:r>
        <w:rPr>
          <w:rFonts w:ascii="inherit" w:hAnsi="inherit"/>
          <w:color w:val="333333"/>
          <w:sz w:val="18"/>
          <w:szCs w:val="18"/>
        </w:rPr>
        <w:t>1] v[2] ... v[Nv]</w:t>
      </w:r>
    </w:p>
    <w:p w:rsidR="00CD02D5" w:rsidRDefault="00CD02D5" w:rsidP="00CD02D5">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color w:val="333333"/>
          <w:sz w:val="18"/>
          <w:szCs w:val="18"/>
        </w:rPr>
        <w:t>where</w:t>
      </w:r>
      <w:proofErr w:type="gramEnd"/>
      <w:r>
        <w:rPr>
          <w:rStyle w:val="apple-converted-space"/>
          <w:rFonts w:ascii="inherit" w:hAnsi="inherit"/>
          <w:color w:val="333333"/>
          <w:sz w:val="18"/>
          <w:szCs w:val="18"/>
        </w:rPr>
        <w:t> </w:t>
      </w:r>
      <w:r>
        <w:rPr>
          <w:rFonts w:ascii="inherit" w:hAnsi="inherit"/>
          <w:b/>
          <w:bCs/>
          <w:color w:val="333333"/>
          <w:sz w:val="18"/>
          <w:szCs w:val="18"/>
        </w:rPr>
        <w:t>Nv</w:t>
      </w:r>
      <w:r>
        <w:rPr>
          <w:rStyle w:val="apple-converted-space"/>
          <w:rFonts w:ascii="inherit" w:hAnsi="inherit"/>
          <w:color w:val="333333"/>
          <w:sz w:val="18"/>
          <w:szCs w:val="18"/>
        </w:rPr>
        <w:t> </w:t>
      </w:r>
      <w:r>
        <w:rPr>
          <w:rFonts w:ascii="inherit" w:hAnsi="inherit"/>
          <w:color w:val="333333"/>
          <w:sz w:val="18"/>
          <w:szCs w:val="18"/>
        </w:rPr>
        <w:t>is the number of vertices in the set, and</w:t>
      </w:r>
      <w:r>
        <w:rPr>
          <w:rStyle w:val="apple-converted-space"/>
          <w:rFonts w:ascii="inherit" w:hAnsi="inherit"/>
          <w:color w:val="333333"/>
          <w:sz w:val="18"/>
          <w:szCs w:val="18"/>
        </w:rPr>
        <w:t> </w:t>
      </w:r>
      <w:r>
        <w:rPr>
          <w:rFonts w:ascii="inherit" w:hAnsi="inherit"/>
          <w:b/>
          <w:bCs/>
          <w:color w:val="333333"/>
          <w:sz w:val="18"/>
          <w:szCs w:val="18"/>
        </w:rPr>
        <w:t>v[i]</w:t>
      </w:r>
      <w:r>
        <w:rPr>
          <w:rFonts w:ascii="inherit" w:hAnsi="inherit"/>
          <w:color w:val="333333"/>
          <w:sz w:val="18"/>
          <w:szCs w:val="18"/>
        </w:rPr>
        <w:t>'s are the indices of the vertices.</w:t>
      </w:r>
    </w:p>
    <w:p w:rsidR="00CD02D5" w:rsidRDefault="00CD02D5" w:rsidP="00CD02D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CD02D5" w:rsidRDefault="00CD02D5" w:rsidP="00CD02D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query, print in a line "Yes" if the set is a vertex cover, or "No" if not.</w:t>
      </w:r>
    </w:p>
    <w:p w:rsidR="00CD02D5" w:rsidRDefault="00CD02D5" w:rsidP="00CD02D5">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10 11</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8 7</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6 8</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4 5</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8 4</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8 1</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9 8</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9 1</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1 0</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2 4</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4 0 3 8 4</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6 6 1 7 5 4 9</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3 1 8 4</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2 2 8</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7 9 8 7 6 5 4 2</w:t>
      </w:r>
    </w:p>
    <w:p w:rsidR="00CD02D5" w:rsidRDefault="00CD02D5" w:rsidP="00CD02D5">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E03AF2" w:rsidRPr="00E03AF2" w:rsidRDefault="00E03AF2" w:rsidP="00E03AF2">
      <w:pPr>
        <w:pStyle w:val="1"/>
      </w:pPr>
      <w:r w:rsidRPr="00E03AF2">
        <w:lastRenderedPageBreak/>
        <w:t xml:space="preserve">1135. Is It </w:t>
      </w:r>
      <w:proofErr w:type="gramStart"/>
      <w:r w:rsidRPr="00E03AF2">
        <w:t>A</w:t>
      </w:r>
      <w:proofErr w:type="gramEnd"/>
      <w:r w:rsidRPr="00E03AF2">
        <w:t xml:space="preserve"> Red-Black Tree (30)</w:t>
      </w:r>
    </w:p>
    <w:p w:rsidR="00E03AF2" w:rsidRDefault="00E03AF2" w:rsidP="00E03AF2">
      <w:pPr>
        <w:shd w:val="clear" w:color="auto" w:fill="DDDDDD"/>
        <w:jc w:val="center"/>
        <w:textAlignment w:val="baseline"/>
        <w:rPr>
          <w:rFonts w:ascii="inherit" w:hAnsi="inherit"/>
          <w:color w:val="333333"/>
          <w:sz w:val="18"/>
          <w:szCs w:val="18"/>
        </w:rPr>
      </w:pPr>
      <w:r>
        <w:rPr>
          <w:rFonts w:ascii="inherit" w:hAnsi="inherit"/>
          <w:color w:val="333333"/>
          <w:sz w:val="18"/>
          <w:szCs w:val="18"/>
        </w:rPr>
        <w:t>时间限制</w:t>
      </w:r>
    </w:p>
    <w:p w:rsidR="00E03AF2" w:rsidRDefault="00E03AF2" w:rsidP="00E03AF2">
      <w:pPr>
        <w:shd w:val="clear" w:color="auto" w:fill="FAFAFA"/>
        <w:jc w:val="center"/>
        <w:textAlignment w:val="baseline"/>
        <w:rPr>
          <w:rFonts w:ascii="inherit" w:hAnsi="inherit"/>
          <w:color w:val="333333"/>
          <w:sz w:val="18"/>
          <w:szCs w:val="18"/>
        </w:rPr>
      </w:pPr>
      <w:r>
        <w:rPr>
          <w:rFonts w:ascii="inherit" w:hAnsi="inherit"/>
          <w:color w:val="333333"/>
          <w:sz w:val="18"/>
          <w:szCs w:val="18"/>
        </w:rPr>
        <w:t>400 ms</w:t>
      </w:r>
    </w:p>
    <w:p w:rsidR="00E03AF2" w:rsidRDefault="00E03AF2" w:rsidP="00E03AF2">
      <w:pPr>
        <w:shd w:val="clear" w:color="auto" w:fill="DDDDDD"/>
        <w:jc w:val="center"/>
        <w:textAlignment w:val="baseline"/>
        <w:rPr>
          <w:rFonts w:ascii="inherit" w:hAnsi="inherit"/>
          <w:color w:val="333333"/>
          <w:sz w:val="18"/>
          <w:szCs w:val="18"/>
        </w:rPr>
      </w:pPr>
      <w:r>
        <w:rPr>
          <w:rFonts w:ascii="inherit" w:hAnsi="inherit"/>
          <w:color w:val="333333"/>
          <w:sz w:val="18"/>
          <w:szCs w:val="18"/>
        </w:rPr>
        <w:t>内存限制</w:t>
      </w:r>
    </w:p>
    <w:p w:rsidR="00E03AF2" w:rsidRDefault="00E03AF2" w:rsidP="00E03AF2">
      <w:pPr>
        <w:shd w:val="clear" w:color="auto" w:fill="FAFAFA"/>
        <w:jc w:val="center"/>
        <w:textAlignment w:val="baseline"/>
        <w:rPr>
          <w:rFonts w:ascii="inherit" w:hAnsi="inherit"/>
          <w:color w:val="333333"/>
          <w:sz w:val="18"/>
          <w:szCs w:val="18"/>
        </w:rPr>
      </w:pPr>
      <w:r>
        <w:rPr>
          <w:rFonts w:ascii="inherit" w:hAnsi="inherit"/>
          <w:color w:val="333333"/>
          <w:sz w:val="18"/>
          <w:szCs w:val="18"/>
        </w:rPr>
        <w:t>65536 kB</w:t>
      </w:r>
    </w:p>
    <w:p w:rsidR="00E03AF2" w:rsidRDefault="00E03AF2" w:rsidP="00E03AF2">
      <w:pPr>
        <w:shd w:val="clear" w:color="auto" w:fill="DDDDDD"/>
        <w:jc w:val="center"/>
        <w:textAlignment w:val="baseline"/>
        <w:rPr>
          <w:rFonts w:ascii="inherit" w:hAnsi="inherit"/>
          <w:color w:val="333333"/>
          <w:sz w:val="18"/>
          <w:szCs w:val="18"/>
        </w:rPr>
      </w:pPr>
      <w:r>
        <w:rPr>
          <w:rFonts w:ascii="inherit" w:hAnsi="inherit"/>
          <w:color w:val="333333"/>
          <w:sz w:val="18"/>
          <w:szCs w:val="18"/>
        </w:rPr>
        <w:t>代码长度限制</w:t>
      </w:r>
    </w:p>
    <w:p w:rsidR="00E03AF2" w:rsidRDefault="00E03AF2" w:rsidP="00E03AF2">
      <w:pPr>
        <w:shd w:val="clear" w:color="auto" w:fill="FAFAFA"/>
        <w:jc w:val="center"/>
        <w:textAlignment w:val="baseline"/>
        <w:rPr>
          <w:rFonts w:ascii="inherit" w:hAnsi="inherit"/>
          <w:color w:val="333333"/>
          <w:sz w:val="18"/>
          <w:szCs w:val="18"/>
        </w:rPr>
      </w:pPr>
      <w:r>
        <w:rPr>
          <w:rFonts w:ascii="inherit" w:hAnsi="inherit"/>
          <w:color w:val="333333"/>
          <w:sz w:val="18"/>
          <w:szCs w:val="18"/>
        </w:rPr>
        <w:t>16000 B</w:t>
      </w:r>
    </w:p>
    <w:p w:rsidR="00E03AF2" w:rsidRDefault="00E03AF2" w:rsidP="00E03AF2">
      <w:pPr>
        <w:shd w:val="clear" w:color="auto" w:fill="DDDDDD"/>
        <w:jc w:val="center"/>
        <w:textAlignment w:val="baseline"/>
        <w:rPr>
          <w:rFonts w:ascii="inherit" w:hAnsi="inherit"/>
          <w:color w:val="333333"/>
          <w:sz w:val="18"/>
          <w:szCs w:val="18"/>
        </w:rPr>
      </w:pPr>
      <w:r>
        <w:rPr>
          <w:rFonts w:ascii="inherit" w:hAnsi="inherit"/>
          <w:color w:val="333333"/>
          <w:sz w:val="18"/>
          <w:szCs w:val="18"/>
        </w:rPr>
        <w:t>判题程序</w:t>
      </w:r>
    </w:p>
    <w:p w:rsidR="00E03AF2" w:rsidRDefault="00E03AF2" w:rsidP="00E03AF2">
      <w:pPr>
        <w:shd w:val="clear" w:color="auto" w:fill="FAFAFA"/>
        <w:jc w:val="center"/>
        <w:textAlignment w:val="baseline"/>
        <w:rPr>
          <w:rFonts w:ascii="inherit" w:hAnsi="inherit"/>
          <w:color w:val="333333"/>
          <w:sz w:val="18"/>
          <w:szCs w:val="18"/>
        </w:rPr>
      </w:pPr>
      <w:r>
        <w:rPr>
          <w:rFonts w:ascii="inherit" w:hAnsi="inherit"/>
          <w:color w:val="333333"/>
          <w:sz w:val="18"/>
          <w:szCs w:val="18"/>
          <w:bdr w:val="none" w:sz="0" w:space="0" w:color="auto" w:frame="1"/>
        </w:rPr>
        <w:t>Standard</w:t>
      </w:r>
    </w:p>
    <w:p w:rsidR="00E03AF2" w:rsidRDefault="00E03AF2" w:rsidP="00E03AF2">
      <w:pPr>
        <w:shd w:val="clear" w:color="auto" w:fill="DDDDDD"/>
        <w:jc w:val="center"/>
        <w:textAlignment w:val="baseline"/>
        <w:rPr>
          <w:rFonts w:ascii="inherit" w:hAnsi="inherit"/>
          <w:color w:val="333333"/>
          <w:sz w:val="18"/>
          <w:szCs w:val="18"/>
        </w:rPr>
      </w:pPr>
      <w:r>
        <w:rPr>
          <w:rFonts w:ascii="inherit" w:hAnsi="inherit"/>
          <w:color w:val="333333"/>
          <w:sz w:val="18"/>
          <w:szCs w:val="18"/>
        </w:rPr>
        <w:t>作者</w:t>
      </w:r>
    </w:p>
    <w:p w:rsidR="00E03AF2" w:rsidRDefault="00E03AF2" w:rsidP="00E03AF2">
      <w:pPr>
        <w:shd w:val="clear" w:color="auto" w:fill="FAFAFA"/>
        <w:jc w:val="center"/>
        <w:textAlignment w:val="baseline"/>
        <w:rPr>
          <w:rFonts w:ascii="inherit" w:hAnsi="inherit"/>
          <w:color w:val="333333"/>
          <w:sz w:val="18"/>
          <w:szCs w:val="18"/>
        </w:rPr>
      </w:pPr>
      <w:r>
        <w:rPr>
          <w:rFonts w:ascii="inherit" w:hAnsi="inherit"/>
          <w:color w:val="333333"/>
          <w:sz w:val="18"/>
          <w:szCs w:val="18"/>
        </w:rPr>
        <w:t>CHEN, Yue</w:t>
      </w:r>
    </w:p>
    <w:p w:rsidR="00E03AF2" w:rsidRDefault="00E03AF2" w:rsidP="00E03AF2">
      <w:pPr>
        <w:pStyle w:val="a3"/>
        <w:shd w:val="clear" w:color="auto" w:fill="FAFAFA"/>
        <w:spacing w:before="0" w:beforeAutospacing="0" w:after="360" w:afterAutospacing="0"/>
        <w:textAlignment w:val="baseline"/>
        <w:rPr>
          <w:rFonts w:ascii="inherit" w:hAnsi="inherit"/>
          <w:color w:val="333333"/>
          <w:sz w:val="18"/>
          <w:szCs w:val="18"/>
        </w:rPr>
      </w:pPr>
      <w:r>
        <w:rPr>
          <w:rFonts w:ascii="inherit" w:hAnsi="inherit"/>
          <w:color w:val="333333"/>
          <w:sz w:val="18"/>
          <w:szCs w:val="18"/>
        </w:rPr>
        <w:t>There is a kind of balanced binary search tree named</w:t>
      </w:r>
      <w:r>
        <w:rPr>
          <w:rStyle w:val="apple-converted-space"/>
          <w:rFonts w:ascii="inherit" w:hAnsi="inherit"/>
          <w:color w:val="333333"/>
          <w:sz w:val="18"/>
          <w:szCs w:val="18"/>
        </w:rPr>
        <w:t> </w:t>
      </w:r>
      <w:r>
        <w:rPr>
          <w:rFonts w:ascii="inherit" w:hAnsi="inherit"/>
          <w:b/>
          <w:bCs/>
          <w:color w:val="333333"/>
          <w:sz w:val="18"/>
          <w:szCs w:val="18"/>
        </w:rPr>
        <w:t>red-black tree</w:t>
      </w:r>
      <w:r>
        <w:rPr>
          <w:rStyle w:val="apple-converted-space"/>
          <w:rFonts w:ascii="inherit" w:hAnsi="inherit"/>
          <w:color w:val="333333"/>
          <w:sz w:val="18"/>
          <w:szCs w:val="18"/>
        </w:rPr>
        <w:t> </w:t>
      </w:r>
      <w:r>
        <w:rPr>
          <w:rFonts w:ascii="inherit" w:hAnsi="inherit"/>
          <w:color w:val="333333"/>
          <w:sz w:val="18"/>
          <w:szCs w:val="18"/>
        </w:rPr>
        <w:t>in the data structure. It has the following 5 properties:</w:t>
      </w:r>
    </w:p>
    <w:p w:rsidR="00E03AF2" w:rsidRDefault="00E03AF2" w:rsidP="00E03AF2">
      <w:pPr>
        <w:pStyle w:val="a3"/>
        <w:shd w:val="clear" w:color="auto" w:fill="FAFAFA"/>
        <w:spacing w:before="0" w:beforeAutospacing="0" w:after="360" w:afterAutospacing="0"/>
        <w:textAlignment w:val="baseline"/>
        <w:rPr>
          <w:rFonts w:ascii="inherit" w:hAnsi="inherit"/>
          <w:color w:val="333333"/>
          <w:sz w:val="18"/>
          <w:szCs w:val="18"/>
        </w:rPr>
      </w:pPr>
      <w:r>
        <w:rPr>
          <w:rFonts w:ascii="inherit" w:hAnsi="inherit"/>
          <w:color w:val="333333"/>
          <w:sz w:val="18"/>
          <w:szCs w:val="18"/>
        </w:rPr>
        <w:t>(1) Every node is either red or black.</w:t>
      </w:r>
      <w:r>
        <w:rPr>
          <w:rFonts w:ascii="inherit" w:hAnsi="inherit"/>
          <w:color w:val="333333"/>
          <w:sz w:val="18"/>
          <w:szCs w:val="18"/>
        </w:rPr>
        <w:br/>
        <w:t>(2) The root is black.</w:t>
      </w:r>
      <w:r>
        <w:rPr>
          <w:rFonts w:ascii="inherit" w:hAnsi="inherit"/>
          <w:color w:val="333333"/>
          <w:sz w:val="18"/>
          <w:szCs w:val="18"/>
        </w:rPr>
        <w:br/>
        <w:t>(3) Every leaf (NULL) is black.</w:t>
      </w:r>
      <w:r>
        <w:rPr>
          <w:rFonts w:ascii="inherit" w:hAnsi="inherit"/>
          <w:color w:val="333333"/>
          <w:sz w:val="18"/>
          <w:szCs w:val="18"/>
        </w:rPr>
        <w:br/>
        <w:t>(4) If a node is red, then both its children are black.</w:t>
      </w:r>
      <w:r>
        <w:rPr>
          <w:rFonts w:ascii="inherit" w:hAnsi="inherit"/>
          <w:color w:val="333333"/>
          <w:sz w:val="18"/>
          <w:szCs w:val="18"/>
        </w:rPr>
        <w:br/>
        <w:t xml:space="preserve">(5) For each node, all simple paths from the node to descendant </w:t>
      </w:r>
      <w:proofErr w:type="gramStart"/>
      <w:r>
        <w:rPr>
          <w:rFonts w:ascii="inherit" w:hAnsi="inherit"/>
          <w:color w:val="333333"/>
          <w:sz w:val="18"/>
          <w:szCs w:val="18"/>
        </w:rPr>
        <w:t>leaves</w:t>
      </w:r>
      <w:proofErr w:type="gramEnd"/>
      <w:r>
        <w:rPr>
          <w:rFonts w:ascii="inherit" w:hAnsi="inherit"/>
          <w:color w:val="333333"/>
          <w:sz w:val="18"/>
          <w:szCs w:val="18"/>
        </w:rPr>
        <w:t xml:space="preserve"> contain the same number of black nodes.</w:t>
      </w:r>
    </w:p>
    <w:p w:rsidR="00E03AF2" w:rsidRDefault="00E03AF2" w:rsidP="00E03AF2">
      <w:pPr>
        <w:pStyle w:val="a3"/>
        <w:shd w:val="clear" w:color="auto" w:fill="FAFAFA"/>
        <w:spacing w:before="0" w:beforeAutospacing="0" w:after="360" w:afterAutospacing="0"/>
        <w:textAlignment w:val="baseline"/>
        <w:rPr>
          <w:rFonts w:ascii="inherit" w:hAnsi="inherit"/>
          <w:color w:val="333333"/>
          <w:sz w:val="18"/>
          <w:szCs w:val="18"/>
        </w:rPr>
      </w:pPr>
      <w:r>
        <w:rPr>
          <w:rFonts w:ascii="inherit" w:hAnsi="inherit"/>
          <w:color w:val="333333"/>
          <w:sz w:val="18"/>
          <w:szCs w:val="18"/>
        </w:rPr>
        <w:t>For example, the tree in Figure 1 is a red-black tree, while the ones in Figure 2 and 3 are not.</w:t>
      </w:r>
    </w:p>
    <w:tbl>
      <w:tblPr>
        <w:tblW w:w="13020" w:type="dxa"/>
        <w:jc w:val="center"/>
        <w:tblCellSpacing w:w="15" w:type="dxa"/>
        <w:tblBorders>
          <w:top w:val="single" w:sz="6" w:space="0" w:color="DDDDDD"/>
          <w:left w:val="single" w:sz="6" w:space="0" w:color="DDDDDD"/>
          <w:bottom w:val="single" w:sz="6" w:space="0" w:color="DDDDDD"/>
          <w:right w:val="single" w:sz="6" w:space="0" w:color="DDDDDD"/>
        </w:tblBorders>
        <w:shd w:val="clear" w:color="auto" w:fill="F7F7F7"/>
        <w:tblCellMar>
          <w:left w:w="0" w:type="dxa"/>
          <w:right w:w="0" w:type="dxa"/>
        </w:tblCellMar>
        <w:tblLook w:val="04A0" w:firstRow="1" w:lastRow="0" w:firstColumn="1" w:lastColumn="0" w:noHBand="0" w:noVBand="1"/>
      </w:tblPr>
      <w:tblGrid>
        <w:gridCol w:w="4694"/>
        <w:gridCol w:w="4678"/>
        <w:gridCol w:w="3648"/>
      </w:tblGrid>
      <w:tr w:rsidR="00E03AF2" w:rsidTr="00E03AF2">
        <w:trPr>
          <w:tblCellSpacing w:w="15" w:type="dxa"/>
          <w:jc w:val="center"/>
        </w:trPr>
        <w:tc>
          <w:tcPr>
            <w:tcW w:w="0" w:type="auto"/>
            <w:tcBorders>
              <w:top w:val="nil"/>
              <w:left w:val="nil"/>
              <w:bottom w:val="nil"/>
              <w:right w:val="nil"/>
            </w:tcBorders>
            <w:shd w:val="clear" w:color="auto" w:fill="F7F7F7"/>
            <w:tcMar>
              <w:top w:w="60" w:type="dxa"/>
              <w:left w:w="75" w:type="dxa"/>
              <w:bottom w:w="60" w:type="dxa"/>
              <w:right w:w="150" w:type="dxa"/>
            </w:tcMar>
            <w:vAlign w:val="center"/>
            <w:hideMark/>
          </w:tcPr>
          <w:p w:rsidR="00E03AF2" w:rsidRDefault="00E03AF2">
            <w:pPr>
              <w:jc w:val="center"/>
              <w:rPr>
                <w:rFonts w:ascii="inherit" w:eastAsia="宋体" w:hAnsi="inherit" w:cs="宋体"/>
                <w:sz w:val="24"/>
                <w:szCs w:val="24"/>
              </w:rPr>
            </w:pPr>
            <w:r>
              <w:rPr>
                <w:rFonts w:ascii="inherit" w:hAnsi="inherit" w:hint="eastAsia"/>
                <w:noProof/>
              </w:rPr>
              <w:drawing>
                <wp:inline distT="0" distB="0" distL="0" distR="0">
                  <wp:extent cx="2219325" cy="1571625"/>
                  <wp:effectExtent l="0" t="0" r="9525" b="9525"/>
                  <wp:docPr id="38" name="图片 38" descr="http://nos.patest.cn/pc_ovw0hp2a4x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pc_ovw0hp2a4xp.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19325" cy="1571625"/>
                          </a:xfrm>
                          <a:prstGeom prst="rect">
                            <a:avLst/>
                          </a:prstGeom>
                          <a:noFill/>
                          <a:ln>
                            <a:noFill/>
                          </a:ln>
                        </pic:spPr>
                      </pic:pic>
                    </a:graphicData>
                  </a:graphic>
                </wp:inline>
              </w:drawing>
            </w:r>
          </w:p>
        </w:tc>
        <w:tc>
          <w:tcPr>
            <w:tcW w:w="0" w:type="auto"/>
            <w:tcBorders>
              <w:top w:val="nil"/>
              <w:left w:val="nil"/>
              <w:bottom w:val="nil"/>
              <w:right w:val="nil"/>
            </w:tcBorders>
            <w:shd w:val="clear" w:color="auto" w:fill="F7F7F7"/>
            <w:tcMar>
              <w:top w:w="60" w:type="dxa"/>
              <w:left w:w="75" w:type="dxa"/>
              <w:bottom w:w="60" w:type="dxa"/>
              <w:right w:w="150" w:type="dxa"/>
            </w:tcMar>
            <w:vAlign w:val="center"/>
            <w:hideMark/>
          </w:tcPr>
          <w:p w:rsidR="00E03AF2" w:rsidRDefault="00E03AF2">
            <w:pPr>
              <w:jc w:val="center"/>
              <w:rPr>
                <w:rFonts w:ascii="inherit" w:eastAsia="宋体" w:hAnsi="inherit" w:cs="宋体"/>
                <w:sz w:val="24"/>
                <w:szCs w:val="24"/>
              </w:rPr>
            </w:pPr>
            <w:r>
              <w:rPr>
                <w:rFonts w:ascii="inherit" w:hAnsi="inherit" w:hint="eastAsia"/>
                <w:noProof/>
              </w:rPr>
              <w:drawing>
                <wp:inline distT="0" distB="0" distL="0" distR="0">
                  <wp:extent cx="2219325" cy="1990725"/>
                  <wp:effectExtent l="0" t="0" r="9525" b="9525"/>
                  <wp:docPr id="37" name="图片 37" descr="http://nos.patest.cn/pc_ovw0huh8o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os.patest.cn/pc_ovw0huh8oas.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19325" cy="1990725"/>
                          </a:xfrm>
                          <a:prstGeom prst="rect">
                            <a:avLst/>
                          </a:prstGeom>
                          <a:noFill/>
                          <a:ln>
                            <a:noFill/>
                          </a:ln>
                        </pic:spPr>
                      </pic:pic>
                    </a:graphicData>
                  </a:graphic>
                </wp:inline>
              </w:drawing>
            </w:r>
          </w:p>
        </w:tc>
        <w:tc>
          <w:tcPr>
            <w:tcW w:w="0" w:type="auto"/>
            <w:tcBorders>
              <w:top w:val="nil"/>
              <w:left w:val="nil"/>
              <w:bottom w:val="nil"/>
              <w:right w:val="nil"/>
            </w:tcBorders>
            <w:shd w:val="clear" w:color="auto" w:fill="F7F7F7"/>
            <w:tcMar>
              <w:top w:w="60" w:type="dxa"/>
              <w:left w:w="75" w:type="dxa"/>
              <w:bottom w:w="60" w:type="dxa"/>
              <w:right w:w="150" w:type="dxa"/>
            </w:tcMar>
            <w:vAlign w:val="center"/>
            <w:hideMark/>
          </w:tcPr>
          <w:p w:rsidR="00E03AF2" w:rsidRDefault="00E03AF2">
            <w:pPr>
              <w:jc w:val="center"/>
              <w:rPr>
                <w:rFonts w:ascii="inherit" w:eastAsia="宋体" w:hAnsi="inherit" w:cs="宋体"/>
                <w:sz w:val="24"/>
                <w:szCs w:val="24"/>
              </w:rPr>
            </w:pPr>
            <w:r>
              <w:rPr>
                <w:rFonts w:ascii="inherit" w:hAnsi="inherit" w:hint="eastAsia"/>
                <w:noProof/>
              </w:rPr>
              <w:drawing>
                <wp:inline distT="0" distB="0" distL="0" distR="0">
                  <wp:extent cx="1695450" cy="1600200"/>
                  <wp:effectExtent l="0" t="0" r="0" b="0"/>
                  <wp:docPr id="36" name="图片 36" descr="http://nos.patest.cn/pc_ovw0jb719k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nos.patest.cn/pc_ovw0jb719kh.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695450" cy="1600200"/>
                          </a:xfrm>
                          <a:prstGeom prst="rect">
                            <a:avLst/>
                          </a:prstGeom>
                          <a:noFill/>
                          <a:ln>
                            <a:noFill/>
                          </a:ln>
                        </pic:spPr>
                      </pic:pic>
                    </a:graphicData>
                  </a:graphic>
                </wp:inline>
              </w:drawing>
            </w:r>
          </w:p>
        </w:tc>
      </w:tr>
      <w:tr w:rsidR="00E03AF2" w:rsidTr="00E03AF2">
        <w:trPr>
          <w:tblCellSpacing w:w="15" w:type="dxa"/>
          <w:jc w:val="center"/>
        </w:trPr>
        <w:tc>
          <w:tcPr>
            <w:tcW w:w="0" w:type="auto"/>
            <w:tcBorders>
              <w:top w:val="nil"/>
              <w:left w:val="nil"/>
              <w:bottom w:val="nil"/>
              <w:right w:val="nil"/>
            </w:tcBorders>
            <w:shd w:val="clear" w:color="auto" w:fill="E5ECF9"/>
            <w:tcMar>
              <w:top w:w="60" w:type="dxa"/>
              <w:left w:w="75" w:type="dxa"/>
              <w:bottom w:w="60" w:type="dxa"/>
              <w:right w:w="150" w:type="dxa"/>
            </w:tcMar>
            <w:vAlign w:val="center"/>
            <w:hideMark/>
          </w:tcPr>
          <w:p w:rsidR="00E03AF2" w:rsidRDefault="00E03AF2">
            <w:pPr>
              <w:jc w:val="center"/>
              <w:rPr>
                <w:rFonts w:ascii="inherit" w:eastAsia="宋体" w:hAnsi="inherit" w:cs="宋体"/>
                <w:sz w:val="24"/>
                <w:szCs w:val="24"/>
              </w:rPr>
            </w:pPr>
            <w:r>
              <w:rPr>
                <w:rFonts w:ascii="inherit" w:hAnsi="inherit"/>
              </w:rPr>
              <w:t>Figure 1</w:t>
            </w:r>
          </w:p>
        </w:tc>
        <w:tc>
          <w:tcPr>
            <w:tcW w:w="0" w:type="auto"/>
            <w:tcBorders>
              <w:top w:val="nil"/>
              <w:left w:val="nil"/>
              <w:bottom w:val="nil"/>
              <w:right w:val="nil"/>
            </w:tcBorders>
            <w:shd w:val="clear" w:color="auto" w:fill="E5ECF9"/>
            <w:tcMar>
              <w:top w:w="60" w:type="dxa"/>
              <w:left w:w="75" w:type="dxa"/>
              <w:bottom w:w="60" w:type="dxa"/>
              <w:right w:w="150" w:type="dxa"/>
            </w:tcMar>
            <w:vAlign w:val="center"/>
            <w:hideMark/>
          </w:tcPr>
          <w:p w:rsidR="00E03AF2" w:rsidRDefault="00E03AF2">
            <w:pPr>
              <w:jc w:val="center"/>
              <w:rPr>
                <w:rFonts w:ascii="inherit" w:eastAsia="宋体" w:hAnsi="inherit" w:cs="宋体"/>
                <w:sz w:val="24"/>
                <w:szCs w:val="24"/>
              </w:rPr>
            </w:pPr>
            <w:r>
              <w:rPr>
                <w:rFonts w:ascii="inherit" w:hAnsi="inherit"/>
              </w:rPr>
              <w:t>Figure 2</w:t>
            </w:r>
          </w:p>
        </w:tc>
        <w:tc>
          <w:tcPr>
            <w:tcW w:w="0" w:type="auto"/>
            <w:tcBorders>
              <w:top w:val="nil"/>
              <w:left w:val="nil"/>
              <w:bottom w:val="nil"/>
              <w:right w:val="nil"/>
            </w:tcBorders>
            <w:shd w:val="clear" w:color="auto" w:fill="E5ECF9"/>
            <w:tcMar>
              <w:top w:w="60" w:type="dxa"/>
              <w:left w:w="75" w:type="dxa"/>
              <w:bottom w:w="60" w:type="dxa"/>
              <w:right w:w="150" w:type="dxa"/>
            </w:tcMar>
            <w:vAlign w:val="center"/>
            <w:hideMark/>
          </w:tcPr>
          <w:p w:rsidR="00E03AF2" w:rsidRDefault="00E03AF2">
            <w:pPr>
              <w:jc w:val="center"/>
              <w:rPr>
                <w:rFonts w:ascii="inherit" w:eastAsia="宋体" w:hAnsi="inherit" w:cs="宋体"/>
                <w:sz w:val="24"/>
                <w:szCs w:val="24"/>
              </w:rPr>
            </w:pPr>
            <w:r>
              <w:rPr>
                <w:rFonts w:ascii="inherit" w:hAnsi="inherit"/>
              </w:rPr>
              <w:t>Figure 3</w:t>
            </w:r>
          </w:p>
        </w:tc>
      </w:tr>
    </w:tbl>
    <w:p w:rsidR="00E03AF2" w:rsidRDefault="00E03AF2" w:rsidP="00E03AF2">
      <w:pPr>
        <w:pStyle w:val="a3"/>
        <w:shd w:val="clear" w:color="auto" w:fill="FAFAFA"/>
        <w:spacing w:before="0" w:beforeAutospacing="0" w:after="360" w:afterAutospacing="0"/>
        <w:textAlignment w:val="baseline"/>
        <w:rPr>
          <w:rFonts w:ascii="inherit" w:hAnsi="inherit"/>
          <w:color w:val="333333"/>
          <w:sz w:val="18"/>
          <w:szCs w:val="18"/>
        </w:rPr>
      </w:pPr>
      <w:r>
        <w:rPr>
          <w:rFonts w:ascii="inherit" w:hAnsi="inherit"/>
          <w:color w:val="333333"/>
          <w:sz w:val="18"/>
          <w:szCs w:val="18"/>
        </w:rPr>
        <w:t>For each given binary search tree, you are supposed to tell if it is a legal red-black tree.</w:t>
      </w:r>
    </w:p>
    <w:p w:rsidR="00E03AF2" w:rsidRDefault="00E03AF2" w:rsidP="00E03AF2">
      <w:pPr>
        <w:pStyle w:val="a3"/>
        <w:shd w:val="clear" w:color="auto" w:fill="FAFAFA"/>
        <w:spacing w:before="0" w:beforeAutospacing="0" w:after="360" w:afterAutospacing="0"/>
        <w:textAlignment w:val="baseline"/>
        <w:rPr>
          <w:rFonts w:ascii="inherit" w:hAnsi="inherit"/>
          <w:color w:val="333333"/>
          <w:sz w:val="18"/>
          <w:szCs w:val="18"/>
        </w:rPr>
      </w:pPr>
      <w:r>
        <w:rPr>
          <w:rFonts w:ascii="inherit" w:hAnsi="inherit"/>
          <w:b/>
          <w:bCs/>
          <w:color w:val="333333"/>
          <w:sz w:val="18"/>
          <w:szCs w:val="18"/>
        </w:rPr>
        <w:t>Input Specification:</w:t>
      </w:r>
    </w:p>
    <w:p w:rsidR="00E03AF2" w:rsidRDefault="00E03AF2" w:rsidP="00E03AF2">
      <w:pPr>
        <w:pStyle w:val="a3"/>
        <w:shd w:val="clear" w:color="auto" w:fill="FAFAFA"/>
        <w:spacing w:before="0" w:beforeAutospacing="0" w:after="360" w:afterAutospacing="0"/>
        <w:textAlignment w:val="baseline"/>
        <w:rPr>
          <w:rFonts w:ascii="inherit" w:hAnsi="inherit"/>
          <w:color w:val="333333"/>
          <w:sz w:val="18"/>
          <w:szCs w:val="18"/>
        </w:rPr>
      </w:pPr>
      <w:r>
        <w:rPr>
          <w:rFonts w:ascii="inherit" w:hAnsi="inherit"/>
          <w:color w:val="333333"/>
          <w:sz w:val="18"/>
          <w:szCs w:val="18"/>
        </w:rPr>
        <w:t xml:space="preserve">Each input file contains several test cases. The first line gives a positive integer K (&lt;=30) which is the total number of cases. For each case, the first line gives a positive integer N (&lt;=30), the total number of nodes in the binary tree. The second line gives the preorder traversal sequence of the tree. While all the keys in a tree are positive integers, </w:t>
      </w:r>
      <w:r>
        <w:rPr>
          <w:rFonts w:ascii="inherit" w:hAnsi="inherit"/>
          <w:color w:val="333333"/>
          <w:sz w:val="18"/>
          <w:szCs w:val="18"/>
        </w:rPr>
        <w:lastRenderedPageBreak/>
        <w:t>we use negative signs to represent red nodes. All the numbers in a line are separated by a space. The sample input cases correspond to the trees shown in Figure 1, 2 and 3.</w:t>
      </w:r>
    </w:p>
    <w:p w:rsidR="00E03AF2" w:rsidRDefault="00E03AF2" w:rsidP="00E03AF2">
      <w:pPr>
        <w:pStyle w:val="a3"/>
        <w:shd w:val="clear" w:color="auto" w:fill="FAFAFA"/>
        <w:spacing w:before="0" w:beforeAutospacing="0" w:after="360" w:afterAutospacing="0"/>
        <w:textAlignment w:val="baseline"/>
        <w:rPr>
          <w:rFonts w:ascii="inherit" w:hAnsi="inherit"/>
          <w:color w:val="333333"/>
          <w:sz w:val="18"/>
          <w:szCs w:val="18"/>
        </w:rPr>
      </w:pPr>
      <w:r>
        <w:rPr>
          <w:rFonts w:ascii="inherit" w:hAnsi="inherit"/>
          <w:b/>
          <w:bCs/>
          <w:color w:val="333333"/>
          <w:sz w:val="18"/>
          <w:szCs w:val="18"/>
        </w:rPr>
        <w:t>Output Specification:</w:t>
      </w:r>
    </w:p>
    <w:p w:rsidR="00E03AF2" w:rsidRDefault="00E03AF2" w:rsidP="00E03AF2">
      <w:pPr>
        <w:pStyle w:val="a3"/>
        <w:shd w:val="clear" w:color="auto" w:fill="FAFAFA"/>
        <w:spacing w:before="0" w:beforeAutospacing="0" w:after="360" w:afterAutospacing="0"/>
        <w:textAlignment w:val="baseline"/>
        <w:rPr>
          <w:rFonts w:ascii="inherit" w:hAnsi="inherit"/>
          <w:color w:val="333333"/>
          <w:sz w:val="18"/>
          <w:szCs w:val="18"/>
        </w:rPr>
      </w:pPr>
      <w:r>
        <w:rPr>
          <w:rFonts w:ascii="inherit" w:hAnsi="inherit"/>
          <w:color w:val="333333"/>
          <w:sz w:val="18"/>
          <w:szCs w:val="18"/>
        </w:rPr>
        <w:t>For each test case, print in a line "Yes" if the given tree is a red-black tree, or "No" if not.</w:t>
      </w:r>
    </w:p>
    <w:p w:rsidR="00E03AF2" w:rsidRDefault="00E03AF2" w:rsidP="00E03AF2">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E03AF2" w:rsidRDefault="00E03AF2" w:rsidP="00E03AF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E03AF2" w:rsidRDefault="00E03AF2" w:rsidP="00E03AF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w:t>
      </w:r>
    </w:p>
    <w:p w:rsidR="00E03AF2" w:rsidRDefault="00E03AF2" w:rsidP="00E03AF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7 -2 1 5 -4 -11 8 14 -15</w:t>
      </w:r>
    </w:p>
    <w:p w:rsidR="00E03AF2" w:rsidRDefault="00E03AF2" w:rsidP="00E03AF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w:t>
      </w:r>
    </w:p>
    <w:p w:rsidR="00E03AF2" w:rsidRDefault="00E03AF2" w:rsidP="00E03AF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11 -2 1 -7 5 -4 8 14 -15</w:t>
      </w:r>
    </w:p>
    <w:p w:rsidR="00E03AF2" w:rsidRDefault="00E03AF2" w:rsidP="00E03AF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w:t>
      </w:r>
    </w:p>
    <w:p w:rsidR="00E03AF2" w:rsidRDefault="00E03AF2" w:rsidP="00E03AF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10 -7 5 -6 8 15 -11 17</w:t>
      </w:r>
    </w:p>
    <w:p w:rsidR="00E03AF2" w:rsidRDefault="00E03AF2" w:rsidP="00E03AF2">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E03AF2" w:rsidRDefault="00E03AF2" w:rsidP="00E03AF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E03AF2" w:rsidRDefault="00E03AF2" w:rsidP="00E03AF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E03AF2" w:rsidRDefault="00E03AF2" w:rsidP="00E03AF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9221AE" w:rsidRPr="009221AE" w:rsidRDefault="009221AE" w:rsidP="009221AE">
      <w:pPr>
        <w:pStyle w:val="1"/>
      </w:pPr>
      <w:r w:rsidRPr="009221AE">
        <w:t>1136. A Delayed Palindrome (20)</w:t>
      </w:r>
    </w:p>
    <w:p w:rsidR="009221AE" w:rsidRDefault="009221AE" w:rsidP="009221AE">
      <w:pPr>
        <w:shd w:val="clear" w:color="auto" w:fill="DDDDDD"/>
        <w:jc w:val="center"/>
        <w:textAlignment w:val="baseline"/>
        <w:rPr>
          <w:rFonts w:ascii="inherit" w:hAnsi="inherit"/>
          <w:color w:val="333333"/>
          <w:sz w:val="18"/>
          <w:szCs w:val="18"/>
        </w:rPr>
      </w:pPr>
      <w:r>
        <w:rPr>
          <w:rFonts w:ascii="inherit" w:hAnsi="inherit"/>
          <w:color w:val="333333"/>
          <w:sz w:val="18"/>
          <w:szCs w:val="18"/>
        </w:rPr>
        <w:t>时间限制</w:t>
      </w:r>
    </w:p>
    <w:p w:rsidR="009221AE" w:rsidRDefault="009221AE" w:rsidP="009221AE">
      <w:pPr>
        <w:shd w:val="clear" w:color="auto" w:fill="FAFAFA"/>
        <w:jc w:val="center"/>
        <w:textAlignment w:val="baseline"/>
        <w:rPr>
          <w:rFonts w:ascii="inherit" w:hAnsi="inherit"/>
          <w:color w:val="333333"/>
          <w:sz w:val="18"/>
          <w:szCs w:val="18"/>
        </w:rPr>
      </w:pPr>
      <w:r>
        <w:rPr>
          <w:rFonts w:ascii="inherit" w:hAnsi="inherit"/>
          <w:color w:val="333333"/>
          <w:sz w:val="18"/>
          <w:szCs w:val="18"/>
        </w:rPr>
        <w:t>400 ms</w:t>
      </w:r>
    </w:p>
    <w:p w:rsidR="009221AE" w:rsidRDefault="009221AE" w:rsidP="009221AE">
      <w:pPr>
        <w:shd w:val="clear" w:color="auto" w:fill="DDDDDD"/>
        <w:jc w:val="center"/>
        <w:textAlignment w:val="baseline"/>
        <w:rPr>
          <w:rFonts w:ascii="inherit" w:hAnsi="inherit"/>
          <w:color w:val="333333"/>
          <w:sz w:val="18"/>
          <w:szCs w:val="18"/>
        </w:rPr>
      </w:pPr>
      <w:r>
        <w:rPr>
          <w:rFonts w:ascii="inherit" w:hAnsi="inherit"/>
          <w:color w:val="333333"/>
          <w:sz w:val="18"/>
          <w:szCs w:val="18"/>
        </w:rPr>
        <w:t>内存限制</w:t>
      </w:r>
    </w:p>
    <w:p w:rsidR="009221AE" w:rsidRDefault="009221AE" w:rsidP="009221AE">
      <w:pPr>
        <w:shd w:val="clear" w:color="auto" w:fill="FAFAFA"/>
        <w:jc w:val="center"/>
        <w:textAlignment w:val="baseline"/>
        <w:rPr>
          <w:rFonts w:ascii="inherit" w:hAnsi="inherit"/>
          <w:color w:val="333333"/>
          <w:sz w:val="18"/>
          <w:szCs w:val="18"/>
        </w:rPr>
      </w:pPr>
      <w:r>
        <w:rPr>
          <w:rFonts w:ascii="inherit" w:hAnsi="inherit"/>
          <w:color w:val="333333"/>
          <w:sz w:val="18"/>
          <w:szCs w:val="18"/>
        </w:rPr>
        <w:t>65536 kB</w:t>
      </w:r>
    </w:p>
    <w:p w:rsidR="009221AE" w:rsidRDefault="009221AE" w:rsidP="009221AE">
      <w:pPr>
        <w:shd w:val="clear" w:color="auto" w:fill="DDDDDD"/>
        <w:jc w:val="center"/>
        <w:textAlignment w:val="baseline"/>
        <w:rPr>
          <w:rFonts w:ascii="inherit" w:hAnsi="inherit"/>
          <w:color w:val="333333"/>
          <w:sz w:val="18"/>
          <w:szCs w:val="18"/>
        </w:rPr>
      </w:pPr>
      <w:r>
        <w:rPr>
          <w:rFonts w:ascii="inherit" w:hAnsi="inherit"/>
          <w:color w:val="333333"/>
          <w:sz w:val="18"/>
          <w:szCs w:val="18"/>
        </w:rPr>
        <w:t>代码长度限制</w:t>
      </w:r>
    </w:p>
    <w:p w:rsidR="009221AE" w:rsidRDefault="009221AE" w:rsidP="009221AE">
      <w:pPr>
        <w:shd w:val="clear" w:color="auto" w:fill="FAFAFA"/>
        <w:jc w:val="center"/>
        <w:textAlignment w:val="baseline"/>
        <w:rPr>
          <w:rFonts w:ascii="inherit" w:hAnsi="inherit"/>
          <w:color w:val="333333"/>
          <w:sz w:val="18"/>
          <w:szCs w:val="18"/>
        </w:rPr>
      </w:pPr>
      <w:r>
        <w:rPr>
          <w:rFonts w:ascii="inherit" w:hAnsi="inherit"/>
          <w:color w:val="333333"/>
          <w:sz w:val="18"/>
          <w:szCs w:val="18"/>
        </w:rPr>
        <w:t>16000 B</w:t>
      </w:r>
    </w:p>
    <w:p w:rsidR="009221AE" w:rsidRDefault="009221AE" w:rsidP="009221AE">
      <w:pPr>
        <w:shd w:val="clear" w:color="auto" w:fill="DDDDDD"/>
        <w:jc w:val="center"/>
        <w:textAlignment w:val="baseline"/>
        <w:rPr>
          <w:rFonts w:ascii="inherit" w:hAnsi="inherit"/>
          <w:color w:val="333333"/>
          <w:sz w:val="18"/>
          <w:szCs w:val="18"/>
        </w:rPr>
      </w:pPr>
      <w:r>
        <w:rPr>
          <w:rFonts w:ascii="inherit" w:hAnsi="inherit"/>
          <w:color w:val="333333"/>
          <w:sz w:val="18"/>
          <w:szCs w:val="18"/>
        </w:rPr>
        <w:t>判题程序</w:t>
      </w:r>
    </w:p>
    <w:p w:rsidR="009221AE" w:rsidRDefault="009221AE" w:rsidP="009221AE">
      <w:pPr>
        <w:shd w:val="clear" w:color="auto" w:fill="FAFAFA"/>
        <w:jc w:val="center"/>
        <w:textAlignment w:val="baseline"/>
        <w:rPr>
          <w:rFonts w:ascii="inherit" w:hAnsi="inherit"/>
          <w:color w:val="333333"/>
          <w:sz w:val="18"/>
          <w:szCs w:val="18"/>
        </w:rPr>
      </w:pPr>
      <w:r>
        <w:rPr>
          <w:rFonts w:ascii="inherit" w:hAnsi="inherit"/>
          <w:color w:val="333333"/>
          <w:sz w:val="18"/>
          <w:szCs w:val="18"/>
          <w:bdr w:val="none" w:sz="0" w:space="0" w:color="auto" w:frame="1"/>
        </w:rPr>
        <w:t>Standard</w:t>
      </w:r>
    </w:p>
    <w:p w:rsidR="009221AE" w:rsidRDefault="009221AE" w:rsidP="009221AE">
      <w:pPr>
        <w:shd w:val="clear" w:color="auto" w:fill="DDDDDD"/>
        <w:jc w:val="center"/>
        <w:textAlignment w:val="baseline"/>
        <w:rPr>
          <w:rFonts w:ascii="inherit" w:hAnsi="inherit"/>
          <w:color w:val="333333"/>
          <w:sz w:val="18"/>
          <w:szCs w:val="18"/>
        </w:rPr>
      </w:pPr>
      <w:r>
        <w:rPr>
          <w:rFonts w:ascii="inherit" w:hAnsi="inherit"/>
          <w:color w:val="333333"/>
          <w:sz w:val="18"/>
          <w:szCs w:val="18"/>
        </w:rPr>
        <w:lastRenderedPageBreak/>
        <w:t>作者</w:t>
      </w:r>
    </w:p>
    <w:p w:rsidR="009221AE" w:rsidRDefault="009221AE" w:rsidP="009221AE">
      <w:pPr>
        <w:shd w:val="clear" w:color="auto" w:fill="FAFAFA"/>
        <w:jc w:val="center"/>
        <w:textAlignment w:val="baseline"/>
        <w:rPr>
          <w:rFonts w:ascii="inherit" w:hAnsi="inherit"/>
          <w:color w:val="333333"/>
          <w:sz w:val="18"/>
          <w:szCs w:val="18"/>
        </w:rPr>
      </w:pPr>
      <w:r>
        <w:rPr>
          <w:rFonts w:ascii="inherit" w:hAnsi="inherit"/>
          <w:color w:val="333333"/>
          <w:sz w:val="18"/>
          <w:szCs w:val="18"/>
        </w:rPr>
        <w:t>CHEN, Yue</w:t>
      </w:r>
    </w:p>
    <w:p w:rsidR="009221AE" w:rsidRDefault="009221AE" w:rsidP="009221AE">
      <w:pPr>
        <w:pStyle w:val="a3"/>
        <w:shd w:val="clear" w:color="auto" w:fill="FAFAFA"/>
        <w:spacing w:before="0" w:beforeAutospacing="0" w:after="360" w:afterAutospacing="0"/>
        <w:textAlignment w:val="baseline"/>
        <w:rPr>
          <w:rFonts w:ascii="inherit" w:hAnsi="inherit"/>
          <w:color w:val="333333"/>
          <w:sz w:val="18"/>
          <w:szCs w:val="18"/>
        </w:rPr>
      </w:pPr>
      <w:r>
        <w:rPr>
          <w:rFonts w:ascii="inherit" w:hAnsi="inherit"/>
          <w:color w:val="333333"/>
          <w:sz w:val="18"/>
          <w:szCs w:val="18"/>
        </w:rPr>
        <w:t>Consider a positive integer N written in standard notation with k+1 digits a</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 xml:space="preserve">as </w:t>
      </w:r>
      <w:proofErr w:type="gramStart"/>
      <w:r>
        <w:rPr>
          <w:rFonts w:ascii="inherit" w:hAnsi="inherit"/>
          <w:color w:val="333333"/>
          <w:sz w:val="18"/>
          <w:szCs w:val="18"/>
        </w:rPr>
        <w:t>a</w:t>
      </w:r>
      <w:r>
        <w:rPr>
          <w:rFonts w:ascii="inherit" w:hAnsi="inherit"/>
          <w:color w:val="333333"/>
          <w:sz w:val="18"/>
          <w:szCs w:val="18"/>
          <w:vertAlign w:val="subscript"/>
        </w:rPr>
        <w:t>k</w:t>
      </w:r>
      <w:proofErr w:type="gramEnd"/>
      <w:r>
        <w:rPr>
          <w:rFonts w:ascii="inherit" w:hAnsi="inherit"/>
          <w:color w:val="333333"/>
          <w:sz w:val="18"/>
          <w:szCs w:val="18"/>
        </w:rPr>
        <w:t>...a</w:t>
      </w:r>
      <w:r>
        <w:rPr>
          <w:rFonts w:ascii="inherit" w:hAnsi="inherit"/>
          <w:color w:val="333333"/>
          <w:sz w:val="18"/>
          <w:szCs w:val="18"/>
          <w:vertAlign w:val="subscript"/>
        </w:rPr>
        <w:t>1</w:t>
      </w:r>
      <w:r>
        <w:rPr>
          <w:rFonts w:ascii="inherit" w:hAnsi="inherit"/>
          <w:color w:val="333333"/>
          <w:sz w:val="18"/>
          <w:szCs w:val="18"/>
        </w:rPr>
        <w:t>a</w:t>
      </w:r>
      <w:r>
        <w:rPr>
          <w:rFonts w:ascii="inherit" w:hAnsi="inherit"/>
          <w:color w:val="333333"/>
          <w:sz w:val="18"/>
          <w:szCs w:val="18"/>
          <w:vertAlign w:val="subscript"/>
        </w:rPr>
        <w:t>0</w:t>
      </w:r>
      <w:r>
        <w:rPr>
          <w:rStyle w:val="apple-converted-space"/>
          <w:rFonts w:ascii="inherit" w:hAnsi="inherit"/>
          <w:color w:val="333333"/>
          <w:sz w:val="18"/>
          <w:szCs w:val="18"/>
        </w:rPr>
        <w:t> </w:t>
      </w:r>
      <w:r>
        <w:rPr>
          <w:rFonts w:ascii="inherit" w:hAnsi="inherit"/>
          <w:color w:val="333333"/>
          <w:sz w:val="18"/>
          <w:szCs w:val="18"/>
        </w:rPr>
        <w:t>with 0 &lt;= a</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&lt; 10 for all i and a</w:t>
      </w:r>
      <w:r>
        <w:rPr>
          <w:rFonts w:ascii="inherit" w:hAnsi="inherit"/>
          <w:color w:val="333333"/>
          <w:sz w:val="18"/>
          <w:szCs w:val="18"/>
          <w:vertAlign w:val="subscript"/>
        </w:rPr>
        <w:t>k</w:t>
      </w:r>
      <w:r>
        <w:rPr>
          <w:rStyle w:val="apple-converted-space"/>
          <w:rFonts w:ascii="inherit" w:hAnsi="inherit"/>
          <w:color w:val="333333"/>
          <w:sz w:val="18"/>
          <w:szCs w:val="18"/>
        </w:rPr>
        <w:t> </w:t>
      </w:r>
      <w:r>
        <w:rPr>
          <w:rFonts w:ascii="inherit" w:hAnsi="inherit"/>
          <w:color w:val="333333"/>
          <w:sz w:val="18"/>
          <w:szCs w:val="18"/>
        </w:rPr>
        <w:t>&gt; 0. Then N is</w:t>
      </w:r>
      <w:r>
        <w:rPr>
          <w:rStyle w:val="apple-converted-space"/>
          <w:rFonts w:ascii="inherit" w:hAnsi="inherit"/>
          <w:color w:val="333333"/>
          <w:sz w:val="18"/>
          <w:szCs w:val="18"/>
        </w:rPr>
        <w:t> </w:t>
      </w:r>
      <w:r>
        <w:rPr>
          <w:rFonts w:ascii="inherit" w:hAnsi="inherit"/>
          <w:b/>
          <w:bCs/>
          <w:color w:val="333333"/>
          <w:sz w:val="18"/>
          <w:szCs w:val="18"/>
        </w:rPr>
        <w:t>palindromic</w:t>
      </w:r>
      <w:r>
        <w:rPr>
          <w:rStyle w:val="apple-converted-space"/>
          <w:rFonts w:ascii="inherit" w:hAnsi="inherit"/>
          <w:color w:val="333333"/>
          <w:sz w:val="18"/>
          <w:szCs w:val="18"/>
        </w:rPr>
        <w:t> </w:t>
      </w:r>
      <w:r>
        <w:rPr>
          <w:rFonts w:ascii="inherit" w:hAnsi="inherit"/>
          <w:color w:val="333333"/>
          <w:sz w:val="18"/>
          <w:szCs w:val="18"/>
        </w:rPr>
        <w:t>if and only if a</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 a</w:t>
      </w:r>
      <w:r>
        <w:rPr>
          <w:rFonts w:ascii="inherit" w:hAnsi="inherit"/>
          <w:color w:val="333333"/>
          <w:sz w:val="18"/>
          <w:szCs w:val="18"/>
          <w:vertAlign w:val="subscript"/>
        </w:rPr>
        <w:t>k-i</w:t>
      </w:r>
      <w:r>
        <w:rPr>
          <w:rStyle w:val="apple-converted-space"/>
          <w:rFonts w:ascii="inherit" w:hAnsi="inherit"/>
          <w:color w:val="333333"/>
          <w:sz w:val="18"/>
          <w:szCs w:val="18"/>
        </w:rPr>
        <w:t> </w:t>
      </w:r>
      <w:r>
        <w:rPr>
          <w:rFonts w:ascii="inherit" w:hAnsi="inherit"/>
          <w:color w:val="333333"/>
          <w:sz w:val="18"/>
          <w:szCs w:val="18"/>
        </w:rPr>
        <w:t>for all i. Zero is written 0 and is also palindromic by definition.</w:t>
      </w:r>
    </w:p>
    <w:p w:rsidR="009221AE" w:rsidRDefault="009221AE" w:rsidP="009221AE">
      <w:pPr>
        <w:pStyle w:val="a3"/>
        <w:shd w:val="clear" w:color="auto" w:fill="FAFAFA"/>
        <w:spacing w:before="0" w:beforeAutospacing="0" w:after="360" w:afterAutospacing="0"/>
        <w:textAlignment w:val="baseline"/>
        <w:rPr>
          <w:rFonts w:ascii="inherit" w:hAnsi="inherit"/>
          <w:color w:val="333333"/>
          <w:sz w:val="18"/>
          <w:szCs w:val="18"/>
        </w:rPr>
      </w:pPr>
      <w:r>
        <w:rPr>
          <w:rFonts w:ascii="inherit" w:hAnsi="inherit"/>
          <w:color w:val="333333"/>
          <w:sz w:val="18"/>
          <w:szCs w:val="18"/>
        </w:rPr>
        <w:t>Non-palindromic numbers can be paired with palindromic ones via a series of operations. First, the non-palindromic number is reversed and the result is added to the original number. If the result is not a palindromic number, this is repeated until it gives a palindromic number. Such number is called</w:t>
      </w:r>
      <w:r>
        <w:rPr>
          <w:rStyle w:val="apple-converted-space"/>
          <w:rFonts w:ascii="inherit" w:hAnsi="inherit"/>
          <w:color w:val="333333"/>
          <w:sz w:val="18"/>
          <w:szCs w:val="18"/>
        </w:rPr>
        <w:t> </w:t>
      </w:r>
      <w:r>
        <w:rPr>
          <w:rFonts w:ascii="inherit" w:hAnsi="inherit"/>
          <w:b/>
          <w:bCs/>
          <w:color w:val="333333"/>
          <w:sz w:val="18"/>
          <w:szCs w:val="18"/>
        </w:rPr>
        <w:t>a delayed palindrome</w:t>
      </w:r>
      <w:r>
        <w:rPr>
          <w:rFonts w:ascii="inherit" w:hAnsi="inherit"/>
          <w:color w:val="333333"/>
          <w:sz w:val="18"/>
          <w:szCs w:val="18"/>
        </w:rPr>
        <w:t>. (Quoted from https://en.wikipedia.org/wiki/Palindromic_number)</w:t>
      </w:r>
    </w:p>
    <w:p w:rsidR="009221AE" w:rsidRDefault="009221AE" w:rsidP="009221AE">
      <w:pPr>
        <w:pStyle w:val="a3"/>
        <w:shd w:val="clear" w:color="auto" w:fill="FAFAFA"/>
        <w:spacing w:before="0" w:beforeAutospacing="0" w:after="360" w:afterAutospacing="0"/>
        <w:textAlignment w:val="baseline"/>
        <w:rPr>
          <w:rFonts w:ascii="inherit" w:hAnsi="inherit"/>
          <w:color w:val="333333"/>
          <w:sz w:val="18"/>
          <w:szCs w:val="18"/>
        </w:rPr>
      </w:pPr>
      <w:r>
        <w:rPr>
          <w:rFonts w:ascii="inherit" w:hAnsi="inherit"/>
          <w:color w:val="333333"/>
          <w:sz w:val="18"/>
          <w:szCs w:val="18"/>
        </w:rPr>
        <w:t>Given any positive integer, you are supposed to find its paired palindromic number.</w:t>
      </w:r>
    </w:p>
    <w:p w:rsidR="009221AE" w:rsidRDefault="009221AE" w:rsidP="009221AE">
      <w:pPr>
        <w:pStyle w:val="a3"/>
        <w:shd w:val="clear" w:color="auto" w:fill="FAFAFA"/>
        <w:spacing w:before="0" w:beforeAutospacing="0" w:after="360" w:afterAutospacing="0"/>
        <w:textAlignment w:val="baseline"/>
        <w:rPr>
          <w:rFonts w:ascii="inherit" w:hAnsi="inherit"/>
          <w:color w:val="333333"/>
          <w:sz w:val="18"/>
          <w:szCs w:val="18"/>
        </w:rPr>
      </w:pPr>
      <w:r>
        <w:rPr>
          <w:rFonts w:ascii="inherit" w:hAnsi="inherit"/>
          <w:b/>
          <w:bCs/>
          <w:color w:val="333333"/>
          <w:sz w:val="18"/>
          <w:szCs w:val="18"/>
        </w:rPr>
        <w:t>Input Specification:</w:t>
      </w:r>
    </w:p>
    <w:p w:rsidR="009221AE" w:rsidRDefault="009221AE" w:rsidP="009221AE">
      <w:pPr>
        <w:pStyle w:val="a3"/>
        <w:shd w:val="clear" w:color="auto" w:fill="FAFAFA"/>
        <w:spacing w:before="0" w:beforeAutospacing="0" w:after="360" w:afterAutospacing="0"/>
        <w:textAlignment w:val="baseline"/>
        <w:rPr>
          <w:rFonts w:ascii="inherit" w:hAnsi="inherit"/>
          <w:color w:val="333333"/>
          <w:sz w:val="18"/>
          <w:szCs w:val="18"/>
        </w:rPr>
      </w:pPr>
      <w:r>
        <w:rPr>
          <w:rFonts w:ascii="inherit" w:hAnsi="inherit"/>
          <w:color w:val="333333"/>
          <w:sz w:val="18"/>
          <w:szCs w:val="18"/>
        </w:rPr>
        <w:t>Each input file contains one test case which gives a positive integer no more than 1000 digits.</w:t>
      </w:r>
    </w:p>
    <w:p w:rsidR="009221AE" w:rsidRDefault="009221AE" w:rsidP="009221AE">
      <w:pPr>
        <w:pStyle w:val="a3"/>
        <w:shd w:val="clear" w:color="auto" w:fill="FAFAFA"/>
        <w:spacing w:before="0" w:beforeAutospacing="0" w:after="360" w:afterAutospacing="0"/>
        <w:textAlignment w:val="baseline"/>
        <w:rPr>
          <w:rFonts w:ascii="inherit" w:hAnsi="inherit"/>
          <w:color w:val="333333"/>
          <w:sz w:val="18"/>
          <w:szCs w:val="18"/>
        </w:rPr>
      </w:pPr>
      <w:r>
        <w:rPr>
          <w:rFonts w:ascii="inherit" w:hAnsi="inherit"/>
          <w:b/>
          <w:bCs/>
          <w:color w:val="333333"/>
          <w:sz w:val="18"/>
          <w:szCs w:val="18"/>
        </w:rPr>
        <w:t>Output Specification:</w:t>
      </w:r>
    </w:p>
    <w:p w:rsidR="009221AE" w:rsidRDefault="009221AE" w:rsidP="009221AE">
      <w:pPr>
        <w:pStyle w:val="a3"/>
        <w:shd w:val="clear" w:color="auto" w:fill="FAFAFA"/>
        <w:spacing w:before="0" w:beforeAutospacing="0" w:after="360" w:afterAutospacing="0"/>
        <w:textAlignment w:val="baseline"/>
        <w:rPr>
          <w:rFonts w:ascii="inherit" w:hAnsi="inherit"/>
          <w:color w:val="333333"/>
          <w:sz w:val="18"/>
          <w:szCs w:val="18"/>
        </w:rPr>
      </w:pPr>
      <w:r>
        <w:rPr>
          <w:rFonts w:ascii="inherit" w:hAnsi="inherit"/>
          <w:color w:val="333333"/>
          <w:sz w:val="18"/>
          <w:szCs w:val="18"/>
        </w:rPr>
        <w:t>For each test case, print line by line the process of finding the palindromic number. The format of each line is the following:</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 + B = C</w:t>
      </w:r>
    </w:p>
    <w:p w:rsidR="009221AE" w:rsidRDefault="009221AE" w:rsidP="009221AE">
      <w:pPr>
        <w:pStyle w:val="a3"/>
        <w:shd w:val="clear" w:color="auto" w:fill="FAFAFA"/>
        <w:spacing w:before="0" w:beforeAutospacing="0" w:after="360" w:afterAutospacing="0"/>
        <w:textAlignment w:val="baseline"/>
        <w:rPr>
          <w:rFonts w:ascii="inherit" w:hAnsi="inherit"/>
          <w:color w:val="333333"/>
          <w:sz w:val="18"/>
          <w:szCs w:val="18"/>
        </w:rPr>
      </w:pPr>
      <w:proofErr w:type="gramStart"/>
      <w:r>
        <w:rPr>
          <w:rFonts w:ascii="inherit" w:hAnsi="inherit"/>
          <w:color w:val="333333"/>
          <w:sz w:val="18"/>
          <w:szCs w:val="18"/>
        </w:rPr>
        <w:t>where</w:t>
      </w:r>
      <w:proofErr w:type="gramEnd"/>
      <w:r>
        <w:rPr>
          <w:rFonts w:ascii="inherit" w:hAnsi="inherit"/>
          <w:color w:val="333333"/>
          <w:sz w:val="18"/>
          <w:szCs w:val="18"/>
        </w:rPr>
        <w:t xml:space="preserve"> A is the original number, B is the reversed A, and C is their sum. A starts being the input number, and this process ends until C becomes a palindromic number -- in this case we print in the last line "C is a palindromic number.</w:t>
      </w:r>
      <w:proofErr w:type="gramStart"/>
      <w:r>
        <w:rPr>
          <w:rFonts w:ascii="inherit" w:hAnsi="inherit"/>
          <w:color w:val="333333"/>
          <w:sz w:val="18"/>
          <w:szCs w:val="18"/>
        </w:rPr>
        <w:t>";</w:t>
      </w:r>
      <w:proofErr w:type="gramEnd"/>
      <w:r>
        <w:rPr>
          <w:rFonts w:ascii="inherit" w:hAnsi="inherit"/>
          <w:color w:val="333333"/>
          <w:sz w:val="18"/>
          <w:szCs w:val="18"/>
        </w:rPr>
        <w:t xml:space="preserve"> or if a palindromic number cannot be found in 10 iterations, print "Not found in 10 iterations." instead.</w:t>
      </w:r>
    </w:p>
    <w:p w:rsidR="009221AE" w:rsidRDefault="009221AE" w:rsidP="009221AE">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97152</w:t>
      </w:r>
    </w:p>
    <w:p w:rsidR="009221AE" w:rsidRDefault="009221AE" w:rsidP="009221A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97152 + 25179 = 122331</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122331 + 133221 = 255552</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255552 is a palindromic number.</w:t>
      </w:r>
    </w:p>
    <w:p w:rsidR="009221AE" w:rsidRDefault="009221AE" w:rsidP="009221AE">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196</w:t>
      </w:r>
    </w:p>
    <w:p w:rsidR="009221AE" w:rsidRDefault="009221AE" w:rsidP="009221A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196 + 691 = 887</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887 + 788 = 1675</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1675 + 5761 = 7436</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7436 + 6347 = 13783</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13783 + 38731 = 52514</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52514 + 41525 = 94039</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94039 + 93049 = 187088</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187088 + 880781 = 1067869</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1067869 + 9687601 = 10755470</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10755470 + 07455701 = 18211171</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Not found in 10 iterations.</w:t>
      </w:r>
    </w:p>
    <w:p w:rsidR="009B611B" w:rsidRPr="00EF2F84" w:rsidRDefault="009B611B" w:rsidP="00EF2F84">
      <w:pPr>
        <w:pStyle w:val="1"/>
      </w:pPr>
      <w:r w:rsidRPr="00EF2F84">
        <w:t>1137. Final Grading (25)</w:t>
      </w:r>
    </w:p>
    <w:p w:rsidR="009B611B" w:rsidRDefault="009B611B" w:rsidP="009B611B">
      <w:pPr>
        <w:shd w:val="clear" w:color="auto" w:fill="DDDDDD"/>
        <w:jc w:val="center"/>
        <w:textAlignment w:val="baseline"/>
        <w:rPr>
          <w:rFonts w:ascii="inherit" w:hAnsi="inherit"/>
          <w:color w:val="333333"/>
          <w:sz w:val="18"/>
          <w:szCs w:val="18"/>
        </w:rPr>
      </w:pPr>
      <w:r>
        <w:rPr>
          <w:rFonts w:ascii="inherit" w:hAnsi="inherit"/>
          <w:color w:val="333333"/>
          <w:sz w:val="18"/>
          <w:szCs w:val="18"/>
        </w:rPr>
        <w:t>时间限制</w:t>
      </w:r>
    </w:p>
    <w:p w:rsidR="009B611B" w:rsidRDefault="009B611B" w:rsidP="009B611B">
      <w:pPr>
        <w:shd w:val="clear" w:color="auto" w:fill="FAFAFA"/>
        <w:jc w:val="center"/>
        <w:textAlignment w:val="baseline"/>
        <w:rPr>
          <w:rFonts w:ascii="inherit" w:hAnsi="inherit"/>
          <w:color w:val="333333"/>
          <w:sz w:val="18"/>
          <w:szCs w:val="18"/>
        </w:rPr>
      </w:pPr>
      <w:r>
        <w:rPr>
          <w:rFonts w:ascii="inherit" w:hAnsi="inherit"/>
          <w:color w:val="333333"/>
          <w:sz w:val="18"/>
          <w:szCs w:val="18"/>
        </w:rPr>
        <w:t>100 ms</w:t>
      </w:r>
    </w:p>
    <w:p w:rsidR="009B611B" w:rsidRDefault="009B611B" w:rsidP="009B611B">
      <w:pPr>
        <w:shd w:val="clear" w:color="auto" w:fill="DDDDDD"/>
        <w:jc w:val="center"/>
        <w:textAlignment w:val="baseline"/>
        <w:rPr>
          <w:rFonts w:ascii="inherit" w:hAnsi="inherit"/>
          <w:color w:val="333333"/>
          <w:sz w:val="18"/>
          <w:szCs w:val="18"/>
        </w:rPr>
      </w:pPr>
      <w:r>
        <w:rPr>
          <w:rFonts w:ascii="inherit" w:hAnsi="inherit"/>
          <w:color w:val="333333"/>
          <w:sz w:val="18"/>
          <w:szCs w:val="18"/>
        </w:rPr>
        <w:t>内存限制</w:t>
      </w:r>
    </w:p>
    <w:p w:rsidR="009B611B" w:rsidRDefault="009B611B" w:rsidP="009B611B">
      <w:pPr>
        <w:shd w:val="clear" w:color="auto" w:fill="FAFAFA"/>
        <w:jc w:val="center"/>
        <w:textAlignment w:val="baseline"/>
        <w:rPr>
          <w:rFonts w:ascii="inherit" w:hAnsi="inherit"/>
          <w:color w:val="333333"/>
          <w:sz w:val="18"/>
          <w:szCs w:val="18"/>
        </w:rPr>
      </w:pPr>
      <w:r>
        <w:rPr>
          <w:rFonts w:ascii="inherit" w:hAnsi="inherit"/>
          <w:color w:val="333333"/>
          <w:sz w:val="18"/>
          <w:szCs w:val="18"/>
        </w:rPr>
        <w:t>65536 kB</w:t>
      </w:r>
    </w:p>
    <w:p w:rsidR="009B611B" w:rsidRDefault="009B611B" w:rsidP="009B611B">
      <w:pPr>
        <w:shd w:val="clear" w:color="auto" w:fill="DDDDDD"/>
        <w:jc w:val="center"/>
        <w:textAlignment w:val="baseline"/>
        <w:rPr>
          <w:rFonts w:ascii="inherit" w:hAnsi="inherit"/>
          <w:color w:val="333333"/>
          <w:sz w:val="18"/>
          <w:szCs w:val="18"/>
        </w:rPr>
      </w:pPr>
      <w:r>
        <w:rPr>
          <w:rFonts w:ascii="inherit" w:hAnsi="inherit"/>
          <w:color w:val="333333"/>
          <w:sz w:val="18"/>
          <w:szCs w:val="18"/>
        </w:rPr>
        <w:t>代码长度限制</w:t>
      </w:r>
    </w:p>
    <w:p w:rsidR="009B611B" w:rsidRDefault="009B611B" w:rsidP="009B611B">
      <w:pPr>
        <w:shd w:val="clear" w:color="auto" w:fill="FAFAFA"/>
        <w:jc w:val="center"/>
        <w:textAlignment w:val="baseline"/>
        <w:rPr>
          <w:rFonts w:ascii="inherit" w:hAnsi="inherit"/>
          <w:color w:val="333333"/>
          <w:sz w:val="18"/>
          <w:szCs w:val="18"/>
        </w:rPr>
      </w:pPr>
      <w:r>
        <w:rPr>
          <w:rFonts w:ascii="inherit" w:hAnsi="inherit"/>
          <w:color w:val="333333"/>
          <w:sz w:val="18"/>
          <w:szCs w:val="18"/>
        </w:rPr>
        <w:t>16000 B</w:t>
      </w:r>
    </w:p>
    <w:p w:rsidR="009B611B" w:rsidRDefault="009B611B" w:rsidP="009B611B">
      <w:pPr>
        <w:shd w:val="clear" w:color="auto" w:fill="DDDDDD"/>
        <w:jc w:val="center"/>
        <w:textAlignment w:val="baseline"/>
        <w:rPr>
          <w:rFonts w:ascii="inherit" w:hAnsi="inherit"/>
          <w:color w:val="333333"/>
          <w:sz w:val="18"/>
          <w:szCs w:val="18"/>
        </w:rPr>
      </w:pPr>
      <w:r>
        <w:rPr>
          <w:rFonts w:ascii="inherit" w:hAnsi="inherit"/>
          <w:color w:val="333333"/>
          <w:sz w:val="18"/>
          <w:szCs w:val="18"/>
        </w:rPr>
        <w:t>判题程序</w:t>
      </w:r>
    </w:p>
    <w:p w:rsidR="009B611B" w:rsidRDefault="009B611B" w:rsidP="009B611B">
      <w:pPr>
        <w:shd w:val="clear" w:color="auto" w:fill="FAFAFA"/>
        <w:jc w:val="center"/>
        <w:textAlignment w:val="baseline"/>
        <w:rPr>
          <w:rFonts w:ascii="inherit" w:hAnsi="inherit"/>
          <w:color w:val="333333"/>
          <w:sz w:val="18"/>
          <w:szCs w:val="18"/>
        </w:rPr>
      </w:pPr>
      <w:r>
        <w:rPr>
          <w:rFonts w:ascii="inherit" w:hAnsi="inherit"/>
          <w:color w:val="333333"/>
          <w:sz w:val="18"/>
          <w:szCs w:val="18"/>
          <w:bdr w:val="none" w:sz="0" w:space="0" w:color="auto" w:frame="1"/>
        </w:rPr>
        <w:t>Standard</w:t>
      </w:r>
    </w:p>
    <w:p w:rsidR="009B611B" w:rsidRDefault="009B611B" w:rsidP="009B611B">
      <w:pPr>
        <w:shd w:val="clear" w:color="auto" w:fill="DDDDDD"/>
        <w:jc w:val="center"/>
        <w:textAlignment w:val="baseline"/>
        <w:rPr>
          <w:rFonts w:ascii="inherit" w:hAnsi="inherit"/>
          <w:color w:val="333333"/>
          <w:sz w:val="18"/>
          <w:szCs w:val="18"/>
        </w:rPr>
      </w:pPr>
      <w:r>
        <w:rPr>
          <w:rFonts w:ascii="inherit" w:hAnsi="inherit"/>
          <w:color w:val="333333"/>
          <w:sz w:val="18"/>
          <w:szCs w:val="18"/>
        </w:rPr>
        <w:t>作者</w:t>
      </w:r>
    </w:p>
    <w:p w:rsidR="009B611B" w:rsidRDefault="009B611B" w:rsidP="009B611B">
      <w:pPr>
        <w:shd w:val="clear" w:color="auto" w:fill="FAFAFA"/>
        <w:jc w:val="center"/>
        <w:textAlignment w:val="baseline"/>
        <w:rPr>
          <w:rFonts w:ascii="inherit" w:hAnsi="inherit"/>
          <w:color w:val="333333"/>
          <w:sz w:val="18"/>
          <w:szCs w:val="18"/>
        </w:rPr>
      </w:pPr>
      <w:r>
        <w:rPr>
          <w:rFonts w:ascii="inherit" w:hAnsi="inherit"/>
          <w:color w:val="333333"/>
          <w:sz w:val="18"/>
          <w:szCs w:val="18"/>
        </w:rPr>
        <w:t>CHEN, Yue</w:t>
      </w:r>
    </w:p>
    <w:p w:rsidR="009B611B" w:rsidRDefault="009B611B" w:rsidP="009B611B">
      <w:pPr>
        <w:pStyle w:val="a3"/>
        <w:shd w:val="clear" w:color="auto" w:fill="FAFAFA"/>
        <w:spacing w:before="0" w:beforeAutospacing="0" w:after="360" w:afterAutospacing="0"/>
        <w:textAlignment w:val="baseline"/>
        <w:rPr>
          <w:rFonts w:ascii="inherit" w:hAnsi="inherit"/>
          <w:color w:val="333333"/>
          <w:sz w:val="18"/>
          <w:szCs w:val="18"/>
        </w:rPr>
      </w:pPr>
      <w:r>
        <w:rPr>
          <w:rFonts w:ascii="inherit" w:hAnsi="inherit"/>
          <w:color w:val="333333"/>
          <w:sz w:val="18"/>
          <w:szCs w:val="18"/>
        </w:rPr>
        <w:t xml:space="preserve">For a student taking the online course "Data Structures" on China University MOOC (http://www.icourse163.org/), to be qualified for a certificate, he/she must first obtain no less than 200 points from the online programming assignments, and then receive a final grade no less than 60 out of 100. The final grade is calculated by G = </w:t>
      </w:r>
      <w:r>
        <w:rPr>
          <w:rFonts w:ascii="inherit" w:hAnsi="inherit"/>
          <w:color w:val="333333"/>
          <w:sz w:val="18"/>
          <w:szCs w:val="18"/>
        </w:rPr>
        <w:lastRenderedPageBreak/>
        <w:t>(G</w:t>
      </w:r>
      <w:r>
        <w:rPr>
          <w:rFonts w:ascii="inherit" w:hAnsi="inherit"/>
          <w:color w:val="333333"/>
          <w:sz w:val="18"/>
          <w:szCs w:val="18"/>
          <w:vertAlign w:val="subscript"/>
        </w:rPr>
        <w:t>mid-term</w:t>
      </w:r>
      <w:r>
        <w:rPr>
          <w:rFonts w:ascii="inherit" w:hAnsi="inherit"/>
          <w:color w:val="333333"/>
          <w:sz w:val="18"/>
          <w:szCs w:val="18"/>
        </w:rPr>
        <w:t>x 40% + G</w:t>
      </w:r>
      <w:r>
        <w:rPr>
          <w:rFonts w:ascii="inherit" w:hAnsi="inherit"/>
          <w:color w:val="333333"/>
          <w:sz w:val="18"/>
          <w:szCs w:val="18"/>
          <w:vertAlign w:val="subscript"/>
        </w:rPr>
        <w:t>final</w:t>
      </w:r>
      <w:r>
        <w:rPr>
          <w:rFonts w:ascii="inherit" w:hAnsi="inherit"/>
          <w:color w:val="333333"/>
          <w:sz w:val="18"/>
          <w:szCs w:val="18"/>
        </w:rPr>
        <w:t>x 60%) if G</w:t>
      </w:r>
      <w:r>
        <w:rPr>
          <w:rFonts w:ascii="inherit" w:hAnsi="inherit"/>
          <w:color w:val="333333"/>
          <w:sz w:val="18"/>
          <w:szCs w:val="18"/>
          <w:vertAlign w:val="subscript"/>
        </w:rPr>
        <w:t>mid-term</w:t>
      </w:r>
      <w:r>
        <w:rPr>
          <w:rStyle w:val="apple-converted-space"/>
          <w:rFonts w:ascii="inherit" w:hAnsi="inherit"/>
          <w:color w:val="333333"/>
          <w:sz w:val="18"/>
          <w:szCs w:val="18"/>
        </w:rPr>
        <w:t> </w:t>
      </w:r>
      <w:r>
        <w:rPr>
          <w:rFonts w:ascii="inherit" w:hAnsi="inherit"/>
          <w:color w:val="333333"/>
          <w:sz w:val="18"/>
          <w:szCs w:val="18"/>
        </w:rPr>
        <w:t>&gt; G</w:t>
      </w:r>
      <w:r>
        <w:rPr>
          <w:rFonts w:ascii="inherit" w:hAnsi="inherit"/>
          <w:color w:val="333333"/>
          <w:sz w:val="18"/>
          <w:szCs w:val="18"/>
          <w:vertAlign w:val="subscript"/>
        </w:rPr>
        <w:t>final</w:t>
      </w:r>
      <w:r>
        <w:rPr>
          <w:rFonts w:ascii="inherit" w:hAnsi="inherit"/>
          <w:color w:val="333333"/>
          <w:sz w:val="18"/>
          <w:szCs w:val="18"/>
        </w:rPr>
        <w:t>, or G</w:t>
      </w:r>
      <w:r>
        <w:rPr>
          <w:rFonts w:ascii="inherit" w:hAnsi="inherit"/>
          <w:color w:val="333333"/>
          <w:sz w:val="18"/>
          <w:szCs w:val="18"/>
          <w:vertAlign w:val="subscript"/>
        </w:rPr>
        <w:t>final</w:t>
      </w:r>
      <w:r>
        <w:rPr>
          <w:rStyle w:val="apple-converted-space"/>
          <w:rFonts w:ascii="inherit" w:hAnsi="inherit"/>
          <w:color w:val="333333"/>
          <w:sz w:val="18"/>
          <w:szCs w:val="18"/>
        </w:rPr>
        <w:t> </w:t>
      </w:r>
      <w:r>
        <w:rPr>
          <w:rFonts w:ascii="inherit" w:hAnsi="inherit"/>
          <w:color w:val="333333"/>
          <w:sz w:val="18"/>
          <w:szCs w:val="18"/>
        </w:rPr>
        <w:t>will be taken as the final grade G. Here G</w:t>
      </w:r>
      <w:r>
        <w:rPr>
          <w:rFonts w:ascii="inherit" w:hAnsi="inherit"/>
          <w:color w:val="333333"/>
          <w:sz w:val="18"/>
          <w:szCs w:val="18"/>
          <w:vertAlign w:val="subscript"/>
        </w:rPr>
        <w:t>mid-term</w:t>
      </w:r>
      <w:r>
        <w:rPr>
          <w:rStyle w:val="apple-converted-space"/>
          <w:rFonts w:ascii="inherit" w:hAnsi="inherit"/>
          <w:color w:val="333333"/>
          <w:sz w:val="18"/>
          <w:szCs w:val="18"/>
        </w:rPr>
        <w:t> </w:t>
      </w:r>
      <w:r>
        <w:rPr>
          <w:rFonts w:ascii="inherit" w:hAnsi="inherit"/>
          <w:color w:val="333333"/>
          <w:sz w:val="18"/>
          <w:szCs w:val="18"/>
        </w:rPr>
        <w:t>and G</w:t>
      </w:r>
      <w:r>
        <w:rPr>
          <w:rFonts w:ascii="inherit" w:hAnsi="inherit"/>
          <w:color w:val="333333"/>
          <w:sz w:val="18"/>
          <w:szCs w:val="18"/>
          <w:vertAlign w:val="subscript"/>
        </w:rPr>
        <w:t>final</w:t>
      </w:r>
      <w:r>
        <w:rPr>
          <w:rFonts w:ascii="inherit" w:hAnsi="inherit"/>
          <w:color w:val="333333"/>
          <w:sz w:val="18"/>
          <w:szCs w:val="18"/>
        </w:rPr>
        <w:t>are the student's scores of the mid-term and the final exams, respectively.</w:t>
      </w:r>
    </w:p>
    <w:p w:rsidR="009B611B" w:rsidRDefault="009B611B" w:rsidP="009B611B">
      <w:pPr>
        <w:pStyle w:val="a3"/>
        <w:shd w:val="clear" w:color="auto" w:fill="FAFAFA"/>
        <w:spacing w:before="0" w:beforeAutospacing="0" w:after="360" w:afterAutospacing="0"/>
        <w:textAlignment w:val="baseline"/>
        <w:rPr>
          <w:rFonts w:ascii="inherit" w:hAnsi="inherit"/>
          <w:color w:val="333333"/>
          <w:sz w:val="18"/>
          <w:szCs w:val="18"/>
        </w:rPr>
      </w:pPr>
      <w:r>
        <w:rPr>
          <w:rFonts w:ascii="inherit" w:hAnsi="inherit"/>
          <w:color w:val="333333"/>
          <w:sz w:val="18"/>
          <w:szCs w:val="18"/>
        </w:rPr>
        <w:t>The problem is that different exams have different grading sheets. Your job is to write a program to merge all the grading sheets into one.</w:t>
      </w:r>
    </w:p>
    <w:p w:rsidR="009B611B" w:rsidRDefault="009B611B" w:rsidP="009B611B">
      <w:pPr>
        <w:pStyle w:val="a3"/>
        <w:shd w:val="clear" w:color="auto" w:fill="FAFAFA"/>
        <w:spacing w:before="0" w:beforeAutospacing="0" w:after="360" w:afterAutospacing="0"/>
        <w:textAlignment w:val="baseline"/>
        <w:rPr>
          <w:rFonts w:ascii="inherit" w:hAnsi="inherit"/>
          <w:color w:val="333333"/>
          <w:sz w:val="18"/>
          <w:szCs w:val="18"/>
        </w:rPr>
      </w:pPr>
      <w:r>
        <w:rPr>
          <w:rFonts w:ascii="inherit" w:hAnsi="inherit"/>
          <w:b/>
          <w:bCs/>
          <w:color w:val="333333"/>
          <w:sz w:val="18"/>
          <w:szCs w:val="18"/>
        </w:rPr>
        <w:t>Input Specification:</w:t>
      </w:r>
    </w:p>
    <w:p w:rsidR="009B611B" w:rsidRDefault="009B611B" w:rsidP="009B611B">
      <w:pPr>
        <w:pStyle w:val="a3"/>
        <w:shd w:val="clear" w:color="auto" w:fill="FAFAFA"/>
        <w:spacing w:before="0" w:beforeAutospacing="0" w:after="360" w:afterAutospacing="0"/>
        <w:textAlignment w:val="baseline"/>
        <w:rPr>
          <w:rFonts w:ascii="inherit" w:hAnsi="inherit"/>
          <w:color w:val="333333"/>
          <w:sz w:val="18"/>
          <w:szCs w:val="18"/>
        </w:rPr>
      </w:pPr>
      <w:r>
        <w:rPr>
          <w:rFonts w:ascii="inherit" w:hAnsi="inherit"/>
          <w:color w:val="333333"/>
          <w:sz w:val="18"/>
          <w:szCs w:val="18"/>
        </w:rPr>
        <w:t xml:space="preserve">Each input file contains one test case. For each case, the first line gives three positive integers: </w:t>
      </w:r>
      <w:proofErr w:type="gramStart"/>
      <w:r>
        <w:rPr>
          <w:rFonts w:ascii="inherit" w:hAnsi="inherit"/>
          <w:color w:val="333333"/>
          <w:sz w:val="18"/>
          <w:szCs w:val="18"/>
        </w:rPr>
        <w:t>P ,</w:t>
      </w:r>
      <w:proofErr w:type="gramEnd"/>
      <w:r>
        <w:rPr>
          <w:rFonts w:ascii="inherit" w:hAnsi="inherit"/>
          <w:color w:val="333333"/>
          <w:sz w:val="18"/>
          <w:szCs w:val="18"/>
        </w:rPr>
        <w:t xml:space="preserve"> the number of students having done the online programming assignments; M, the number of students on the mid-term list; and N, the number of students on the final exam list. All the numbers are no more than 10,000.</w:t>
      </w:r>
    </w:p>
    <w:p w:rsidR="009B611B" w:rsidRDefault="009B611B" w:rsidP="009B611B">
      <w:pPr>
        <w:pStyle w:val="a3"/>
        <w:shd w:val="clear" w:color="auto" w:fill="FAFAFA"/>
        <w:spacing w:before="0" w:beforeAutospacing="0" w:after="360" w:afterAutospacing="0"/>
        <w:textAlignment w:val="baseline"/>
        <w:rPr>
          <w:rFonts w:ascii="inherit" w:hAnsi="inherit"/>
          <w:color w:val="333333"/>
          <w:sz w:val="18"/>
          <w:szCs w:val="18"/>
        </w:rPr>
      </w:pPr>
      <w:r>
        <w:rPr>
          <w:rFonts w:ascii="inherit" w:hAnsi="inherit"/>
          <w:color w:val="333333"/>
          <w:sz w:val="18"/>
          <w:szCs w:val="18"/>
        </w:rPr>
        <w:t>Then three blocks follow. The first block contains P online programming scores G</w:t>
      </w:r>
      <w:r>
        <w:rPr>
          <w:rFonts w:ascii="inherit" w:hAnsi="inherit"/>
          <w:color w:val="333333"/>
          <w:sz w:val="18"/>
          <w:szCs w:val="18"/>
          <w:vertAlign w:val="subscript"/>
        </w:rPr>
        <w:t>p</w:t>
      </w:r>
      <w:r>
        <w:rPr>
          <w:rFonts w:ascii="inherit" w:hAnsi="inherit"/>
          <w:color w:val="333333"/>
          <w:sz w:val="18"/>
          <w:szCs w:val="18"/>
        </w:rPr>
        <w:t>'s; the second one contains M mid-term scores G</w:t>
      </w:r>
      <w:r>
        <w:rPr>
          <w:rFonts w:ascii="inherit" w:hAnsi="inherit"/>
          <w:color w:val="333333"/>
          <w:sz w:val="18"/>
          <w:szCs w:val="18"/>
          <w:vertAlign w:val="subscript"/>
        </w:rPr>
        <w:t>mid-term</w:t>
      </w:r>
      <w:r>
        <w:rPr>
          <w:rFonts w:ascii="inherit" w:hAnsi="inherit"/>
          <w:color w:val="333333"/>
          <w:sz w:val="18"/>
          <w:szCs w:val="18"/>
        </w:rPr>
        <w:t>'s; and the last one contains N final exam scores G</w:t>
      </w:r>
      <w:r>
        <w:rPr>
          <w:rFonts w:ascii="inherit" w:hAnsi="inherit"/>
          <w:color w:val="333333"/>
          <w:sz w:val="18"/>
          <w:szCs w:val="18"/>
          <w:vertAlign w:val="subscript"/>
        </w:rPr>
        <w:t>final</w:t>
      </w:r>
      <w:r>
        <w:rPr>
          <w:rFonts w:ascii="inherit" w:hAnsi="inherit"/>
          <w:color w:val="333333"/>
          <w:sz w:val="18"/>
          <w:szCs w:val="18"/>
        </w:rPr>
        <w:t>'s. Each score occupies a line with the format: StudentID Score, where StudentID is a string of no more than 20 English letters and digits, and Score is a nonnegative integer (the maximum score of the online programming is 900, and that of the mid-term and final exams is 100).</w:t>
      </w:r>
    </w:p>
    <w:p w:rsidR="009B611B" w:rsidRDefault="009B611B" w:rsidP="009B611B">
      <w:pPr>
        <w:pStyle w:val="a3"/>
        <w:shd w:val="clear" w:color="auto" w:fill="FAFAFA"/>
        <w:spacing w:before="0" w:beforeAutospacing="0" w:after="360" w:afterAutospacing="0"/>
        <w:textAlignment w:val="baseline"/>
        <w:rPr>
          <w:rFonts w:ascii="inherit" w:hAnsi="inherit"/>
          <w:color w:val="333333"/>
          <w:sz w:val="18"/>
          <w:szCs w:val="18"/>
        </w:rPr>
      </w:pPr>
      <w:r>
        <w:rPr>
          <w:rFonts w:ascii="inherit" w:hAnsi="inherit"/>
          <w:b/>
          <w:bCs/>
          <w:color w:val="333333"/>
          <w:sz w:val="18"/>
          <w:szCs w:val="18"/>
        </w:rPr>
        <w:t>Output Specification:</w:t>
      </w:r>
    </w:p>
    <w:p w:rsidR="009B611B" w:rsidRDefault="009B611B" w:rsidP="009B611B">
      <w:pPr>
        <w:pStyle w:val="a3"/>
        <w:shd w:val="clear" w:color="auto" w:fill="FAFAFA"/>
        <w:spacing w:before="0" w:beforeAutospacing="0" w:after="360" w:afterAutospacing="0"/>
        <w:textAlignment w:val="baseline"/>
        <w:rPr>
          <w:rFonts w:ascii="inherit" w:hAnsi="inherit"/>
          <w:color w:val="333333"/>
          <w:sz w:val="18"/>
          <w:szCs w:val="18"/>
        </w:rPr>
      </w:pPr>
      <w:r>
        <w:rPr>
          <w:rFonts w:ascii="inherit" w:hAnsi="inherit"/>
          <w:color w:val="333333"/>
          <w:sz w:val="18"/>
          <w:szCs w:val="18"/>
        </w:rPr>
        <w:t>For each case, print the list of students who are qualified for certificates. Each student occupies a line with the format:</w:t>
      </w:r>
    </w:p>
    <w:p w:rsidR="009B611B" w:rsidRDefault="009B611B" w:rsidP="009B611B">
      <w:pPr>
        <w:pStyle w:val="a3"/>
        <w:shd w:val="clear" w:color="auto" w:fill="FAFAFA"/>
        <w:spacing w:before="0" w:beforeAutospacing="0" w:after="360" w:afterAutospacing="0"/>
        <w:textAlignment w:val="baseline"/>
        <w:rPr>
          <w:rFonts w:ascii="inherit" w:hAnsi="inherit"/>
          <w:color w:val="333333"/>
          <w:sz w:val="18"/>
          <w:szCs w:val="18"/>
        </w:rPr>
      </w:pPr>
      <w:r>
        <w:rPr>
          <w:rFonts w:ascii="inherit" w:hAnsi="inherit"/>
          <w:color w:val="333333"/>
          <w:sz w:val="18"/>
          <w:szCs w:val="18"/>
        </w:rPr>
        <w:t>StudentID G</w:t>
      </w:r>
      <w:r>
        <w:rPr>
          <w:rFonts w:ascii="inherit" w:hAnsi="inherit"/>
          <w:color w:val="333333"/>
          <w:sz w:val="18"/>
          <w:szCs w:val="18"/>
          <w:vertAlign w:val="subscript"/>
        </w:rPr>
        <w:t>p</w:t>
      </w:r>
      <w:r>
        <w:rPr>
          <w:rStyle w:val="apple-converted-space"/>
          <w:rFonts w:ascii="inherit" w:hAnsi="inherit"/>
          <w:color w:val="333333"/>
          <w:sz w:val="18"/>
          <w:szCs w:val="18"/>
        </w:rPr>
        <w:t> </w:t>
      </w:r>
      <w:r>
        <w:rPr>
          <w:rFonts w:ascii="inherit" w:hAnsi="inherit"/>
          <w:color w:val="333333"/>
          <w:sz w:val="18"/>
          <w:szCs w:val="18"/>
        </w:rPr>
        <w:t>G</w:t>
      </w:r>
      <w:r>
        <w:rPr>
          <w:rFonts w:ascii="inherit" w:hAnsi="inherit"/>
          <w:color w:val="333333"/>
          <w:sz w:val="18"/>
          <w:szCs w:val="18"/>
          <w:vertAlign w:val="subscript"/>
        </w:rPr>
        <w:t>mid-term</w:t>
      </w:r>
      <w:r>
        <w:rPr>
          <w:rStyle w:val="apple-converted-space"/>
          <w:rFonts w:ascii="inherit" w:hAnsi="inherit"/>
          <w:color w:val="333333"/>
          <w:sz w:val="18"/>
          <w:szCs w:val="18"/>
        </w:rPr>
        <w:t> </w:t>
      </w:r>
      <w:r>
        <w:rPr>
          <w:rFonts w:ascii="inherit" w:hAnsi="inherit"/>
          <w:color w:val="333333"/>
          <w:sz w:val="18"/>
          <w:szCs w:val="18"/>
        </w:rPr>
        <w:t>G</w:t>
      </w:r>
      <w:r>
        <w:rPr>
          <w:rFonts w:ascii="inherit" w:hAnsi="inherit"/>
          <w:color w:val="333333"/>
          <w:sz w:val="18"/>
          <w:szCs w:val="18"/>
          <w:vertAlign w:val="subscript"/>
        </w:rPr>
        <w:t>final</w:t>
      </w:r>
      <w:r>
        <w:rPr>
          <w:rStyle w:val="apple-converted-space"/>
          <w:rFonts w:ascii="inherit" w:hAnsi="inherit"/>
          <w:color w:val="333333"/>
          <w:sz w:val="18"/>
          <w:szCs w:val="18"/>
        </w:rPr>
        <w:t> </w:t>
      </w:r>
      <w:r>
        <w:rPr>
          <w:rFonts w:ascii="inherit" w:hAnsi="inherit"/>
          <w:color w:val="333333"/>
          <w:sz w:val="18"/>
          <w:szCs w:val="18"/>
        </w:rPr>
        <w:t>G</w:t>
      </w:r>
    </w:p>
    <w:p w:rsidR="009B611B" w:rsidRDefault="009B611B" w:rsidP="009B611B">
      <w:pPr>
        <w:pStyle w:val="a3"/>
        <w:shd w:val="clear" w:color="auto" w:fill="FAFAFA"/>
        <w:spacing w:before="0" w:beforeAutospacing="0" w:after="360" w:afterAutospacing="0"/>
        <w:textAlignment w:val="baseline"/>
        <w:rPr>
          <w:rFonts w:ascii="inherit" w:hAnsi="inherit"/>
          <w:color w:val="333333"/>
          <w:sz w:val="18"/>
          <w:szCs w:val="18"/>
        </w:rPr>
      </w:pPr>
      <w:r>
        <w:rPr>
          <w:rFonts w:ascii="inherit" w:hAnsi="inherit"/>
          <w:color w:val="333333"/>
          <w:sz w:val="18"/>
          <w:szCs w:val="18"/>
        </w:rPr>
        <w:t>If some score does not exist, output "-1" instead. The output must be sorted in descending order of their final grades (G must be rounded up to an integer). If there is a tie, output in ascending order of their StudentID's. It is guaranteed that the StudentID's are all distinct, and there is at least one qualified student.</w:t>
      </w:r>
    </w:p>
    <w:p w:rsidR="009B611B" w:rsidRDefault="009B611B" w:rsidP="009B611B">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6 6 7</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01234 880</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a1903 199</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ydjh2 200</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wehu8 300</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dx86w 220</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lastRenderedPageBreak/>
        <w:t>missing</w:t>
      </w:r>
      <w:proofErr w:type="gramEnd"/>
      <w:r>
        <w:rPr>
          <w:rFonts w:ascii="Consolas" w:hAnsi="Consolas" w:cs="Consolas"/>
          <w:color w:val="333333"/>
          <w:sz w:val="18"/>
          <w:szCs w:val="18"/>
        </w:rPr>
        <w:t xml:space="preserve"> 400</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ydhfu77 99</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wehu8 55</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ydjh2 98</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dx86w 88</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a1903 86</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01234 39</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ydhfu77 88</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a1903 66</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01234 58</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wehu8 84</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ydjh2 82</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missing</w:t>
      </w:r>
      <w:proofErr w:type="gramEnd"/>
      <w:r>
        <w:rPr>
          <w:rFonts w:ascii="Consolas" w:hAnsi="Consolas" w:cs="Consolas"/>
          <w:color w:val="333333"/>
          <w:sz w:val="18"/>
          <w:szCs w:val="18"/>
        </w:rPr>
        <w:t xml:space="preserve"> 99</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dx86w 81</w:t>
      </w:r>
    </w:p>
    <w:p w:rsidR="009B611B" w:rsidRDefault="009B611B" w:rsidP="009B611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missing</w:t>
      </w:r>
      <w:proofErr w:type="gramEnd"/>
      <w:r>
        <w:rPr>
          <w:rFonts w:ascii="Consolas" w:hAnsi="Consolas" w:cs="Consolas"/>
          <w:color w:val="333333"/>
          <w:sz w:val="18"/>
          <w:szCs w:val="18"/>
        </w:rPr>
        <w:t xml:space="preserve"> 400 -1 99 99</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ydjh2</w:t>
      </w:r>
      <w:proofErr w:type="gramEnd"/>
      <w:r>
        <w:rPr>
          <w:rFonts w:ascii="Consolas" w:hAnsi="Consolas" w:cs="Consolas"/>
          <w:color w:val="333333"/>
          <w:sz w:val="18"/>
          <w:szCs w:val="18"/>
        </w:rPr>
        <w:t xml:space="preserve"> 200 98 82 88</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dx86w</w:t>
      </w:r>
      <w:proofErr w:type="gramEnd"/>
      <w:r>
        <w:rPr>
          <w:rFonts w:ascii="Consolas" w:hAnsi="Consolas" w:cs="Consolas"/>
          <w:color w:val="333333"/>
          <w:sz w:val="18"/>
          <w:szCs w:val="18"/>
        </w:rPr>
        <w:t xml:space="preserve"> 220 88 81 84</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wehu8</w:t>
      </w:r>
      <w:proofErr w:type="gramEnd"/>
      <w:r>
        <w:rPr>
          <w:rFonts w:ascii="Consolas" w:hAnsi="Consolas" w:cs="Consolas"/>
          <w:color w:val="333333"/>
          <w:sz w:val="18"/>
          <w:szCs w:val="18"/>
        </w:rPr>
        <w:t xml:space="preserve"> 300 55 84 84</w:t>
      </w:r>
    </w:p>
    <w:p w:rsidR="00EF2F84" w:rsidRPr="00EF2F84" w:rsidRDefault="00EF2F84" w:rsidP="00EF2F84">
      <w:pPr>
        <w:pStyle w:val="1"/>
      </w:pPr>
      <w:r w:rsidRPr="00EF2F84">
        <w:t>1138. Postorder Traversal (25)</w:t>
      </w:r>
    </w:p>
    <w:p w:rsidR="00EF2F84" w:rsidRDefault="00EF2F84" w:rsidP="00EF2F84">
      <w:pPr>
        <w:shd w:val="clear" w:color="auto" w:fill="DDDDDD"/>
        <w:jc w:val="center"/>
        <w:textAlignment w:val="baseline"/>
        <w:rPr>
          <w:rFonts w:ascii="inherit" w:hAnsi="inherit"/>
          <w:color w:val="333333"/>
          <w:sz w:val="18"/>
          <w:szCs w:val="18"/>
        </w:rPr>
      </w:pPr>
      <w:r>
        <w:rPr>
          <w:rFonts w:ascii="inherit" w:hAnsi="inherit"/>
          <w:color w:val="333333"/>
          <w:sz w:val="18"/>
          <w:szCs w:val="18"/>
        </w:rPr>
        <w:t>时间限制</w:t>
      </w:r>
    </w:p>
    <w:p w:rsidR="00EF2F84" w:rsidRDefault="00EF2F84" w:rsidP="00EF2F84">
      <w:pPr>
        <w:shd w:val="clear" w:color="auto" w:fill="FAFAFA"/>
        <w:jc w:val="center"/>
        <w:textAlignment w:val="baseline"/>
        <w:rPr>
          <w:rFonts w:ascii="inherit" w:hAnsi="inherit"/>
          <w:color w:val="333333"/>
          <w:sz w:val="18"/>
          <w:szCs w:val="18"/>
        </w:rPr>
      </w:pPr>
      <w:r>
        <w:rPr>
          <w:rFonts w:ascii="inherit" w:hAnsi="inherit"/>
          <w:color w:val="333333"/>
          <w:sz w:val="18"/>
          <w:szCs w:val="18"/>
        </w:rPr>
        <w:lastRenderedPageBreak/>
        <w:t>600 ms</w:t>
      </w:r>
    </w:p>
    <w:p w:rsidR="00EF2F84" w:rsidRDefault="00EF2F84" w:rsidP="00EF2F84">
      <w:pPr>
        <w:shd w:val="clear" w:color="auto" w:fill="DDDDDD"/>
        <w:jc w:val="center"/>
        <w:textAlignment w:val="baseline"/>
        <w:rPr>
          <w:rFonts w:ascii="inherit" w:hAnsi="inherit"/>
          <w:color w:val="333333"/>
          <w:sz w:val="18"/>
          <w:szCs w:val="18"/>
        </w:rPr>
      </w:pPr>
      <w:r>
        <w:rPr>
          <w:rFonts w:ascii="inherit" w:hAnsi="inherit"/>
          <w:color w:val="333333"/>
          <w:sz w:val="18"/>
          <w:szCs w:val="18"/>
        </w:rPr>
        <w:t>内存限制</w:t>
      </w:r>
    </w:p>
    <w:p w:rsidR="00EF2F84" w:rsidRDefault="00EF2F84" w:rsidP="00EF2F84">
      <w:pPr>
        <w:shd w:val="clear" w:color="auto" w:fill="FAFAFA"/>
        <w:jc w:val="center"/>
        <w:textAlignment w:val="baseline"/>
        <w:rPr>
          <w:rFonts w:ascii="inherit" w:hAnsi="inherit"/>
          <w:color w:val="333333"/>
          <w:sz w:val="18"/>
          <w:szCs w:val="18"/>
        </w:rPr>
      </w:pPr>
      <w:r>
        <w:rPr>
          <w:rFonts w:ascii="inherit" w:hAnsi="inherit"/>
          <w:color w:val="333333"/>
          <w:sz w:val="18"/>
          <w:szCs w:val="18"/>
        </w:rPr>
        <w:t>65536 kB</w:t>
      </w:r>
    </w:p>
    <w:p w:rsidR="00EF2F84" w:rsidRDefault="00EF2F84" w:rsidP="00EF2F84">
      <w:pPr>
        <w:shd w:val="clear" w:color="auto" w:fill="DDDDDD"/>
        <w:jc w:val="center"/>
        <w:textAlignment w:val="baseline"/>
        <w:rPr>
          <w:rFonts w:ascii="inherit" w:hAnsi="inherit"/>
          <w:color w:val="333333"/>
          <w:sz w:val="18"/>
          <w:szCs w:val="18"/>
        </w:rPr>
      </w:pPr>
      <w:r>
        <w:rPr>
          <w:rFonts w:ascii="inherit" w:hAnsi="inherit"/>
          <w:color w:val="333333"/>
          <w:sz w:val="18"/>
          <w:szCs w:val="18"/>
        </w:rPr>
        <w:t>代码长度限制</w:t>
      </w:r>
    </w:p>
    <w:p w:rsidR="00EF2F84" w:rsidRDefault="00EF2F84" w:rsidP="00EF2F84">
      <w:pPr>
        <w:shd w:val="clear" w:color="auto" w:fill="FAFAFA"/>
        <w:jc w:val="center"/>
        <w:textAlignment w:val="baseline"/>
        <w:rPr>
          <w:rFonts w:ascii="inherit" w:hAnsi="inherit"/>
          <w:color w:val="333333"/>
          <w:sz w:val="18"/>
          <w:szCs w:val="18"/>
        </w:rPr>
      </w:pPr>
      <w:r>
        <w:rPr>
          <w:rFonts w:ascii="inherit" w:hAnsi="inherit"/>
          <w:color w:val="333333"/>
          <w:sz w:val="18"/>
          <w:szCs w:val="18"/>
        </w:rPr>
        <w:t>16000 B</w:t>
      </w:r>
    </w:p>
    <w:p w:rsidR="00EF2F84" w:rsidRDefault="00EF2F84" w:rsidP="00EF2F84">
      <w:pPr>
        <w:shd w:val="clear" w:color="auto" w:fill="DDDDDD"/>
        <w:jc w:val="center"/>
        <w:textAlignment w:val="baseline"/>
        <w:rPr>
          <w:rFonts w:ascii="inherit" w:hAnsi="inherit"/>
          <w:color w:val="333333"/>
          <w:sz w:val="18"/>
          <w:szCs w:val="18"/>
        </w:rPr>
      </w:pPr>
      <w:r>
        <w:rPr>
          <w:rFonts w:ascii="inherit" w:hAnsi="inherit"/>
          <w:color w:val="333333"/>
          <w:sz w:val="18"/>
          <w:szCs w:val="18"/>
        </w:rPr>
        <w:t>判题程序</w:t>
      </w:r>
    </w:p>
    <w:p w:rsidR="00EF2F84" w:rsidRDefault="00EF2F84" w:rsidP="00EF2F84">
      <w:pPr>
        <w:shd w:val="clear" w:color="auto" w:fill="FAFAFA"/>
        <w:jc w:val="center"/>
        <w:textAlignment w:val="baseline"/>
        <w:rPr>
          <w:rFonts w:ascii="inherit" w:hAnsi="inherit"/>
          <w:color w:val="333333"/>
          <w:sz w:val="18"/>
          <w:szCs w:val="18"/>
        </w:rPr>
      </w:pPr>
      <w:r>
        <w:rPr>
          <w:rFonts w:ascii="inherit" w:hAnsi="inherit"/>
          <w:color w:val="333333"/>
          <w:sz w:val="18"/>
          <w:szCs w:val="18"/>
          <w:bdr w:val="none" w:sz="0" w:space="0" w:color="auto" w:frame="1"/>
        </w:rPr>
        <w:t>Standard</w:t>
      </w:r>
    </w:p>
    <w:p w:rsidR="00EF2F84" w:rsidRDefault="00EF2F84" w:rsidP="00EF2F84">
      <w:pPr>
        <w:shd w:val="clear" w:color="auto" w:fill="DDDDDD"/>
        <w:jc w:val="center"/>
        <w:textAlignment w:val="baseline"/>
        <w:rPr>
          <w:rFonts w:ascii="inherit" w:hAnsi="inherit"/>
          <w:color w:val="333333"/>
          <w:sz w:val="18"/>
          <w:szCs w:val="18"/>
        </w:rPr>
      </w:pPr>
      <w:r>
        <w:rPr>
          <w:rFonts w:ascii="inherit" w:hAnsi="inherit"/>
          <w:color w:val="333333"/>
          <w:sz w:val="18"/>
          <w:szCs w:val="18"/>
        </w:rPr>
        <w:t>作者</w:t>
      </w:r>
    </w:p>
    <w:p w:rsidR="00EF2F84" w:rsidRDefault="00EF2F84" w:rsidP="00EF2F84">
      <w:pPr>
        <w:shd w:val="clear" w:color="auto" w:fill="FAFAFA"/>
        <w:jc w:val="center"/>
        <w:textAlignment w:val="baseline"/>
        <w:rPr>
          <w:rFonts w:ascii="inherit" w:hAnsi="inherit"/>
          <w:color w:val="333333"/>
          <w:sz w:val="18"/>
          <w:szCs w:val="18"/>
        </w:rPr>
      </w:pPr>
      <w:r>
        <w:rPr>
          <w:rFonts w:ascii="inherit" w:hAnsi="inherit"/>
          <w:color w:val="333333"/>
          <w:sz w:val="18"/>
          <w:szCs w:val="18"/>
        </w:rPr>
        <w:t>CHEN, Yue</w:t>
      </w:r>
    </w:p>
    <w:p w:rsidR="00EF2F84" w:rsidRDefault="00EF2F84" w:rsidP="00EF2F84">
      <w:pPr>
        <w:pStyle w:val="a3"/>
        <w:shd w:val="clear" w:color="auto" w:fill="FAFAFA"/>
        <w:spacing w:before="0" w:beforeAutospacing="0" w:after="360" w:afterAutospacing="0"/>
        <w:textAlignment w:val="baseline"/>
        <w:rPr>
          <w:rFonts w:ascii="inherit" w:hAnsi="inherit"/>
          <w:color w:val="333333"/>
          <w:sz w:val="18"/>
          <w:szCs w:val="18"/>
        </w:rPr>
      </w:pPr>
      <w:r>
        <w:rPr>
          <w:rFonts w:ascii="inherit" w:hAnsi="inherit"/>
          <w:color w:val="333333"/>
          <w:sz w:val="18"/>
          <w:szCs w:val="18"/>
        </w:rPr>
        <w:t>Suppose that all the keys in a binary tree are distinct positive integers. Given the preorder and inorder traversal sequences, you are supposed to output the first number of the postorder traversal sequence of the corresponding binary tree.</w:t>
      </w:r>
    </w:p>
    <w:p w:rsidR="00EF2F84" w:rsidRDefault="00EF2F84" w:rsidP="00EF2F84">
      <w:pPr>
        <w:pStyle w:val="a3"/>
        <w:shd w:val="clear" w:color="auto" w:fill="FAFAFA"/>
        <w:spacing w:before="0" w:beforeAutospacing="0" w:after="360" w:afterAutospacing="0"/>
        <w:textAlignment w:val="baseline"/>
        <w:rPr>
          <w:rFonts w:ascii="inherit" w:hAnsi="inherit"/>
          <w:color w:val="333333"/>
          <w:sz w:val="18"/>
          <w:szCs w:val="18"/>
        </w:rPr>
      </w:pPr>
      <w:r>
        <w:rPr>
          <w:rFonts w:ascii="inherit" w:hAnsi="inherit"/>
          <w:b/>
          <w:bCs/>
          <w:color w:val="333333"/>
          <w:sz w:val="18"/>
          <w:szCs w:val="18"/>
        </w:rPr>
        <w:t>Input Specification:</w:t>
      </w:r>
    </w:p>
    <w:p w:rsidR="00EF2F84" w:rsidRDefault="00EF2F84" w:rsidP="00EF2F84">
      <w:pPr>
        <w:pStyle w:val="a3"/>
        <w:shd w:val="clear" w:color="auto" w:fill="FAFAFA"/>
        <w:spacing w:before="0" w:beforeAutospacing="0" w:after="360" w:afterAutospacing="0"/>
        <w:textAlignment w:val="baseline"/>
        <w:rPr>
          <w:rFonts w:ascii="inherit" w:hAnsi="inherit"/>
          <w:color w:val="333333"/>
          <w:sz w:val="18"/>
          <w:szCs w:val="18"/>
        </w:rPr>
      </w:pPr>
      <w:r>
        <w:rPr>
          <w:rFonts w:ascii="inherit" w:hAnsi="inherit"/>
          <w:color w:val="333333"/>
          <w:sz w:val="18"/>
          <w:szCs w:val="18"/>
        </w:rPr>
        <w:t>Each input file contains one test case. For each case, the first line gives a positive integer N (&lt;=50000), the total number of nodes in the binary tree. The second line gives the preorder sequence and the third line gives the inorder sequence. All the numbers in a line are separated by a space.</w:t>
      </w:r>
    </w:p>
    <w:p w:rsidR="00EF2F84" w:rsidRDefault="00EF2F84" w:rsidP="00EF2F84">
      <w:pPr>
        <w:pStyle w:val="a3"/>
        <w:shd w:val="clear" w:color="auto" w:fill="FAFAFA"/>
        <w:spacing w:before="0" w:beforeAutospacing="0" w:after="360" w:afterAutospacing="0"/>
        <w:textAlignment w:val="baseline"/>
        <w:rPr>
          <w:rFonts w:ascii="inherit" w:hAnsi="inherit"/>
          <w:color w:val="333333"/>
          <w:sz w:val="18"/>
          <w:szCs w:val="18"/>
        </w:rPr>
      </w:pPr>
      <w:r>
        <w:rPr>
          <w:rFonts w:ascii="inherit" w:hAnsi="inherit"/>
          <w:b/>
          <w:bCs/>
          <w:color w:val="333333"/>
          <w:sz w:val="18"/>
          <w:szCs w:val="18"/>
        </w:rPr>
        <w:t>Output Specification:</w:t>
      </w:r>
    </w:p>
    <w:p w:rsidR="00EF2F84" w:rsidRDefault="00EF2F84" w:rsidP="00EF2F84">
      <w:pPr>
        <w:pStyle w:val="a3"/>
        <w:shd w:val="clear" w:color="auto" w:fill="FAFAFA"/>
        <w:spacing w:before="0" w:beforeAutospacing="0" w:after="360" w:afterAutospacing="0"/>
        <w:textAlignment w:val="baseline"/>
        <w:rPr>
          <w:rFonts w:ascii="inherit" w:hAnsi="inherit"/>
          <w:color w:val="333333"/>
          <w:sz w:val="18"/>
          <w:szCs w:val="18"/>
        </w:rPr>
      </w:pPr>
      <w:r>
        <w:rPr>
          <w:rFonts w:ascii="inherit" w:hAnsi="inherit"/>
          <w:color w:val="333333"/>
          <w:sz w:val="18"/>
          <w:szCs w:val="18"/>
        </w:rPr>
        <w:t>For each test case, print in one line the first number of the postorder traversal sequence of the corresponding binary tree.</w:t>
      </w:r>
    </w:p>
    <w:p w:rsidR="00EF2F84" w:rsidRDefault="00EF2F84" w:rsidP="00EF2F84">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EF2F84" w:rsidRDefault="00EF2F84" w:rsidP="00EF2F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w:t>
      </w:r>
    </w:p>
    <w:p w:rsidR="00EF2F84" w:rsidRDefault="00EF2F84" w:rsidP="00EF2F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1 2 3 4 5 6 7</w:t>
      </w:r>
    </w:p>
    <w:p w:rsidR="00EF2F84" w:rsidRDefault="00EF2F84" w:rsidP="00EF2F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2 3 1 5 4 7 6</w:t>
      </w:r>
    </w:p>
    <w:p w:rsidR="00EF2F84" w:rsidRDefault="00EF2F84" w:rsidP="00EF2F84">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EF2F84" w:rsidRDefault="00EF2F84" w:rsidP="00EF2F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5944E5" w:rsidRPr="005944E5" w:rsidRDefault="005944E5" w:rsidP="005944E5">
      <w:pPr>
        <w:pStyle w:val="1"/>
      </w:pPr>
      <w:r w:rsidRPr="005944E5">
        <w:t>1139. First Contact (30)</w:t>
      </w:r>
      <w:bookmarkStart w:id="86" w:name="_GoBack"/>
      <w:bookmarkEnd w:id="86"/>
    </w:p>
    <w:p w:rsidR="005944E5" w:rsidRDefault="005944E5" w:rsidP="005944E5">
      <w:pPr>
        <w:shd w:val="clear" w:color="auto" w:fill="DDDDDD"/>
        <w:jc w:val="center"/>
        <w:textAlignment w:val="baseline"/>
        <w:rPr>
          <w:rFonts w:ascii="inherit" w:hAnsi="inherit"/>
          <w:color w:val="333333"/>
          <w:sz w:val="18"/>
          <w:szCs w:val="18"/>
        </w:rPr>
      </w:pPr>
      <w:r>
        <w:rPr>
          <w:rFonts w:ascii="inherit" w:hAnsi="inherit"/>
          <w:color w:val="333333"/>
          <w:sz w:val="18"/>
          <w:szCs w:val="18"/>
        </w:rPr>
        <w:t>时间限制</w:t>
      </w:r>
    </w:p>
    <w:p w:rsidR="005944E5" w:rsidRDefault="005944E5" w:rsidP="005944E5">
      <w:pPr>
        <w:shd w:val="clear" w:color="auto" w:fill="FAFAFA"/>
        <w:jc w:val="center"/>
        <w:textAlignment w:val="baseline"/>
        <w:rPr>
          <w:rFonts w:ascii="inherit" w:hAnsi="inherit"/>
          <w:color w:val="333333"/>
          <w:sz w:val="18"/>
          <w:szCs w:val="18"/>
        </w:rPr>
      </w:pPr>
      <w:r>
        <w:rPr>
          <w:rFonts w:ascii="inherit" w:hAnsi="inherit"/>
          <w:color w:val="333333"/>
          <w:sz w:val="18"/>
          <w:szCs w:val="18"/>
        </w:rPr>
        <w:t>400 ms</w:t>
      </w:r>
    </w:p>
    <w:p w:rsidR="005944E5" w:rsidRDefault="005944E5" w:rsidP="005944E5">
      <w:pPr>
        <w:shd w:val="clear" w:color="auto" w:fill="DDDDDD"/>
        <w:jc w:val="center"/>
        <w:textAlignment w:val="baseline"/>
        <w:rPr>
          <w:rFonts w:ascii="inherit" w:hAnsi="inherit"/>
          <w:color w:val="333333"/>
          <w:sz w:val="18"/>
          <w:szCs w:val="18"/>
        </w:rPr>
      </w:pPr>
      <w:r>
        <w:rPr>
          <w:rFonts w:ascii="inherit" w:hAnsi="inherit"/>
          <w:color w:val="333333"/>
          <w:sz w:val="18"/>
          <w:szCs w:val="18"/>
        </w:rPr>
        <w:t>内存限制</w:t>
      </w:r>
    </w:p>
    <w:p w:rsidR="005944E5" w:rsidRDefault="005944E5" w:rsidP="005944E5">
      <w:pPr>
        <w:shd w:val="clear" w:color="auto" w:fill="FAFAFA"/>
        <w:jc w:val="center"/>
        <w:textAlignment w:val="baseline"/>
        <w:rPr>
          <w:rFonts w:ascii="inherit" w:hAnsi="inherit"/>
          <w:color w:val="333333"/>
          <w:sz w:val="18"/>
          <w:szCs w:val="18"/>
        </w:rPr>
      </w:pPr>
      <w:r>
        <w:rPr>
          <w:rFonts w:ascii="inherit" w:hAnsi="inherit"/>
          <w:color w:val="333333"/>
          <w:sz w:val="18"/>
          <w:szCs w:val="18"/>
        </w:rPr>
        <w:t>65536 kB</w:t>
      </w:r>
    </w:p>
    <w:p w:rsidR="005944E5" w:rsidRDefault="005944E5" w:rsidP="005944E5">
      <w:pPr>
        <w:shd w:val="clear" w:color="auto" w:fill="DDDDDD"/>
        <w:jc w:val="center"/>
        <w:textAlignment w:val="baseline"/>
        <w:rPr>
          <w:rFonts w:ascii="inherit" w:hAnsi="inherit"/>
          <w:color w:val="333333"/>
          <w:sz w:val="18"/>
          <w:szCs w:val="18"/>
        </w:rPr>
      </w:pPr>
      <w:r>
        <w:rPr>
          <w:rFonts w:ascii="inherit" w:hAnsi="inherit"/>
          <w:color w:val="333333"/>
          <w:sz w:val="18"/>
          <w:szCs w:val="18"/>
        </w:rPr>
        <w:lastRenderedPageBreak/>
        <w:t>代码长度限制</w:t>
      </w:r>
    </w:p>
    <w:p w:rsidR="005944E5" w:rsidRDefault="005944E5" w:rsidP="005944E5">
      <w:pPr>
        <w:shd w:val="clear" w:color="auto" w:fill="FAFAFA"/>
        <w:jc w:val="center"/>
        <w:textAlignment w:val="baseline"/>
        <w:rPr>
          <w:rFonts w:ascii="inherit" w:hAnsi="inherit"/>
          <w:color w:val="333333"/>
          <w:sz w:val="18"/>
          <w:szCs w:val="18"/>
        </w:rPr>
      </w:pPr>
      <w:r>
        <w:rPr>
          <w:rFonts w:ascii="inherit" w:hAnsi="inherit"/>
          <w:color w:val="333333"/>
          <w:sz w:val="18"/>
          <w:szCs w:val="18"/>
        </w:rPr>
        <w:t>16000 B</w:t>
      </w:r>
    </w:p>
    <w:p w:rsidR="005944E5" w:rsidRDefault="005944E5" w:rsidP="005944E5">
      <w:pPr>
        <w:shd w:val="clear" w:color="auto" w:fill="DDDDDD"/>
        <w:jc w:val="center"/>
        <w:textAlignment w:val="baseline"/>
        <w:rPr>
          <w:rFonts w:ascii="inherit" w:hAnsi="inherit"/>
          <w:color w:val="333333"/>
          <w:sz w:val="18"/>
          <w:szCs w:val="18"/>
        </w:rPr>
      </w:pPr>
      <w:r>
        <w:rPr>
          <w:rFonts w:ascii="inherit" w:hAnsi="inherit"/>
          <w:color w:val="333333"/>
          <w:sz w:val="18"/>
          <w:szCs w:val="18"/>
        </w:rPr>
        <w:t>判题程序</w:t>
      </w:r>
    </w:p>
    <w:p w:rsidR="005944E5" w:rsidRDefault="005944E5" w:rsidP="005944E5">
      <w:pPr>
        <w:shd w:val="clear" w:color="auto" w:fill="FAFAFA"/>
        <w:jc w:val="center"/>
        <w:textAlignment w:val="baseline"/>
        <w:rPr>
          <w:rFonts w:ascii="inherit" w:hAnsi="inherit"/>
          <w:color w:val="333333"/>
          <w:sz w:val="18"/>
          <w:szCs w:val="18"/>
        </w:rPr>
      </w:pPr>
      <w:r>
        <w:rPr>
          <w:rFonts w:ascii="inherit" w:hAnsi="inherit"/>
          <w:color w:val="333333"/>
          <w:sz w:val="18"/>
          <w:szCs w:val="18"/>
          <w:bdr w:val="none" w:sz="0" w:space="0" w:color="auto" w:frame="1"/>
        </w:rPr>
        <w:t>Standard</w:t>
      </w:r>
    </w:p>
    <w:p w:rsidR="005944E5" w:rsidRDefault="005944E5" w:rsidP="005944E5">
      <w:pPr>
        <w:shd w:val="clear" w:color="auto" w:fill="DDDDDD"/>
        <w:jc w:val="center"/>
        <w:textAlignment w:val="baseline"/>
        <w:rPr>
          <w:rFonts w:ascii="inherit" w:hAnsi="inherit"/>
          <w:color w:val="333333"/>
          <w:sz w:val="18"/>
          <w:szCs w:val="18"/>
        </w:rPr>
      </w:pPr>
      <w:r>
        <w:rPr>
          <w:rFonts w:ascii="inherit" w:hAnsi="inherit"/>
          <w:color w:val="333333"/>
          <w:sz w:val="18"/>
          <w:szCs w:val="18"/>
        </w:rPr>
        <w:t>作者</w:t>
      </w:r>
    </w:p>
    <w:p w:rsidR="005944E5" w:rsidRDefault="005944E5" w:rsidP="005944E5">
      <w:pPr>
        <w:shd w:val="clear" w:color="auto" w:fill="FAFAFA"/>
        <w:jc w:val="center"/>
        <w:textAlignment w:val="baseline"/>
        <w:rPr>
          <w:rFonts w:ascii="inherit" w:hAnsi="inherit"/>
          <w:color w:val="333333"/>
          <w:sz w:val="18"/>
          <w:szCs w:val="18"/>
        </w:rPr>
      </w:pPr>
      <w:r>
        <w:rPr>
          <w:rFonts w:ascii="inherit" w:hAnsi="inherit"/>
          <w:color w:val="333333"/>
          <w:sz w:val="18"/>
          <w:szCs w:val="18"/>
        </w:rPr>
        <w:t>CHEN, Yue</w:t>
      </w:r>
    </w:p>
    <w:p w:rsidR="005944E5" w:rsidRDefault="005944E5" w:rsidP="005944E5">
      <w:pPr>
        <w:pStyle w:val="a3"/>
        <w:shd w:val="clear" w:color="auto" w:fill="FAFAFA"/>
        <w:spacing w:before="0" w:beforeAutospacing="0" w:after="360" w:afterAutospacing="0"/>
        <w:textAlignment w:val="baseline"/>
        <w:rPr>
          <w:rFonts w:ascii="inherit" w:hAnsi="inherit"/>
          <w:color w:val="333333"/>
          <w:sz w:val="18"/>
          <w:szCs w:val="18"/>
        </w:rPr>
      </w:pPr>
      <w:proofErr w:type="gramStart"/>
      <w:r>
        <w:rPr>
          <w:rFonts w:ascii="inherit" w:hAnsi="inherit"/>
          <w:color w:val="333333"/>
          <w:sz w:val="18"/>
          <w:szCs w:val="18"/>
        </w:rPr>
        <w:t>Unlike in nowadays, the way that boys and girls expressing their feelings of love was quite subtle in the early years.</w:t>
      </w:r>
      <w:proofErr w:type="gramEnd"/>
      <w:r>
        <w:rPr>
          <w:rFonts w:ascii="inherit" w:hAnsi="inherit"/>
          <w:color w:val="333333"/>
          <w:sz w:val="18"/>
          <w:szCs w:val="18"/>
        </w:rPr>
        <w:t xml:space="preserve"> When a boy A had a crush on a girl B, he would usually not contact her directly in the first place. Instead, he might ask another boy C, one of his close friends, to ask another girl D, who was a friend of both B and C, to send a message to B -- quite a long shot, isn't it? Girls would do analogously.</w:t>
      </w:r>
    </w:p>
    <w:p w:rsidR="005944E5" w:rsidRDefault="005944E5" w:rsidP="005944E5">
      <w:pPr>
        <w:pStyle w:val="a3"/>
        <w:shd w:val="clear" w:color="auto" w:fill="FAFAFA"/>
        <w:spacing w:before="0" w:beforeAutospacing="0" w:after="360" w:afterAutospacing="0"/>
        <w:textAlignment w:val="baseline"/>
        <w:rPr>
          <w:rFonts w:ascii="inherit" w:hAnsi="inherit"/>
          <w:color w:val="333333"/>
          <w:sz w:val="18"/>
          <w:szCs w:val="18"/>
        </w:rPr>
      </w:pPr>
      <w:r>
        <w:rPr>
          <w:rFonts w:ascii="inherit" w:hAnsi="inherit"/>
          <w:color w:val="333333"/>
          <w:sz w:val="18"/>
          <w:szCs w:val="18"/>
        </w:rPr>
        <w:t>Here given a network of friendship relations, you are supposed to help a boy or a girl to list all their friends who can possibly help them making the first contact.</w:t>
      </w:r>
    </w:p>
    <w:p w:rsidR="005944E5" w:rsidRDefault="005944E5" w:rsidP="005944E5">
      <w:pPr>
        <w:pStyle w:val="a3"/>
        <w:shd w:val="clear" w:color="auto" w:fill="FAFAFA"/>
        <w:spacing w:before="0" w:beforeAutospacing="0" w:after="360" w:afterAutospacing="0"/>
        <w:textAlignment w:val="baseline"/>
        <w:rPr>
          <w:rFonts w:ascii="inherit" w:hAnsi="inherit"/>
          <w:color w:val="333333"/>
          <w:sz w:val="18"/>
          <w:szCs w:val="18"/>
        </w:rPr>
      </w:pPr>
      <w:r>
        <w:rPr>
          <w:rFonts w:ascii="inherit" w:hAnsi="inherit"/>
          <w:b/>
          <w:bCs/>
          <w:color w:val="333333"/>
          <w:sz w:val="18"/>
          <w:szCs w:val="18"/>
        </w:rPr>
        <w:t>Input Specification:</w:t>
      </w:r>
    </w:p>
    <w:p w:rsidR="005944E5" w:rsidRDefault="005944E5" w:rsidP="005944E5">
      <w:pPr>
        <w:pStyle w:val="a3"/>
        <w:shd w:val="clear" w:color="auto" w:fill="FAFAFA"/>
        <w:spacing w:before="0" w:beforeAutospacing="0" w:after="360" w:afterAutospacing="0"/>
        <w:textAlignment w:val="baseline"/>
        <w:rPr>
          <w:rFonts w:ascii="inherit" w:hAnsi="inherit"/>
          <w:color w:val="333333"/>
          <w:sz w:val="18"/>
          <w:szCs w:val="18"/>
        </w:rPr>
      </w:pPr>
      <w:r>
        <w:rPr>
          <w:rFonts w:ascii="inherit" w:hAnsi="inherit"/>
          <w:color w:val="333333"/>
          <w:sz w:val="18"/>
          <w:szCs w:val="18"/>
        </w:rPr>
        <w:t>Each input file contains one test case. For each case, the first line gives two positive integers N (1 &lt; N &lt;= 300) and M, being the total number of people and the number of friendship relations, respectively. Then M lines follow, each gives a pair of friends. Here a person is represented by a 4-digit ID. To tell their genders, we use a negative sign to represent girls.</w:t>
      </w:r>
    </w:p>
    <w:p w:rsidR="005944E5" w:rsidRDefault="005944E5" w:rsidP="005944E5">
      <w:pPr>
        <w:pStyle w:val="a3"/>
        <w:shd w:val="clear" w:color="auto" w:fill="FAFAFA"/>
        <w:spacing w:before="0" w:beforeAutospacing="0" w:after="360" w:afterAutospacing="0"/>
        <w:textAlignment w:val="baseline"/>
        <w:rPr>
          <w:rFonts w:ascii="inherit" w:hAnsi="inherit"/>
          <w:color w:val="333333"/>
          <w:sz w:val="18"/>
          <w:szCs w:val="18"/>
        </w:rPr>
      </w:pPr>
      <w:r>
        <w:rPr>
          <w:rFonts w:ascii="inherit" w:hAnsi="inherit"/>
          <w:color w:val="333333"/>
          <w:sz w:val="18"/>
          <w:szCs w:val="18"/>
        </w:rPr>
        <w:t>After the relations, a positive integer K (&lt;= 100) is given, which is the number of queries. Then K lines of queries follow, each gives a pair of lovers, separated by a space. It is assumed that the first one is having a crush on the second one.</w:t>
      </w:r>
    </w:p>
    <w:p w:rsidR="005944E5" w:rsidRDefault="005944E5" w:rsidP="005944E5">
      <w:pPr>
        <w:pStyle w:val="a3"/>
        <w:shd w:val="clear" w:color="auto" w:fill="FAFAFA"/>
        <w:spacing w:before="0" w:beforeAutospacing="0" w:after="360" w:afterAutospacing="0"/>
        <w:textAlignment w:val="baseline"/>
        <w:rPr>
          <w:rFonts w:ascii="inherit" w:hAnsi="inherit"/>
          <w:color w:val="333333"/>
          <w:sz w:val="18"/>
          <w:szCs w:val="18"/>
        </w:rPr>
      </w:pPr>
      <w:r>
        <w:rPr>
          <w:rFonts w:ascii="inherit" w:hAnsi="inherit"/>
          <w:b/>
          <w:bCs/>
          <w:color w:val="333333"/>
          <w:sz w:val="18"/>
          <w:szCs w:val="18"/>
        </w:rPr>
        <w:t>Output Specification:</w:t>
      </w:r>
    </w:p>
    <w:p w:rsidR="005944E5" w:rsidRDefault="005944E5" w:rsidP="005944E5">
      <w:pPr>
        <w:pStyle w:val="a3"/>
        <w:shd w:val="clear" w:color="auto" w:fill="FAFAFA"/>
        <w:spacing w:before="0" w:beforeAutospacing="0" w:after="360" w:afterAutospacing="0"/>
        <w:textAlignment w:val="baseline"/>
        <w:rPr>
          <w:rFonts w:ascii="inherit" w:hAnsi="inherit"/>
          <w:color w:val="333333"/>
          <w:sz w:val="18"/>
          <w:szCs w:val="18"/>
        </w:rPr>
      </w:pPr>
      <w:r>
        <w:rPr>
          <w:rFonts w:ascii="inherit" w:hAnsi="inherit"/>
          <w:color w:val="333333"/>
          <w:sz w:val="18"/>
          <w:szCs w:val="18"/>
        </w:rPr>
        <w:t>For each query, first print in a line the number of different pairs of friends they can find to help them, then in each line print the IDs of a pair of friends.</w:t>
      </w:r>
    </w:p>
    <w:p w:rsidR="005944E5" w:rsidRDefault="005944E5" w:rsidP="005944E5">
      <w:pPr>
        <w:pStyle w:val="a3"/>
        <w:shd w:val="clear" w:color="auto" w:fill="FAFAFA"/>
        <w:spacing w:before="0" w:beforeAutospacing="0" w:after="360" w:afterAutospacing="0"/>
        <w:textAlignment w:val="baseline"/>
        <w:rPr>
          <w:rFonts w:ascii="inherit" w:hAnsi="inherit"/>
          <w:color w:val="333333"/>
          <w:sz w:val="18"/>
          <w:szCs w:val="18"/>
        </w:rPr>
      </w:pPr>
      <w:r>
        <w:rPr>
          <w:rFonts w:ascii="inherit" w:hAnsi="inherit"/>
          <w:color w:val="333333"/>
          <w:sz w:val="18"/>
          <w:szCs w:val="18"/>
        </w:rPr>
        <w:t xml:space="preserve">If the lovers A and B are of opposite genders, you must first print the friend of A who is of the same gender of </w:t>
      </w:r>
      <w:proofErr w:type="gramStart"/>
      <w:r>
        <w:rPr>
          <w:rFonts w:ascii="inherit" w:hAnsi="inherit"/>
          <w:color w:val="333333"/>
          <w:sz w:val="18"/>
          <w:szCs w:val="18"/>
        </w:rPr>
        <w:t>A</w:t>
      </w:r>
      <w:proofErr w:type="gramEnd"/>
      <w:r>
        <w:rPr>
          <w:rFonts w:ascii="inherit" w:hAnsi="inherit"/>
          <w:color w:val="333333"/>
          <w:sz w:val="18"/>
          <w:szCs w:val="18"/>
        </w:rPr>
        <w:t>, then the friend of B, who is of the same gender of B. If they are of the same gender, then both friends must be in the same gender as theirs. It is guaranteed that each person has only one gender.</w:t>
      </w:r>
    </w:p>
    <w:p w:rsidR="005944E5" w:rsidRDefault="005944E5" w:rsidP="005944E5">
      <w:pPr>
        <w:pStyle w:val="a3"/>
        <w:shd w:val="clear" w:color="auto" w:fill="FAFAFA"/>
        <w:spacing w:before="0" w:beforeAutospacing="0" w:after="360" w:afterAutospacing="0"/>
        <w:textAlignment w:val="baseline"/>
        <w:rPr>
          <w:rFonts w:ascii="inherit" w:hAnsi="inherit"/>
          <w:color w:val="333333"/>
          <w:sz w:val="18"/>
          <w:szCs w:val="18"/>
        </w:rPr>
      </w:pPr>
      <w:r>
        <w:rPr>
          <w:rFonts w:ascii="inherit" w:hAnsi="inherit"/>
          <w:color w:val="333333"/>
          <w:sz w:val="18"/>
          <w:szCs w:val="18"/>
        </w:rPr>
        <w:t xml:space="preserve">The friends must be printed in non-decreasing order of the first IDs, and for the same first ones, in increasing order of the </w:t>
      </w:r>
      <w:proofErr w:type="gramStart"/>
      <w:r>
        <w:rPr>
          <w:rFonts w:ascii="inherit" w:hAnsi="inherit"/>
          <w:color w:val="333333"/>
          <w:sz w:val="18"/>
          <w:szCs w:val="18"/>
        </w:rPr>
        <w:t>seconds</w:t>
      </w:r>
      <w:proofErr w:type="gramEnd"/>
      <w:r>
        <w:rPr>
          <w:rFonts w:ascii="inherit" w:hAnsi="inherit"/>
          <w:color w:val="333333"/>
          <w:sz w:val="18"/>
          <w:szCs w:val="18"/>
        </w:rPr>
        <w:t xml:space="preserve"> ones.</w:t>
      </w:r>
    </w:p>
    <w:p w:rsidR="005944E5" w:rsidRDefault="005944E5" w:rsidP="005944E5">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10 18</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-2001 1001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-2002 -2001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1004 1001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-2004 -2001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-2003 1005</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1005 -2001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1001 -2003</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1002 1001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1002 -2004</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-2004 1001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1003 -2002</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-2003 1003</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1004 -2002</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-2001 -2003</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1001 1003</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1003 -2001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1002 -2001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-2002 -2003</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1001 -2001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-2003 1001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1005 -2001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-2002 -2004</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1111 -2003</w:t>
      </w:r>
    </w:p>
    <w:p w:rsidR="005944E5" w:rsidRDefault="005944E5" w:rsidP="005944E5">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1002 2004</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1003 2002</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1003 2003</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1004 2002</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2001 1002</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2001 1003</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2002 1003</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2002 1004</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2003 2001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w:t>
      </w:r>
    </w:p>
    <w:p w:rsidR="00F6633E" w:rsidRPr="00153770" w:rsidRDefault="00F6633E" w:rsidP="00D036D2">
      <w:pPr>
        <w:rPr>
          <w:color w:val="FF0000"/>
        </w:rPr>
      </w:pPr>
    </w:p>
    <w:sectPr w:rsidR="00F6633E" w:rsidRPr="0015377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ms shell dlg">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113EA"/>
    <w:multiLevelType w:val="multilevel"/>
    <w:tmpl w:val="49884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8393502"/>
    <w:multiLevelType w:val="multilevel"/>
    <w:tmpl w:val="9EC80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84C0D2C"/>
    <w:multiLevelType w:val="multilevel"/>
    <w:tmpl w:val="1AB26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C763A8A"/>
    <w:multiLevelType w:val="multilevel"/>
    <w:tmpl w:val="18DE6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F1D726C"/>
    <w:multiLevelType w:val="multilevel"/>
    <w:tmpl w:val="BAA84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2F74126"/>
    <w:multiLevelType w:val="multilevel"/>
    <w:tmpl w:val="2646B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39D2EE6"/>
    <w:multiLevelType w:val="multilevel"/>
    <w:tmpl w:val="F44A4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A84008A"/>
    <w:multiLevelType w:val="multilevel"/>
    <w:tmpl w:val="B36E2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B222741"/>
    <w:multiLevelType w:val="multilevel"/>
    <w:tmpl w:val="3B941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93517CE"/>
    <w:multiLevelType w:val="multilevel"/>
    <w:tmpl w:val="EE4C5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9B42652"/>
    <w:multiLevelType w:val="multilevel"/>
    <w:tmpl w:val="854C3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0125254"/>
    <w:multiLevelType w:val="multilevel"/>
    <w:tmpl w:val="52FE7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3A57856"/>
    <w:multiLevelType w:val="multilevel"/>
    <w:tmpl w:val="9BD82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7D80C9F"/>
    <w:multiLevelType w:val="multilevel"/>
    <w:tmpl w:val="BE740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CF20C86"/>
    <w:multiLevelType w:val="multilevel"/>
    <w:tmpl w:val="6150D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653F63D3"/>
    <w:multiLevelType w:val="multilevel"/>
    <w:tmpl w:val="B15A3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6A9295E"/>
    <w:multiLevelType w:val="multilevel"/>
    <w:tmpl w:val="6AE8A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784361B9"/>
    <w:multiLevelType w:val="multilevel"/>
    <w:tmpl w:val="67164A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8C57E97"/>
    <w:multiLevelType w:val="multilevel"/>
    <w:tmpl w:val="51409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BDF780A"/>
    <w:multiLevelType w:val="multilevel"/>
    <w:tmpl w:val="E028E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E4D190C"/>
    <w:multiLevelType w:val="multilevel"/>
    <w:tmpl w:val="31E23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10"/>
  </w:num>
  <w:num w:numId="3">
    <w:abstractNumId w:val="2"/>
  </w:num>
  <w:num w:numId="4">
    <w:abstractNumId w:val="4"/>
  </w:num>
  <w:num w:numId="5">
    <w:abstractNumId w:val="5"/>
  </w:num>
  <w:num w:numId="6">
    <w:abstractNumId w:val="17"/>
  </w:num>
  <w:num w:numId="7">
    <w:abstractNumId w:val="20"/>
  </w:num>
  <w:num w:numId="8">
    <w:abstractNumId w:val="7"/>
  </w:num>
  <w:num w:numId="9">
    <w:abstractNumId w:val="9"/>
  </w:num>
  <w:num w:numId="10">
    <w:abstractNumId w:val="1"/>
  </w:num>
  <w:num w:numId="11">
    <w:abstractNumId w:val="0"/>
  </w:num>
  <w:num w:numId="12">
    <w:abstractNumId w:val="8"/>
  </w:num>
  <w:num w:numId="13">
    <w:abstractNumId w:val="16"/>
  </w:num>
  <w:num w:numId="14">
    <w:abstractNumId w:val="19"/>
  </w:num>
  <w:num w:numId="15">
    <w:abstractNumId w:val="13"/>
  </w:num>
  <w:num w:numId="16">
    <w:abstractNumId w:val="15"/>
  </w:num>
  <w:num w:numId="17">
    <w:abstractNumId w:val="18"/>
  </w:num>
  <w:num w:numId="18">
    <w:abstractNumId w:val="12"/>
  </w:num>
  <w:num w:numId="19">
    <w:abstractNumId w:val="6"/>
  </w:num>
  <w:num w:numId="20">
    <w:abstractNumId w:val="14"/>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3163"/>
    <w:rsid w:val="000174C6"/>
    <w:rsid w:val="0004341E"/>
    <w:rsid w:val="00060E50"/>
    <w:rsid w:val="0006222E"/>
    <w:rsid w:val="00066D8A"/>
    <w:rsid w:val="00067BC6"/>
    <w:rsid w:val="00071ACD"/>
    <w:rsid w:val="000756C1"/>
    <w:rsid w:val="00076E05"/>
    <w:rsid w:val="00081F93"/>
    <w:rsid w:val="000856DF"/>
    <w:rsid w:val="0008616D"/>
    <w:rsid w:val="000900DB"/>
    <w:rsid w:val="00092AC2"/>
    <w:rsid w:val="000A2684"/>
    <w:rsid w:val="000B7764"/>
    <w:rsid w:val="000D23A7"/>
    <w:rsid w:val="000D44C8"/>
    <w:rsid w:val="000F1FA0"/>
    <w:rsid w:val="001036A8"/>
    <w:rsid w:val="00104FB4"/>
    <w:rsid w:val="00111015"/>
    <w:rsid w:val="00130552"/>
    <w:rsid w:val="0014094B"/>
    <w:rsid w:val="00142B6C"/>
    <w:rsid w:val="00147AE1"/>
    <w:rsid w:val="00151FAE"/>
    <w:rsid w:val="00153770"/>
    <w:rsid w:val="00154479"/>
    <w:rsid w:val="00165334"/>
    <w:rsid w:val="00170B2E"/>
    <w:rsid w:val="001811B8"/>
    <w:rsid w:val="00194F61"/>
    <w:rsid w:val="001A2251"/>
    <w:rsid w:val="001C0B1F"/>
    <w:rsid w:val="001C5C99"/>
    <w:rsid w:val="001F4D95"/>
    <w:rsid w:val="001F5280"/>
    <w:rsid w:val="002011DB"/>
    <w:rsid w:val="00202CFA"/>
    <w:rsid w:val="00236D20"/>
    <w:rsid w:val="0023792F"/>
    <w:rsid w:val="002436C6"/>
    <w:rsid w:val="00244461"/>
    <w:rsid w:val="002667F8"/>
    <w:rsid w:val="00271AE7"/>
    <w:rsid w:val="00275AAC"/>
    <w:rsid w:val="00277227"/>
    <w:rsid w:val="002A4211"/>
    <w:rsid w:val="002B2C6B"/>
    <w:rsid w:val="002E2BCA"/>
    <w:rsid w:val="002E42C5"/>
    <w:rsid w:val="002F691F"/>
    <w:rsid w:val="0030029D"/>
    <w:rsid w:val="00317201"/>
    <w:rsid w:val="00330610"/>
    <w:rsid w:val="00354887"/>
    <w:rsid w:val="003648B2"/>
    <w:rsid w:val="003674E9"/>
    <w:rsid w:val="00370446"/>
    <w:rsid w:val="00372E41"/>
    <w:rsid w:val="00374F5C"/>
    <w:rsid w:val="003922D8"/>
    <w:rsid w:val="00394774"/>
    <w:rsid w:val="003A062A"/>
    <w:rsid w:val="003A779D"/>
    <w:rsid w:val="003D5FFF"/>
    <w:rsid w:val="003D6B3F"/>
    <w:rsid w:val="003E30ED"/>
    <w:rsid w:val="003F5BCA"/>
    <w:rsid w:val="003F6579"/>
    <w:rsid w:val="004024C7"/>
    <w:rsid w:val="00426487"/>
    <w:rsid w:val="00433F87"/>
    <w:rsid w:val="00437889"/>
    <w:rsid w:val="00496CDB"/>
    <w:rsid w:val="004A15CC"/>
    <w:rsid w:val="004C4F23"/>
    <w:rsid w:val="004D1BC3"/>
    <w:rsid w:val="004E432E"/>
    <w:rsid w:val="00501B5B"/>
    <w:rsid w:val="0050629E"/>
    <w:rsid w:val="00511CB1"/>
    <w:rsid w:val="00516FAF"/>
    <w:rsid w:val="0052201E"/>
    <w:rsid w:val="005220FB"/>
    <w:rsid w:val="005227D3"/>
    <w:rsid w:val="0052347B"/>
    <w:rsid w:val="00525EB8"/>
    <w:rsid w:val="0053689B"/>
    <w:rsid w:val="00546C5F"/>
    <w:rsid w:val="005478C1"/>
    <w:rsid w:val="005620EF"/>
    <w:rsid w:val="005922FC"/>
    <w:rsid w:val="00592E7F"/>
    <w:rsid w:val="005944E5"/>
    <w:rsid w:val="005C0833"/>
    <w:rsid w:val="005D2020"/>
    <w:rsid w:val="005F3013"/>
    <w:rsid w:val="00604F6B"/>
    <w:rsid w:val="0066485A"/>
    <w:rsid w:val="00665CEE"/>
    <w:rsid w:val="00671C9E"/>
    <w:rsid w:val="0067227A"/>
    <w:rsid w:val="00676C2E"/>
    <w:rsid w:val="00682267"/>
    <w:rsid w:val="0068541C"/>
    <w:rsid w:val="00686354"/>
    <w:rsid w:val="006A2A13"/>
    <w:rsid w:val="006B0A1D"/>
    <w:rsid w:val="006C3769"/>
    <w:rsid w:val="006E0773"/>
    <w:rsid w:val="006E7523"/>
    <w:rsid w:val="007024CF"/>
    <w:rsid w:val="007140F8"/>
    <w:rsid w:val="00724E6D"/>
    <w:rsid w:val="00725F80"/>
    <w:rsid w:val="007266D5"/>
    <w:rsid w:val="00743B92"/>
    <w:rsid w:val="0075605C"/>
    <w:rsid w:val="00757CF3"/>
    <w:rsid w:val="00757DC8"/>
    <w:rsid w:val="0076114B"/>
    <w:rsid w:val="007739CE"/>
    <w:rsid w:val="00790A27"/>
    <w:rsid w:val="00794339"/>
    <w:rsid w:val="00795D25"/>
    <w:rsid w:val="007A2A5B"/>
    <w:rsid w:val="007A61A5"/>
    <w:rsid w:val="007A77EA"/>
    <w:rsid w:val="007B36C7"/>
    <w:rsid w:val="007B3939"/>
    <w:rsid w:val="007D58CB"/>
    <w:rsid w:val="007D76DB"/>
    <w:rsid w:val="007E3CAC"/>
    <w:rsid w:val="007E47E9"/>
    <w:rsid w:val="007E4FC8"/>
    <w:rsid w:val="007F08A0"/>
    <w:rsid w:val="007F79F3"/>
    <w:rsid w:val="0080285E"/>
    <w:rsid w:val="00812FAA"/>
    <w:rsid w:val="00832D99"/>
    <w:rsid w:val="00834D3F"/>
    <w:rsid w:val="00835FE7"/>
    <w:rsid w:val="008363B7"/>
    <w:rsid w:val="00840DFF"/>
    <w:rsid w:val="00875EB1"/>
    <w:rsid w:val="008774B4"/>
    <w:rsid w:val="0088198C"/>
    <w:rsid w:val="00884CCF"/>
    <w:rsid w:val="008851DD"/>
    <w:rsid w:val="00885631"/>
    <w:rsid w:val="008A194B"/>
    <w:rsid w:val="008E0D1A"/>
    <w:rsid w:val="008E63DB"/>
    <w:rsid w:val="008F58ED"/>
    <w:rsid w:val="00902700"/>
    <w:rsid w:val="0090304C"/>
    <w:rsid w:val="0090379E"/>
    <w:rsid w:val="009108B3"/>
    <w:rsid w:val="009221AE"/>
    <w:rsid w:val="009378E5"/>
    <w:rsid w:val="00937A2C"/>
    <w:rsid w:val="00940649"/>
    <w:rsid w:val="0094698F"/>
    <w:rsid w:val="00946ED5"/>
    <w:rsid w:val="00947647"/>
    <w:rsid w:val="00951813"/>
    <w:rsid w:val="00951958"/>
    <w:rsid w:val="009529AB"/>
    <w:rsid w:val="00964B75"/>
    <w:rsid w:val="00977949"/>
    <w:rsid w:val="009B06B5"/>
    <w:rsid w:val="009B19C5"/>
    <w:rsid w:val="009B611B"/>
    <w:rsid w:val="009C6E2A"/>
    <w:rsid w:val="009D1A37"/>
    <w:rsid w:val="009E0642"/>
    <w:rsid w:val="009E202E"/>
    <w:rsid w:val="00A02EB7"/>
    <w:rsid w:val="00A510AF"/>
    <w:rsid w:val="00A61934"/>
    <w:rsid w:val="00A779F7"/>
    <w:rsid w:val="00A80BF4"/>
    <w:rsid w:val="00A838D8"/>
    <w:rsid w:val="00AB036B"/>
    <w:rsid w:val="00AB5615"/>
    <w:rsid w:val="00AB6AD0"/>
    <w:rsid w:val="00AC288D"/>
    <w:rsid w:val="00AC75D6"/>
    <w:rsid w:val="00AC7DF2"/>
    <w:rsid w:val="00AD0066"/>
    <w:rsid w:val="00AD4A02"/>
    <w:rsid w:val="00AD7B26"/>
    <w:rsid w:val="00AF5A10"/>
    <w:rsid w:val="00B07CB6"/>
    <w:rsid w:val="00B3362A"/>
    <w:rsid w:val="00B33ABF"/>
    <w:rsid w:val="00B36D47"/>
    <w:rsid w:val="00B4136B"/>
    <w:rsid w:val="00B44401"/>
    <w:rsid w:val="00B6005F"/>
    <w:rsid w:val="00B60464"/>
    <w:rsid w:val="00B6492E"/>
    <w:rsid w:val="00B72144"/>
    <w:rsid w:val="00B74D01"/>
    <w:rsid w:val="00B81D04"/>
    <w:rsid w:val="00B837FB"/>
    <w:rsid w:val="00B856CC"/>
    <w:rsid w:val="00BA1B27"/>
    <w:rsid w:val="00BC4A54"/>
    <w:rsid w:val="00BD05FA"/>
    <w:rsid w:val="00BD127B"/>
    <w:rsid w:val="00BE28A7"/>
    <w:rsid w:val="00BF2D46"/>
    <w:rsid w:val="00BF7463"/>
    <w:rsid w:val="00C01F2C"/>
    <w:rsid w:val="00C15276"/>
    <w:rsid w:val="00C2062C"/>
    <w:rsid w:val="00C3175D"/>
    <w:rsid w:val="00C50625"/>
    <w:rsid w:val="00C70B21"/>
    <w:rsid w:val="00C723B0"/>
    <w:rsid w:val="00C75968"/>
    <w:rsid w:val="00CA3097"/>
    <w:rsid w:val="00CD02D5"/>
    <w:rsid w:val="00CD1FEF"/>
    <w:rsid w:val="00CE3A85"/>
    <w:rsid w:val="00D036D2"/>
    <w:rsid w:val="00D10698"/>
    <w:rsid w:val="00D116CC"/>
    <w:rsid w:val="00D171D4"/>
    <w:rsid w:val="00D227D3"/>
    <w:rsid w:val="00D25CB8"/>
    <w:rsid w:val="00D44E6C"/>
    <w:rsid w:val="00D46416"/>
    <w:rsid w:val="00D70DBB"/>
    <w:rsid w:val="00D762DB"/>
    <w:rsid w:val="00D82DD9"/>
    <w:rsid w:val="00D86B7A"/>
    <w:rsid w:val="00D87E4D"/>
    <w:rsid w:val="00D9429D"/>
    <w:rsid w:val="00DA3080"/>
    <w:rsid w:val="00DA3ED8"/>
    <w:rsid w:val="00DB1437"/>
    <w:rsid w:val="00DB3925"/>
    <w:rsid w:val="00DB5F11"/>
    <w:rsid w:val="00DC0465"/>
    <w:rsid w:val="00DC1347"/>
    <w:rsid w:val="00DD1646"/>
    <w:rsid w:val="00DD3DD8"/>
    <w:rsid w:val="00DE42B8"/>
    <w:rsid w:val="00DE50CB"/>
    <w:rsid w:val="00DE56B3"/>
    <w:rsid w:val="00DF775A"/>
    <w:rsid w:val="00E033E8"/>
    <w:rsid w:val="00E03AF2"/>
    <w:rsid w:val="00E04FE8"/>
    <w:rsid w:val="00E17A14"/>
    <w:rsid w:val="00E221AA"/>
    <w:rsid w:val="00E265AB"/>
    <w:rsid w:val="00E27815"/>
    <w:rsid w:val="00E42598"/>
    <w:rsid w:val="00E45B44"/>
    <w:rsid w:val="00E50414"/>
    <w:rsid w:val="00E55CE6"/>
    <w:rsid w:val="00E56C4B"/>
    <w:rsid w:val="00E6106B"/>
    <w:rsid w:val="00E83135"/>
    <w:rsid w:val="00E86DD6"/>
    <w:rsid w:val="00E87707"/>
    <w:rsid w:val="00EA0C15"/>
    <w:rsid w:val="00EB4252"/>
    <w:rsid w:val="00ED1643"/>
    <w:rsid w:val="00ED3163"/>
    <w:rsid w:val="00ED5E4A"/>
    <w:rsid w:val="00ED616A"/>
    <w:rsid w:val="00EE0C74"/>
    <w:rsid w:val="00EF13F1"/>
    <w:rsid w:val="00EF2F84"/>
    <w:rsid w:val="00F058F5"/>
    <w:rsid w:val="00F16587"/>
    <w:rsid w:val="00F167FD"/>
    <w:rsid w:val="00F22D6D"/>
    <w:rsid w:val="00F36884"/>
    <w:rsid w:val="00F508ED"/>
    <w:rsid w:val="00F6633E"/>
    <w:rsid w:val="00F71DCA"/>
    <w:rsid w:val="00F73297"/>
    <w:rsid w:val="00F924D5"/>
    <w:rsid w:val="00FA76E1"/>
    <w:rsid w:val="00FD384E"/>
    <w:rsid w:val="00FE63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AC75D6"/>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unhideWhenUsed/>
    <w:qFormat/>
    <w:rsid w:val="00A80BF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13055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C75D6"/>
    <w:rPr>
      <w:rFonts w:ascii="宋体" w:eastAsia="宋体" w:hAnsi="宋体" w:cs="宋体"/>
      <w:b/>
      <w:bCs/>
      <w:kern w:val="36"/>
      <w:sz w:val="48"/>
      <w:szCs w:val="48"/>
    </w:rPr>
  </w:style>
  <w:style w:type="paragraph" w:styleId="a3">
    <w:name w:val="Normal (Web)"/>
    <w:basedOn w:val="a"/>
    <w:uiPriority w:val="99"/>
    <w:semiHidden/>
    <w:unhideWhenUsed/>
    <w:rsid w:val="00AC75D6"/>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AC75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AC75D6"/>
    <w:rPr>
      <w:rFonts w:ascii="宋体" w:eastAsia="宋体" w:hAnsi="宋体" w:cs="宋体"/>
      <w:kern w:val="0"/>
      <w:sz w:val="24"/>
      <w:szCs w:val="24"/>
    </w:rPr>
  </w:style>
  <w:style w:type="character" w:customStyle="1" w:styleId="apple-converted-space">
    <w:name w:val="apple-converted-space"/>
    <w:basedOn w:val="a0"/>
    <w:rsid w:val="00B36D47"/>
  </w:style>
  <w:style w:type="character" w:styleId="HTML0">
    <w:name w:val="HTML Code"/>
    <w:basedOn w:val="a0"/>
    <w:uiPriority w:val="99"/>
    <w:semiHidden/>
    <w:unhideWhenUsed/>
    <w:rsid w:val="00142B6C"/>
    <w:rPr>
      <w:rFonts w:ascii="宋体" w:eastAsia="宋体" w:hAnsi="宋体" w:cs="宋体"/>
      <w:sz w:val="24"/>
      <w:szCs w:val="24"/>
    </w:rPr>
  </w:style>
  <w:style w:type="paragraph" w:styleId="a4">
    <w:name w:val="Balloon Text"/>
    <w:basedOn w:val="a"/>
    <w:link w:val="Char"/>
    <w:uiPriority w:val="99"/>
    <w:semiHidden/>
    <w:unhideWhenUsed/>
    <w:rsid w:val="00AD0066"/>
    <w:rPr>
      <w:sz w:val="18"/>
      <w:szCs w:val="18"/>
    </w:rPr>
  </w:style>
  <w:style w:type="character" w:customStyle="1" w:styleId="Char">
    <w:name w:val="批注框文本 Char"/>
    <w:basedOn w:val="a0"/>
    <w:link w:val="a4"/>
    <w:uiPriority w:val="99"/>
    <w:semiHidden/>
    <w:rsid w:val="00AD0066"/>
    <w:rPr>
      <w:sz w:val="18"/>
      <w:szCs w:val="18"/>
    </w:rPr>
  </w:style>
  <w:style w:type="character" w:customStyle="1" w:styleId="3Char">
    <w:name w:val="标题 3 Char"/>
    <w:basedOn w:val="a0"/>
    <w:link w:val="3"/>
    <w:uiPriority w:val="9"/>
    <w:semiHidden/>
    <w:rsid w:val="00130552"/>
    <w:rPr>
      <w:b/>
      <w:bCs/>
      <w:sz w:val="32"/>
      <w:szCs w:val="32"/>
    </w:rPr>
  </w:style>
  <w:style w:type="character" w:styleId="a5">
    <w:name w:val="Hyperlink"/>
    <w:basedOn w:val="a0"/>
    <w:uiPriority w:val="99"/>
    <w:unhideWhenUsed/>
    <w:rsid w:val="00DE50CB"/>
    <w:rPr>
      <w:color w:val="0000FF"/>
      <w:u w:val="single"/>
    </w:rPr>
  </w:style>
  <w:style w:type="character" w:customStyle="1" w:styleId="tracking-ad">
    <w:name w:val="tracking-ad"/>
    <w:basedOn w:val="a0"/>
    <w:rsid w:val="005D2020"/>
  </w:style>
  <w:style w:type="character" w:customStyle="1" w:styleId="datatypes">
    <w:name w:val="datatypes"/>
    <w:basedOn w:val="a0"/>
    <w:rsid w:val="005D2020"/>
  </w:style>
  <w:style w:type="character" w:customStyle="1" w:styleId="keyword">
    <w:name w:val="keyword"/>
    <w:basedOn w:val="a0"/>
    <w:rsid w:val="005D2020"/>
  </w:style>
  <w:style w:type="character" w:customStyle="1" w:styleId="2Char">
    <w:name w:val="标题 2 Char"/>
    <w:basedOn w:val="a0"/>
    <w:link w:val="2"/>
    <w:uiPriority w:val="9"/>
    <w:rsid w:val="00A80BF4"/>
    <w:rPr>
      <w:rFonts w:asciiTheme="majorHAnsi" w:eastAsiaTheme="majorEastAsia" w:hAnsiTheme="majorHAnsi" w:cstheme="majorBidi"/>
      <w:b/>
      <w:bCs/>
      <w:sz w:val="32"/>
      <w:szCs w:val="32"/>
    </w:rPr>
  </w:style>
  <w:style w:type="character" w:styleId="a6">
    <w:name w:val="FollowedHyperlink"/>
    <w:basedOn w:val="a0"/>
    <w:uiPriority w:val="99"/>
    <w:semiHidden/>
    <w:unhideWhenUsed/>
    <w:rsid w:val="00A80BF4"/>
    <w:rPr>
      <w:color w:val="800080"/>
      <w:u w:val="single"/>
    </w:rPr>
  </w:style>
  <w:style w:type="character" w:customStyle="1" w:styleId="preprocessor">
    <w:name w:val="preprocessor"/>
    <w:basedOn w:val="a0"/>
    <w:rsid w:val="00A80BF4"/>
  </w:style>
  <w:style w:type="character" w:customStyle="1" w:styleId="comment">
    <w:name w:val="comment"/>
    <w:basedOn w:val="a0"/>
    <w:rsid w:val="00A80BF4"/>
  </w:style>
  <w:style w:type="character" w:customStyle="1" w:styleId="string">
    <w:name w:val="string"/>
    <w:basedOn w:val="a0"/>
    <w:rsid w:val="00A80BF4"/>
  </w:style>
  <w:style w:type="character" w:styleId="a7">
    <w:name w:val="Strong"/>
    <w:basedOn w:val="a0"/>
    <w:uiPriority w:val="22"/>
    <w:qFormat/>
    <w:rsid w:val="001A2251"/>
    <w:rPr>
      <w:b/>
      <w:bCs/>
    </w:rPr>
  </w:style>
  <w:style w:type="character" w:customStyle="1" w:styleId="typ">
    <w:name w:val="typ"/>
    <w:basedOn w:val="a0"/>
    <w:rsid w:val="001A2251"/>
  </w:style>
  <w:style w:type="character" w:customStyle="1" w:styleId="pln">
    <w:name w:val="pln"/>
    <w:basedOn w:val="a0"/>
    <w:rsid w:val="001A2251"/>
  </w:style>
  <w:style w:type="character" w:customStyle="1" w:styleId="pun">
    <w:name w:val="pun"/>
    <w:basedOn w:val="a0"/>
    <w:rsid w:val="001A2251"/>
  </w:style>
  <w:style w:type="character" w:customStyle="1" w:styleId="kwd">
    <w:name w:val="kwd"/>
    <w:basedOn w:val="a0"/>
    <w:rsid w:val="001A2251"/>
  </w:style>
  <w:style w:type="character" w:customStyle="1" w:styleId="com">
    <w:name w:val="com"/>
    <w:basedOn w:val="a0"/>
    <w:rsid w:val="001A2251"/>
  </w:style>
  <w:style w:type="character" w:customStyle="1" w:styleId="lit">
    <w:name w:val="lit"/>
    <w:basedOn w:val="a0"/>
    <w:rsid w:val="001A2251"/>
  </w:style>
  <w:style w:type="paragraph" w:styleId="TOC">
    <w:name w:val="TOC Heading"/>
    <w:basedOn w:val="1"/>
    <w:next w:val="a"/>
    <w:uiPriority w:val="39"/>
    <w:semiHidden/>
    <w:unhideWhenUsed/>
    <w:qFormat/>
    <w:rsid w:val="00875EB1"/>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875EB1"/>
  </w:style>
  <w:style w:type="paragraph" w:styleId="20">
    <w:name w:val="toc 2"/>
    <w:basedOn w:val="a"/>
    <w:next w:val="a"/>
    <w:autoRedefine/>
    <w:uiPriority w:val="39"/>
    <w:unhideWhenUsed/>
    <w:rsid w:val="00875EB1"/>
    <w:pPr>
      <w:ind w:leftChars="200" w:left="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AC75D6"/>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unhideWhenUsed/>
    <w:qFormat/>
    <w:rsid w:val="00A80BF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13055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C75D6"/>
    <w:rPr>
      <w:rFonts w:ascii="宋体" w:eastAsia="宋体" w:hAnsi="宋体" w:cs="宋体"/>
      <w:b/>
      <w:bCs/>
      <w:kern w:val="36"/>
      <w:sz w:val="48"/>
      <w:szCs w:val="48"/>
    </w:rPr>
  </w:style>
  <w:style w:type="paragraph" w:styleId="a3">
    <w:name w:val="Normal (Web)"/>
    <w:basedOn w:val="a"/>
    <w:uiPriority w:val="99"/>
    <w:semiHidden/>
    <w:unhideWhenUsed/>
    <w:rsid w:val="00AC75D6"/>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AC75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AC75D6"/>
    <w:rPr>
      <w:rFonts w:ascii="宋体" w:eastAsia="宋体" w:hAnsi="宋体" w:cs="宋体"/>
      <w:kern w:val="0"/>
      <w:sz w:val="24"/>
      <w:szCs w:val="24"/>
    </w:rPr>
  </w:style>
  <w:style w:type="character" w:customStyle="1" w:styleId="apple-converted-space">
    <w:name w:val="apple-converted-space"/>
    <w:basedOn w:val="a0"/>
    <w:rsid w:val="00B36D47"/>
  </w:style>
  <w:style w:type="character" w:styleId="HTML0">
    <w:name w:val="HTML Code"/>
    <w:basedOn w:val="a0"/>
    <w:uiPriority w:val="99"/>
    <w:semiHidden/>
    <w:unhideWhenUsed/>
    <w:rsid w:val="00142B6C"/>
    <w:rPr>
      <w:rFonts w:ascii="宋体" w:eastAsia="宋体" w:hAnsi="宋体" w:cs="宋体"/>
      <w:sz w:val="24"/>
      <w:szCs w:val="24"/>
    </w:rPr>
  </w:style>
  <w:style w:type="paragraph" w:styleId="a4">
    <w:name w:val="Balloon Text"/>
    <w:basedOn w:val="a"/>
    <w:link w:val="Char"/>
    <w:uiPriority w:val="99"/>
    <w:semiHidden/>
    <w:unhideWhenUsed/>
    <w:rsid w:val="00AD0066"/>
    <w:rPr>
      <w:sz w:val="18"/>
      <w:szCs w:val="18"/>
    </w:rPr>
  </w:style>
  <w:style w:type="character" w:customStyle="1" w:styleId="Char">
    <w:name w:val="批注框文本 Char"/>
    <w:basedOn w:val="a0"/>
    <w:link w:val="a4"/>
    <w:uiPriority w:val="99"/>
    <w:semiHidden/>
    <w:rsid w:val="00AD0066"/>
    <w:rPr>
      <w:sz w:val="18"/>
      <w:szCs w:val="18"/>
    </w:rPr>
  </w:style>
  <w:style w:type="character" w:customStyle="1" w:styleId="3Char">
    <w:name w:val="标题 3 Char"/>
    <w:basedOn w:val="a0"/>
    <w:link w:val="3"/>
    <w:uiPriority w:val="9"/>
    <w:semiHidden/>
    <w:rsid w:val="00130552"/>
    <w:rPr>
      <w:b/>
      <w:bCs/>
      <w:sz w:val="32"/>
      <w:szCs w:val="32"/>
    </w:rPr>
  </w:style>
  <w:style w:type="character" w:styleId="a5">
    <w:name w:val="Hyperlink"/>
    <w:basedOn w:val="a0"/>
    <w:uiPriority w:val="99"/>
    <w:unhideWhenUsed/>
    <w:rsid w:val="00DE50CB"/>
    <w:rPr>
      <w:color w:val="0000FF"/>
      <w:u w:val="single"/>
    </w:rPr>
  </w:style>
  <w:style w:type="character" w:customStyle="1" w:styleId="tracking-ad">
    <w:name w:val="tracking-ad"/>
    <w:basedOn w:val="a0"/>
    <w:rsid w:val="005D2020"/>
  </w:style>
  <w:style w:type="character" w:customStyle="1" w:styleId="datatypes">
    <w:name w:val="datatypes"/>
    <w:basedOn w:val="a0"/>
    <w:rsid w:val="005D2020"/>
  </w:style>
  <w:style w:type="character" w:customStyle="1" w:styleId="keyword">
    <w:name w:val="keyword"/>
    <w:basedOn w:val="a0"/>
    <w:rsid w:val="005D2020"/>
  </w:style>
  <w:style w:type="character" w:customStyle="1" w:styleId="2Char">
    <w:name w:val="标题 2 Char"/>
    <w:basedOn w:val="a0"/>
    <w:link w:val="2"/>
    <w:uiPriority w:val="9"/>
    <w:rsid w:val="00A80BF4"/>
    <w:rPr>
      <w:rFonts w:asciiTheme="majorHAnsi" w:eastAsiaTheme="majorEastAsia" w:hAnsiTheme="majorHAnsi" w:cstheme="majorBidi"/>
      <w:b/>
      <w:bCs/>
      <w:sz w:val="32"/>
      <w:szCs w:val="32"/>
    </w:rPr>
  </w:style>
  <w:style w:type="character" w:styleId="a6">
    <w:name w:val="FollowedHyperlink"/>
    <w:basedOn w:val="a0"/>
    <w:uiPriority w:val="99"/>
    <w:semiHidden/>
    <w:unhideWhenUsed/>
    <w:rsid w:val="00A80BF4"/>
    <w:rPr>
      <w:color w:val="800080"/>
      <w:u w:val="single"/>
    </w:rPr>
  </w:style>
  <w:style w:type="character" w:customStyle="1" w:styleId="preprocessor">
    <w:name w:val="preprocessor"/>
    <w:basedOn w:val="a0"/>
    <w:rsid w:val="00A80BF4"/>
  </w:style>
  <w:style w:type="character" w:customStyle="1" w:styleId="comment">
    <w:name w:val="comment"/>
    <w:basedOn w:val="a0"/>
    <w:rsid w:val="00A80BF4"/>
  </w:style>
  <w:style w:type="character" w:customStyle="1" w:styleId="string">
    <w:name w:val="string"/>
    <w:basedOn w:val="a0"/>
    <w:rsid w:val="00A80BF4"/>
  </w:style>
  <w:style w:type="character" w:styleId="a7">
    <w:name w:val="Strong"/>
    <w:basedOn w:val="a0"/>
    <w:uiPriority w:val="22"/>
    <w:qFormat/>
    <w:rsid w:val="001A2251"/>
    <w:rPr>
      <w:b/>
      <w:bCs/>
    </w:rPr>
  </w:style>
  <w:style w:type="character" w:customStyle="1" w:styleId="typ">
    <w:name w:val="typ"/>
    <w:basedOn w:val="a0"/>
    <w:rsid w:val="001A2251"/>
  </w:style>
  <w:style w:type="character" w:customStyle="1" w:styleId="pln">
    <w:name w:val="pln"/>
    <w:basedOn w:val="a0"/>
    <w:rsid w:val="001A2251"/>
  </w:style>
  <w:style w:type="character" w:customStyle="1" w:styleId="pun">
    <w:name w:val="pun"/>
    <w:basedOn w:val="a0"/>
    <w:rsid w:val="001A2251"/>
  </w:style>
  <w:style w:type="character" w:customStyle="1" w:styleId="kwd">
    <w:name w:val="kwd"/>
    <w:basedOn w:val="a0"/>
    <w:rsid w:val="001A2251"/>
  </w:style>
  <w:style w:type="character" w:customStyle="1" w:styleId="com">
    <w:name w:val="com"/>
    <w:basedOn w:val="a0"/>
    <w:rsid w:val="001A2251"/>
  </w:style>
  <w:style w:type="character" w:customStyle="1" w:styleId="lit">
    <w:name w:val="lit"/>
    <w:basedOn w:val="a0"/>
    <w:rsid w:val="001A2251"/>
  </w:style>
  <w:style w:type="paragraph" w:styleId="TOC">
    <w:name w:val="TOC Heading"/>
    <w:basedOn w:val="1"/>
    <w:next w:val="a"/>
    <w:uiPriority w:val="39"/>
    <w:semiHidden/>
    <w:unhideWhenUsed/>
    <w:qFormat/>
    <w:rsid w:val="00875EB1"/>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875EB1"/>
  </w:style>
  <w:style w:type="paragraph" w:styleId="20">
    <w:name w:val="toc 2"/>
    <w:basedOn w:val="a"/>
    <w:next w:val="a"/>
    <w:autoRedefine/>
    <w:uiPriority w:val="39"/>
    <w:unhideWhenUsed/>
    <w:rsid w:val="00875EB1"/>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154599">
      <w:bodyDiv w:val="1"/>
      <w:marLeft w:val="0"/>
      <w:marRight w:val="0"/>
      <w:marTop w:val="0"/>
      <w:marBottom w:val="0"/>
      <w:divBdr>
        <w:top w:val="none" w:sz="0" w:space="0" w:color="auto"/>
        <w:left w:val="none" w:sz="0" w:space="0" w:color="auto"/>
        <w:bottom w:val="none" w:sz="0" w:space="0" w:color="auto"/>
        <w:right w:val="none" w:sz="0" w:space="0" w:color="auto"/>
      </w:divBdr>
      <w:divsChild>
        <w:div w:id="2005624569">
          <w:marLeft w:val="0"/>
          <w:marRight w:val="0"/>
          <w:marTop w:val="0"/>
          <w:marBottom w:val="0"/>
          <w:divBdr>
            <w:top w:val="single" w:sz="6" w:space="2" w:color="DDDDDD"/>
            <w:left w:val="single" w:sz="6" w:space="2" w:color="DDDDDD"/>
            <w:bottom w:val="single" w:sz="6" w:space="2" w:color="DDDDDD"/>
            <w:right w:val="single" w:sz="6" w:space="2" w:color="DDDDDD"/>
          </w:divBdr>
          <w:divsChild>
            <w:div w:id="380904784">
              <w:marLeft w:val="0"/>
              <w:marRight w:val="0"/>
              <w:marTop w:val="0"/>
              <w:marBottom w:val="0"/>
              <w:divBdr>
                <w:top w:val="none" w:sz="0" w:space="0" w:color="auto"/>
                <w:left w:val="none" w:sz="0" w:space="0" w:color="auto"/>
                <w:bottom w:val="none" w:sz="0" w:space="0" w:color="auto"/>
                <w:right w:val="none" w:sz="0" w:space="0" w:color="auto"/>
              </w:divBdr>
              <w:divsChild>
                <w:div w:id="1006908904">
                  <w:marLeft w:val="0"/>
                  <w:marRight w:val="0"/>
                  <w:marTop w:val="0"/>
                  <w:marBottom w:val="0"/>
                  <w:divBdr>
                    <w:top w:val="none" w:sz="0" w:space="0" w:color="auto"/>
                    <w:left w:val="none" w:sz="0" w:space="0" w:color="auto"/>
                    <w:bottom w:val="none" w:sz="0" w:space="0" w:color="auto"/>
                    <w:right w:val="none" w:sz="0" w:space="0" w:color="auto"/>
                  </w:divBdr>
                </w:div>
                <w:div w:id="246890641">
                  <w:marLeft w:val="0"/>
                  <w:marRight w:val="0"/>
                  <w:marTop w:val="0"/>
                  <w:marBottom w:val="0"/>
                  <w:divBdr>
                    <w:top w:val="none" w:sz="0" w:space="0" w:color="auto"/>
                    <w:left w:val="none" w:sz="0" w:space="0" w:color="auto"/>
                    <w:bottom w:val="none" w:sz="0" w:space="0" w:color="auto"/>
                    <w:right w:val="none" w:sz="0" w:space="0" w:color="auto"/>
                  </w:divBdr>
                </w:div>
              </w:divsChild>
            </w:div>
            <w:div w:id="253516531">
              <w:marLeft w:val="0"/>
              <w:marRight w:val="0"/>
              <w:marTop w:val="0"/>
              <w:marBottom w:val="0"/>
              <w:divBdr>
                <w:top w:val="none" w:sz="0" w:space="0" w:color="auto"/>
                <w:left w:val="none" w:sz="0" w:space="0" w:color="auto"/>
                <w:bottom w:val="none" w:sz="0" w:space="0" w:color="auto"/>
                <w:right w:val="none" w:sz="0" w:space="0" w:color="auto"/>
              </w:divBdr>
              <w:divsChild>
                <w:div w:id="1669920">
                  <w:marLeft w:val="0"/>
                  <w:marRight w:val="0"/>
                  <w:marTop w:val="0"/>
                  <w:marBottom w:val="0"/>
                  <w:divBdr>
                    <w:top w:val="none" w:sz="0" w:space="0" w:color="auto"/>
                    <w:left w:val="none" w:sz="0" w:space="0" w:color="auto"/>
                    <w:bottom w:val="none" w:sz="0" w:space="0" w:color="auto"/>
                    <w:right w:val="none" w:sz="0" w:space="0" w:color="auto"/>
                  </w:divBdr>
                </w:div>
                <w:div w:id="348026301">
                  <w:marLeft w:val="0"/>
                  <w:marRight w:val="0"/>
                  <w:marTop w:val="0"/>
                  <w:marBottom w:val="0"/>
                  <w:divBdr>
                    <w:top w:val="none" w:sz="0" w:space="0" w:color="auto"/>
                    <w:left w:val="none" w:sz="0" w:space="0" w:color="auto"/>
                    <w:bottom w:val="none" w:sz="0" w:space="0" w:color="auto"/>
                    <w:right w:val="none" w:sz="0" w:space="0" w:color="auto"/>
                  </w:divBdr>
                </w:div>
              </w:divsChild>
            </w:div>
            <w:div w:id="250551783">
              <w:marLeft w:val="0"/>
              <w:marRight w:val="0"/>
              <w:marTop w:val="0"/>
              <w:marBottom w:val="0"/>
              <w:divBdr>
                <w:top w:val="none" w:sz="0" w:space="0" w:color="auto"/>
                <w:left w:val="none" w:sz="0" w:space="0" w:color="auto"/>
                <w:bottom w:val="none" w:sz="0" w:space="0" w:color="auto"/>
                <w:right w:val="none" w:sz="0" w:space="0" w:color="auto"/>
              </w:divBdr>
              <w:divsChild>
                <w:div w:id="1172915354">
                  <w:marLeft w:val="0"/>
                  <w:marRight w:val="0"/>
                  <w:marTop w:val="0"/>
                  <w:marBottom w:val="0"/>
                  <w:divBdr>
                    <w:top w:val="none" w:sz="0" w:space="0" w:color="auto"/>
                    <w:left w:val="none" w:sz="0" w:space="0" w:color="auto"/>
                    <w:bottom w:val="none" w:sz="0" w:space="0" w:color="auto"/>
                    <w:right w:val="none" w:sz="0" w:space="0" w:color="auto"/>
                  </w:divBdr>
                </w:div>
                <w:div w:id="2003191630">
                  <w:marLeft w:val="0"/>
                  <w:marRight w:val="0"/>
                  <w:marTop w:val="0"/>
                  <w:marBottom w:val="0"/>
                  <w:divBdr>
                    <w:top w:val="none" w:sz="0" w:space="0" w:color="auto"/>
                    <w:left w:val="none" w:sz="0" w:space="0" w:color="auto"/>
                    <w:bottom w:val="none" w:sz="0" w:space="0" w:color="auto"/>
                    <w:right w:val="none" w:sz="0" w:space="0" w:color="auto"/>
                  </w:divBdr>
                </w:div>
              </w:divsChild>
            </w:div>
            <w:div w:id="472601057">
              <w:marLeft w:val="0"/>
              <w:marRight w:val="0"/>
              <w:marTop w:val="0"/>
              <w:marBottom w:val="0"/>
              <w:divBdr>
                <w:top w:val="none" w:sz="0" w:space="0" w:color="auto"/>
                <w:left w:val="none" w:sz="0" w:space="0" w:color="auto"/>
                <w:bottom w:val="none" w:sz="0" w:space="0" w:color="auto"/>
                <w:right w:val="none" w:sz="0" w:space="0" w:color="auto"/>
              </w:divBdr>
              <w:divsChild>
                <w:div w:id="1139566614">
                  <w:marLeft w:val="0"/>
                  <w:marRight w:val="0"/>
                  <w:marTop w:val="0"/>
                  <w:marBottom w:val="0"/>
                  <w:divBdr>
                    <w:top w:val="none" w:sz="0" w:space="0" w:color="auto"/>
                    <w:left w:val="none" w:sz="0" w:space="0" w:color="auto"/>
                    <w:bottom w:val="none" w:sz="0" w:space="0" w:color="auto"/>
                    <w:right w:val="none" w:sz="0" w:space="0" w:color="auto"/>
                  </w:divBdr>
                </w:div>
                <w:div w:id="1285960628">
                  <w:marLeft w:val="0"/>
                  <w:marRight w:val="0"/>
                  <w:marTop w:val="0"/>
                  <w:marBottom w:val="0"/>
                  <w:divBdr>
                    <w:top w:val="none" w:sz="0" w:space="0" w:color="auto"/>
                    <w:left w:val="none" w:sz="0" w:space="0" w:color="auto"/>
                    <w:bottom w:val="none" w:sz="0" w:space="0" w:color="auto"/>
                    <w:right w:val="none" w:sz="0" w:space="0" w:color="auto"/>
                  </w:divBdr>
                </w:div>
              </w:divsChild>
            </w:div>
            <w:div w:id="1194803955">
              <w:marLeft w:val="0"/>
              <w:marRight w:val="0"/>
              <w:marTop w:val="0"/>
              <w:marBottom w:val="0"/>
              <w:divBdr>
                <w:top w:val="none" w:sz="0" w:space="0" w:color="auto"/>
                <w:left w:val="none" w:sz="0" w:space="0" w:color="auto"/>
                <w:bottom w:val="none" w:sz="0" w:space="0" w:color="auto"/>
                <w:right w:val="none" w:sz="0" w:space="0" w:color="auto"/>
              </w:divBdr>
            </w:div>
            <w:div w:id="1881817876">
              <w:marLeft w:val="0"/>
              <w:marRight w:val="0"/>
              <w:marTop w:val="0"/>
              <w:marBottom w:val="0"/>
              <w:divBdr>
                <w:top w:val="none" w:sz="0" w:space="0" w:color="auto"/>
                <w:left w:val="none" w:sz="0" w:space="0" w:color="auto"/>
                <w:bottom w:val="none" w:sz="0" w:space="0" w:color="auto"/>
                <w:right w:val="none" w:sz="0" w:space="0" w:color="auto"/>
              </w:divBdr>
            </w:div>
          </w:divsChild>
        </w:div>
        <w:div w:id="314338171">
          <w:marLeft w:val="0"/>
          <w:marRight w:val="0"/>
          <w:marTop w:val="0"/>
          <w:marBottom w:val="0"/>
          <w:divBdr>
            <w:top w:val="none" w:sz="0" w:space="0" w:color="auto"/>
            <w:left w:val="none" w:sz="0" w:space="0" w:color="auto"/>
            <w:bottom w:val="none" w:sz="0" w:space="0" w:color="auto"/>
            <w:right w:val="none" w:sz="0" w:space="0" w:color="auto"/>
          </w:divBdr>
        </w:div>
      </w:divsChild>
    </w:div>
    <w:div w:id="134378371">
      <w:bodyDiv w:val="1"/>
      <w:marLeft w:val="0"/>
      <w:marRight w:val="0"/>
      <w:marTop w:val="0"/>
      <w:marBottom w:val="0"/>
      <w:divBdr>
        <w:top w:val="none" w:sz="0" w:space="0" w:color="auto"/>
        <w:left w:val="none" w:sz="0" w:space="0" w:color="auto"/>
        <w:bottom w:val="none" w:sz="0" w:space="0" w:color="auto"/>
        <w:right w:val="none" w:sz="0" w:space="0" w:color="auto"/>
      </w:divBdr>
      <w:divsChild>
        <w:div w:id="2029870218">
          <w:marLeft w:val="0"/>
          <w:marRight w:val="0"/>
          <w:marTop w:val="0"/>
          <w:marBottom w:val="0"/>
          <w:divBdr>
            <w:top w:val="single" w:sz="6" w:space="2" w:color="DDDDDD"/>
            <w:left w:val="single" w:sz="6" w:space="2" w:color="DDDDDD"/>
            <w:bottom w:val="single" w:sz="6" w:space="2" w:color="DDDDDD"/>
            <w:right w:val="single" w:sz="6" w:space="2" w:color="DDDDDD"/>
          </w:divBdr>
          <w:divsChild>
            <w:div w:id="179320236">
              <w:marLeft w:val="0"/>
              <w:marRight w:val="0"/>
              <w:marTop w:val="0"/>
              <w:marBottom w:val="0"/>
              <w:divBdr>
                <w:top w:val="none" w:sz="0" w:space="0" w:color="auto"/>
                <w:left w:val="none" w:sz="0" w:space="0" w:color="auto"/>
                <w:bottom w:val="none" w:sz="0" w:space="0" w:color="auto"/>
                <w:right w:val="none" w:sz="0" w:space="0" w:color="auto"/>
              </w:divBdr>
              <w:divsChild>
                <w:div w:id="625083325">
                  <w:marLeft w:val="0"/>
                  <w:marRight w:val="0"/>
                  <w:marTop w:val="0"/>
                  <w:marBottom w:val="0"/>
                  <w:divBdr>
                    <w:top w:val="none" w:sz="0" w:space="0" w:color="auto"/>
                    <w:left w:val="none" w:sz="0" w:space="0" w:color="auto"/>
                    <w:bottom w:val="none" w:sz="0" w:space="0" w:color="auto"/>
                    <w:right w:val="none" w:sz="0" w:space="0" w:color="auto"/>
                  </w:divBdr>
                </w:div>
                <w:div w:id="2116829769">
                  <w:marLeft w:val="0"/>
                  <w:marRight w:val="0"/>
                  <w:marTop w:val="0"/>
                  <w:marBottom w:val="0"/>
                  <w:divBdr>
                    <w:top w:val="none" w:sz="0" w:space="0" w:color="auto"/>
                    <w:left w:val="none" w:sz="0" w:space="0" w:color="auto"/>
                    <w:bottom w:val="none" w:sz="0" w:space="0" w:color="auto"/>
                    <w:right w:val="none" w:sz="0" w:space="0" w:color="auto"/>
                  </w:divBdr>
                </w:div>
              </w:divsChild>
            </w:div>
            <w:div w:id="1828745184">
              <w:marLeft w:val="0"/>
              <w:marRight w:val="0"/>
              <w:marTop w:val="0"/>
              <w:marBottom w:val="0"/>
              <w:divBdr>
                <w:top w:val="none" w:sz="0" w:space="0" w:color="auto"/>
                <w:left w:val="none" w:sz="0" w:space="0" w:color="auto"/>
                <w:bottom w:val="none" w:sz="0" w:space="0" w:color="auto"/>
                <w:right w:val="none" w:sz="0" w:space="0" w:color="auto"/>
              </w:divBdr>
              <w:divsChild>
                <w:div w:id="385373227">
                  <w:marLeft w:val="0"/>
                  <w:marRight w:val="0"/>
                  <w:marTop w:val="0"/>
                  <w:marBottom w:val="0"/>
                  <w:divBdr>
                    <w:top w:val="none" w:sz="0" w:space="0" w:color="auto"/>
                    <w:left w:val="none" w:sz="0" w:space="0" w:color="auto"/>
                    <w:bottom w:val="none" w:sz="0" w:space="0" w:color="auto"/>
                    <w:right w:val="none" w:sz="0" w:space="0" w:color="auto"/>
                  </w:divBdr>
                </w:div>
                <w:div w:id="613749918">
                  <w:marLeft w:val="0"/>
                  <w:marRight w:val="0"/>
                  <w:marTop w:val="0"/>
                  <w:marBottom w:val="0"/>
                  <w:divBdr>
                    <w:top w:val="none" w:sz="0" w:space="0" w:color="auto"/>
                    <w:left w:val="none" w:sz="0" w:space="0" w:color="auto"/>
                    <w:bottom w:val="none" w:sz="0" w:space="0" w:color="auto"/>
                    <w:right w:val="none" w:sz="0" w:space="0" w:color="auto"/>
                  </w:divBdr>
                </w:div>
              </w:divsChild>
            </w:div>
            <w:div w:id="353501687">
              <w:marLeft w:val="0"/>
              <w:marRight w:val="0"/>
              <w:marTop w:val="0"/>
              <w:marBottom w:val="0"/>
              <w:divBdr>
                <w:top w:val="none" w:sz="0" w:space="0" w:color="auto"/>
                <w:left w:val="none" w:sz="0" w:space="0" w:color="auto"/>
                <w:bottom w:val="none" w:sz="0" w:space="0" w:color="auto"/>
                <w:right w:val="none" w:sz="0" w:space="0" w:color="auto"/>
              </w:divBdr>
              <w:divsChild>
                <w:div w:id="253975705">
                  <w:marLeft w:val="0"/>
                  <w:marRight w:val="0"/>
                  <w:marTop w:val="0"/>
                  <w:marBottom w:val="0"/>
                  <w:divBdr>
                    <w:top w:val="none" w:sz="0" w:space="0" w:color="auto"/>
                    <w:left w:val="none" w:sz="0" w:space="0" w:color="auto"/>
                    <w:bottom w:val="none" w:sz="0" w:space="0" w:color="auto"/>
                    <w:right w:val="none" w:sz="0" w:space="0" w:color="auto"/>
                  </w:divBdr>
                </w:div>
                <w:div w:id="2083945117">
                  <w:marLeft w:val="0"/>
                  <w:marRight w:val="0"/>
                  <w:marTop w:val="0"/>
                  <w:marBottom w:val="0"/>
                  <w:divBdr>
                    <w:top w:val="none" w:sz="0" w:space="0" w:color="auto"/>
                    <w:left w:val="none" w:sz="0" w:space="0" w:color="auto"/>
                    <w:bottom w:val="none" w:sz="0" w:space="0" w:color="auto"/>
                    <w:right w:val="none" w:sz="0" w:space="0" w:color="auto"/>
                  </w:divBdr>
                </w:div>
              </w:divsChild>
            </w:div>
            <w:div w:id="1694184505">
              <w:marLeft w:val="0"/>
              <w:marRight w:val="0"/>
              <w:marTop w:val="0"/>
              <w:marBottom w:val="0"/>
              <w:divBdr>
                <w:top w:val="none" w:sz="0" w:space="0" w:color="auto"/>
                <w:left w:val="none" w:sz="0" w:space="0" w:color="auto"/>
                <w:bottom w:val="none" w:sz="0" w:space="0" w:color="auto"/>
                <w:right w:val="none" w:sz="0" w:space="0" w:color="auto"/>
              </w:divBdr>
              <w:divsChild>
                <w:div w:id="1714380839">
                  <w:marLeft w:val="0"/>
                  <w:marRight w:val="0"/>
                  <w:marTop w:val="0"/>
                  <w:marBottom w:val="0"/>
                  <w:divBdr>
                    <w:top w:val="none" w:sz="0" w:space="0" w:color="auto"/>
                    <w:left w:val="none" w:sz="0" w:space="0" w:color="auto"/>
                    <w:bottom w:val="none" w:sz="0" w:space="0" w:color="auto"/>
                    <w:right w:val="none" w:sz="0" w:space="0" w:color="auto"/>
                  </w:divBdr>
                </w:div>
                <w:div w:id="1257901069">
                  <w:marLeft w:val="0"/>
                  <w:marRight w:val="0"/>
                  <w:marTop w:val="0"/>
                  <w:marBottom w:val="0"/>
                  <w:divBdr>
                    <w:top w:val="none" w:sz="0" w:space="0" w:color="auto"/>
                    <w:left w:val="none" w:sz="0" w:space="0" w:color="auto"/>
                    <w:bottom w:val="none" w:sz="0" w:space="0" w:color="auto"/>
                    <w:right w:val="none" w:sz="0" w:space="0" w:color="auto"/>
                  </w:divBdr>
                </w:div>
              </w:divsChild>
            </w:div>
            <w:div w:id="73597046">
              <w:marLeft w:val="0"/>
              <w:marRight w:val="0"/>
              <w:marTop w:val="0"/>
              <w:marBottom w:val="0"/>
              <w:divBdr>
                <w:top w:val="none" w:sz="0" w:space="0" w:color="auto"/>
                <w:left w:val="none" w:sz="0" w:space="0" w:color="auto"/>
                <w:bottom w:val="none" w:sz="0" w:space="0" w:color="auto"/>
                <w:right w:val="none" w:sz="0" w:space="0" w:color="auto"/>
              </w:divBdr>
            </w:div>
            <w:div w:id="996614570">
              <w:marLeft w:val="0"/>
              <w:marRight w:val="0"/>
              <w:marTop w:val="0"/>
              <w:marBottom w:val="0"/>
              <w:divBdr>
                <w:top w:val="none" w:sz="0" w:space="0" w:color="auto"/>
                <w:left w:val="none" w:sz="0" w:space="0" w:color="auto"/>
                <w:bottom w:val="none" w:sz="0" w:space="0" w:color="auto"/>
                <w:right w:val="none" w:sz="0" w:space="0" w:color="auto"/>
              </w:divBdr>
            </w:div>
          </w:divsChild>
        </w:div>
        <w:div w:id="957681191">
          <w:marLeft w:val="0"/>
          <w:marRight w:val="0"/>
          <w:marTop w:val="0"/>
          <w:marBottom w:val="0"/>
          <w:divBdr>
            <w:top w:val="none" w:sz="0" w:space="0" w:color="auto"/>
            <w:left w:val="none" w:sz="0" w:space="0" w:color="auto"/>
            <w:bottom w:val="none" w:sz="0" w:space="0" w:color="auto"/>
            <w:right w:val="none" w:sz="0" w:space="0" w:color="auto"/>
          </w:divBdr>
        </w:div>
      </w:divsChild>
    </w:div>
    <w:div w:id="136533881">
      <w:bodyDiv w:val="1"/>
      <w:marLeft w:val="0"/>
      <w:marRight w:val="0"/>
      <w:marTop w:val="0"/>
      <w:marBottom w:val="0"/>
      <w:divBdr>
        <w:top w:val="none" w:sz="0" w:space="0" w:color="auto"/>
        <w:left w:val="none" w:sz="0" w:space="0" w:color="auto"/>
        <w:bottom w:val="none" w:sz="0" w:space="0" w:color="auto"/>
        <w:right w:val="none" w:sz="0" w:space="0" w:color="auto"/>
      </w:divBdr>
      <w:divsChild>
        <w:div w:id="1966767838">
          <w:marLeft w:val="0"/>
          <w:marRight w:val="0"/>
          <w:marTop w:val="0"/>
          <w:marBottom w:val="0"/>
          <w:divBdr>
            <w:top w:val="single" w:sz="6" w:space="2" w:color="DDDDDD"/>
            <w:left w:val="single" w:sz="6" w:space="2" w:color="DDDDDD"/>
            <w:bottom w:val="single" w:sz="6" w:space="2" w:color="DDDDDD"/>
            <w:right w:val="single" w:sz="6" w:space="2" w:color="DDDDDD"/>
          </w:divBdr>
          <w:divsChild>
            <w:div w:id="1655255232">
              <w:marLeft w:val="0"/>
              <w:marRight w:val="0"/>
              <w:marTop w:val="0"/>
              <w:marBottom w:val="0"/>
              <w:divBdr>
                <w:top w:val="none" w:sz="0" w:space="0" w:color="auto"/>
                <w:left w:val="none" w:sz="0" w:space="0" w:color="auto"/>
                <w:bottom w:val="none" w:sz="0" w:space="0" w:color="auto"/>
                <w:right w:val="none" w:sz="0" w:space="0" w:color="auto"/>
              </w:divBdr>
              <w:divsChild>
                <w:div w:id="1980573487">
                  <w:marLeft w:val="0"/>
                  <w:marRight w:val="0"/>
                  <w:marTop w:val="0"/>
                  <w:marBottom w:val="0"/>
                  <w:divBdr>
                    <w:top w:val="none" w:sz="0" w:space="0" w:color="auto"/>
                    <w:left w:val="none" w:sz="0" w:space="0" w:color="auto"/>
                    <w:bottom w:val="none" w:sz="0" w:space="0" w:color="auto"/>
                    <w:right w:val="none" w:sz="0" w:space="0" w:color="auto"/>
                  </w:divBdr>
                </w:div>
                <w:div w:id="1472868648">
                  <w:marLeft w:val="0"/>
                  <w:marRight w:val="0"/>
                  <w:marTop w:val="0"/>
                  <w:marBottom w:val="0"/>
                  <w:divBdr>
                    <w:top w:val="none" w:sz="0" w:space="0" w:color="auto"/>
                    <w:left w:val="none" w:sz="0" w:space="0" w:color="auto"/>
                    <w:bottom w:val="none" w:sz="0" w:space="0" w:color="auto"/>
                    <w:right w:val="none" w:sz="0" w:space="0" w:color="auto"/>
                  </w:divBdr>
                </w:div>
              </w:divsChild>
            </w:div>
            <w:div w:id="654337424">
              <w:marLeft w:val="0"/>
              <w:marRight w:val="0"/>
              <w:marTop w:val="0"/>
              <w:marBottom w:val="0"/>
              <w:divBdr>
                <w:top w:val="none" w:sz="0" w:space="0" w:color="auto"/>
                <w:left w:val="none" w:sz="0" w:space="0" w:color="auto"/>
                <w:bottom w:val="none" w:sz="0" w:space="0" w:color="auto"/>
                <w:right w:val="none" w:sz="0" w:space="0" w:color="auto"/>
              </w:divBdr>
              <w:divsChild>
                <w:div w:id="1161773291">
                  <w:marLeft w:val="0"/>
                  <w:marRight w:val="0"/>
                  <w:marTop w:val="0"/>
                  <w:marBottom w:val="0"/>
                  <w:divBdr>
                    <w:top w:val="none" w:sz="0" w:space="0" w:color="auto"/>
                    <w:left w:val="none" w:sz="0" w:space="0" w:color="auto"/>
                    <w:bottom w:val="none" w:sz="0" w:space="0" w:color="auto"/>
                    <w:right w:val="none" w:sz="0" w:space="0" w:color="auto"/>
                  </w:divBdr>
                </w:div>
                <w:div w:id="462383269">
                  <w:marLeft w:val="0"/>
                  <w:marRight w:val="0"/>
                  <w:marTop w:val="0"/>
                  <w:marBottom w:val="0"/>
                  <w:divBdr>
                    <w:top w:val="none" w:sz="0" w:space="0" w:color="auto"/>
                    <w:left w:val="none" w:sz="0" w:space="0" w:color="auto"/>
                    <w:bottom w:val="none" w:sz="0" w:space="0" w:color="auto"/>
                    <w:right w:val="none" w:sz="0" w:space="0" w:color="auto"/>
                  </w:divBdr>
                </w:div>
              </w:divsChild>
            </w:div>
            <w:div w:id="539589055">
              <w:marLeft w:val="0"/>
              <w:marRight w:val="0"/>
              <w:marTop w:val="0"/>
              <w:marBottom w:val="0"/>
              <w:divBdr>
                <w:top w:val="none" w:sz="0" w:space="0" w:color="auto"/>
                <w:left w:val="none" w:sz="0" w:space="0" w:color="auto"/>
                <w:bottom w:val="none" w:sz="0" w:space="0" w:color="auto"/>
                <w:right w:val="none" w:sz="0" w:space="0" w:color="auto"/>
              </w:divBdr>
              <w:divsChild>
                <w:div w:id="1903129899">
                  <w:marLeft w:val="0"/>
                  <w:marRight w:val="0"/>
                  <w:marTop w:val="0"/>
                  <w:marBottom w:val="0"/>
                  <w:divBdr>
                    <w:top w:val="none" w:sz="0" w:space="0" w:color="auto"/>
                    <w:left w:val="none" w:sz="0" w:space="0" w:color="auto"/>
                    <w:bottom w:val="none" w:sz="0" w:space="0" w:color="auto"/>
                    <w:right w:val="none" w:sz="0" w:space="0" w:color="auto"/>
                  </w:divBdr>
                </w:div>
                <w:div w:id="286012257">
                  <w:marLeft w:val="0"/>
                  <w:marRight w:val="0"/>
                  <w:marTop w:val="0"/>
                  <w:marBottom w:val="0"/>
                  <w:divBdr>
                    <w:top w:val="none" w:sz="0" w:space="0" w:color="auto"/>
                    <w:left w:val="none" w:sz="0" w:space="0" w:color="auto"/>
                    <w:bottom w:val="none" w:sz="0" w:space="0" w:color="auto"/>
                    <w:right w:val="none" w:sz="0" w:space="0" w:color="auto"/>
                  </w:divBdr>
                </w:div>
              </w:divsChild>
            </w:div>
            <w:div w:id="227808621">
              <w:marLeft w:val="0"/>
              <w:marRight w:val="0"/>
              <w:marTop w:val="0"/>
              <w:marBottom w:val="0"/>
              <w:divBdr>
                <w:top w:val="none" w:sz="0" w:space="0" w:color="auto"/>
                <w:left w:val="none" w:sz="0" w:space="0" w:color="auto"/>
                <w:bottom w:val="none" w:sz="0" w:space="0" w:color="auto"/>
                <w:right w:val="none" w:sz="0" w:space="0" w:color="auto"/>
              </w:divBdr>
              <w:divsChild>
                <w:div w:id="1238399663">
                  <w:marLeft w:val="0"/>
                  <w:marRight w:val="0"/>
                  <w:marTop w:val="0"/>
                  <w:marBottom w:val="0"/>
                  <w:divBdr>
                    <w:top w:val="none" w:sz="0" w:space="0" w:color="auto"/>
                    <w:left w:val="none" w:sz="0" w:space="0" w:color="auto"/>
                    <w:bottom w:val="none" w:sz="0" w:space="0" w:color="auto"/>
                    <w:right w:val="none" w:sz="0" w:space="0" w:color="auto"/>
                  </w:divBdr>
                </w:div>
                <w:div w:id="776560457">
                  <w:marLeft w:val="0"/>
                  <w:marRight w:val="0"/>
                  <w:marTop w:val="0"/>
                  <w:marBottom w:val="0"/>
                  <w:divBdr>
                    <w:top w:val="none" w:sz="0" w:space="0" w:color="auto"/>
                    <w:left w:val="none" w:sz="0" w:space="0" w:color="auto"/>
                    <w:bottom w:val="none" w:sz="0" w:space="0" w:color="auto"/>
                    <w:right w:val="none" w:sz="0" w:space="0" w:color="auto"/>
                  </w:divBdr>
                </w:div>
              </w:divsChild>
            </w:div>
            <w:div w:id="1966309306">
              <w:marLeft w:val="0"/>
              <w:marRight w:val="0"/>
              <w:marTop w:val="0"/>
              <w:marBottom w:val="0"/>
              <w:divBdr>
                <w:top w:val="none" w:sz="0" w:space="0" w:color="auto"/>
                <w:left w:val="none" w:sz="0" w:space="0" w:color="auto"/>
                <w:bottom w:val="none" w:sz="0" w:space="0" w:color="auto"/>
                <w:right w:val="none" w:sz="0" w:space="0" w:color="auto"/>
              </w:divBdr>
            </w:div>
            <w:div w:id="542407138">
              <w:marLeft w:val="0"/>
              <w:marRight w:val="0"/>
              <w:marTop w:val="0"/>
              <w:marBottom w:val="0"/>
              <w:divBdr>
                <w:top w:val="none" w:sz="0" w:space="0" w:color="auto"/>
                <w:left w:val="none" w:sz="0" w:space="0" w:color="auto"/>
                <w:bottom w:val="none" w:sz="0" w:space="0" w:color="auto"/>
                <w:right w:val="none" w:sz="0" w:space="0" w:color="auto"/>
              </w:divBdr>
            </w:div>
          </w:divsChild>
        </w:div>
        <w:div w:id="775515194">
          <w:marLeft w:val="0"/>
          <w:marRight w:val="0"/>
          <w:marTop w:val="0"/>
          <w:marBottom w:val="0"/>
          <w:divBdr>
            <w:top w:val="none" w:sz="0" w:space="0" w:color="auto"/>
            <w:left w:val="none" w:sz="0" w:space="0" w:color="auto"/>
            <w:bottom w:val="none" w:sz="0" w:space="0" w:color="auto"/>
            <w:right w:val="none" w:sz="0" w:space="0" w:color="auto"/>
          </w:divBdr>
        </w:div>
      </w:divsChild>
    </w:div>
    <w:div w:id="159807945">
      <w:bodyDiv w:val="1"/>
      <w:marLeft w:val="0"/>
      <w:marRight w:val="0"/>
      <w:marTop w:val="0"/>
      <w:marBottom w:val="0"/>
      <w:divBdr>
        <w:top w:val="none" w:sz="0" w:space="0" w:color="auto"/>
        <w:left w:val="none" w:sz="0" w:space="0" w:color="auto"/>
        <w:bottom w:val="none" w:sz="0" w:space="0" w:color="auto"/>
        <w:right w:val="none" w:sz="0" w:space="0" w:color="auto"/>
      </w:divBdr>
      <w:divsChild>
        <w:div w:id="1362559099">
          <w:marLeft w:val="0"/>
          <w:marRight w:val="0"/>
          <w:marTop w:val="0"/>
          <w:marBottom w:val="0"/>
          <w:divBdr>
            <w:top w:val="single" w:sz="6" w:space="2" w:color="DDDDDD"/>
            <w:left w:val="single" w:sz="6" w:space="2" w:color="DDDDDD"/>
            <w:bottom w:val="single" w:sz="6" w:space="2" w:color="DDDDDD"/>
            <w:right w:val="single" w:sz="6" w:space="2" w:color="DDDDDD"/>
          </w:divBdr>
          <w:divsChild>
            <w:div w:id="197202596">
              <w:marLeft w:val="0"/>
              <w:marRight w:val="0"/>
              <w:marTop w:val="0"/>
              <w:marBottom w:val="0"/>
              <w:divBdr>
                <w:top w:val="none" w:sz="0" w:space="0" w:color="auto"/>
                <w:left w:val="none" w:sz="0" w:space="0" w:color="auto"/>
                <w:bottom w:val="none" w:sz="0" w:space="0" w:color="auto"/>
                <w:right w:val="none" w:sz="0" w:space="0" w:color="auto"/>
              </w:divBdr>
              <w:divsChild>
                <w:div w:id="485629926">
                  <w:marLeft w:val="0"/>
                  <w:marRight w:val="0"/>
                  <w:marTop w:val="0"/>
                  <w:marBottom w:val="0"/>
                  <w:divBdr>
                    <w:top w:val="none" w:sz="0" w:space="0" w:color="auto"/>
                    <w:left w:val="none" w:sz="0" w:space="0" w:color="auto"/>
                    <w:bottom w:val="none" w:sz="0" w:space="0" w:color="auto"/>
                    <w:right w:val="none" w:sz="0" w:space="0" w:color="auto"/>
                  </w:divBdr>
                </w:div>
                <w:div w:id="1037656998">
                  <w:marLeft w:val="0"/>
                  <w:marRight w:val="0"/>
                  <w:marTop w:val="0"/>
                  <w:marBottom w:val="0"/>
                  <w:divBdr>
                    <w:top w:val="none" w:sz="0" w:space="0" w:color="auto"/>
                    <w:left w:val="none" w:sz="0" w:space="0" w:color="auto"/>
                    <w:bottom w:val="none" w:sz="0" w:space="0" w:color="auto"/>
                    <w:right w:val="none" w:sz="0" w:space="0" w:color="auto"/>
                  </w:divBdr>
                </w:div>
              </w:divsChild>
            </w:div>
            <w:div w:id="1284117181">
              <w:marLeft w:val="0"/>
              <w:marRight w:val="0"/>
              <w:marTop w:val="0"/>
              <w:marBottom w:val="0"/>
              <w:divBdr>
                <w:top w:val="none" w:sz="0" w:space="0" w:color="auto"/>
                <w:left w:val="none" w:sz="0" w:space="0" w:color="auto"/>
                <w:bottom w:val="none" w:sz="0" w:space="0" w:color="auto"/>
                <w:right w:val="none" w:sz="0" w:space="0" w:color="auto"/>
              </w:divBdr>
              <w:divsChild>
                <w:div w:id="1033725272">
                  <w:marLeft w:val="0"/>
                  <w:marRight w:val="0"/>
                  <w:marTop w:val="0"/>
                  <w:marBottom w:val="0"/>
                  <w:divBdr>
                    <w:top w:val="none" w:sz="0" w:space="0" w:color="auto"/>
                    <w:left w:val="none" w:sz="0" w:space="0" w:color="auto"/>
                    <w:bottom w:val="none" w:sz="0" w:space="0" w:color="auto"/>
                    <w:right w:val="none" w:sz="0" w:space="0" w:color="auto"/>
                  </w:divBdr>
                </w:div>
                <w:div w:id="133646553">
                  <w:marLeft w:val="0"/>
                  <w:marRight w:val="0"/>
                  <w:marTop w:val="0"/>
                  <w:marBottom w:val="0"/>
                  <w:divBdr>
                    <w:top w:val="none" w:sz="0" w:space="0" w:color="auto"/>
                    <w:left w:val="none" w:sz="0" w:space="0" w:color="auto"/>
                    <w:bottom w:val="none" w:sz="0" w:space="0" w:color="auto"/>
                    <w:right w:val="none" w:sz="0" w:space="0" w:color="auto"/>
                  </w:divBdr>
                </w:div>
              </w:divsChild>
            </w:div>
            <w:div w:id="983513062">
              <w:marLeft w:val="0"/>
              <w:marRight w:val="0"/>
              <w:marTop w:val="0"/>
              <w:marBottom w:val="0"/>
              <w:divBdr>
                <w:top w:val="none" w:sz="0" w:space="0" w:color="auto"/>
                <w:left w:val="none" w:sz="0" w:space="0" w:color="auto"/>
                <w:bottom w:val="none" w:sz="0" w:space="0" w:color="auto"/>
                <w:right w:val="none" w:sz="0" w:space="0" w:color="auto"/>
              </w:divBdr>
              <w:divsChild>
                <w:div w:id="1961302192">
                  <w:marLeft w:val="0"/>
                  <w:marRight w:val="0"/>
                  <w:marTop w:val="0"/>
                  <w:marBottom w:val="0"/>
                  <w:divBdr>
                    <w:top w:val="none" w:sz="0" w:space="0" w:color="auto"/>
                    <w:left w:val="none" w:sz="0" w:space="0" w:color="auto"/>
                    <w:bottom w:val="none" w:sz="0" w:space="0" w:color="auto"/>
                    <w:right w:val="none" w:sz="0" w:space="0" w:color="auto"/>
                  </w:divBdr>
                </w:div>
                <w:div w:id="480078340">
                  <w:marLeft w:val="0"/>
                  <w:marRight w:val="0"/>
                  <w:marTop w:val="0"/>
                  <w:marBottom w:val="0"/>
                  <w:divBdr>
                    <w:top w:val="none" w:sz="0" w:space="0" w:color="auto"/>
                    <w:left w:val="none" w:sz="0" w:space="0" w:color="auto"/>
                    <w:bottom w:val="none" w:sz="0" w:space="0" w:color="auto"/>
                    <w:right w:val="none" w:sz="0" w:space="0" w:color="auto"/>
                  </w:divBdr>
                </w:div>
              </w:divsChild>
            </w:div>
            <w:div w:id="1833788269">
              <w:marLeft w:val="0"/>
              <w:marRight w:val="0"/>
              <w:marTop w:val="0"/>
              <w:marBottom w:val="0"/>
              <w:divBdr>
                <w:top w:val="none" w:sz="0" w:space="0" w:color="auto"/>
                <w:left w:val="none" w:sz="0" w:space="0" w:color="auto"/>
                <w:bottom w:val="none" w:sz="0" w:space="0" w:color="auto"/>
                <w:right w:val="none" w:sz="0" w:space="0" w:color="auto"/>
              </w:divBdr>
              <w:divsChild>
                <w:div w:id="186718714">
                  <w:marLeft w:val="0"/>
                  <w:marRight w:val="0"/>
                  <w:marTop w:val="0"/>
                  <w:marBottom w:val="0"/>
                  <w:divBdr>
                    <w:top w:val="none" w:sz="0" w:space="0" w:color="auto"/>
                    <w:left w:val="none" w:sz="0" w:space="0" w:color="auto"/>
                    <w:bottom w:val="none" w:sz="0" w:space="0" w:color="auto"/>
                    <w:right w:val="none" w:sz="0" w:space="0" w:color="auto"/>
                  </w:divBdr>
                </w:div>
                <w:div w:id="662971727">
                  <w:marLeft w:val="0"/>
                  <w:marRight w:val="0"/>
                  <w:marTop w:val="0"/>
                  <w:marBottom w:val="0"/>
                  <w:divBdr>
                    <w:top w:val="none" w:sz="0" w:space="0" w:color="auto"/>
                    <w:left w:val="none" w:sz="0" w:space="0" w:color="auto"/>
                    <w:bottom w:val="none" w:sz="0" w:space="0" w:color="auto"/>
                    <w:right w:val="none" w:sz="0" w:space="0" w:color="auto"/>
                  </w:divBdr>
                </w:div>
              </w:divsChild>
            </w:div>
            <w:div w:id="1910536106">
              <w:marLeft w:val="0"/>
              <w:marRight w:val="0"/>
              <w:marTop w:val="0"/>
              <w:marBottom w:val="0"/>
              <w:divBdr>
                <w:top w:val="none" w:sz="0" w:space="0" w:color="auto"/>
                <w:left w:val="none" w:sz="0" w:space="0" w:color="auto"/>
                <w:bottom w:val="none" w:sz="0" w:space="0" w:color="auto"/>
                <w:right w:val="none" w:sz="0" w:space="0" w:color="auto"/>
              </w:divBdr>
            </w:div>
            <w:div w:id="1439980362">
              <w:marLeft w:val="0"/>
              <w:marRight w:val="0"/>
              <w:marTop w:val="0"/>
              <w:marBottom w:val="0"/>
              <w:divBdr>
                <w:top w:val="none" w:sz="0" w:space="0" w:color="auto"/>
                <w:left w:val="none" w:sz="0" w:space="0" w:color="auto"/>
                <w:bottom w:val="none" w:sz="0" w:space="0" w:color="auto"/>
                <w:right w:val="none" w:sz="0" w:space="0" w:color="auto"/>
              </w:divBdr>
            </w:div>
          </w:divsChild>
        </w:div>
        <w:div w:id="105200384">
          <w:marLeft w:val="0"/>
          <w:marRight w:val="0"/>
          <w:marTop w:val="0"/>
          <w:marBottom w:val="0"/>
          <w:divBdr>
            <w:top w:val="none" w:sz="0" w:space="0" w:color="auto"/>
            <w:left w:val="none" w:sz="0" w:space="0" w:color="auto"/>
            <w:bottom w:val="none" w:sz="0" w:space="0" w:color="auto"/>
            <w:right w:val="none" w:sz="0" w:space="0" w:color="auto"/>
          </w:divBdr>
        </w:div>
      </w:divsChild>
    </w:div>
    <w:div w:id="163395644">
      <w:bodyDiv w:val="1"/>
      <w:marLeft w:val="0"/>
      <w:marRight w:val="0"/>
      <w:marTop w:val="0"/>
      <w:marBottom w:val="0"/>
      <w:divBdr>
        <w:top w:val="none" w:sz="0" w:space="0" w:color="auto"/>
        <w:left w:val="none" w:sz="0" w:space="0" w:color="auto"/>
        <w:bottom w:val="none" w:sz="0" w:space="0" w:color="auto"/>
        <w:right w:val="none" w:sz="0" w:space="0" w:color="auto"/>
      </w:divBdr>
      <w:divsChild>
        <w:div w:id="1538201807">
          <w:marLeft w:val="0"/>
          <w:marRight w:val="0"/>
          <w:marTop w:val="0"/>
          <w:marBottom w:val="0"/>
          <w:divBdr>
            <w:top w:val="single" w:sz="6" w:space="2" w:color="DDDDDD"/>
            <w:left w:val="single" w:sz="6" w:space="2" w:color="DDDDDD"/>
            <w:bottom w:val="single" w:sz="6" w:space="2" w:color="DDDDDD"/>
            <w:right w:val="single" w:sz="6" w:space="2" w:color="DDDDDD"/>
          </w:divBdr>
          <w:divsChild>
            <w:div w:id="367340726">
              <w:marLeft w:val="0"/>
              <w:marRight w:val="0"/>
              <w:marTop w:val="0"/>
              <w:marBottom w:val="0"/>
              <w:divBdr>
                <w:top w:val="none" w:sz="0" w:space="0" w:color="auto"/>
                <w:left w:val="none" w:sz="0" w:space="0" w:color="auto"/>
                <w:bottom w:val="none" w:sz="0" w:space="0" w:color="auto"/>
                <w:right w:val="none" w:sz="0" w:space="0" w:color="auto"/>
              </w:divBdr>
              <w:divsChild>
                <w:div w:id="325206288">
                  <w:marLeft w:val="0"/>
                  <w:marRight w:val="0"/>
                  <w:marTop w:val="0"/>
                  <w:marBottom w:val="0"/>
                  <w:divBdr>
                    <w:top w:val="none" w:sz="0" w:space="0" w:color="auto"/>
                    <w:left w:val="none" w:sz="0" w:space="0" w:color="auto"/>
                    <w:bottom w:val="none" w:sz="0" w:space="0" w:color="auto"/>
                    <w:right w:val="none" w:sz="0" w:space="0" w:color="auto"/>
                  </w:divBdr>
                </w:div>
                <w:div w:id="394208129">
                  <w:marLeft w:val="0"/>
                  <w:marRight w:val="0"/>
                  <w:marTop w:val="0"/>
                  <w:marBottom w:val="0"/>
                  <w:divBdr>
                    <w:top w:val="none" w:sz="0" w:space="0" w:color="auto"/>
                    <w:left w:val="none" w:sz="0" w:space="0" w:color="auto"/>
                    <w:bottom w:val="none" w:sz="0" w:space="0" w:color="auto"/>
                    <w:right w:val="none" w:sz="0" w:space="0" w:color="auto"/>
                  </w:divBdr>
                </w:div>
              </w:divsChild>
            </w:div>
            <w:div w:id="625426967">
              <w:marLeft w:val="0"/>
              <w:marRight w:val="0"/>
              <w:marTop w:val="0"/>
              <w:marBottom w:val="0"/>
              <w:divBdr>
                <w:top w:val="none" w:sz="0" w:space="0" w:color="auto"/>
                <w:left w:val="none" w:sz="0" w:space="0" w:color="auto"/>
                <w:bottom w:val="none" w:sz="0" w:space="0" w:color="auto"/>
                <w:right w:val="none" w:sz="0" w:space="0" w:color="auto"/>
              </w:divBdr>
              <w:divsChild>
                <w:div w:id="1150363032">
                  <w:marLeft w:val="0"/>
                  <w:marRight w:val="0"/>
                  <w:marTop w:val="0"/>
                  <w:marBottom w:val="0"/>
                  <w:divBdr>
                    <w:top w:val="none" w:sz="0" w:space="0" w:color="auto"/>
                    <w:left w:val="none" w:sz="0" w:space="0" w:color="auto"/>
                    <w:bottom w:val="none" w:sz="0" w:space="0" w:color="auto"/>
                    <w:right w:val="none" w:sz="0" w:space="0" w:color="auto"/>
                  </w:divBdr>
                </w:div>
                <w:div w:id="1028676845">
                  <w:marLeft w:val="0"/>
                  <w:marRight w:val="0"/>
                  <w:marTop w:val="0"/>
                  <w:marBottom w:val="0"/>
                  <w:divBdr>
                    <w:top w:val="none" w:sz="0" w:space="0" w:color="auto"/>
                    <w:left w:val="none" w:sz="0" w:space="0" w:color="auto"/>
                    <w:bottom w:val="none" w:sz="0" w:space="0" w:color="auto"/>
                    <w:right w:val="none" w:sz="0" w:space="0" w:color="auto"/>
                  </w:divBdr>
                </w:div>
              </w:divsChild>
            </w:div>
            <w:div w:id="2133093861">
              <w:marLeft w:val="0"/>
              <w:marRight w:val="0"/>
              <w:marTop w:val="0"/>
              <w:marBottom w:val="0"/>
              <w:divBdr>
                <w:top w:val="none" w:sz="0" w:space="0" w:color="auto"/>
                <w:left w:val="none" w:sz="0" w:space="0" w:color="auto"/>
                <w:bottom w:val="none" w:sz="0" w:space="0" w:color="auto"/>
                <w:right w:val="none" w:sz="0" w:space="0" w:color="auto"/>
              </w:divBdr>
              <w:divsChild>
                <w:div w:id="33700108">
                  <w:marLeft w:val="0"/>
                  <w:marRight w:val="0"/>
                  <w:marTop w:val="0"/>
                  <w:marBottom w:val="0"/>
                  <w:divBdr>
                    <w:top w:val="none" w:sz="0" w:space="0" w:color="auto"/>
                    <w:left w:val="none" w:sz="0" w:space="0" w:color="auto"/>
                    <w:bottom w:val="none" w:sz="0" w:space="0" w:color="auto"/>
                    <w:right w:val="none" w:sz="0" w:space="0" w:color="auto"/>
                  </w:divBdr>
                </w:div>
                <w:div w:id="406805934">
                  <w:marLeft w:val="0"/>
                  <w:marRight w:val="0"/>
                  <w:marTop w:val="0"/>
                  <w:marBottom w:val="0"/>
                  <w:divBdr>
                    <w:top w:val="none" w:sz="0" w:space="0" w:color="auto"/>
                    <w:left w:val="none" w:sz="0" w:space="0" w:color="auto"/>
                    <w:bottom w:val="none" w:sz="0" w:space="0" w:color="auto"/>
                    <w:right w:val="none" w:sz="0" w:space="0" w:color="auto"/>
                  </w:divBdr>
                </w:div>
              </w:divsChild>
            </w:div>
            <w:div w:id="235210374">
              <w:marLeft w:val="0"/>
              <w:marRight w:val="0"/>
              <w:marTop w:val="0"/>
              <w:marBottom w:val="0"/>
              <w:divBdr>
                <w:top w:val="none" w:sz="0" w:space="0" w:color="auto"/>
                <w:left w:val="none" w:sz="0" w:space="0" w:color="auto"/>
                <w:bottom w:val="none" w:sz="0" w:space="0" w:color="auto"/>
                <w:right w:val="none" w:sz="0" w:space="0" w:color="auto"/>
              </w:divBdr>
              <w:divsChild>
                <w:div w:id="436412885">
                  <w:marLeft w:val="0"/>
                  <w:marRight w:val="0"/>
                  <w:marTop w:val="0"/>
                  <w:marBottom w:val="0"/>
                  <w:divBdr>
                    <w:top w:val="none" w:sz="0" w:space="0" w:color="auto"/>
                    <w:left w:val="none" w:sz="0" w:space="0" w:color="auto"/>
                    <w:bottom w:val="none" w:sz="0" w:space="0" w:color="auto"/>
                    <w:right w:val="none" w:sz="0" w:space="0" w:color="auto"/>
                  </w:divBdr>
                </w:div>
                <w:div w:id="205720373">
                  <w:marLeft w:val="0"/>
                  <w:marRight w:val="0"/>
                  <w:marTop w:val="0"/>
                  <w:marBottom w:val="0"/>
                  <w:divBdr>
                    <w:top w:val="none" w:sz="0" w:space="0" w:color="auto"/>
                    <w:left w:val="none" w:sz="0" w:space="0" w:color="auto"/>
                    <w:bottom w:val="none" w:sz="0" w:space="0" w:color="auto"/>
                    <w:right w:val="none" w:sz="0" w:space="0" w:color="auto"/>
                  </w:divBdr>
                </w:div>
              </w:divsChild>
            </w:div>
            <w:div w:id="1055591291">
              <w:marLeft w:val="0"/>
              <w:marRight w:val="0"/>
              <w:marTop w:val="0"/>
              <w:marBottom w:val="0"/>
              <w:divBdr>
                <w:top w:val="none" w:sz="0" w:space="0" w:color="auto"/>
                <w:left w:val="none" w:sz="0" w:space="0" w:color="auto"/>
                <w:bottom w:val="none" w:sz="0" w:space="0" w:color="auto"/>
                <w:right w:val="none" w:sz="0" w:space="0" w:color="auto"/>
              </w:divBdr>
            </w:div>
            <w:div w:id="44719667">
              <w:marLeft w:val="0"/>
              <w:marRight w:val="0"/>
              <w:marTop w:val="0"/>
              <w:marBottom w:val="0"/>
              <w:divBdr>
                <w:top w:val="none" w:sz="0" w:space="0" w:color="auto"/>
                <w:left w:val="none" w:sz="0" w:space="0" w:color="auto"/>
                <w:bottom w:val="none" w:sz="0" w:space="0" w:color="auto"/>
                <w:right w:val="none" w:sz="0" w:space="0" w:color="auto"/>
              </w:divBdr>
            </w:div>
          </w:divsChild>
        </w:div>
        <w:div w:id="1243177090">
          <w:marLeft w:val="0"/>
          <w:marRight w:val="0"/>
          <w:marTop w:val="0"/>
          <w:marBottom w:val="0"/>
          <w:divBdr>
            <w:top w:val="none" w:sz="0" w:space="0" w:color="auto"/>
            <w:left w:val="none" w:sz="0" w:space="0" w:color="auto"/>
            <w:bottom w:val="none" w:sz="0" w:space="0" w:color="auto"/>
            <w:right w:val="none" w:sz="0" w:space="0" w:color="auto"/>
          </w:divBdr>
        </w:div>
      </w:divsChild>
    </w:div>
    <w:div w:id="167520668">
      <w:bodyDiv w:val="1"/>
      <w:marLeft w:val="0"/>
      <w:marRight w:val="0"/>
      <w:marTop w:val="0"/>
      <w:marBottom w:val="0"/>
      <w:divBdr>
        <w:top w:val="none" w:sz="0" w:space="0" w:color="auto"/>
        <w:left w:val="none" w:sz="0" w:space="0" w:color="auto"/>
        <w:bottom w:val="none" w:sz="0" w:space="0" w:color="auto"/>
        <w:right w:val="none" w:sz="0" w:space="0" w:color="auto"/>
      </w:divBdr>
      <w:divsChild>
        <w:div w:id="338391570">
          <w:marLeft w:val="0"/>
          <w:marRight w:val="0"/>
          <w:marTop w:val="0"/>
          <w:marBottom w:val="0"/>
          <w:divBdr>
            <w:top w:val="single" w:sz="6" w:space="2" w:color="DDDDDD"/>
            <w:left w:val="single" w:sz="6" w:space="2" w:color="DDDDDD"/>
            <w:bottom w:val="single" w:sz="6" w:space="2" w:color="DDDDDD"/>
            <w:right w:val="single" w:sz="6" w:space="2" w:color="DDDDDD"/>
          </w:divBdr>
          <w:divsChild>
            <w:div w:id="1345202741">
              <w:marLeft w:val="0"/>
              <w:marRight w:val="0"/>
              <w:marTop w:val="0"/>
              <w:marBottom w:val="0"/>
              <w:divBdr>
                <w:top w:val="none" w:sz="0" w:space="0" w:color="auto"/>
                <w:left w:val="none" w:sz="0" w:space="0" w:color="auto"/>
                <w:bottom w:val="none" w:sz="0" w:space="0" w:color="auto"/>
                <w:right w:val="none" w:sz="0" w:space="0" w:color="auto"/>
              </w:divBdr>
              <w:divsChild>
                <w:div w:id="442383540">
                  <w:marLeft w:val="0"/>
                  <w:marRight w:val="0"/>
                  <w:marTop w:val="0"/>
                  <w:marBottom w:val="0"/>
                  <w:divBdr>
                    <w:top w:val="none" w:sz="0" w:space="0" w:color="auto"/>
                    <w:left w:val="none" w:sz="0" w:space="0" w:color="auto"/>
                    <w:bottom w:val="none" w:sz="0" w:space="0" w:color="auto"/>
                    <w:right w:val="none" w:sz="0" w:space="0" w:color="auto"/>
                  </w:divBdr>
                </w:div>
                <w:div w:id="1619099235">
                  <w:marLeft w:val="0"/>
                  <w:marRight w:val="0"/>
                  <w:marTop w:val="0"/>
                  <w:marBottom w:val="0"/>
                  <w:divBdr>
                    <w:top w:val="none" w:sz="0" w:space="0" w:color="auto"/>
                    <w:left w:val="none" w:sz="0" w:space="0" w:color="auto"/>
                    <w:bottom w:val="none" w:sz="0" w:space="0" w:color="auto"/>
                    <w:right w:val="none" w:sz="0" w:space="0" w:color="auto"/>
                  </w:divBdr>
                </w:div>
              </w:divsChild>
            </w:div>
            <w:div w:id="501817976">
              <w:marLeft w:val="0"/>
              <w:marRight w:val="0"/>
              <w:marTop w:val="0"/>
              <w:marBottom w:val="0"/>
              <w:divBdr>
                <w:top w:val="none" w:sz="0" w:space="0" w:color="auto"/>
                <w:left w:val="none" w:sz="0" w:space="0" w:color="auto"/>
                <w:bottom w:val="none" w:sz="0" w:space="0" w:color="auto"/>
                <w:right w:val="none" w:sz="0" w:space="0" w:color="auto"/>
              </w:divBdr>
              <w:divsChild>
                <w:div w:id="1353267378">
                  <w:marLeft w:val="0"/>
                  <w:marRight w:val="0"/>
                  <w:marTop w:val="0"/>
                  <w:marBottom w:val="0"/>
                  <w:divBdr>
                    <w:top w:val="none" w:sz="0" w:space="0" w:color="auto"/>
                    <w:left w:val="none" w:sz="0" w:space="0" w:color="auto"/>
                    <w:bottom w:val="none" w:sz="0" w:space="0" w:color="auto"/>
                    <w:right w:val="none" w:sz="0" w:space="0" w:color="auto"/>
                  </w:divBdr>
                </w:div>
                <w:div w:id="430394748">
                  <w:marLeft w:val="0"/>
                  <w:marRight w:val="0"/>
                  <w:marTop w:val="0"/>
                  <w:marBottom w:val="0"/>
                  <w:divBdr>
                    <w:top w:val="none" w:sz="0" w:space="0" w:color="auto"/>
                    <w:left w:val="none" w:sz="0" w:space="0" w:color="auto"/>
                    <w:bottom w:val="none" w:sz="0" w:space="0" w:color="auto"/>
                    <w:right w:val="none" w:sz="0" w:space="0" w:color="auto"/>
                  </w:divBdr>
                </w:div>
              </w:divsChild>
            </w:div>
            <w:div w:id="24520960">
              <w:marLeft w:val="0"/>
              <w:marRight w:val="0"/>
              <w:marTop w:val="0"/>
              <w:marBottom w:val="0"/>
              <w:divBdr>
                <w:top w:val="none" w:sz="0" w:space="0" w:color="auto"/>
                <w:left w:val="none" w:sz="0" w:space="0" w:color="auto"/>
                <w:bottom w:val="none" w:sz="0" w:space="0" w:color="auto"/>
                <w:right w:val="none" w:sz="0" w:space="0" w:color="auto"/>
              </w:divBdr>
              <w:divsChild>
                <w:div w:id="1953397858">
                  <w:marLeft w:val="0"/>
                  <w:marRight w:val="0"/>
                  <w:marTop w:val="0"/>
                  <w:marBottom w:val="0"/>
                  <w:divBdr>
                    <w:top w:val="none" w:sz="0" w:space="0" w:color="auto"/>
                    <w:left w:val="none" w:sz="0" w:space="0" w:color="auto"/>
                    <w:bottom w:val="none" w:sz="0" w:space="0" w:color="auto"/>
                    <w:right w:val="none" w:sz="0" w:space="0" w:color="auto"/>
                  </w:divBdr>
                </w:div>
                <w:div w:id="1490632084">
                  <w:marLeft w:val="0"/>
                  <w:marRight w:val="0"/>
                  <w:marTop w:val="0"/>
                  <w:marBottom w:val="0"/>
                  <w:divBdr>
                    <w:top w:val="none" w:sz="0" w:space="0" w:color="auto"/>
                    <w:left w:val="none" w:sz="0" w:space="0" w:color="auto"/>
                    <w:bottom w:val="none" w:sz="0" w:space="0" w:color="auto"/>
                    <w:right w:val="none" w:sz="0" w:space="0" w:color="auto"/>
                  </w:divBdr>
                </w:div>
              </w:divsChild>
            </w:div>
            <w:div w:id="774054141">
              <w:marLeft w:val="0"/>
              <w:marRight w:val="0"/>
              <w:marTop w:val="0"/>
              <w:marBottom w:val="0"/>
              <w:divBdr>
                <w:top w:val="none" w:sz="0" w:space="0" w:color="auto"/>
                <w:left w:val="none" w:sz="0" w:space="0" w:color="auto"/>
                <w:bottom w:val="none" w:sz="0" w:space="0" w:color="auto"/>
                <w:right w:val="none" w:sz="0" w:space="0" w:color="auto"/>
              </w:divBdr>
              <w:divsChild>
                <w:div w:id="1847744499">
                  <w:marLeft w:val="0"/>
                  <w:marRight w:val="0"/>
                  <w:marTop w:val="0"/>
                  <w:marBottom w:val="0"/>
                  <w:divBdr>
                    <w:top w:val="none" w:sz="0" w:space="0" w:color="auto"/>
                    <w:left w:val="none" w:sz="0" w:space="0" w:color="auto"/>
                    <w:bottom w:val="none" w:sz="0" w:space="0" w:color="auto"/>
                    <w:right w:val="none" w:sz="0" w:space="0" w:color="auto"/>
                  </w:divBdr>
                </w:div>
                <w:div w:id="593317488">
                  <w:marLeft w:val="0"/>
                  <w:marRight w:val="0"/>
                  <w:marTop w:val="0"/>
                  <w:marBottom w:val="0"/>
                  <w:divBdr>
                    <w:top w:val="none" w:sz="0" w:space="0" w:color="auto"/>
                    <w:left w:val="none" w:sz="0" w:space="0" w:color="auto"/>
                    <w:bottom w:val="none" w:sz="0" w:space="0" w:color="auto"/>
                    <w:right w:val="none" w:sz="0" w:space="0" w:color="auto"/>
                  </w:divBdr>
                </w:div>
              </w:divsChild>
            </w:div>
            <w:div w:id="326712181">
              <w:marLeft w:val="0"/>
              <w:marRight w:val="0"/>
              <w:marTop w:val="0"/>
              <w:marBottom w:val="0"/>
              <w:divBdr>
                <w:top w:val="none" w:sz="0" w:space="0" w:color="auto"/>
                <w:left w:val="none" w:sz="0" w:space="0" w:color="auto"/>
                <w:bottom w:val="none" w:sz="0" w:space="0" w:color="auto"/>
                <w:right w:val="none" w:sz="0" w:space="0" w:color="auto"/>
              </w:divBdr>
            </w:div>
            <w:div w:id="368527068">
              <w:marLeft w:val="0"/>
              <w:marRight w:val="0"/>
              <w:marTop w:val="0"/>
              <w:marBottom w:val="0"/>
              <w:divBdr>
                <w:top w:val="none" w:sz="0" w:space="0" w:color="auto"/>
                <w:left w:val="none" w:sz="0" w:space="0" w:color="auto"/>
                <w:bottom w:val="none" w:sz="0" w:space="0" w:color="auto"/>
                <w:right w:val="none" w:sz="0" w:space="0" w:color="auto"/>
              </w:divBdr>
            </w:div>
          </w:divsChild>
        </w:div>
        <w:div w:id="1138035349">
          <w:marLeft w:val="0"/>
          <w:marRight w:val="0"/>
          <w:marTop w:val="0"/>
          <w:marBottom w:val="0"/>
          <w:divBdr>
            <w:top w:val="none" w:sz="0" w:space="0" w:color="auto"/>
            <w:left w:val="none" w:sz="0" w:space="0" w:color="auto"/>
            <w:bottom w:val="none" w:sz="0" w:space="0" w:color="auto"/>
            <w:right w:val="none" w:sz="0" w:space="0" w:color="auto"/>
          </w:divBdr>
        </w:div>
      </w:divsChild>
    </w:div>
    <w:div w:id="179469236">
      <w:bodyDiv w:val="1"/>
      <w:marLeft w:val="0"/>
      <w:marRight w:val="0"/>
      <w:marTop w:val="0"/>
      <w:marBottom w:val="0"/>
      <w:divBdr>
        <w:top w:val="none" w:sz="0" w:space="0" w:color="auto"/>
        <w:left w:val="none" w:sz="0" w:space="0" w:color="auto"/>
        <w:bottom w:val="none" w:sz="0" w:space="0" w:color="auto"/>
        <w:right w:val="none" w:sz="0" w:space="0" w:color="auto"/>
      </w:divBdr>
      <w:divsChild>
        <w:div w:id="1133793924">
          <w:marLeft w:val="0"/>
          <w:marRight w:val="0"/>
          <w:marTop w:val="0"/>
          <w:marBottom w:val="0"/>
          <w:divBdr>
            <w:top w:val="single" w:sz="6" w:space="2" w:color="DDDDDD"/>
            <w:left w:val="single" w:sz="6" w:space="2" w:color="DDDDDD"/>
            <w:bottom w:val="single" w:sz="6" w:space="2" w:color="DDDDDD"/>
            <w:right w:val="single" w:sz="6" w:space="2" w:color="DDDDDD"/>
          </w:divBdr>
          <w:divsChild>
            <w:div w:id="124008040">
              <w:marLeft w:val="0"/>
              <w:marRight w:val="0"/>
              <w:marTop w:val="0"/>
              <w:marBottom w:val="0"/>
              <w:divBdr>
                <w:top w:val="none" w:sz="0" w:space="0" w:color="auto"/>
                <w:left w:val="none" w:sz="0" w:space="0" w:color="auto"/>
                <w:bottom w:val="none" w:sz="0" w:space="0" w:color="auto"/>
                <w:right w:val="none" w:sz="0" w:space="0" w:color="auto"/>
              </w:divBdr>
              <w:divsChild>
                <w:div w:id="1819498854">
                  <w:marLeft w:val="0"/>
                  <w:marRight w:val="0"/>
                  <w:marTop w:val="0"/>
                  <w:marBottom w:val="0"/>
                  <w:divBdr>
                    <w:top w:val="none" w:sz="0" w:space="0" w:color="auto"/>
                    <w:left w:val="none" w:sz="0" w:space="0" w:color="auto"/>
                    <w:bottom w:val="none" w:sz="0" w:space="0" w:color="auto"/>
                    <w:right w:val="none" w:sz="0" w:space="0" w:color="auto"/>
                  </w:divBdr>
                </w:div>
                <w:div w:id="1195922048">
                  <w:marLeft w:val="0"/>
                  <w:marRight w:val="0"/>
                  <w:marTop w:val="0"/>
                  <w:marBottom w:val="0"/>
                  <w:divBdr>
                    <w:top w:val="none" w:sz="0" w:space="0" w:color="auto"/>
                    <w:left w:val="none" w:sz="0" w:space="0" w:color="auto"/>
                    <w:bottom w:val="none" w:sz="0" w:space="0" w:color="auto"/>
                    <w:right w:val="none" w:sz="0" w:space="0" w:color="auto"/>
                  </w:divBdr>
                </w:div>
              </w:divsChild>
            </w:div>
            <w:div w:id="1331758825">
              <w:marLeft w:val="0"/>
              <w:marRight w:val="0"/>
              <w:marTop w:val="0"/>
              <w:marBottom w:val="0"/>
              <w:divBdr>
                <w:top w:val="none" w:sz="0" w:space="0" w:color="auto"/>
                <w:left w:val="none" w:sz="0" w:space="0" w:color="auto"/>
                <w:bottom w:val="none" w:sz="0" w:space="0" w:color="auto"/>
                <w:right w:val="none" w:sz="0" w:space="0" w:color="auto"/>
              </w:divBdr>
              <w:divsChild>
                <w:div w:id="1152143289">
                  <w:marLeft w:val="0"/>
                  <w:marRight w:val="0"/>
                  <w:marTop w:val="0"/>
                  <w:marBottom w:val="0"/>
                  <w:divBdr>
                    <w:top w:val="none" w:sz="0" w:space="0" w:color="auto"/>
                    <w:left w:val="none" w:sz="0" w:space="0" w:color="auto"/>
                    <w:bottom w:val="none" w:sz="0" w:space="0" w:color="auto"/>
                    <w:right w:val="none" w:sz="0" w:space="0" w:color="auto"/>
                  </w:divBdr>
                </w:div>
                <w:div w:id="159585100">
                  <w:marLeft w:val="0"/>
                  <w:marRight w:val="0"/>
                  <w:marTop w:val="0"/>
                  <w:marBottom w:val="0"/>
                  <w:divBdr>
                    <w:top w:val="none" w:sz="0" w:space="0" w:color="auto"/>
                    <w:left w:val="none" w:sz="0" w:space="0" w:color="auto"/>
                    <w:bottom w:val="none" w:sz="0" w:space="0" w:color="auto"/>
                    <w:right w:val="none" w:sz="0" w:space="0" w:color="auto"/>
                  </w:divBdr>
                </w:div>
              </w:divsChild>
            </w:div>
            <w:div w:id="385884608">
              <w:marLeft w:val="0"/>
              <w:marRight w:val="0"/>
              <w:marTop w:val="0"/>
              <w:marBottom w:val="0"/>
              <w:divBdr>
                <w:top w:val="none" w:sz="0" w:space="0" w:color="auto"/>
                <w:left w:val="none" w:sz="0" w:space="0" w:color="auto"/>
                <w:bottom w:val="none" w:sz="0" w:space="0" w:color="auto"/>
                <w:right w:val="none" w:sz="0" w:space="0" w:color="auto"/>
              </w:divBdr>
              <w:divsChild>
                <w:div w:id="737022881">
                  <w:marLeft w:val="0"/>
                  <w:marRight w:val="0"/>
                  <w:marTop w:val="0"/>
                  <w:marBottom w:val="0"/>
                  <w:divBdr>
                    <w:top w:val="none" w:sz="0" w:space="0" w:color="auto"/>
                    <w:left w:val="none" w:sz="0" w:space="0" w:color="auto"/>
                    <w:bottom w:val="none" w:sz="0" w:space="0" w:color="auto"/>
                    <w:right w:val="none" w:sz="0" w:space="0" w:color="auto"/>
                  </w:divBdr>
                </w:div>
                <w:div w:id="432554663">
                  <w:marLeft w:val="0"/>
                  <w:marRight w:val="0"/>
                  <w:marTop w:val="0"/>
                  <w:marBottom w:val="0"/>
                  <w:divBdr>
                    <w:top w:val="none" w:sz="0" w:space="0" w:color="auto"/>
                    <w:left w:val="none" w:sz="0" w:space="0" w:color="auto"/>
                    <w:bottom w:val="none" w:sz="0" w:space="0" w:color="auto"/>
                    <w:right w:val="none" w:sz="0" w:space="0" w:color="auto"/>
                  </w:divBdr>
                </w:div>
              </w:divsChild>
            </w:div>
            <w:div w:id="1279608535">
              <w:marLeft w:val="0"/>
              <w:marRight w:val="0"/>
              <w:marTop w:val="0"/>
              <w:marBottom w:val="0"/>
              <w:divBdr>
                <w:top w:val="none" w:sz="0" w:space="0" w:color="auto"/>
                <w:left w:val="none" w:sz="0" w:space="0" w:color="auto"/>
                <w:bottom w:val="none" w:sz="0" w:space="0" w:color="auto"/>
                <w:right w:val="none" w:sz="0" w:space="0" w:color="auto"/>
              </w:divBdr>
              <w:divsChild>
                <w:div w:id="1669602801">
                  <w:marLeft w:val="0"/>
                  <w:marRight w:val="0"/>
                  <w:marTop w:val="0"/>
                  <w:marBottom w:val="0"/>
                  <w:divBdr>
                    <w:top w:val="none" w:sz="0" w:space="0" w:color="auto"/>
                    <w:left w:val="none" w:sz="0" w:space="0" w:color="auto"/>
                    <w:bottom w:val="none" w:sz="0" w:space="0" w:color="auto"/>
                    <w:right w:val="none" w:sz="0" w:space="0" w:color="auto"/>
                  </w:divBdr>
                </w:div>
                <w:div w:id="891573699">
                  <w:marLeft w:val="0"/>
                  <w:marRight w:val="0"/>
                  <w:marTop w:val="0"/>
                  <w:marBottom w:val="0"/>
                  <w:divBdr>
                    <w:top w:val="none" w:sz="0" w:space="0" w:color="auto"/>
                    <w:left w:val="none" w:sz="0" w:space="0" w:color="auto"/>
                    <w:bottom w:val="none" w:sz="0" w:space="0" w:color="auto"/>
                    <w:right w:val="none" w:sz="0" w:space="0" w:color="auto"/>
                  </w:divBdr>
                </w:div>
              </w:divsChild>
            </w:div>
            <w:div w:id="918640174">
              <w:marLeft w:val="0"/>
              <w:marRight w:val="0"/>
              <w:marTop w:val="0"/>
              <w:marBottom w:val="0"/>
              <w:divBdr>
                <w:top w:val="none" w:sz="0" w:space="0" w:color="auto"/>
                <w:left w:val="none" w:sz="0" w:space="0" w:color="auto"/>
                <w:bottom w:val="none" w:sz="0" w:space="0" w:color="auto"/>
                <w:right w:val="none" w:sz="0" w:space="0" w:color="auto"/>
              </w:divBdr>
            </w:div>
            <w:div w:id="1186142054">
              <w:marLeft w:val="0"/>
              <w:marRight w:val="0"/>
              <w:marTop w:val="0"/>
              <w:marBottom w:val="0"/>
              <w:divBdr>
                <w:top w:val="none" w:sz="0" w:space="0" w:color="auto"/>
                <w:left w:val="none" w:sz="0" w:space="0" w:color="auto"/>
                <w:bottom w:val="none" w:sz="0" w:space="0" w:color="auto"/>
                <w:right w:val="none" w:sz="0" w:space="0" w:color="auto"/>
              </w:divBdr>
            </w:div>
          </w:divsChild>
        </w:div>
        <w:div w:id="798298784">
          <w:marLeft w:val="0"/>
          <w:marRight w:val="0"/>
          <w:marTop w:val="0"/>
          <w:marBottom w:val="0"/>
          <w:divBdr>
            <w:top w:val="none" w:sz="0" w:space="0" w:color="auto"/>
            <w:left w:val="none" w:sz="0" w:space="0" w:color="auto"/>
            <w:bottom w:val="none" w:sz="0" w:space="0" w:color="auto"/>
            <w:right w:val="none" w:sz="0" w:space="0" w:color="auto"/>
          </w:divBdr>
        </w:div>
      </w:divsChild>
    </w:div>
    <w:div w:id="198864273">
      <w:bodyDiv w:val="1"/>
      <w:marLeft w:val="0"/>
      <w:marRight w:val="0"/>
      <w:marTop w:val="0"/>
      <w:marBottom w:val="0"/>
      <w:divBdr>
        <w:top w:val="none" w:sz="0" w:space="0" w:color="auto"/>
        <w:left w:val="none" w:sz="0" w:space="0" w:color="auto"/>
        <w:bottom w:val="none" w:sz="0" w:space="0" w:color="auto"/>
        <w:right w:val="none" w:sz="0" w:space="0" w:color="auto"/>
      </w:divBdr>
      <w:divsChild>
        <w:div w:id="1535730235">
          <w:marLeft w:val="0"/>
          <w:marRight w:val="0"/>
          <w:marTop w:val="0"/>
          <w:marBottom w:val="0"/>
          <w:divBdr>
            <w:top w:val="single" w:sz="6" w:space="2" w:color="DDDDDD"/>
            <w:left w:val="single" w:sz="6" w:space="2" w:color="DDDDDD"/>
            <w:bottom w:val="single" w:sz="6" w:space="2" w:color="DDDDDD"/>
            <w:right w:val="single" w:sz="6" w:space="2" w:color="DDDDDD"/>
          </w:divBdr>
          <w:divsChild>
            <w:div w:id="699597678">
              <w:marLeft w:val="0"/>
              <w:marRight w:val="0"/>
              <w:marTop w:val="0"/>
              <w:marBottom w:val="0"/>
              <w:divBdr>
                <w:top w:val="none" w:sz="0" w:space="0" w:color="auto"/>
                <w:left w:val="none" w:sz="0" w:space="0" w:color="auto"/>
                <w:bottom w:val="none" w:sz="0" w:space="0" w:color="auto"/>
                <w:right w:val="none" w:sz="0" w:space="0" w:color="auto"/>
              </w:divBdr>
              <w:divsChild>
                <w:div w:id="448359145">
                  <w:marLeft w:val="0"/>
                  <w:marRight w:val="0"/>
                  <w:marTop w:val="0"/>
                  <w:marBottom w:val="0"/>
                  <w:divBdr>
                    <w:top w:val="none" w:sz="0" w:space="0" w:color="auto"/>
                    <w:left w:val="none" w:sz="0" w:space="0" w:color="auto"/>
                    <w:bottom w:val="none" w:sz="0" w:space="0" w:color="auto"/>
                    <w:right w:val="none" w:sz="0" w:space="0" w:color="auto"/>
                  </w:divBdr>
                </w:div>
                <w:div w:id="308170275">
                  <w:marLeft w:val="0"/>
                  <w:marRight w:val="0"/>
                  <w:marTop w:val="0"/>
                  <w:marBottom w:val="0"/>
                  <w:divBdr>
                    <w:top w:val="none" w:sz="0" w:space="0" w:color="auto"/>
                    <w:left w:val="none" w:sz="0" w:space="0" w:color="auto"/>
                    <w:bottom w:val="none" w:sz="0" w:space="0" w:color="auto"/>
                    <w:right w:val="none" w:sz="0" w:space="0" w:color="auto"/>
                  </w:divBdr>
                </w:div>
              </w:divsChild>
            </w:div>
            <w:div w:id="1474323956">
              <w:marLeft w:val="0"/>
              <w:marRight w:val="0"/>
              <w:marTop w:val="0"/>
              <w:marBottom w:val="0"/>
              <w:divBdr>
                <w:top w:val="none" w:sz="0" w:space="0" w:color="auto"/>
                <w:left w:val="none" w:sz="0" w:space="0" w:color="auto"/>
                <w:bottom w:val="none" w:sz="0" w:space="0" w:color="auto"/>
                <w:right w:val="none" w:sz="0" w:space="0" w:color="auto"/>
              </w:divBdr>
              <w:divsChild>
                <w:div w:id="471560572">
                  <w:marLeft w:val="0"/>
                  <w:marRight w:val="0"/>
                  <w:marTop w:val="0"/>
                  <w:marBottom w:val="0"/>
                  <w:divBdr>
                    <w:top w:val="none" w:sz="0" w:space="0" w:color="auto"/>
                    <w:left w:val="none" w:sz="0" w:space="0" w:color="auto"/>
                    <w:bottom w:val="none" w:sz="0" w:space="0" w:color="auto"/>
                    <w:right w:val="none" w:sz="0" w:space="0" w:color="auto"/>
                  </w:divBdr>
                </w:div>
                <w:div w:id="1393429974">
                  <w:marLeft w:val="0"/>
                  <w:marRight w:val="0"/>
                  <w:marTop w:val="0"/>
                  <w:marBottom w:val="0"/>
                  <w:divBdr>
                    <w:top w:val="none" w:sz="0" w:space="0" w:color="auto"/>
                    <w:left w:val="none" w:sz="0" w:space="0" w:color="auto"/>
                    <w:bottom w:val="none" w:sz="0" w:space="0" w:color="auto"/>
                    <w:right w:val="none" w:sz="0" w:space="0" w:color="auto"/>
                  </w:divBdr>
                </w:div>
              </w:divsChild>
            </w:div>
            <w:div w:id="661857626">
              <w:marLeft w:val="0"/>
              <w:marRight w:val="0"/>
              <w:marTop w:val="0"/>
              <w:marBottom w:val="0"/>
              <w:divBdr>
                <w:top w:val="none" w:sz="0" w:space="0" w:color="auto"/>
                <w:left w:val="none" w:sz="0" w:space="0" w:color="auto"/>
                <w:bottom w:val="none" w:sz="0" w:space="0" w:color="auto"/>
                <w:right w:val="none" w:sz="0" w:space="0" w:color="auto"/>
              </w:divBdr>
              <w:divsChild>
                <w:div w:id="1449352883">
                  <w:marLeft w:val="0"/>
                  <w:marRight w:val="0"/>
                  <w:marTop w:val="0"/>
                  <w:marBottom w:val="0"/>
                  <w:divBdr>
                    <w:top w:val="none" w:sz="0" w:space="0" w:color="auto"/>
                    <w:left w:val="none" w:sz="0" w:space="0" w:color="auto"/>
                    <w:bottom w:val="none" w:sz="0" w:space="0" w:color="auto"/>
                    <w:right w:val="none" w:sz="0" w:space="0" w:color="auto"/>
                  </w:divBdr>
                </w:div>
                <w:div w:id="239677661">
                  <w:marLeft w:val="0"/>
                  <w:marRight w:val="0"/>
                  <w:marTop w:val="0"/>
                  <w:marBottom w:val="0"/>
                  <w:divBdr>
                    <w:top w:val="none" w:sz="0" w:space="0" w:color="auto"/>
                    <w:left w:val="none" w:sz="0" w:space="0" w:color="auto"/>
                    <w:bottom w:val="none" w:sz="0" w:space="0" w:color="auto"/>
                    <w:right w:val="none" w:sz="0" w:space="0" w:color="auto"/>
                  </w:divBdr>
                </w:div>
              </w:divsChild>
            </w:div>
            <w:div w:id="898442526">
              <w:marLeft w:val="0"/>
              <w:marRight w:val="0"/>
              <w:marTop w:val="0"/>
              <w:marBottom w:val="0"/>
              <w:divBdr>
                <w:top w:val="none" w:sz="0" w:space="0" w:color="auto"/>
                <w:left w:val="none" w:sz="0" w:space="0" w:color="auto"/>
                <w:bottom w:val="none" w:sz="0" w:space="0" w:color="auto"/>
                <w:right w:val="none" w:sz="0" w:space="0" w:color="auto"/>
              </w:divBdr>
              <w:divsChild>
                <w:div w:id="15078186">
                  <w:marLeft w:val="0"/>
                  <w:marRight w:val="0"/>
                  <w:marTop w:val="0"/>
                  <w:marBottom w:val="0"/>
                  <w:divBdr>
                    <w:top w:val="none" w:sz="0" w:space="0" w:color="auto"/>
                    <w:left w:val="none" w:sz="0" w:space="0" w:color="auto"/>
                    <w:bottom w:val="none" w:sz="0" w:space="0" w:color="auto"/>
                    <w:right w:val="none" w:sz="0" w:space="0" w:color="auto"/>
                  </w:divBdr>
                </w:div>
                <w:div w:id="1288851123">
                  <w:marLeft w:val="0"/>
                  <w:marRight w:val="0"/>
                  <w:marTop w:val="0"/>
                  <w:marBottom w:val="0"/>
                  <w:divBdr>
                    <w:top w:val="none" w:sz="0" w:space="0" w:color="auto"/>
                    <w:left w:val="none" w:sz="0" w:space="0" w:color="auto"/>
                    <w:bottom w:val="none" w:sz="0" w:space="0" w:color="auto"/>
                    <w:right w:val="none" w:sz="0" w:space="0" w:color="auto"/>
                  </w:divBdr>
                </w:div>
              </w:divsChild>
            </w:div>
            <w:div w:id="2119979486">
              <w:marLeft w:val="0"/>
              <w:marRight w:val="0"/>
              <w:marTop w:val="0"/>
              <w:marBottom w:val="0"/>
              <w:divBdr>
                <w:top w:val="none" w:sz="0" w:space="0" w:color="auto"/>
                <w:left w:val="none" w:sz="0" w:space="0" w:color="auto"/>
                <w:bottom w:val="none" w:sz="0" w:space="0" w:color="auto"/>
                <w:right w:val="none" w:sz="0" w:space="0" w:color="auto"/>
              </w:divBdr>
            </w:div>
            <w:div w:id="1510946475">
              <w:marLeft w:val="0"/>
              <w:marRight w:val="0"/>
              <w:marTop w:val="0"/>
              <w:marBottom w:val="0"/>
              <w:divBdr>
                <w:top w:val="none" w:sz="0" w:space="0" w:color="auto"/>
                <w:left w:val="none" w:sz="0" w:space="0" w:color="auto"/>
                <w:bottom w:val="none" w:sz="0" w:space="0" w:color="auto"/>
                <w:right w:val="none" w:sz="0" w:space="0" w:color="auto"/>
              </w:divBdr>
            </w:div>
          </w:divsChild>
        </w:div>
        <w:div w:id="343093912">
          <w:marLeft w:val="0"/>
          <w:marRight w:val="0"/>
          <w:marTop w:val="0"/>
          <w:marBottom w:val="0"/>
          <w:divBdr>
            <w:top w:val="none" w:sz="0" w:space="0" w:color="auto"/>
            <w:left w:val="none" w:sz="0" w:space="0" w:color="auto"/>
            <w:bottom w:val="none" w:sz="0" w:space="0" w:color="auto"/>
            <w:right w:val="none" w:sz="0" w:space="0" w:color="auto"/>
          </w:divBdr>
        </w:div>
      </w:divsChild>
    </w:div>
    <w:div w:id="202180274">
      <w:bodyDiv w:val="1"/>
      <w:marLeft w:val="0"/>
      <w:marRight w:val="0"/>
      <w:marTop w:val="0"/>
      <w:marBottom w:val="0"/>
      <w:divBdr>
        <w:top w:val="none" w:sz="0" w:space="0" w:color="auto"/>
        <w:left w:val="none" w:sz="0" w:space="0" w:color="auto"/>
        <w:bottom w:val="none" w:sz="0" w:space="0" w:color="auto"/>
        <w:right w:val="none" w:sz="0" w:space="0" w:color="auto"/>
      </w:divBdr>
      <w:divsChild>
        <w:div w:id="1018192839">
          <w:marLeft w:val="0"/>
          <w:marRight w:val="0"/>
          <w:marTop w:val="0"/>
          <w:marBottom w:val="0"/>
          <w:divBdr>
            <w:top w:val="single" w:sz="6" w:space="2" w:color="DDDDDD"/>
            <w:left w:val="single" w:sz="6" w:space="2" w:color="DDDDDD"/>
            <w:bottom w:val="single" w:sz="6" w:space="2" w:color="DDDDDD"/>
            <w:right w:val="single" w:sz="6" w:space="2" w:color="DDDDDD"/>
          </w:divBdr>
          <w:divsChild>
            <w:div w:id="1029258439">
              <w:marLeft w:val="0"/>
              <w:marRight w:val="0"/>
              <w:marTop w:val="0"/>
              <w:marBottom w:val="0"/>
              <w:divBdr>
                <w:top w:val="none" w:sz="0" w:space="0" w:color="auto"/>
                <w:left w:val="none" w:sz="0" w:space="0" w:color="auto"/>
                <w:bottom w:val="none" w:sz="0" w:space="0" w:color="auto"/>
                <w:right w:val="none" w:sz="0" w:space="0" w:color="auto"/>
              </w:divBdr>
              <w:divsChild>
                <w:div w:id="772552304">
                  <w:marLeft w:val="0"/>
                  <w:marRight w:val="0"/>
                  <w:marTop w:val="0"/>
                  <w:marBottom w:val="0"/>
                  <w:divBdr>
                    <w:top w:val="none" w:sz="0" w:space="0" w:color="auto"/>
                    <w:left w:val="none" w:sz="0" w:space="0" w:color="auto"/>
                    <w:bottom w:val="none" w:sz="0" w:space="0" w:color="auto"/>
                    <w:right w:val="none" w:sz="0" w:space="0" w:color="auto"/>
                  </w:divBdr>
                </w:div>
                <w:div w:id="204149142">
                  <w:marLeft w:val="0"/>
                  <w:marRight w:val="0"/>
                  <w:marTop w:val="0"/>
                  <w:marBottom w:val="0"/>
                  <w:divBdr>
                    <w:top w:val="none" w:sz="0" w:space="0" w:color="auto"/>
                    <w:left w:val="none" w:sz="0" w:space="0" w:color="auto"/>
                    <w:bottom w:val="none" w:sz="0" w:space="0" w:color="auto"/>
                    <w:right w:val="none" w:sz="0" w:space="0" w:color="auto"/>
                  </w:divBdr>
                </w:div>
              </w:divsChild>
            </w:div>
            <w:div w:id="387385725">
              <w:marLeft w:val="0"/>
              <w:marRight w:val="0"/>
              <w:marTop w:val="0"/>
              <w:marBottom w:val="0"/>
              <w:divBdr>
                <w:top w:val="none" w:sz="0" w:space="0" w:color="auto"/>
                <w:left w:val="none" w:sz="0" w:space="0" w:color="auto"/>
                <w:bottom w:val="none" w:sz="0" w:space="0" w:color="auto"/>
                <w:right w:val="none" w:sz="0" w:space="0" w:color="auto"/>
              </w:divBdr>
              <w:divsChild>
                <w:div w:id="890732519">
                  <w:marLeft w:val="0"/>
                  <w:marRight w:val="0"/>
                  <w:marTop w:val="0"/>
                  <w:marBottom w:val="0"/>
                  <w:divBdr>
                    <w:top w:val="none" w:sz="0" w:space="0" w:color="auto"/>
                    <w:left w:val="none" w:sz="0" w:space="0" w:color="auto"/>
                    <w:bottom w:val="none" w:sz="0" w:space="0" w:color="auto"/>
                    <w:right w:val="none" w:sz="0" w:space="0" w:color="auto"/>
                  </w:divBdr>
                </w:div>
                <w:div w:id="35739571">
                  <w:marLeft w:val="0"/>
                  <w:marRight w:val="0"/>
                  <w:marTop w:val="0"/>
                  <w:marBottom w:val="0"/>
                  <w:divBdr>
                    <w:top w:val="none" w:sz="0" w:space="0" w:color="auto"/>
                    <w:left w:val="none" w:sz="0" w:space="0" w:color="auto"/>
                    <w:bottom w:val="none" w:sz="0" w:space="0" w:color="auto"/>
                    <w:right w:val="none" w:sz="0" w:space="0" w:color="auto"/>
                  </w:divBdr>
                </w:div>
              </w:divsChild>
            </w:div>
            <w:div w:id="1279680924">
              <w:marLeft w:val="0"/>
              <w:marRight w:val="0"/>
              <w:marTop w:val="0"/>
              <w:marBottom w:val="0"/>
              <w:divBdr>
                <w:top w:val="none" w:sz="0" w:space="0" w:color="auto"/>
                <w:left w:val="none" w:sz="0" w:space="0" w:color="auto"/>
                <w:bottom w:val="none" w:sz="0" w:space="0" w:color="auto"/>
                <w:right w:val="none" w:sz="0" w:space="0" w:color="auto"/>
              </w:divBdr>
              <w:divsChild>
                <w:div w:id="424768827">
                  <w:marLeft w:val="0"/>
                  <w:marRight w:val="0"/>
                  <w:marTop w:val="0"/>
                  <w:marBottom w:val="0"/>
                  <w:divBdr>
                    <w:top w:val="none" w:sz="0" w:space="0" w:color="auto"/>
                    <w:left w:val="none" w:sz="0" w:space="0" w:color="auto"/>
                    <w:bottom w:val="none" w:sz="0" w:space="0" w:color="auto"/>
                    <w:right w:val="none" w:sz="0" w:space="0" w:color="auto"/>
                  </w:divBdr>
                </w:div>
                <w:div w:id="57486311">
                  <w:marLeft w:val="0"/>
                  <w:marRight w:val="0"/>
                  <w:marTop w:val="0"/>
                  <w:marBottom w:val="0"/>
                  <w:divBdr>
                    <w:top w:val="none" w:sz="0" w:space="0" w:color="auto"/>
                    <w:left w:val="none" w:sz="0" w:space="0" w:color="auto"/>
                    <w:bottom w:val="none" w:sz="0" w:space="0" w:color="auto"/>
                    <w:right w:val="none" w:sz="0" w:space="0" w:color="auto"/>
                  </w:divBdr>
                </w:div>
              </w:divsChild>
            </w:div>
            <w:div w:id="1205291557">
              <w:marLeft w:val="0"/>
              <w:marRight w:val="0"/>
              <w:marTop w:val="0"/>
              <w:marBottom w:val="0"/>
              <w:divBdr>
                <w:top w:val="none" w:sz="0" w:space="0" w:color="auto"/>
                <w:left w:val="none" w:sz="0" w:space="0" w:color="auto"/>
                <w:bottom w:val="none" w:sz="0" w:space="0" w:color="auto"/>
                <w:right w:val="none" w:sz="0" w:space="0" w:color="auto"/>
              </w:divBdr>
              <w:divsChild>
                <w:div w:id="846989538">
                  <w:marLeft w:val="0"/>
                  <w:marRight w:val="0"/>
                  <w:marTop w:val="0"/>
                  <w:marBottom w:val="0"/>
                  <w:divBdr>
                    <w:top w:val="none" w:sz="0" w:space="0" w:color="auto"/>
                    <w:left w:val="none" w:sz="0" w:space="0" w:color="auto"/>
                    <w:bottom w:val="none" w:sz="0" w:space="0" w:color="auto"/>
                    <w:right w:val="none" w:sz="0" w:space="0" w:color="auto"/>
                  </w:divBdr>
                </w:div>
                <w:div w:id="1177845080">
                  <w:marLeft w:val="0"/>
                  <w:marRight w:val="0"/>
                  <w:marTop w:val="0"/>
                  <w:marBottom w:val="0"/>
                  <w:divBdr>
                    <w:top w:val="none" w:sz="0" w:space="0" w:color="auto"/>
                    <w:left w:val="none" w:sz="0" w:space="0" w:color="auto"/>
                    <w:bottom w:val="none" w:sz="0" w:space="0" w:color="auto"/>
                    <w:right w:val="none" w:sz="0" w:space="0" w:color="auto"/>
                  </w:divBdr>
                </w:div>
              </w:divsChild>
            </w:div>
            <w:div w:id="19283307">
              <w:marLeft w:val="0"/>
              <w:marRight w:val="0"/>
              <w:marTop w:val="0"/>
              <w:marBottom w:val="0"/>
              <w:divBdr>
                <w:top w:val="none" w:sz="0" w:space="0" w:color="auto"/>
                <w:left w:val="none" w:sz="0" w:space="0" w:color="auto"/>
                <w:bottom w:val="none" w:sz="0" w:space="0" w:color="auto"/>
                <w:right w:val="none" w:sz="0" w:space="0" w:color="auto"/>
              </w:divBdr>
            </w:div>
            <w:div w:id="1437826168">
              <w:marLeft w:val="0"/>
              <w:marRight w:val="0"/>
              <w:marTop w:val="0"/>
              <w:marBottom w:val="0"/>
              <w:divBdr>
                <w:top w:val="none" w:sz="0" w:space="0" w:color="auto"/>
                <w:left w:val="none" w:sz="0" w:space="0" w:color="auto"/>
                <w:bottom w:val="none" w:sz="0" w:space="0" w:color="auto"/>
                <w:right w:val="none" w:sz="0" w:space="0" w:color="auto"/>
              </w:divBdr>
            </w:div>
          </w:divsChild>
        </w:div>
        <w:div w:id="2074152991">
          <w:marLeft w:val="0"/>
          <w:marRight w:val="0"/>
          <w:marTop w:val="0"/>
          <w:marBottom w:val="0"/>
          <w:divBdr>
            <w:top w:val="none" w:sz="0" w:space="0" w:color="auto"/>
            <w:left w:val="none" w:sz="0" w:space="0" w:color="auto"/>
            <w:bottom w:val="none" w:sz="0" w:space="0" w:color="auto"/>
            <w:right w:val="none" w:sz="0" w:space="0" w:color="auto"/>
          </w:divBdr>
        </w:div>
      </w:divsChild>
    </w:div>
    <w:div w:id="207648670">
      <w:bodyDiv w:val="1"/>
      <w:marLeft w:val="0"/>
      <w:marRight w:val="0"/>
      <w:marTop w:val="0"/>
      <w:marBottom w:val="0"/>
      <w:divBdr>
        <w:top w:val="none" w:sz="0" w:space="0" w:color="auto"/>
        <w:left w:val="none" w:sz="0" w:space="0" w:color="auto"/>
        <w:bottom w:val="none" w:sz="0" w:space="0" w:color="auto"/>
        <w:right w:val="none" w:sz="0" w:space="0" w:color="auto"/>
      </w:divBdr>
      <w:divsChild>
        <w:div w:id="1128740479">
          <w:marLeft w:val="0"/>
          <w:marRight w:val="0"/>
          <w:marTop w:val="0"/>
          <w:marBottom w:val="0"/>
          <w:divBdr>
            <w:top w:val="single" w:sz="6" w:space="2" w:color="DDDDDD"/>
            <w:left w:val="single" w:sz="6" w:space="2" w:color="DDDDDD"/>
            <w:bottom w:val="single" w:sz="6" w:space="2" w:color="DDDDDD"/>
            <w:right w:val="single" w:sz="6" w:space="2" w:color="DDDDDD"/>
          </w:divBdr>
          <w:divsChild>
            <w:div w:id="445975213">
              <w:marLeft w:val="0"/>
              <w:marRight w:val="0"/>
              <w:marTop w:val="0"/>
              <w:marBottom w:val="0"/>
              <w:divBdr>
                <w:top w:val="none" w:sz="0" w:space="0" w:color="auto"/>
                <w:left w:val="none" w:sz="0" w:space="0" w:color="auto"/>
                <w:bottom w:val="none" w:sz="0" w:space="0" w:color="auto"/>
                <w:right w:val="none" w:sz="0" w:space="0" w:color="auto"/>
              </w:divBdr>
              <w:divsChild>
                <w:div w:id="774517952">
                  <w:marLeft w:val="0"/>
                  <w:marRight w:val="0"/>
                  <w:marTop w:val="0"/>
                  <w:marBottom w:val="0"/>
                  <w:divBdr>
                    <w:top w:val="none" w:sz="0" w:space="0" w:color="auto"/>
                    <w:left w:val="none" w:sz="0" w:space="0" w:color="auto"/>
                    <w:bottom w:val="none" w:sz="0" w:space="0" w:color="auto"/>
                    <w:right w:val="none" w:sz="0" w:space="0" w:color="auto"/>
                  </w:divBdr>
                </w:div>
                <w:div w:id="1339622721">
                  <w:marLeft w:val="0"/>
                  <w:marRight w:val="0"/>
                  <w:marTop w:val="0"/>
                  <w:marBottom w:val="0"/>
                  <w:divBdr>
                    <w:top w:val="none" w:sz="0" w:space="0" w:color="auto"/>
                    <w:left w:val="none" w:sz="0" w:space="0" w:color="auto"/>
                    <w:bottom w:val="none" w:sz="0" w:space="0" w:color="auto"/>
                    <w:right w:val="none" w:sz="0" w:space="0" w:color="auto"/>
                  </w:divBdr>
                </w:div>
              </w:divsChild>
            </w:div>
            <w:div w:id="24066402">
              <w:marLeft w:val="0"/>
              <w:marRight w:val="0"/>
              <w:marTop w:val="0"/>
              <w:marBottom w:val="0"/>
              <w:divBdr>
                <w:top w:val="none" w:sz="0" w:space="0" w:color="auto"/>
                <w:left w:val="none" w:sz="0" w:space="0" w:color="auto"/>
                <w:bottom w:val="none" w:sz="0" w:space="0" w:color="auto"/>
                <w:right w:val="none" w:sz="0" w:space="0" w:color="auto"/>
              </w:divBdr>
              <w:divsChild>
                <w:div w:id="663552743">
                  <w:marLeft w:val="0"/>
                  <w:marRight w:val="0"/>
                  <w:marTop w:val="0"/>
                  <w:marBottom w:val="0"/>
                  <w:divBdr>
                    <w:top w:val="none" w:sz="0" w:space="0" w:color="auto"/>
                    <w:left w:val="none" w:sz="0" w:space="0" w:color="auto"/>
                    <w:bottom w:val="none" w:sz="0" w:space="0" w:color="auto"/>
                    <w:right w:val="none" w:sz="0" w:space="0" w:color="auto"/>
                  </w:divBdr>
                </w:div>
                <w:div w:id="1650789684">
                  <w:marLeft w:val="0"/>
                  <w:marRight w:val="0"/>
                  <w:marTop w:val="0"/>
                  <w:marBottom w:val="0"/>
                  <w:divBdr>
                    <w:top w:val="none" w:sz="0" w:space="0" w:color="auto"/>
                    <w:left w:val="none" w:sz="0" w:space="0" w:color="auto"/>
                    <w:bottom w:val="none" w:sz="0" w:space="0" w:color="auto"/>
                    <w:right w:val="none" w:sz="0" w:space="0" w:color="auto"/>
                  </w:divBdr>
                </w:div>
              </w:divsChild>
            </w:div>
            <w:div w:id="597374529">
              <w:marLeft w:val="0"/>
              <w:marRight w:val="0"/>
              <w:marTop w:val="0"/>
              <w:marBottom w:val="0"/>
              <w:divBdr>
                <w:top w:val="none" w:sz="0" w:space="0" w:color="auto"/>
                <w:left w:val="none" w:sz="0" w:space="0" w:color="auto"/>
                <w:bottom w:val="none" w:sz="0" w:space="0" w:color="auto"/>
                <w:right w:val="none" w:sz="0" w:space="0" w:color="auto"/>
              </w:divBdr>
              <w:divsChild>
                <w:div w:id="242838221">
                  <w:marLeft w:val="0"/>
                  <w:marRight w:val="0"/>
                  <w:marTop w:val="0"/>
                  <w:marBottom w:val="0"/>
                  <w:divBdr>
                    <w:top w:val="none" w:sz="0" w:space="0" w:color="auto"/>
                    <w:left w:val="none" w:sz="0" w:space="0" w:color="auto"/>
                    <w:bottom w:val="none" w:sz="0" w:space="0" w:color="auto"/>
                    <w:right w:val="none" w:sz="0" w:space="0" w:color="auto"/>
                  </w:divBdr>
                </w:div>
                <w:div w:id="1377506923">
                  <w:marLeft w:val="0"/>
                  <w:marRight w:val="0"/>
                  <w:marTop w:val="0"/>
                  <w:marBottom w:val="0"/>
                  <w:divBdr>
                    <w:top w:val="none" w:sz="0" w:space="0" w:color="auto"/>
                    <w:left w:val="none" w:sz="0" w:space="0" w:color="auto"/>
                    <w:bottom w:val="none" w:sz="0" w:space="0" w:color="auto"/>
                    <w:right w:val="none" w:sz="0" w:space="0" w:color="auto"/>
                  </w:divBdr>
                </w:div>
              </w:divsChild>
            </w:div>
            <w:div w:id="254822818">
              <w:marLeft w:val="0"/>
              <w:marRight w:val="0"/>
              <w:marTop w:val="0"/>
              <w:marBottom w:val="0"/>
              <w:divBdr>
                <w:top w:val="none" w:sz="0" w:space="0" w:color="auto"/>
                <w:left w:val="none" w:sz="0" w:space="0" w:color="auto"/>
                <w:bottom w:val="none" w:sz="0" w:space="0" w:color="auto"/>
                <w:right w:val="none" w:sz="0" w:space="0" w:color="auto"/>
              </w:divBdr>
              <w:divsChild>
                <w:div w:id="1636252158">
                  <w:marLeft w:val="0"/>
                  <w:marRight w:val="0"/>
                  <w:marTop w:val="0"/>
                  <w:marBottom w:val="0"/>
                  <w:divBdr>
                    <w:top w:val="none" w:sz="0" w:space="0" w:color="auto"/>
                    <w:left w:val="none" w:sz="0" w:space="0" w:color="auto"/>
                    <w:bottom w:val="none" w:sz="0" w:space="0" w:color="auto"/>
                    <w:right w:val="none" w:sz="0" w:space="0" w:color="auto"/>
                  </w:divBdr>
                </w:div>
                <w:div w:id="1357583872">
                  <w:marLeft w:val="0"/>
                  <w:marRight w:val="0"/>
                  <w:marTop w:val="0"/>
                  <w:marBottom w:val="0"/>
                  <w:divBdr>
                    <w:top w:val="none" w:sz="0" w:space="0" w:color="auto"/>
                    <w:left w:val="none" w:sz="0" w:space="0" w:color="auto"/>
                    <w:bottom w:val="none" w:sz="0" w:space="0" w:color="auto"/>
                    <w:right w:val="none" w:sz="0" w:space="0" w:color="auto"/>
                  </w:divBdr>
                </w:div>
              </w:divsChild>
            </w:div>
            <w:div w:id="1835560129">
              <w:marLeft w:val="0"/>
              <w:marRight w:val="0"/>
              <w:marTop w:val="0"/>
              <w:marBottom w:val="0"/>
              <w:divBdr>
                <w:top w:val="none" w:sz="0" w:space="0" w:color="auto"/>
                <w:left w:val="none" w:sz="0" w:space="0" w:color="auto"/>
                <w:bottom w:val="none" w:sz="0" w:space="0" w:color="auto"/>
                <w:right w:val="none" w:sz="0" w:space="0" w:color="auto"/>
              </w:divBdr>
            </w:div>
            <w:div w:id="1052464039">
              <w:marLeft w:val="0"/>
              <w:marRight w:val="0"/>
              <w:marTop w:val="0"/>
              <w:marBottom w:val="0"/>
              <w:divBdr>
                <w:top w:val="none" w:sz="0" w:space="0" w:color="auto"/>
                <w:left w:val="none" w:sz="0" w:space="0" w:color="auto"/>
                <w:bottom w:val="none" w:sz="0" w:space="0" w:color="auto"/>
                <w:right w:val="none" w:sz="0" w:space="0" w:color="auto"/>
              </w:divBdr>
            </w:div>
          </w:divsChild>
        </w:div>
        <w:div w:id="984430850">
          <w:marLeft w:val="0"/>
          <w:marRight w:val="0"/>
          <w:marTop w:val="0"/>
          <w:marBottom w:val="0"/>
          <w:divBdr>
            <w:top w:val="none" w:sz="0" w:space="0" w:color="auto"/>
            <w:left w:val="none" w:sz="0" w:space="0" w:color="auto"/>
            <w:bottom w:val="none" w:sz="0" w:space="0" w:color="auto"/>
            <w:right w:val="none" w:sz="0" w:space="0" w:color="auto"/>
          </w:divBdr>
        </w:div>
      </w:divsChild>
    </w:div>
    <w:div w:id="209147618">
      <w:bodyDiv w:val="1"/>
      <w:marLeft w:val="0"/>
      <w:marRight w:val="0"/>
      <w:marTop w:val="0"/>
      <w:marBottom w:val="0"/>
      <w:divBdr>
        <w:top w:val="none" w:sz="0" w:space="0" w:color="auto"/>
        <w:left w:val="none" w:sz="0" w:space="0" w:color="auto"/>
        <w:bottom w:val="none" w:sz="0" w:space="0" w:color="auto"/>
        <w:right w:val="none" w:sz="0" w:space="0" w:color="auto"/>
      </w:divBdr>
      <w:divsChild>
        <w:div w:id="887380982">
          <w:marLeft w:val="0"/>
          <w:marRight w:val="0"/>
          <w:marTop w:val="0"/>
          <w:marBottom w:val="0"/>
          <w:divBdr>
            <w:top w:val="single" w:sz="6" w:space="2" w:color="DDDDDD"/>
            <w:left w:val="single" w:sz="6" w:space="2" w:color="DDDDDD"/>
            <w:bottom w:val="single" w:sz="6" w:space="2" w:color="DDDDDD"/>
            <w:right w:val="single" w:sz="6" w:space="2" w:color="DDDDDD"/>
          </w:divBdr>
          <w:divsChild>
            <w:div w:id="913470902">
              <w:marLeft w:val="0"/>
              <w:marRight w:val="0"/>
              <w:marTop w:val="0"/>
              <w:marBottom w:val="0"/>
              <w:divBdr>
                <w:top w:val="none" w:sz="0" w:space="0" w:color="auto"/>
                <w:left w:val="none" w:sz="0" w:space="0" w:color="auto"/>
                <w:bottom w:val="none" w:sz="0" w:space="0" w:color="auto"/>
                <w:right w:val="none" w:sz="0" w:space="0" w:color="auto"/>
              </w:divBdr>
              <w:divsChild>
                <w:div w:id="948583093">
                  <w:marLeft w:val="0"/>
                  <w:marRight w:val="0"/>
                  <w:marTop w:val="0"/>
                  <w:marBottom w:val="0"/>
                  <w:divBdr>
                    <w:top w:val="none" w:sz="0" w:space="0" w:color="auto"/>
                    <w:left w:val="none" w:sz="0" w:space="0" w:color="auto"/>
                    <w:bottom w:val="none" w:sz="0" w:space="0" w:color="auto"/>
                    <w:right w:val="none" w:sz="0" w:space="0" w:color="auto"/>
                  </w:divBdr>
                </w:div>
                <w:div w:id="960377137">
                  <w:marLeft w:val="0"/>
                  <w:marRight w:val="0"/>
                  <w:marTop w:val="0"/>
                  <w:marBottom w:val="0"/>
                  <w:divBdr>
                    <w:top w:val="none" w:sz="0" w:space="0" w:color="auto"/>
                    <w:left w:val="none" w:sz="0" w:space="0" w:color="auto"/>
                    <w:bottom w:val="none" w:sz="0" w:space="0" w:color="auto"/>
                    <w:right w:val="none" w:sz="0" w:space="0" w:color="auto"/>
                  </w:divBdr>
                </w:div>
              </w:divsChild>
            </w:div>
            <w:div w:id="2097364120">
              <w:marLeft w:val="0"/>
              <w:marRight w:val="0"/>
              <w:marTop w:val="0"/>
              <w:marBottom w:val="0"/>
              <w:divBdr>
                <w:top w:val="none" w:sz="0" w:space="0" w:color="auto"/>
                <w:left w:val="none" w:sz="0" w:space="0" w:color="auto"/>
                <w:bottom w:val="none" w:sz="0" w:space="0" w:color="auto"/>
                <w:right w:val="none" w:sz="0" w:space="0" w:color="auto"/>
              </w:divBdr>
              <w:divsChild>
                <w:div w:id="1755590666">
                  <w:marLeft w:val="0"/>
                  <w:marRight w:val="0"/>
                  <w:marTop w:val="0"/>
                  <w:marBottom w:val="0"/>
                  <w:divBdr>
                    <w:top w:val="none" w:sz="0" w:space="0" w:color="auto"/>
                    <w:left w:val="none" w:sz="0" w:space="0" w:color="auto"/>
                    <w:bottom w:val="none" w:sz="0" w:space="0" w:color="auto"/>
                    <w:right w:val="none" w:sz="0" w:space="0" w:color="auto"/>
                  </w:divBdr>
                </w:div>
                <w:div w:id="134612769">
                  <w:marLeft w:val="0"/>
                  <w:marRight w:val="0"/>
                  <w:marTop w:val="0"/>
                  <w:marBottom w:val="0"/>
                  <w:divBdr>
                    <w:top w:val="none" w:sz="0" w:space="0" w:color="auto"/>
                    <w:left w:val="none" w:sz="0" w:space="0" w:color="auto"/>
                    <w:bottom w:val="none" w:sz="0" w:space="0" w:color="auto"/>
                    <w:right w:val="none" w:sz="0" w:space="0" w:color="auto"/>
                  </w:divBdr>
                </w:div>
              </w:divsChild>
            </w:div>
            <w:div w:id="573588818">
              <w:marLeft w:val="0"/>
              <w:marRight w:val="0"/>
              <w:marTop w:val="0"/>
              <w:marBottom w:val="0"/>
              <w:divBdr>
                <w:top w:val="none" w:sz="0" w:space="0" w:color="auto"/>
                <w:left w:val="none" w:sz="0" w:space="0" w:color="auto"/>
                <w:bottom w:val="none" w:sz="0" w:space="0" w:color="auto"/>
                <w:right w:val="none" w:sz="0" w:space="0" w:color="auto"/>
              </w:divBdr>
              <w:divsChild>
                <w:div w:id="792137102">
                  <w:marLeft w:val="0"/>
                  <w:marRight w:val="0"/>
                  <w:marTop w:val="0"/>
                  <w:marBottom w:val="0"/>
                  <w:divBdr>
                    <w:top w:val="none" w:sz="0" w:space="0" w:color="auto"/>
                    <w:left w:val="none" w:sz="0" w:space="0" w:color="auto"/>
                    <w:bottom w:val="none" w:sz="0" w:space="0" w:color="auto"/>
                    <w:right w:val="none" w:sz="0" w:space="0" w:color="auto"/>
                  </w:divBdr>
                </w:div>
                <w:div w:id="86391533">
                  <w:marLeft w:val="0"/>
                  <w:marRight w:val="0"/>
                  <w:marTop w:val="0"/>
                  <w:marBottom w:val="0"/>
                  <w:divBdr>
                    <w:top w:val="none" w:sz="0" w:space="0" w:color="auto"/>
                    <w:left w:val="none" w:sz="0" w:space="0" w:color="auto"/>
                    <w:bottom w:val="none" w:sz="0" w:space="0" w:color="auto"/>
                    <w:right w:val="none" w:sz="0" w:space="0" w:color="auto"/>
                  </w:divBdr>
                </w:div>
              </w:divsChild>
            </w:div>
            <w:div w:id="560599410">
              <w:marLeft w:val="0"/>
              <w:marRight w:val="0"/>
              <w:marTop w:val="0"/>
              <w:marBottom w:val="0"/>
              <w:divBdr>
                <w:top w:val="none" w:sz="0" w:space="0" w:color="auto"/>
                <w:left w:val="none" w:sz="0" w:space="0" w:color="auto"/>
                <w:bottom w:val="none" w:sz="0" w:space="0" w:color="auto"/>
                <w:right w:val="none" w:sz="0" w:space="0" w:color="auto"/>
              </w:divBdr>
              <w:divsChild>
                <w:div w:id="14700867">
                  <w:marLeft w:val="0"/>
                  <w:marRight w:val="0"/>
                  <w:marTop w:val="0"/>
                  <w:marBottom w:val="0"/>
                  <w:divBdr>
                    <w:top w:val="none" w:sz="0" w:space="0" w:color="auto"/>
                    <w:left w:val="none" w:sz="0" w:space="0" w:color="auto"/>
                    <w:bottom w:val="none" w:sz="0" w:space="0" w:color="auto"/>
                    <w:right w:val="none" w:sz="0" w:space="0" w:color="auto"/>
                  </w:divBdr>
                </w:div>
                <w:div w:id="481508390">
                  <w:marLeft w:val="0"/>
                  <w:marRight w:val="0"/>
                  <w:marTop w:val="0"/>
                  <w:marBottom w:val="0"/>
                  <w:divBdr>
                    <w:top w:val="none" w:sz="0" w:space="0" w:color="auto"/>
                    <w:left w:val="none" w:sz="0" w:space="0" w:color="auto"/>
                    <w:bottom w:val="none" w:sz="0" w:space="0" w:color="auto"/>
                    <w:right w:val="none" w:sz="0" w:space="0" w:color="auto"/>
                  </w:divBdr>
                </w:div>
              </w:divsChild>
            </w:div>
            <w:div w:id="1601793211">
              <w:marLeft w:val="0"/>
              <w:marRight w:val="0"/>
              <w:marTop w:val="0"/>
              <w:marBottom w:val="0"/>
              <w:divBdr>
                <w:top w:val="none" w:sz="0" w:space="0" w:color="auto"/>
                <w:left w:val="none" w:sz="0" w:space="0" w:color="auto"/>
                <w:bottom w:val="none" w:sz="0" w:space="0" w:color="auto"/>
                <w:right w:val="none" w:sz="0" w:space="0" w:color="auto"/>
              </w:divBdr>
            </w:div>
            <w:div w:id="1762139927">
              <w:marLeft w:val="0"/>
              <w:marRight w:val="0"/>
              <w:marTop w:val="0"/>
              <w:marBottom w:val="0"/>
              <w:divBdr>
                <w:top w:val="none" w:sz="0" w:space="0" w:color="auto"/>
                <w:left w:val="none" w:sz="0" w:space="0" w:color="auto"/>
                <w:bottom w:val="none" w:sz="0" w:space="0" w:color="auto"/>
                <w:right w:val="none" w:sz="0" w:space="0" w:color="auto"/>
              </w:divBdr>
            </w:div>
          </w:divsChild>
        </w:div>
        <w:div w:id="539903645">
          <w:marLeft w:val="0"/>
          <w:marRight w:val="0"/>
          <w:marTop w:val="0"/>
          <w:marBottom w:val="0"/>
          <w:divBdr>
            <w:top w:val="none" w:sz="0" w:space="0" w:color="auto"/>
            <w:left w:val="none" w:sz="0" w:space="0" w:color="auto"/>
            <w:bottom w:val="none" w:sz="0" w:space="0" w:color="auto"/>
            <w:right w:val="none" w:sz="0" w:space="0" w:color="auto"/>
          </w:divBdr>
        </w:div>
      </w:divsChild>
    </w:div>
    <w:div w:id="212010674">
      <w:bodyDiv w:val="1"/>
      <w:marLeft w:val="0"/>
      <w:marRight w:val="0"/>
      <w:marTop w:val="0"/>
      <w:marBottom w:val="0"/>
      <w:divBdr>
        <w:top w:val="none" w:sz="0" w:space="0" w:color="auto"/>
        <w:left w:val="none" w:sz="0" w:space="0" w:color="auto"/>
        <w:bottom w:val="none" w:sz="0" w:space="0" w:color="auto"/>
        <w:right w:val="none" w:sz="0" w:space="0" w:color="auto"/>
      </w:divBdr>
      <w:divsChild>
        <w:div w:id="221406895">
          <w:marLeft w:val="0"/>
          <w:marRight w:val="0"/>
          <w:marTop w:val="0"/>
          <w:marBottom w:val="0"/>
          <w:divBdr>
            <w:top w:val="single" w:sz="6" w:space="2" w:color="DDDDDD"/>
            <w:left w:val="single" w:sz="6" w:space="2" w:color="DDDDDD"/>
            <w:bottom w:val="single" w:sz="6" w:space="2" w:color="DDDDDD"/>
            <w:right w:val="single" w:sz="6" w:space="2" w:color="DDDDDD"/>
          </w:divBdr>
          <w:divsChild>
            <w:div w:id="1583025905">
              <w:marLeft w:val="0"/>
              <w:marRight w:val="0"/>
              <w:marTop w:val="0"/>
              <w:marBottom w:val="0"/>
              <w:divBdr>
                <w:top w:val="none" w:sz="0" w:space="0" w:color="auto"/>
                <w:left w:val="none" w:sz="0" w:space="0" w:color="auto"/>
                <w:bottom w:val="none" w:sz="0" w:space="0" w:color="auto"/>
                <w:right w:val="none" w:sz="0" w:space="0" w:color="auto"/>
              </w:divBdr>
              <w:divsChild>
                <w:div w:id="184291279">
                  <w:marLeft w:val="0"/>
                  <w:marRight w:val="0"/>
                  <w:marTop w:val="0"/>
                  <w:marBottom w:val="0"/>
                  <w:divBdr>
                    <w:top w:val="none" w:sz="0" w:space="0" w:color="auto"/>
                    <w:left w:val="none" w:sz="0" w:space="0" w:color="auto"/>
                    <w:bottom w:val="none" w:sz="0" w:space="0" w:color="auto"/>
                    <w:right w:val="none" w:sz="0" w:space="0" w:color="auto"/>
                  </w:divBdr>
                </w:div>
                <w:div w:id="289750490">
                  <w:marLeft w:val="0"/>
                  <w:marRight w:val="0"/>
                  <w:marTop w:val="0"/>
                  <w:marBottom w:val="0"/>
                  <w:divBdr>
                    <w:top w:val="none" w:sz="0" w:space="0" w:color="auto"/>
                    <w:left w:val="none" w:sz="0" w:space="0" w:color="auto"/>
                    <w:bottom w:val="none" w:sz="0" w:space="0" w:color="auto"/>
                    <w:right w:val="none" w:sz="0" w:space="0" w:color="auto"/>
                  </w:divBdr>
                </w:div>
              </w:divsChild>
            </w:div>
            <w:div w:id="1788887515">
              <w:marLeft w:val="0"/>
              <w:marRight w:val="0"/>
              <w:marTop w:val="0"/>
              <w:marBottom w:val="0"/>
              <w:divBdr>
                <w:top w:val="none" w:sz="0" w:space="0" w:color="auto"/>
                <w:left w:val="none" w:sz="0" w:space="0" w:color="auto"/>
                <w:bottom w:val="none" w:sz="0" w:space="0" w:color="auto"/>
                <w:right w:val="none" w:sz="0" w:space="0" w:color="auto"/>
              </w:divBdr>
              <w:divsChild>
                <w:div w:id="1247612665">
                  <w:marLeft w:val="0"/>
                  <w:marRight w:val="0"/>
                  <w:marTop w:val="0"/>
                  <w:marBottom w:val="0"/>
                  <w:divBdr>
                    <w:top w:val="none" w:sz="0" w:space="0" w:color="auto"/>
                    <w:left w:val="none" w:sz="0" w:space="0" w:color="auto"/>
                    <w:bottom w:val="none" w:sz="0" w:space="0" w:color="auto"/>
                    <w:right w:val="none" w:sz="0" w:space="0" w:color="auto"/>
                  </w:divBdr>
                </w:div>
                <w:div w:id="1871528450">
                  <w:marLeft w:val="0"/>
                  <w:marRight w:val="0"/>
                  <w:marTop w:val="0"/>
                  <w:marBottom w:val="0"/>
                  <w:divBdr>
                    <w:top w:val="none" w:sz="0" w:space="0" w:color="auto"/>
                    <w:left w:val="none" w:sz="0" w:space="0" w:color="auto"/>
                    <w:bottom w:val="none" w:sz="0" w:space="0" w:color="auto"/>
                    <w:right w:val="none" w:sz="0" w:space="0" w:color="auto"/>
                  </w:divBdr>
                </w:div>
              </w:divsChild>
            </w:div>
            <w:div w:id="894780807">
              <w:marLeft w:val="0"/>
              <w:marRight w:val="0"/>
              <w:marTop w:val="0"/>
              <w:marBottom w:val="0"/>
              <w:divBdr>
                <w:top w:val="none" w:sz="0" w:space="0" w:color="auto"/>
                <w:left w:val="none" w:sz="0" w:space="0" w:color="auto"/>
                <w:bottom w:val="none" w:sz="0" w:space="0" w:color="auto"/>
                <w:right w:val="none" w:sz="0" w:space="0" w:color="auto"/>
              </w:divBdr>
              <w:divsChild>
                <w:div w:id="2027629469">
                  <w:marLeft w:val="0"/>
                  <w:marRight w:val="0"/>
                  <w:marTop w:val="0"/>
                  <w:marBottom w:val="0"/>
                  <w:divBdr>
                    <w:top w:val="none" w:sz="0" w:space="0" w:color="auto"/>
                    <w:left w:val="none" w:sz="0" w:space="0" w:color="auto"/>
                    <w:bottom w:val="none" w:sz="0" w:space="0" w:color="auto"/>
                    <w:right w:val="none" w:sz="0" w:space="0" w:color="auto"/>
                  </w:divBdr>
                </w:div>
                <w:div w:id="867986454">
                  <w:marLeft w:val="0"/>
                  <w:marRight w:val="0"/>
                  <w:marTop w:val="0"/>
                  <w:marBottom w:val="0"/>
                  <w:divBdr>
                    <w:top w:val="none" w:sz="0" w:space="0" w:color="auto"/>
                    <w:left w:val="none" w:sz="0" w:space="0" w:color="auto"/>
                    <w:bottom w:val="none" w:sz="0" w:space="0" w:color="auto"/>
                    <w:right w:val="none" w:sz="0" w:space="0" w:color="auto"/>
                  </w:divBdr>
                </w:div>
              </w:divsChild>
            </w:div>
            <w:div w:id="2014334890">
              <w:marLeft w:val="0"/>
              <w:marRight w:val="0"/>
              <w:marTop w:val="0"/>
              <w:marBottom w:val="0"/>
              <w:divBdr>
                <w:top w:val="none" w:sz="0" w:space="0" w:color="auto"/>
                <w:left w:val="none" w:sz="0" w:space="0" w:color="auto"/>
                <w:bottom w:val="none" w:sz="0" w:space="0" w:color="auto"/>
                <w:right w:val="none" w:sz="0" w:space="0" w:color="auto"/>
              </w:divBdr>
              <w:divsChild>
                <w:div w:id="1727408666">
                  <w:marLeft w:val="0"/>
                  <w:marRight w:val="0"/>
                  <w:marTop w:val="0"/>
                  <w:marBottom w:val="0"/>
                  <w:divBdr>
                    <w:top w:val="none" w:sz="0" w:space="0" w:color="auto"/>
                    <w:left w:val="none" w:sz="0" w:space="0" w:color="auto"/>
                    <w:bottom w:val="none" w:sz="0" w:space="0" w:color="auto"/>
                    <w:right w:val="none" w:sz="0" w:space="0" w:color="auto"/>
                  </w:divBdr>
                </w:div>
                <w:div w:id="1319111624">
                  <w:marLeft w:val="0"/>
                  <w:marRight w:val="0"/>
                  <w:marTop w:val="0"/>
                  <w:marBottom w:val="0"/>
                  <w:divBdr>
                    <w:top w:val="none" w:sz="0" w:space="0" w:color="auto"/>
                    <w:left w:val="none" w:sz="0" w:space="0" w:color="auto"/>
                    <w:bottom w:val="none" w:sz="0" w:space="0" w:color="auto"/>
                    <w:right w:val="none" w:sz="0" w:space="0" w:color="auto"/>
                  </w:divBdr>
                </w:div>
              </w:divsChild>
            </w:div>
            <w:div w:id="1388994406">
              <w:marLeft w:val="0"/>
              <w:marRight w:val="0"/>
              <w:marTop w:val="0"/>
              <w:marBottom w:val="0"/>
              <w:divBdr>
                <w:top w:val="none" w:sz="0" w:space="0" w:color="auto"/>
                <w:left w:val="none" w:sz="0" w:space="0" w:color="auto"/>
                <w:bottom w:val="none" w:sz="0" w:space="0" w:color="auto"/>
                <w:right w:val="none" w:sz="0" w:space="0" w:color="auto"/>
              </w:divBdr>
            </w:div>
            <w:div w:id="1863015270">
              <w:marLeft w:val="0"/>
              <w:marRight w:val="0"/>
              <w:marTop w:val="0"/>
              <w:marBottom w:val="0"/>
              <w:divBdr>
                <w:top w:val="none" w:sz="0" w:space="0" w:color="auto"/>
                <w:left w:val="none" w:sz="0" w:space="0" w:color="auto"/>
                <w:bottom w:val="none" w:sz="0" w:space="0" w:color="auto"/>
                <w:right w:val="none" w:sz="0" w:space="0" w:color="auto"/>
              </w:divBdr>
            </w:div>
          </w:divsChild>
        </w:div>
        <w:div w:id="1666976515">
          <w:marLeft w:val="0"/>
          <w:marRight w:val="0"/>
          <w:marTop w:val="0"/>
          <w:marBottom w:val="0"/>
          <w:divBdr>
            <w:top w:val="none" w:sz="0" w:space="0" w:color="auto"/>
            <w:left w:val="none" w:sz="0" w:space="0" w:color="auto"/>
            <w:bottom w:val="none" w:sz="0" w:space="0" w:color="auto"/>
            <w:right w:val="none" w:sz="0" w:space="0" w:color="auto"/>
          </w:divBdr>
        </w:div>
      </w:divsChild>
    </w:div>
    <w:div w:id="224027748">
      <w:bodyDiv w:val="1"/>
      <w:marLeft w:val="0"/>
      <w:marRight w:val="0"/>
      <w:marTop w:val="0"/>
      <w:marBottom w:val="0"/>
      <w:divBdr>
        <w:top w:val="none" w:sz="0" w:space="0" w:color="auto"/>
        <w:left w:val="none" w:sz="0" w:space="0" w:color="auto"/>
        <w:bottom w:val="none" w:sz="0" w:space="0" w:color="auto"/>
        <w:right w:val="none" w:sz="0" w:space="0" w:color="auto"/>
      </w:divBdr>
      <w:divsChild>
        <w:div w:id="1844974439">
          <w:marLeft w:val="0"/>
          <w:marRight w:val="0"/>
          <w:marTop w:val="0"/>
          <w:marBottom w:val="0"/>
          <w:divBdr>
            <w:top w:val="single" w:sz="6" w:space="2" w:color="DDDDDD"/>
            <w:left w:val="single" w:sz="6" w:space="2" w:color="DDDDDD"/>
            <w:bottom w:val="single" w:sz="6" w:space="2" w:color="DDDDDD"/>
            <w:right w:val="single" w:sz="6" w:space="2" w:color="DDDDDD"/>
          </w:divBdr>
          <w:divsChild>
            <w:div w:id="706183035">
              <w:marLeft w:val="0"/>
              <w:marRight w:val="0"/>
              <w:marTop w:val="0"/>
              <w:marBottom w:val="0"/>
              <w:divBdr>
                <w:top w:val="none" w:sz="0" w:space="0" w:color="auto"/>
                <w:left w:val="none" w:sz="0" w:space="0" w:color="auto"/>
                <w:bottom w:val="none" w:sz="0" w:space="0" w:color="auto"/>
                <w:right w:val="none" w:sz="0" w:space="0" w:color="auto"/>
              </w:divBdr>
              <w:divsChild>
                <w:div w:id="1270049263">
                  <w:marLeft w:val="0"/>
                  <w:marRight w:val="0"/>
                  <w:marTop w:val="0"/>
                  <w:marBottom w:val="0"/>
                  <w:divBdr>
                    <w:top w:val="none" w:sz="0" w:space="0" w:color="auto"/>
                    <w:left w:val="none" w:sz="0" w:space="0" w:color="auto"/>
                    <w:bottom w:val="none" w:sz="0" w:space="0" w:color="auto"/>
                    <w:right w:val="none" w:sz="0" w:space="0" w:color="auto"/>
                  </w:divBdr>
                </w:div>
                <w:div w:id="655301605">
                  <w:marLeft w:val="0"/>
                  <w:marRight w:val="0"/>
                  <w:marTop w:val="0"/>
                  <w:marBottom w:val="0"/>
                  <w:divBdr>
                    <w:top w:val="none" w:sz="0" w:space="0" w:color="auto"/>
                    <w:left w:val="none" w:sz="0" w:space="0" w:color="auto"/>
                    <w:bottom w:val="none" w:sz="0" w:space="0" w:color="auto"/>
                    <w:right w:val="none" w:sz="0" w:space="0" w:color="auto"/>
                  </w:divBdr>
                </w:div>
              </w:divsChild>
            </w:div>
            <w:div w:id="41175948">
              <w:marLeft w:val="0"/>
              <w:marRight w:val="0"/>
              <w:marTop w:val="0"/>
              <w:marBottom w:val="0"/>
              <w:divBdr>
                <w:top w:val="none" w:sz="0" w:space="0" w:color="auto"/>
                <w:left w:val="none" w:sz="0" w:space="0" w:color="auto"/>
                <w:bottom w:val="none" w:sz="0" w:space="0" w:color="auto"/>
                <w:right w:val="none" w:sz="0" w:space="0" w:color="auto"/>
              </w:divBdr>
              <w:divsChild>
                <w:div w:id="1342777542">
                  <w:marLeft w:val="0"/>
                  <w:marRight w:val="0"/>
                  <w:marTop w:val="0"/>
                  <w:marBottom w:val="0"/>
                  <w:divBdr>
                    <w:top w:val="none" w:sz="0" w:space="0" w:color="auto"/>
                    <w:left w:val="none" w:sz="0" w:space="0" w:color="auto"/>
                    <w:bottom w:val="none" w:sz="0" w:space="0" w:color="auto"/>
                    <w:right w:val="none" w:sz="0" w:space="0" w:color="auto"/>
                  </w:divBdr>
                </w:div>
                <w:div w:id="1021395662">
                  <w:marLeft w:val="0"/>
                  <w:marRight w:val="0"/>
                  <w:marTop w:val="0"/>
                  <w:marBottom w:val="0"/>
                  <w:divBdr>
                    <w:top w:val="none" w:sz="0" w:space="0" w:color="auto"/>
                    <w:left w:val="none" w:sz="0" w:space="0" w:color="auto"/>
                    <w:bottom w:val="none" w:sz="0" w:space="0" w:color="auto"/>
                    <w:right w:val="none" w:sz="0" w:space="0" w:color="auto"/>
                  </w:divBdr>
                </w:div>
              </w:divsChild>
            </w:div>
            <w:div w:id="904535613">
              <w:marLeft w:val="0"/>
              <w:marRight w:val="0"/>
              <w:marTop w:val="0"/>
              <w:marBottom w:val="0"/>
              <w:divBdr>
                <w:top w:val="none" w:sz="0" w:space="0" w:color="auto"/>
                <w:left w:val="none" w:sz="0" w:space="0" w:color="auto"/>
                <w:bottom w:val="none" w:sz="0" w:space="0" w:color="auto"/>
                <w:right w:val="none" w:sz="0" w:space="0" w:color="auto"/>
              </w:divBdr>
              <w:divsChild>
                <w:div w:id="1640451022">
                  <w:marLeft w:val="0"/>
                  <w:marRight w:val="0"/>
                  <w:marTop w:val="0"/>
                  <w:marBottom w:val="0"/>
                  <w:divBdr>
                    <w:top w:val="none" w:sz="0" w:space="0" w:color="auto"/>
                    <w:left w:val="none" w:sz="0" w:space="0" w:color="auto"/>
                    <w:bottom w:val="none" w:sz="0" w:space="0" w:color="auto"/>
                    <w:right w:val="none" w:sz="0" w:space="0" w:color="auto"/>
                  </w:divBdr>
                </w:div>
                <w:div w:id="1207722125">
                  <w:marLeft w:val="0"/>
                  <w:marRight w:val="0"/>
                  <w:marTop w:val="0"/>
                  <w:marBottom w:val="0"/>
                  <w:divBdr>
                    <w:top w:val="none" w:sz="0" w:space="0" w:color="auto"/>
                    <w:left w:val="none" w:sz="0" w:space="0" w:color="auto"/>
                    <w:bottom w:val="none" w:sz="0" w:space="0" w:color="auto"/>
                    <w:right w:val="none" w:sz="0" w:space="0" w:color="auto"/>
                  </w:divBdr>
                </w:div>
              </w:divsChild>
            </w:div>
            <w:div w:id="1303734079">
              <w:marLeft w:val="0"/>
              <w:marRight w:val="0"/>
              <w:marTop w:val="0"/>
              <w:marBottom w:val="0"/>
              <w:divBdr>
                <w:top w:val="none" w:sz="0" w:space="0" w:color="auto"/>
                <w:left w:val="none" w:sz="0" w:space="0" w:color="auto"/>
                <w:bottom w:val="none" w:sz="0" w:space="0" w:color="auto"/>
                <w:right w:val="none" w:sz="0" w:space="0" w:color="auto"/>
              </w:divBdr>
              <w:divsChild>
                <w:div w:id="763917667">
                  <w:marLeft w:val="0"/>
                  <w:marRight w:val="0"/>
                  <w:marTop w:val="0"/>
                  <w:marBottom w:val="0"/>
                  <w:divBdr>
                    <w:top w:val="none" w:sz="0" w:space="0" w:color="auto"/>
                    <w:left w:val="none" w:sz="0" w:space="0" w:color="auto"/>
                    <w:bottom w:val="none" w:sz="0" w:space="0" w:color="auto"/>
                    <w:right w:val="none" w:sz="0" w:space="0" w:color="auto"/>
                  </w:divBdr>
                </w:div>
                <w:div w:id="284237341">
                  <w:marLeft w:val="0"/>
                  <w:marRight w:val="0"/>
                  <w:marTop w:val="0"/>
                  <w:marBottom w:val="0"/>
                  <w:divBdr>
                    <w:top w:val="none" w:sz="0" w:space="0" w:color="auto"/>
                    <w:left w:val="none" w:sz="0" w:space="0" w:color="auto"/>
                    <w:bottom w:val="none" w:sz="0" w:space="0" w:color="auto"/>
                    <w:right w:val="none" w:sz="0" w:space="0" w:color="auto"/>
                  </w:divBdr>
                </w:div>
              </w:divsChild>
            </w:div>
            <w:div w:id="1947301323">
              <w:marLeft w:val="0"/>
              <w:marRight w:val="0"/>
              <w:marTop w:val="0"/>
              <w:marBottom w:val="0"/>
              <w:divBdr>
                <w:top w:val="none" w:sz="0" w:space="0" w:color="auto"/>
                <w:left w:val="none" w:sz="0" w:space="0" w:color="auto"/>
                <w:bottom w:val="none" w:sz="0" w:space="0" w:color="auto"/>
                <w:right w:val="none" w:sz="0" w:space="0" w:color="auto"/>
              </w:divBdr>
            </w:div>
            <w:div w:id="85345304">
              <w:marLeft w:val="0"/>
              <w:marRight w:val="0"/>
              <w:marTop w:val="0"/>
              <w:marBottom w:val="0"/>
              <w:divBdr>
                <w:top w:val="none" w:sz="0" w:space="0" w:color="auto"/>
                <w:left w:val="none" w:sz="0" w:space="0" w:color="auto"/>
                <w:bottom w:val="none" w:sz="0" w:space="0" w:color="auto"/>
                <w:right w:val="none" w:sz="0" w:space="0" w:color="auto"/>
              </w:divBdr>
            </w:div>
          </w:divsChild>
        </w:div>
        <w:div w:id="1541473010">
          <w:marLeft w:val="0"/>
          <w:marRight w:val="0"/>
          <w:marTop w:val="0"/>
          <w:marBottom w:val="0"/>
          <w:divBdr>
            <w:top w:val="none" w:sz="0" w:space="0" w:color="auto"/>
            <w:left w:val="none" w:sz="0" w:space="0" w:color="auto"/>
            <w:bottom w:val="none" w:sz="0" w:space="0" w:color="auto"/>
            <w:right w:val="none" w:sz="0" w:space="0" w:color="auto"/>
          </w:divBdr>
        </w:div>
      </w:divsChild>
    </w:div>
    <w:div w:id="225722720">
      <w:bodyDiv w:val="1"/>
      <w:marLeft w:val="0"/>
      <w:marRight w:val="0"/>
      <w:marTop w:val="0"/>
      <w:marBottom w:val="0"/>
      <w:divBdr>
        <w:top w:val="none" w:sz="0" w:space="0" w:color="auto"/>
        <w:left w:val="none" w:sz="0" w:space="0" w:color="auto"/>
        <w:bottom w:val="none" w:sz="0" w:space="0" w:color="auto"/>
        <w:right w:val="none" w:sz="0" w:space="0" w:color="auto"/>
      </w:divBdr>
      <w:divsChild>
        <w:div w:id="1896818549">
          <w:marLeft w:val="0"/>
          <w:marRight w:val="0"/>
          <w:marTop w:val="0"/>
          <w:marBottom w:val="0"/>
          <w:divBdr>
            <w:top w:val="single" w:sz="6" w:space="2" w:color="DDDDDD"/>
            <w:left w:val="single" w:sz="6" w:space="2" w:color="DDDDDD"/>
            <w:bottom w:val="single" w:sz="6" w:space="2" w:color="DDDDDD"/>
            <w:right w:val="single" w:sz="6" w:space="2" w:color="DDDDDD"/>
          </w:divBdr>
          <w:divsChild>
            <w:div w:id="1324821296">
              <w:marLeft w:val="0"/>
              <w:marRight w:val="0"/>
              <w:marTop w:val="0"/>
              <w:marBottom w:val="0"/>
              <w:divBdr>
                <w:top w:val="none" w:sz="0" w:space="0" w:color="auto"/>
                <w:left w:val="none" w:sz="0" w:space="0" w:color="auto"/>
                <w:bottom w:val="none" w:sz="0" w:space="0" w:color="auto"/>
                <w:right w:val="none" w:sz="0" w:space="0" w:color="auto"/>
              </w:divBdr>
              <w:divsChild>
                <w:div w:id="1771855636">
                  <w:marLeft w:val="0"/>
                  <w:marRight w:val="0"/>
                  <w:marTop w:val="0"/>
                  <w:marBottom w:val="0"/>
                  <w:divBdr>
                    <w:top w:val="none" w:sz="0" w:space="0" w:color="auto"/>
                    <w:left w:val="none" w:sz="0" w:space="0" w:color="auto"/>
                    <w:bottom w:val="none" w:sz="0" w:space="0" w:color="auto"/>
                    <w:right w:val="none" w:sz="0" w:space="0" w:color="auto"/>
                  </w:divBdr>
                </w:div>
                <w:div w:id="806312962">
                  <w:marLeft w:val="0"/>
                  <w:marRight w:val="0"/>
                  <w:marTop w:val="0"/>
                  <w:marBottom w:val="0"/>
                  <w:divBdr>
                    <w:top w:val="none" w:sz="0" w:space="0" w:color="auto"/>
                    <w:left w:val="none" w:sz="0" w:space="0" w:color="auto"/>
                    <w:bottom w:val="none" w:sz="0" w:space="0" w:color="auto"/>
                    <w:right w:val="none" w:sz="0" w:space="0" w:color="auto"/>
                  </w:divBdr>
                </w:div>
              </w:divsChild>
            </w:div>
            <w:div w:id="897087358">
              <w:marLeft w:val="0"/>
              <w:marRight w:val="0"/>
              <w:marTop w:val="0"/>
              <w:marBottom w:val="0"/>
              <w:divBdr>
                <w:top w:val="none" w:sz="0" w:space="0" w:color="auto"/>
                <w:left w:val="none" w:sz="0" w:space="0" w:color="auto"/>
                <w:bottom w:val="none" w:sz="0" w:space="0" w:color="auto"/>
                <w:right w:val="none" w:sz="0" w:space="0" w:color="auto"/>
              </w:divBdr>
              <w:divsChild>
                <w:div w:id="1620725713">
                  <w:marLeft w:val="0"/>
                  <w:marRight w:val="0"/>
                  <w:marTop w:val="0"/>
                  <w:marBottom w:val="0"/>
                  <w:divBdr>
                    <w:top w:val="none" w:sz="0" w:space="0" w:color="auto"/>
                    <w:left w:val="none" w:sz="0" w:space="0" w:color="auto"/>
                    <w:bottom w:val="none" w:sz="0" w:space="0" w:color="auto"/>
                    <w:right w:val="none" w:sz="0" w:space="0" w:color="auto"/>
                  </w:divBdr>
                </w:div>
                <w:div w:id="485319051">
                  <w:marLeft w:val="0"/>
                  <w:marRight w:val="0"/>
                  <w:marTop w:val="0"/>
                  <w:marBottom w:val="0"/>
                  <w:divBdr>
                    <w:top w:val="none" w:sz="0" w:space="0" w:color="auto"/>
                    <w:left w:val="none" w:sz="0" w:space="0" w:color="auto"/>
                    <w:bottom w:val="none" w:sz="0" w:space="0" w:color="auto"/>
                    <w:right w:val="none" w:sz="0" w:space="0" w:color="auto"/>
                  </w:divBdr>
                </w:div>
              </w:divsChild>
            </w:div>
            <w:div w:id="1195385743">
              <w:marLeft w:val="0"/>
              <w:marRight w:val="0"/>
              <w:marTop w:val="0"/>
              <w:marBottom w:val="0"/>
              <w:divBdr>
                <w:top w:val="none" w:sz="0" w:space="0" w:color="auto"/>
                <w:left w:val="none" w:sz="0" w:space="0" w:color="auto"/>
                <w:bottom w:val="none" w:sz="0" w:space="0" w:color="auto"/>
                <w:right w:val="none" w:sz="0" w:space="0" w:color="auto"/>
              </w:divBdr>
              <w:divsChild>
                <w:div w:id="1182166573">
                  <w:marLeft w:val="0"/>
                  <w:marRight w:val="0"/>
                  <w:marTop w:val="0"/>
                  <w:marBottom w:val="0"/>
                  <w:divBdr>
                    <w:top w:val="none" w:sz="0" w:space="0" w:color="auto"/>
                    <w:left w:val="none" w:sz="0" w:space="0" w:color="auto"/>
                    <w:bottom w:val="none" w:sz="0" w:space="0" w:color="auto"/>
                    <w:right w:val="none" w:sz="0" w:space="0" w:color="auto"/>
                  </w:divBdr>
                </w:div>
                <w:div w:id="1327125051">
                  <w:marLeft w:val="0"/>
                  <w:marRight w:val="0"/>
                  <w:marTop w:val="0"/>
                  <w:marBottom w:val="0"/>
                  <w:divBdr>
                    <w:top w:val="none" w:sz="0" w:space="0" w:color="auto"/>
                    <w:left w:val="none" w:sz="0" w:space="0" w:color="auto"/>
                    <w:bottom w:val="none" w:sz="0" w:space="0" w:color="auto"/>
                    <w:right w:val="none" w:sz="0" w:space="0" w:color="auto"/>
                  </w:divBdr>
                </w:div>
              </w:divsChild>
            </w:div>
            <w:div w:id="828788898">
              <w:marLeft w:val="0"/>
              <w:marRight w:val="0"/>
              <w:marTop w:val="0"/>
              <w:marBottom w:val="0"/>
              <w:divBdr>
                <w:top w:val="none" w:sz="0" w:space="0" w:color="auto"/>
                <w:left w:val="none" w:sz="0" w:space="0" w:color="auto"/>
                <w:bottom w:val="none" w:sz="0" w:space="0" w:color="auto"/>
                <w:right w:val="none" w:sz="0" w:space="0" w:color="auto"/>
              </w:divBdr>
              <w:divsChild>
                <w:div w:id="863665825">
                  <w:marLeft w:val="0"/>
                  <w:marRight w:val="0"/>
                  <w:marTop w:val="0"/>
                  <w:marBottom w:val="0"/>
                  <w:divBdr>
                    <w:top w:val="none" w:sz="0" w:space="0" w:color="auto"/>
                    <w:left w:val="none" w:sz="0" w:space="0" w:color="auto"/>
                    <w:bottom w:val="none" w:sz="0" w:space="0" w:color="auto"/>
                    <w:right w:val="none" w:sz="0" w:space="0" w:color="auto"/>
                  </w:divBdr>
                </w:div>
                <w:div w:id="423115808">
                  <w:marLeft w:val="0"/>
                  <w:marRight w:val="0"/>
                  <w:marTop w:val="0"/>
                  <w:marBottom w:val="0"/>
                  <w:divBdr>
                    <w:top w:val="none" w:sz="0" w:space="0" w:color="auto"/>
                    <w:left w:val="none" w:sz="0" w:space="0" w:color="auto"/>
                    <w:bottom w:val="none" w:sz="0" w:space="0" w:color="auto"/>
                    <w:right w:val="none" w:sz="0" w:space="0" w:color="auto"/>
                  </w:divBdr>
                </w:div>
              </w:divsChild>
            </w:div>
            <w:div w:id="65880427">
              <w:marLeft w:val="0"/>
              <w:marRight w:val="0"/>
              <w:marTop w:val="0"/>
              <w:marBottom w:val="0"/>
              <w:divBdr>
                <w:top w:val="none" w:sz="0" w:space="0" w:color="auto"/>
                <w:left w:val="none" w:sz="0" w:space="0" w:color="auto"/>
                <w:bottom w:val="none" w:sz="0" w:space="0" w:color="auto"/>
                <w:right w:val="none" w:sz="0" w:space="0" w:color="auto"/>
              </w:divBdr>
            </w:div>
            <w:div w:id="1081754975">
              <w:marLeft w:val="0"/>
              <w:marRight w:val="0"/>
              <w:marTop w:val="0"/>
              <w:marBottom w:val="0"/>
              <w:divBdr>
                <w:top w:val="none" w:sz="0" w:space="0" w:color="auto"/>
                <w:left w:val="none" w:sz="0" w:space="0" w:color="auto"/>
                <w:bottom w:val="none" w:sz="0" w:space="0" w:color="auto"/>
                <w:right w:val="none" w:sz="0" w:space="0" w:color="auto"/>
              </w:divBdr>
            </w:div>
          </w:divsChild>
        </w:div>
        <w:div w:id="1202404827">
          <w:marLeft w:val="0"/>
          <w:marRight w:val="0"/>
          <w:marTop w:val="0"/>
          <w:marBottom w:val="0"/>
          <w:divBdr>
            <w:top w:val="none" w:sz="0" w:space="0" w:color="auto"/>
            <w:left w:val="none" w:sz="0" w:space="0" w:color="auto"/>
            <w:bottom w:val="none" w:sz="0" w:space="0" w:color="auto"/>
            <w:right w:val="none" w:sz="0" w:space="0" w:color="auto"/>
          </w:divBdr>
        </w:div>
      </w:divsChild>
    </w:div>
    <w:div w:id="236718029">
      <w:bodyDiv w:val="1"/>
      <w:marLeft w:val="0"/>
      <w:marRight w:val="0"/>
      <w:marTop w:val="0"/>
      <w:marBottom w:val="0"/>
      <w:divBdr>
        <w:top w:val="none" w:sz="0" w:space="0" w:color="auto"/>
        <w:left w:val="none" w:sz="0" w:space="0" w:color="auto"/>
        <w:bottom w:val="none" w:sz="0" w:space="0" w:color="auto"/>
        <w:right w:val="none" w:sz="0" w:space="0" w:color="auto"/>
      </w:divBdr>
      <w:divsChild>
        <w:div w:id="185486744">
          <w:marLeft w:val="0"/>
          <w:marRight w:val="0"/>
          <w:marTop w:val="0"/>
          <w:marBottom w:val="0"/>
          <w:divBdr>
            <w:top w:val="single" w:sz="6" w:space="2" w:color="DDDDDD"/>
            <w:left w:val="single" w:sz="6" w:space="2" w:color="DDDDDD"/>
            <w:bottom w:val="single" w:sz="6" w:space="2" w:color="DDDDDD"/>
            <w:right w:val="single" w:sz="6" w:space="2" w:color="DDDDDD"/>
          </w:divBdr>
          <w:divsChild>
            <w:div w:id="1445660599">
              <w:marLeft w:val="0"/>
              <w:marRight w:val="0"/>
              <w:marTop w:val="0"/>
              <w:marBottom w:val="0"/>
              <w:divBdr>
                <w:top w:val="none" w:sz="0" w:space="0" w:color="auto"/>
                <w:left w:val="none" w:sz="0" w:space="0" w:color="auto"/>
                <w:bottom w:val="none" w:sz="0" w:space="0" w:color="auto"/>
                <w:right w:val="none" w:sz="0" w:space="0" w:color="auto"/>
              </w:divBdr>
              <w:divsChild>
                <w:div w:id="96483298">
                  <w:marLeft w:val="0"/>
                  <w:marRight w:val="0"/>
                  <w:marTop w:val="0"/>
                  <w:marBottom w:val="0"/>
                  <w:divBdr>
                    <w:top w:val="none" w:sz="0" w:space="0" w:color="auto"/>
                    <w:left w:val="none" w:sz="0" w:space="0" w:color="auto"/>
                    <w:bottom w:val="none" w:sz="0" w:space="0" w:color="auto"/>
                    <w:right w:val="none" w:sz="0" w:space="0" w:color="auto"/>
                  </w:divBdr>
                </w:div>
                <w:div w:id="1849714374">
                  <w:marLeft w:val="0"/>
                  <w:marRight w:val="0"/>
                  <w:marTop w:val="0"/>
                  <w:marBottom w:val="0"/>
                  <w:divBdr>
                    <w:top w:val="none" w:sz="0" w:space="0" w:color="auto"/>
                    <w:left w:val="none" w:sz="0" w:space="0" w:color="auto"/>
                    <w:bottom w:val="none" w:sz="0" w:space="0" w:color="auto"/>
                    <w:right w:val="none" w:sz="0" w:space="0" w:color="auto"/>
                  </w:divBdr>
                </w:div>
              </w:divsChild>
            </w:div>
            <w:div w:id="1502429455">
              <w:marLeft w:val="0"/>
              <w:marRight w:val="0"/>
              <w:marTop w:val="0"/>
              <w:marBottom w:val="0"/>
              <w:divBdr>
                <w:top w:val="none" w:sz="0" w:space="0" w:color="auto"/>
                <w:left w:val="none" w:sz="0" w:space="0" w:color="auto"/>
                <w:bottom w:val="none" w:sz="0" w:space="0" w:color="auto"/>
                <w:right w:val="none" w:sz="0" w:space="0" w:color="auto"/>
              </w:divBdr>
              <w:divsChild>
                <w:div w:id="1920289047">
                  <w:marLeft w:val="0"/>
                  <w:marRight w:val="0"/>
                  <w:marTop w:val="0"/>
                  <w:marBottom w:val="0"/>
                  <w:divBdr>
                    <w:top w:val="none" w:sz="0" w:space="0" w:color="auto"/>
                    <w:left w:val="none" w:sz="0" w:space="0" w:color="auto"/>
                    <w:bottom w:val="none" w:sz="0" w:space="0" w:color="auto"/>
                    <w:right w:val="none" w:sz="0" w:space="0" w:color="auto"/>
                  </w:divBdr>
                </w:div>
                <w:div w:id="200630211">
                  <w:marLeft w:val="0"/>
                  <w:marRight w:val="0"/>
                  <w:marTop w:val="0"/>
                  <w:marBottom w:val="0"/>
                  <w:divBdr>
                    <w:top w:val="none" w:sz="0" w:space="0" w:color="auto"/>
                    <w:left w:val="none" w:sz="0" w:space="0" w:color="auto"/>
                    <w:bottom w:val="none" w:sz="0" w:space="0" w:color="auto"/>
                    <w:right w:val="none" w:sz="0" w:space="0" w:color="auto"/>
                  </w:divBdr>
                </w:div>
              </w:divsChild>
            </w:div>
            <w:div w:id="2044204803">
              <w:marLeft w:val="0"/>
              <w:marRight w:val="0"/>
              <w:marTop w:val="0"/>
              <w:marBottom w:val="0"/>
              <w:divBdr>
                <w:top w:val="none" w:sz="0" w:space="0" w:color="auto"/>
                <w:left w:val="none" w:sz="0" w:space="0" w:color="auto"/>
                <w:bottom w:val="none" w:sz="0" w:space="0" w:color="auto"/>
                <w:right w:val="none" w:sz="0" w:space="0" w:color="auto"/>
              </w:divBdr>
              <w:divsChild>
                <w:div w:id="56980844">
                  <w:marLeft w:val="0"/>
                  <w:marRight w:val="0"/>
                  <w:marTop w:val="0"/>
                  <w:marBottom w:val="0"/>
                  <w:divBdr>
                    <w:top w:val="none" w:sz="0" w:space="0" w:color="auto"/>
                    <w:left w:val="none" w:sz="0" w:space="0" w:color="auto"/>
                    <w:bottom w:val="none" w:sz="0" w:space="0" w:color="auto"/>
                    <w:right w:val="none" w:sz="0" w:space="0" w:color="auto"/>
                  </w:divBdr>
                </w:div>
                <w:div w:id="1576285878">
                  <w:marLeft w:val="0"/>
                  <w:marRight w:val="0"/>
                  <w:marTop w:val="0"/>
                  <w:marBottom w:val="0"/>
                  <w:divBdr>
                    <w:top w:val="none" w:sz="0" w:space="0" w:color="auto"/>
                    <w:left w:val="none" w:sz="0" w:space="0" w:color="auto"/>
                    <w:bottom w:val="none" w:sz="0" w:space="0" w:color="auto"/>
                    <w:right w:val="none" w:sz="0" w:space="0" w:color="auto"/>
                  </w:divBdr>
                </w:div>
              </w:divsChild>
            </w:div>
            <w:div w:id="55858985">
              <w:marLeft w:val="0"/>
              <w:marRight w:val="0"/>
              <w:marTop w:val="0"/>
              <w:marBottom w:val="0"/>
              <w:divBdr>
                <w:top w:val="none" w:sz="0" w:space="0" w:color="auto"/>
                <w:left w:val="none" w:sz="0" w:space="0" w:color="auto"/>
                <w:bottom w:val="none" w:sz="0" w:space="0" w:color="auto"/>
                <w:right w:val="none" w:sz="0" w:space="0" w:color="auto"/>
              </w:divBdr>
              <w:divsChild>
                <w:div w:id="1247616990">
                  <w:marLeft w:val="0"/>
                  <w:marRight w:val="0"/>
                  <w:marTop w:val="0"/>
                  <w:marBottom w:val="0"/>
                  <w:divBdr>
                    <w:top w:val="none" w:sz="0" w:space="0" w:color="auto"/>
                    <w:left w:val="none" w:sz="0" w:space="0" w:color="auto"/>
                    <w:bottom w:val="none" w:sz="0" w:space="0" w:color="auto"/>
                    <w:right w:val="none" w:sz="0" w:space="0" w:color="auto"/>
                  </w:divBdr>
                </w:div>
                <w:div w:id="539704805">
                  <w:marLeft w:val="0"/>
                  <w:marRight w:val="0"/>
                  <w:marTop w:val="0"/>
                  <w:marBottom w:val="0"/>
                  <w:divBdr>
                    <w:top w:val="none" w:sz="0" w:space="0" w:color="auto"/>
                    <w:left w:val="none" w:sz="0" w:space="0" w:color="auto"/>
                    <w:bottom w:val="none" w:sz="0" w:space="0" w:color="auto"/>
                    <w:right w:val="none" w:sz="0" w:space="0" w:color="auto"/>
                  </w:divBdr>
                </w:div>
              </w:divsChild>
            </w:div>
            <w:div w:id="1764375653">
              <w:marLeft w:val="0"/>
              <w:marRight w:val="0"/>
              <w:marTop w:val="0"/>
              <w:marBottom w:val="0"/>
              <w:divBdr>
                <w:top w:val="none" w:sz="0" w:space="0" w:color="auto"/>
                <w:left w:val="none" w:sz="0" w:space="0" w:color="auto"/>
                <w:bottom w:val="none" w:sz="0" w:space="0" w:color="auto"/>
                <w:right w:val="none" w:sz="0" w:space="0" w:color="auto"/>
              </w:divBdr>
            </w:div>
            <w:div w:id="2067217943">
              <w:marLeft w:val="0"/>
              <w:marRight w:val="0"/>
              <w:marTop w:val="0"/>
              <w:marBottom w:val="0"/>
              <w:divBdr>
                <w:top w:val="none" w:sz="0" w:space="0" w:color="auto"/>
                <w:left w:val="none" w:sz="0" w:space="0" w:color="auto"/>
                <w:bottom w:val="none" w:sz="0" w:space="0" w:color="auto"/>
                <w:right w:val="none" w:sz="0" w:space="0" w:color="auto"/>
              </w:divBdr>
            </w:div>
          </w:divsChild>
        </w:div>
        <w:div w:id="1434982926">
          <w:marLeft w:val="0"/>
          <w:marRight w:val="0"/>
          <w:marTop w:val="0"/>
          <w:marBottom w:val="0"/>
          <w:divBdr>
            <w:top w:val="none" w:sz="0" w:space="0" w:color="auto"/>
            <w:left w:val="none" w:sz="0" w:space="0" w:color="auto"/>
            <w:bottom w:val="none" w:sz="0" w:space="0" w:color="auto"/>
            <w:right w:val="none" w:sz="0" w:space="0" w:color="auto"/>
          </w:divBdr>
        </w:div>
      </w:divsChild>
    </w:div>
    <w:div w:id="316081674">
      <w:bodyDiv w:val="1"/>
      <w:marLeft w:val="0"/>
      <w:marRight w:val="0"/>
      <w:marTop w:val="0"/>
      <w:marBottom w:val="0"/>
      <w:divBdr>
        <w:top w:val="none" w:sz="0" w:space="0" w:color="auto"/>
        <w:left w:val="none" w:sz="0" w:space="0" w:color="auto"/>
        <w:bottom w:val="none" w:sz="0" w:space="0" w:color="auto"/>
        <w:right w:val="none" w:sz="0" w:space="0" w:color="auto"/>
      </w:divBdr>
      <w:divsChild>
        <w:div w:id="514927985">
          <w:marLeft w:val="0"/>
          <w:marRight w:val="0"/>
          <w:marTop w:val="0"/>
          <w:marBottom w:val="0"/>
          <w:divBdr>
            <w:top w:val="single" w:sz="6" w:space="2" w:color="DDDDDD"/>
            <w:left w:val="single" w:sz="6" w:space="2" w:color="DDDDDD"/>
            <w:bottom w:val="single" w:sz="6" w:space="2" w:color="DDDDDD"/>
            <w:right w:val="single" w:sz="6" w:space="2" w:color="DDDDDD"/>
          </w:divBdr>
          <w:divsChild>
            <w:div w:id="190120091">
              <w:marLeft w:val="0"/>
              <w:marRight w:val="0"/>
              <w:marTop w:val="0"/>
              <w:marBottom w:val="0"/>
              <w:divBdr>
                <w:top w:val="none" w:sz="0" w:space="0" w:color="auto"/>
                <w:left w:val="none" w:sz="0" w:space="0" w:color="auto"/>
                <w:bottom w:val="none" w:sz="0" w:space="0" w:color="auto"/>
                <w:right w:val="none" w:sz="0" w:space="0" w:color="auto"/>
              </w:divBdr>
              <w:divsChild>
                <w:div w:id="652561377">
                  <w:marLeft w:val="0"/>
                  <w:marRight w:val="0"/>
                  <w:marTop w:val="0"/>
                  <w:marBottom w:val="0"/>
                  <w:divBdr>
                    <w:top w:val="none" w:sz="0" w:space="0" w:color="auto"/>
                    <w:left w:val="none" w:sz="0" w:space="0" w:color="auto"/>
                    <w:bottom w:val="none" w:sz="0" w:space="0" w:color="auto"/>
                    <w:right w:val="none" w:sz="0" w:space="0" w:color="auto"/>
                  </w:divBdr>
                </w:div>
                <w:div w:id="656345446">
                  <w:marLeft w:val="0"/>
                  <w:marRight w:val="0"/>
                  <w:marTop w:val="0"/>
                  <w:marBottom w:val="0"/>
                  <w:divBdr>
                    <w:top w:val="none" w:sz="0" w:space="0" w:color="auto"/>
                    <w:left w:val="none" w:sz="0" w:space="0" w:color="auto"/>
                    <w:bottom w:val="none" w:sz="0" w:space="0" w:color="auto"/>
                    <w:right w:val="none" w:sz="0" w:space="0" w:color="auto"/>
                  </w:divBdr>
                </w:div>
              </w:divsChild>
            </w:div>
            <w:div w:id="222911308">
              <w:marLeft w:val="0"/>
              <w:marRight w:val="0"/>
              <w:marTop w:val="0"/>
              <w:marBottom w:val="0"/>
              <w:divBdr>
                <w:top w:val="none" w:sz="0" w:space="0" w:color="auto"/>
                <w:left w:val="none" w:sz="0" w:space="0" w:color="auto"/>
                <w:bottom w:val="none" w:sz="0" w:space="0" w:color="auto"/>
                <w:right w:val="none" w:sz="0" w:space="0" w:color="auto"/>
              </w:divBdr>
              <w:divsChild>
                <w:div w:id="1206257362">
                  <w:marLeft w:val="0"/>
                  <w:marRight w:val="0"/>
                  <w:marTop w:val="0"/>
                  <w:marBottom w:val="0"/>
                  <w:divBdr>
                    <w:top w:val="none" w:sz="0" w:space="0" w:color="auto"/>
                    <w:left w:val="none" w:sz="0" w:space="0" w:color="auto"/>
                    <w:bottom w:val="none" w:sz="0" w:space="0" w:color="auto"/>
                    <w:right w:val="none" w:sz="0" w:space="0" w:color="auto"/>
                  </w:divBdr>
                </w:div>
                <w:div w:id="879627942">
                  <w:marLeft w:val="0"/>
                  <w:marRight w:val="0"/>
                  <w:marTop w:val="0"/>
                  <w:marBottom w:val="0"/>
                  <w:divBdr>
                    <w:top w:val="none" w:sz="0" w:space="0" w:color="auto"/>
                    <w:left w:val="none" w:sz="0" w:space="0" w:color="auto"/>
                    <w:bottom w:val="none" w:sz="0" w:space="0" w:color="auto"/>
                    <w:right w:val="none" w:sz="0" w:space="0" w:color="auto"/>
                  </w:divBdr>
                </w:div>
              </w:divsChild>
            </w:div>
            <w:div w:id="1841698406">
              <w:marLeft w:val="0"/>
              <w:marRight w:val="0"/>
              <w:marTop w:val="0"/>
              <w:marBottom w:val="0"/>
              <w:divBdr>
                <w:top w:val="none" w:sz="0" w:space="0" w:color="auto"/>
                <w:left w:val="none" w:sz="0" w:space="0" w:color="auto"/>
                <w:bottom w:val="none" w:sz="0" w:space="0" w:color="auto"/>
                <w:right w:val="none" w:sz="0" w:space="0" w:color="auto"/>
              </w:divBdr>
              <w:divsChild>
                <w:div w:id="600799691">
                  <w:marLeft w:val="0"/>
                  <w:marRight w:val="0"/>
                  <w:marTop w:val="0"/>
                  <w:marBottom w:val="0"/>
                  <w:divBdr>
                    <w:top w:val="none" w:sz="0" w:space="0" w:color="auto"/>
                    <w:left w:val="none" w:sz="0" w:space="0" w:color="auto"/>
                    <w:bottom w:val="none" w:sz="0" w:space="0" w:color="auto"/>
                    <w:right w:val="none" w:sz="0" w:space="0" w:color="auto"/>
                  </w:divBdr>
                </w:div>
                <w:div w:id="518472374">
                  <w:marLeft w:val="0"/>
                  <w:marRight w:val="0"/>
                  <w:marTop w:val="0"/>
                  <w:marBottom w:val="0"/>
                  <w:divBdr>
                    <w:top w:val="none" w:sz="0" w:space="0" w:color="auto"/>
                    <w:left w:val="none" w:sz="0" w:space="0" w:color="auto"/>
                    <w:bottom w:val="none" w:sz="0" w:space="0" w:color="auto"/>
                    <w:right w:val="none" w:sz="0" w:space="0" w:color="auto"/>
                  </w:divBdr>
                </w:div>
              </w:divsChild>
            </w:div>
            <w:div w:id="1499930153">
              <w:marLeft w:val="0"/>
              <w:marRight w:val="0"/>
              <w:marTop w:val="0"/>
              <w:marBottom w:val="0"/>
              <w:divBdr>
                <w:top w:val="none" w:sz="0" w:space="0" w:color="auto"/>
                <w:left w:val="none" w:sz="0" w:space="0" w:color="auto"/>
                <w:bottom w:val="none" w:sz="0" w:space="0" w:color="auto"/>
                <w:right w:val="none" w:sz="0" w:space="0" w:color="auto"/>
              </w:divBdr>
              <w:divsChild>
                <w:div w:id="1242985306">
                  <w:marLeft w:val="0"/>
                  <w:marRight w:val="0"/>
                  <w:marTop w:val="0"/>
                  <w:marBottom w:val="0"/>
                  <w:divBdr>
                    <w:top w:val="none" w:sz="0" w:space="0" w:color="auto"/>
                    <w:left w:val="none" w:sz="0" w:space="0" w:color="auto"/>
                    <w:bottom w:val="none" w:sz="0" w:space="0" w:color="auto"/>
                    <w:right w:val="none" w:sz="0" w:space="0" w:color="auto"/>
                  </w:divBdr>
                </w:div>
                <w:div w:id="1978533714">
                  <w:marLeft w:val="0"/>
                  <w:marRight w:val="0"/>
                  <w:marTop w:val="0"/>
                  <w:marBottom w:val="0"/>
                  <w:divBdr>
                    <w:top w:val="none" w:sz="0" w:space="0" w:color="auto"/>
                    <w:left w:val="none" w:sz="0" w:space="0" w:color="auto"/>
                    <w:bottom w:val="none" w:sz="0" w:space="0" w:color="auto"/>
                    <w:right w:val="none" w:sz="0" w:space="0" w:color="auto"/>
                  </w:divBdr>
                </w:div>
              </w:divsChild>
            </w:div>
            <w:div w:id="256595251">
              <w:marLeft w:val="0"/>
              <w:marRight w:val="0"/>
              <w:marTop w:val="0"/>
              <w:marBottom w:val="0"/>
              <w:divBdr>
                <w:top w:val="none" w:sz="0" w:space="0" w:color="auto"/>
                <w:left w:val="none" w:sz="0" w:space="0" w:color="auto"/>
                <w:bottom w:val="none" w:sz="0" w:space="0" w:color="auto"/>
                <w:right w:val="none" w:sz="0" w:space="0" w:color="auto"/>
              </w:divBdr>
            </w:div>
            <w:div w:id="845250490">
              <w:marLeft w:val="0"/>
              <w:marRight w:val="0"/>
              <w:marTop w:val="0"/>
              <w:marBottom w:val="0"/>
              <w:divBdr>
                <w:top w:val="none" w:sz="0" w:space="0" w:color="auto"/>
                <w:left w:val="none" w:sz="0" w:space="0" w:color="auto"/>
                <w:bottom w:val="none" w:sz="0" w:space="0" w:color="auto"/>
                <w:right w:val="none" w:sz="0" w:space="0" w:color="auto"/>
              </w:divBdr>
            </w:div>
          </w:divsChild>
        </w:div>
        <w:div w:id="1486777529">
          <w:marLeft w:val="0"/>
          <w:marRight w:val="0"/>
          <w:marTop w:val="0"/>
          <w:marBottom w:val="0"/>
          <w:divBdr>
            <w:top w:val="none" w:sz="0" w:space="0" w:color="auto"/>
            <w:left w:val="none" w:sz="0" w:space="0" w:color="auto"/>
            <w:bottom w:val="none" w:sz="0" w:space="0" w:color="auto"/>
            <w:right w:val="none" w:sz="0" w:space="0" w:color="auto"/>
          </w:divBdr>
        </w:div>
      </w:divsChild>
    </w:div>
    <w:div w:id="377242670">
      <w:bodyDiv w:val="1"/>
      <w:marLeft w:val="0"/>
      <w:marRight w:val="0"/>
      <w:marTop w:val="0"/>
      <w:marBottom w:val="0"/>
      <w:divBdr>
        <w:top w:val="none" w:sz="0" w:space="0" w:color="auto"/>
        <w:left w:val="none" w:sz="0" w:space="0" w:color="auto"/>
        <w:bottom w:val="none" w:sz="0" w:space="0" w:color="auto"/>
        <w:right w:val="none" w:sz="0" w:space="0" w:color="auto"/>
      </w:divBdr>
      <w:divsChild>
        <w:div w:id="1082604694">
          <w:marLeft w:val="0"/>
          <w:marRight w:val="0"/>
          <w:marTop w:val="0"/>
          <w:marBottom w:val="0"/>
          <w:divBdr>
            <w:top w:val="single" w:sz="6" w:space="2" w:color="DDDDDD"/>
            <w:left w:val="single" w:sz="6" w:space="2" w:color="DDDDDD"/>
            <w:bottom w:val="single" w:sz="6" w:space="2" w:color="DDDDDD"/>
            <w:right w:val="single" w:sz="6" w:space="2" w:color="DDDDDD"/>
          </w:divBdr>
          <w:divsChild>
            <w:div w:id="905799736">
              <w:marLeft w:val="0"/>
              <w:marRight w:val="0"/>
              <w:marTop w:val="0"/>
              <w:marBottom w:val="0"/>
              <w:divBdr>
                <w:top w:val="none" w:sz="0" w:space="0" w:color="auto"/>
                <w:left w:val="none" w:sz="0" w:space="0" w:color="auto"/>
                <w:bottom w:val="none" w:sz="0" w:space="0" w:color="auto"/>
                <w:right w:val="none" w:sz="0" w:space="0" w:color="auto"/>
              </w:divBdr>
              <w:divsChild>
                <w:div w:id="1287156890">
                  <w:marLeft w:val="0"/>
                  <w:marRight w:val="0"/>
                  <w:marTop w:val="0"/>
                  <w:marBottom w:val="0"/>
                  <w:divBdr>
                    <w:top w:val="none" w:sz="0" w:space="0" w:color="auto"/>
                    <w:left w:val="none" w:sz="0" w:space="0" w:color="auto"/>
                    <w:bottom w:val="none" w:sz="0" w:space="0" w:color="auto"/>
                    <w:right w:val="none" w:sz="0" w:space="0" w:color="auto"/>
                  </w:divBdr>
                </w:div>
                <w:div w:id="1881241189">
                  <w:marLeft w:val="0"/>
                  <w:marRight w:val="0"/>
                  <w:marTop w:val="0"/>
                  <w:marBottom w:val="0"/>
                  <w:divBdr>
                    <w:top w:val="none" w:sz="0" w:space="0" w:color="auto"/>
                    <w:left w:val="none" w:sz="0" w:space="0" w:color="auto"/>
                    <w:bottom w:val="none" w:sz="0" w:space="0" w:color="auto"/>
                    <w:right w:val="none" w:sz="0" w:space="0" w:color="auto"/>
                  </w:divBdr>
                </w:div>
              </w:divsChild>
            </w:div>
            <w:div w:id="112674436">
              <w:marLeft w:val="0"/>
              <w:marRight w:val="0"/>
              <w:marTop w:val="0"/>
              <w:marBottom w:val="0"/>
              <w:divBdr>
                <w:top w:val="none" w:sz="0" w:space="0" w:color="auto"/>
                <w:left w:val="none" w:sz="0" w:space="0" w:color="auto"/>
                <w:bottom w:val="none" w:sz="0" w:space="0" w:color="auto"/>
                <w:right w:val="none" w:sz="0" w:space="0" w:color="auto"/>
              </w:divBdr>
              <w:divsChild>
                <w:div w:id="1107237353">
                  <w:marLeft w:val="0"/>
                  <w:marRight w:val="0"/>
                  <w:marTop w:val="0"/>
                  <w:marBottom w:val="0"/>
                  <w:divBdr>
                    <w:top w:val="none" w:sz="0" w:space="0" w:color="auto"/>
                    <w:left w:val="none" w:sz="0" w:space="0" w:color="auto"/>
                    <w:bottom w:val="none" w:sz="0" w:space="0" w:color="auto"/>
                    <w:right w:val="none" w:sz="0" w:space="0" w:color="auto"/>
                  </w:divBdr>
                </w:div>
                <w:div w:id="363407960">
                  <w:marLeft w:val="0"/>
                  <w:marRight w:val="0"/>
                  <w:marTop w:val="0"/>
                  <w:marBottom w:val="0"/>
                  <w:divBdr>
                    <w:top w:val="none" w:sz="0" w:space="0" w:color="auto"/>
                    <w:left w:val="none" w:sz="0" w:space="0" w:color="auto"/>
                    <w:bottom w:val="none" w:sz="0" w:space="0" w:color="auto"/>
                    <w:right w:val="none" w:sz="0" w:space="0" w:color="auto"/>
                  </w:divBdr>
                </w:div>
              </w:divsChild>
            </w:div>
            <w:div w:id="24990885">
              <w:marLeft w:val="0"/>
              <w:marRight w:val="0"/>
              <w:marTop w:val="0"/>
              <w:marBottom w:val="0"/>
              <w:divBdr>
                <w:top w:val="none" w:sz="0" w:space="0" w:color="auto"/>
                <w:left w:val="none" w:sz="0" w:space="0" w:color="auto"/>
                <w:bottom w:val="none" w:sz="0" w:space="0" w:color="auto"/>
                <w:right w:val="none" w:sz="0" w:space="0" w:color="auto"/>
              </w:divBdr>
              <w:divsChild>
                <w:div w:id="1346177409">
                  <w:marLeft w:val="0"/>
                  <w:marRight w:val="0"/>
                  <w:marTop w:val="0"/>
                  <w:marBottom w:val="0"/>
                  <w:divBdr>
                    <w:top w:val="none" w:sz="0" w:space="0" w:color="auto"/>
                    <w:left w:val="none" w:sz="0" w:space="0" w:color="auto"/>
                    <w:bottom w:val="none" w:sz="0" w:space="0" w:color="auto"/>
                    <w:right w:val="none" w:sz="0" w:space="0" w:color="auto"/>
                  </w:divBdr>
                </w:div>
                <w:div w:id="508255999">
                  <w:marLeft w:val="0"/>
                  <w:marRight w:val="0"/>
                  <w:marTop w:val="0"/>
                  <w:marBottom w:val="0"/>
                  <w:divBdr>
                    <w:top w:val="none" w:sz="0" w:space="0" w:color="auto"/>
                    <w:left w:val="none" w:sz="0" w:space="0" w:color="auto"/>
                    <w:bottom w:val="none" w:sz="0" w:space="0" w:color="auto"/>
                    <w:right w:val="none" w:sz="0" w:space="0" w:color="auto"/>
                  </w:divBdr>
                </w:div>
              </w:divsChild>
            </w:div>
            <w:div w:id="426342495">
              <w:marLeft w:val="0"/>
              <w:marRight w:val="0"/>
              <w:marTop w:val="0"/>
              <w:marBottom w:val="0"/>
              <w:divBdr>
                <w:top w:val="none" w:sz="0" w:space="0" w:color="auto"/>
                <w:left w:val="none" w:sz="0" w:space="0" w:color="auto"/>
                <w:bottom w:val="none" w:sz="0" w:space="0" w:color="auto"/>
                <w:right w:val="none" w:sz="0" w:space="0" w:color="auto"/>
              </w:divBdr>
              <w:divsChild>
                <w:div w:id="1636258389">
                  <w:marLeft w:val="0"/>
                  <w:marRight w:val="0"/>
                  <w:marTop w:val="0"/>
                  <w:marBottom w:val="0"/>
                  <w:divBdr>
                    <w:top w:val="none" w:sz="0" w:space="0" w:color="auto"/>
                    <w:left w:val="none" w:sz="0" w:space="0" w:color="auto"/>
                    <w:bottom w:val="none" w:sz="0" w:space="0" w:color="auto"/>
                    <w:right w:val="none" w:sz="0" w:space="0" w:color="auto"/>
                  </w:divBdr>
                </w:div>
                <w:div w:id="496967639">
                  <w:marLeft w:val="0"/>
                  <w:marRight w:val="0"/>
                  <w:marTop w:val="0"/>
                  <w:marBottom w:val="0"/>
                  <w:divBdr>
                    <w:top w:val="none" w:sz="0" w:space="0" w:color="auto"/>
                    <w:left w:val="none" w:sz="0" w:space="0" w:color="auto"/>
                    <w:bottom w:val="none" w:sz="0" w:space="0" w:color="auto"/>
                    <w:right w:val="none" w:sz="0" w:space="0" w:color="auto"/>
                  </w:divBdr>
                </w:div>
              </w:divsChild>
            </w:div>
            <w:div w:id="85197323">
              <w:marLeft w:val="0"/>
              <w:marRight w:val="0"/>
              <w:marTop w:val="0"/>
              <w:marBottom w:val="0"/>
              <w:divBdr>
                <w:top w:val="none" w:sz="0" w:space="0" w:color="auto"/>
                <w:left w:val="none" w:sz="0" w:space="0" w:color="auto"/>
                <w:bottom w:val="none" w:sz="0" w:space="0" w:color="auto"/>
                <w:right w:val="none" w:sz="0" w:space="0" w:color="auto"/>
              </w:divBdr>
            </w:div>
            <w:div w:id="1941064754">
              <w:marLeft w:val="0"/>
              <w:marRight w:val="0"/>
              <w:marTop w:val="0"/>
              <w:marBottom w:val="0"/>
              <w:divBdr>
                <w:top w:val="none" w:sz="0" w:space="0" w:color="auto"/>
                <w:left w:val="none" w:sz="0" w:space="0" w:color="auto"/>
                <w:bottom w:val="none" w:sz="0" w:space="0" w:color="auto"/>
                <w:right w:val="none" w:sz="0" w:space="0" w:color="auto"/>
              </w:divBdr>
            </w:div>
          </w:divsChild>
        </w:div>
        <w:div w:id="1571229531">
          <w:marLeft w:val="0"/>
          <w:marRight w:val="0"/>
          <w:marTop w:val="0"/>
          <w:marBottom w:val="0"/>
          <w:divBdr>
            <w:top w:val="none" w:sz="0" w:space="0" w:color="auto"/>
            <w:left w:val="none" w:sz="0" w:space="0" w:color="auto"/>
            <w:bottom w:val="none" w:sz="0" w:space="0" w:color="auto"/>
            <w:right w:val="none" w:sz="0" w:space="0" w:color="auto"/>
          </w:divBdr>
        </w:div>
      </w:divsChild>
    </w:div>
    <w:div w:id="379790784">
      <w:bodyDiv w:val="1"/>
      <w:marLeft w:val="0"/>
      <w:marRight w:val="0"/>
      <w:marTop w:val="0"/>
      <w:marBottom w:val="0"/>
      <w:divBdr>
        <w:top w:val="none" w:sz="0" w:space="0" w:color="auto"/>
        <w:left w:val="none" w:sz="0" w:space="0" w:color="auto"/>
        <w:bottom w:val="none" w:sz="0" w:space="0" w:color="auto"/>
        <w:right w:val="none" w:sz="0" w:space="0" w:color="auto"/>
      </w:divBdr>
    </w:div>
    <w:div w:id="407313029">
      <w:bodyDiv w:val="1"/>
      <w:marLeft w:val="0"/>
      <w:marRight w:val="0"/>
      <w:marTop w:val="0"/>
      <w:marBottom w:val="0"/>
      <w:divBdr>
        <w:top w:val="none" w:sz="0" w:space="0" w:color="auto"/>
        <w:left w:val="none" w:sz="0" w:space="0" w:color="auto"/>
        <w:bottom w:val="none" w:sz="0" w:space="0" w:color="auto"/>
        <w:right w:val="none" w:sz="0" w:space="0" w:color="auto"/>
      </w:divBdr>
      <w:divsChild>
        <w:div w:id="81293450">
          <w:marLeft w:val="0"/>
          <w:marRight w:val="0"/>
          <w:marTop w:val="0"/>
          <w:marBottom w:val="0"/>
          <w:divBdr>
            <w:top w:val="single" w:sz="6" w:space="2" w:color="DDDDDD"/>
            <w:left w:val="single" w:sz="6" w:space="2" w:color="DDDDDD"/>
            <w:bottom w:val="single" w:sz="6" w:space="2" w:color="DDDDDD"/>
            <w:right w:val="single" w:sz="6" w:space="2" w:color="DDDDDD"/>
          </w:divBdr>
          <w:divsChild>
            <w:div w:id="503672623">
              <w:marLeft w:val="0"/>
              <w:marRight w:val="0"/>
              <w:marTop w:val="0"/>
              <w:marBottom w:val="0"/>
              <w:divBdr>
                <w:top w:val="none" w:sz="0" w:space="0" w:color="auto"/>
                <w:left w:val="none" w:sz="0" w:space="0" w:color="auto"/>
                <w:bottom w:val="none" w:sz="0" w:space="0" w:color="auto"/>
                <w:right w:val="none" w:sz="0" w:space="0" w:color="auto"/>
              </w:divBdr>
              <w:divsChild>
                <w:div w:id="1849950974">
                  <w:marLeft w:val="0"/>
                  <w:marRight w:val="0"/>
                  <w:marTop w:val="0"/>
                  <w:marBottom w:val="0"/>
                  <w:divBdr>
                    <w:top w:val="none" w:sz="0" w:space="0" w:color="auto"/>
                    <w:left w:val="none" w:sz="0" w:space="0" w:color="auto"/>
                    <w:bottom w:val="none" w:sz="0" w:space="0" w:color="auto"/>
                    <w:right w:val="none" w:sz="0" w:space="0" w:color="auto"/>
                  </w:divBdr>
                </w:div>
                <w:div w:id="1539973640">
                  <w:marLeft w:val="0"/>
                  <w:marRight w:val="0"/>
                  <w:marTop w:val="0"/>
                  <w:marBottom w:val="0"/>
                  <w:divBdr>
                    <w:top w:val="none" w:sz="0" w:space="0" w:color="auto"/>
                    <w:left w:val="none" w:sz="0" w:space="0" w:color="auto"/>
                    <w:bottom w:val="none" w:sz="0" w:space="0" w:color="auto"/>
                    <w:right w:val="none" w:sz="0" w:space="0" w:color="auto"/>
                  </w:divBdr>
                </w:div>
              </w:divsChild>
            </w:div>
            <w:div w:id="623930773">
              <w:marLeft w:val="0"/>
              <w:marRight w:val="0"/>
              <w:marTop w:val="0"/>
              <w:marBottom w:val="0"/>
              <w:divBdr>
                <w:top w:val="none" w:sz="0" w:space="0" w:color="auto"/>
                <w:left w:val="none" w:sz="0" w:space="0" w:color="auto"/>
                <w:bottom w:val="none" w:sz="0" w:space="0" w:color="auto"/>
                <w:right w:val="none" w:sz="0" w:space="0" w:color="auto"/>
              </w:divBdr>
              <w:divsChild>
                <w:div w:id="2087528033">
                  <w:marLeft w:val="0"/>
                  <w:marRight w:val="0"/>
                  <w:marTop w:val="0"/>
                  <w:marBottom w:val="0"/>
                  <w:divBdr>
                    <w:top w:val="none" w:sz="0" w:space="0" w:color="auto"/>
                    <w:left w:val="none" w:sz="0" w:space="0" w:color="auto"/>
                    <w:bottom w:val="none" w:sz="0" w:space="0" w:color="auto"/>
                    <w:right w:val="none" w:sz="0" w:space="0" w:color="auto"/>
                  </w:divBdr>
                </w:div>
                <w:div w:id="1688554559">
                  <w:marLeft w:val="0"/>
                  <w:marRight w:val="0"/>
                  <w:marTop w:val="0"/>
                  <w:marBottom w:val="0"/>
                  <w:divBdr>
                    <w:top w:val="none" w:sz="0" w:space="0" w:color="auto"/>
                    <w:left w:val="none" w:sz="0" w:space="0" w:color="auto"/>
                    <w:bottom w:val="none" w:sz="0" w:space="0" w:color="auto"/>
                    <w:right w:val="none" w:sz="0" w:space="0" w:color="auto"/>
                  </w:divBdr>
                </w:div>
              </w:divsChild>
            </w:div>
            <w:div w:id="206184470">
              <w:marLeft w:val="0"/>
              <w:marRight w:val="0"/>
              <w:marTop w:val="0"/>
              <w:marBottom w:val="0"/>
              <w:divBdr>
                <w:top w:val="none" w:sz="0" w:space="0" w:color="auto"/>
                <w:left w:val="none" w:sz="0" w:space="0" w:color="auto"/>
                <w:bottom w:val="none" w:sz="0" w:space="0" w:color="auto"/>
                <w:right w:val="none" w:sz="0" w:space="0" w:color="auto"/>
              </w:divBdr>
              <w:divsChild>
                <w:div w:id="330110434">
                  <w:marLeft w:val="0"/>
                  <w:marRight w:val="0"/>
                  <w:marTop w:val="0"/>
                  <w:marBottom w:val="0"/>
                  <w:divBdr>
                    <w:top w:val="none" w:sz="0" w:space="0" w:color="auto"/>
                    <w:left w:val="none" w:sz="0" w:space="0" w:color="auto"/>
                    <w:bottom w:val="none" w:sz="0" w:space="0" w:color="auto"/>
                    <w:right w:val="none" w:sz="0" w:space="0" w:color="auto"/>
                  </w:divBdr>
                </w:div>
                <w:div w:id="281112134">
                  <w:marLeft w:val="0"/>
                  <w:marRight w:val="0"/>
                  <w:marTop w:val="0"/>
                  <w:marBottom w:val="0"/>
                  <w:divBdr>
                    <w:top w:val="none" w:sz="0" w:space="0" w:color="auto"/>
                    <w:left w:val="none" w:sz="0" w:space="0" w:color="auto"/>
                    <w:bottom w:val="none" w:sz="0" w:space="0" w:color="auto"/>
                    <w:right w:val="none" w:sz="0" w:space="0" w:color="auto"/>
                  </w:divBdr>
                </w:div>
              </w:divsChild>
            </w:div>
            <w:div w:id="1711682914">
              <w:marLeft w:val="0"/>
              <w:marRight w:val="0"/>
              <w:marTop w:val="0"/>
              <w:marBottom w:val="0"/>
              <w:divBdr>
                <w:top w:val="none" w:sz="0" w:space="0" w:color="auto"/>
                <w:left w:val="none" w:sz="0" w:space="0" w:color="auto"/>
                <w:bottom w:val="none" w:sz="0" w:space="0" w:color="auto"/>
                <w:right w:val="none" w:sz="0" w:space="0" w:color="auto"/>
              </w:divBdr>
              <w:divsChild>
                <w:div w:id="1914583012">
                  <w:marLeft w:val="0"/>
                  <w:marRight w:val="0"/>
                  <w:marTop w:val="0"/>
                  <w:marBottom w:val="0"/>
                  <w:divBdr>
                    <w:top w:val="none" w:sz="0" w:space="0" w:color="auto"/>
                    <w:left w:val="none" w:sz="0" w:space="0" w:color="auto"/>
                    <w:bottom w:val="none" w:sz="0" w:space="0" w:color="auto"/>
                    <w:right w:val="none" w:sz="0" w:space="0" w:color="auto"/>
                  </w:divBdr>
                </w:div>
                <w:div w:id="803933781">
                  <w:marLeft w:val="0"/>
                  <w:marRight w:val="0"/>
                  <w:marTop w:val="0"/>
                  <w:marBottom w:val="0"/>
                  <w:divBdr>
                    <w:top w:val="none" w:sz="0" w:space="0" w:color="auto"/>
                    <w:left w:val="none" w:sz="0" w:space="0" w:color="auto"/>
                    <w:bottom w:val="none" w:sz="0" w:space="0" w:color="auto"/>
                    <w:right w:val="none" w:sz="0" w:space="0" w:color="auto"/>
                  </w:divBdr>
                </w:div>
              </w:divsChild>
            </w:div>
            <w:div w:id="73818722">
              <w:marLeft w:val="0"/>
              <w:marRight w:val="0"/>
              <w:marTop w:val="0"/>
              <w:marBottom w:val="0"/>
              <w:divBdr>
                <w:top w:val="none" w:sz="0" w:space="0" w:color="auto"/>
                <w:left w:val="none" w:sz="0" w:space="0" w:color="auto"/>
                <w:bottom w:val="none" w:sz="0" w:space="0" w:color="auto"/>
                <w:right w:val="none" w:sz="0" w:space="0" w:color="auto"/>
              </w:divBdr>
            </w:div>
            <w:div w:id="2057850866">
              <w:marLeft w:val="0"/>
              <w:marRight w:val="0"/>
              <w:marTop w:val="0"/>
              <w:marBottom w:val="0"/>
              <w:divBdr>
                <w:top w:val="none" w:sz="0" w:space="0" w:color="auto"/>
                <w:left w:val="none" w:sz="0" w:space="0" w:color="auto"/>
                <w:bottom w:val="none" w:sz="0" w:space="0" w:color="auto"/>
                <w:right w:val="none" w:sz="0" w:space="0" w:color="auto"/>
              </w:divBdr>
            </w:div>
          </w:divsChild>
        </w:div>
        <w:div w:id="429618995">
          <w:marLeft w:val="0"/>
          <w:marRight w:val="0"/>
          <w:marTop w:val="0"/>
          <w:marBottom w:val="0"/>
          <w:divBdr>
            <w:top w:val="none" w:sz="0" w:space="0" w:color="auto"/>
            <w:left w:val="none" w:sz="0" w:space="0" w:color="auto"/>
            <w:bottom w:val="none" w:sz="0" w:space="0" w:color="auto"/>
            <w:right w:val="none" w:sz="0" w:space="0" w:color="auto"/>
          </w:divBdr>
        </w:div>
      </w:divsChild>
    </w:div>
    <w:div w:id="409816782">
      <w:bodyDiv w:val="1"/>
      <w:marLeft w:val="0"/>
      <w:marRight w:val="0"/>
      <w:marTop w:val="0"/>
      <w:marBottom w:val="0"/>
      <w:divBdr>
        <w:top w:val="none" w:sz="0" w:space="0" w:color="auto"/>
        <w:left w:val="none" w:sz="0" w:space="0" w:color="auto"/>
        <w:bottom w:val="none" w:sz="0" w:space="0" w:color="auto"/>
        <w:right w:val="none" w:sz="0" w:space="0" w:color="auto"/>
      </w:divBdr>
      <w:divsChild>
        <w:div w:id="2084377517">
          <w:marLeft w:val="0"/>
          <w:marRight w:val="0"/>
          <w:marTop w:val="0"/>
          <w:marBottom w:val="0"/>
          <w:divBdr>
            <w:top w:val="single" w:sz="6" w:space="2" w:color="DDDDDD"/>
            <w:left w:val="single" w:sz="6" w:space="2" w:color="DDDDDD"/>
            <w:bottom w:val="single" w:sz="6" w:space="2" w:color="DDDDDD"/>
            <w:right w:val="single" w:sz="6" w:space="2" w:color="DDDDDD"/>
          </w:divBdr>
          <w:divsChild>
            <w:div w:id="1802192030">
              <w:marLeft w:val="0"/>
              <w:marRight w:val="0"/>
              <w:marTop w:val="0"/>
              <w:marBottom w:val="0"/>
              <w:divBdr>
                <w:top w:val="none" w:sz="0" w:space="0" w:color="auto"/>
                <w:left w:val="none" w:sz="0" w:space="0" w:color="auto"/>
                <w:bottom w:val="none" w:sz="0" w:space="0" w:color="auto"/>
                <w:right w:val="none" w:sz="0" w:space="0" w:color="auto"/>
              </w:divBdr>
              <w:divsChild>
                <w:div w:id="233778215">
                  <w:marLeft w:val="0"/>
                  <w:marRight w:val="0"/>
                  <w:marTop w:val="0"/>
                  <w:marBottom w:val="0"/>
                  <w:divBdr>
                    <w:top w:val="none" w:sz="0" w:space="0" w:color="auto"/>
                    <w:left w:val="none" w:sz="0" w:space="0" w:color="auto"/>
                    <w:bottom w:val="none" w:sz="0" w:space="0" w:color="auto"/>
                    <w:right w:val="none" w:sz="0" w:space="0" w:color="auto"/>
                  </w:divBdr>
                </w:div>
                <w:div w:id="1940487603">
                  <w:marLeft w:val="0"/>
                  <w:marRight w:val="0"/>
                  <w:marTop w:val="0"/>
                  <w:marBottom w:val="0"/>
                  <w:divBdr>
                    <w:top w:val="none" w:sz="0" w:space="0" w:color="auto"/>
                    <w:left w:val="none" w:sz="0" w:space="0" w:color="auto"/>
                    <w:bottom w:val="none" w:sz="0" w:space="0" w:color="auto"/>
                    <w:right w:val="none" w:sz="0" w:space="0" w:color="auto"/>
                  </w:divBdr>
                </w:div>
              </w:divsChild>
            </w:div>
            <w:div w:id="991759933">
              <w:marLeft w:val="0"/>
              <w:marRight w:val="0"/>
              <w:marTop w:val="0"/>
              <w:marBottom w:val="0"/>
              <w:divBdr>
                <w:top w:val="none" w:sz="0" w:space="0" w:color="auto"/>
                <w:left w:val="none" w:sz="0" w:space="0" w:color="auto"/>
                <w:bottom w:val="none" w:sz="0" w:space="0" w:color="auto"/>
                <w:right w:val="none" w:sz="0" w:space="0" w:color="auto"/>
              </w:divBdr>
              <w:divsChild>
                <w:div w:id="1862546612">
                  <w:marLeft w:val="0"/>
                  <w:marRight w:val="0"/>
                  <w:marTop w:val="0"/>
                  <w:marBottom w:val="0"/>
                  <w:divBdr>
                    <w:top w:val="none" w:sz="0" w:space="0" w:color="auto"/>
                    <w:left w:val="none" w:sz="0" w:space="0" w:color="auto"/>
                    <w:bottom w:val="none" w:sz="0" w:space="0" w:color="auto"/>
                    <w:right w:val="none" w:sz="0" w:space="0" w:color="auto"/>
                  </w:divBdr>
                </w:div>
                <w:div w:id="1716418697">
                  <w:marLeft w:val="0"/>
                  <w:marRight w:val="0"/>
                  <w:marTop w:val="0"/>
                  <w:marBottom w:val="0"/>
                  <w:divBdr>
                    <w:top w:val="none" w:sz="0" w:space="0" w:color="auto"/>
                    <w:left w:val="none" w:sz="0" w:space="0" w:color="auto"/>
                    <w:bottom w:val="none" w:sz="0" w:space="0" w:color="auto"/>
                    <w:right w:val="none" w:sz="0" w:space="0" w:color="auto"/>
                  </w:divBdr>
                </w:div>
              </w:divsChild>
            </w:div>
            <w:div w:id="289870510">
              <w:marLeft w:val="0"/>
              <w:marRight w:val="0"/>
              <w:marTop w:val="0"/>
              <w:marBottom w:val="0"/>
              <w:divBdr>
                <w:top w:val="none" w:sz="0" w:space="0" w:color="auto"/>
                <w:left w:val="none" w:sz="0" w:space="0" w:color="auto"/>
                <w:bottom w:val="none" w:sz="0" w:space="0" w:color="auto"/>
                <w:right w:val="none" w:sz="0" w:space="0" w:color="auto"/>
              </w:divBdr>
              <w:divsChild>
                <w:div w:id="1397122051">
                  <w:marLeft w:val="0"/>
                  <w:marRight w:val="0"/>
                  <w:marTop w:val="0"/>
                  <w:marBottom w:val="0"/>
                  <w:divBdr>
                    <w:top w:val="none" w:sz="0" w:space="0" w:color="auto"/>
                    <w:left w:val="none" w:sz="0" w:space="0" w:color="auto"/>
                    <w:bottom w:val="none" w:sz="0" w:space="0" w:color="auto"/>
                    <w:right w:val="none" w:sz="0" w:space="0" w:color="auto"/>
                  </w:divBdr>
                </w:div>
                <w:div w:id="1606573827">
                  <w:marLeft w:val="0"/>
                  <w:marRight w:val="0"/>
                  <w:marTop w:val="0"/>
                  <w:marBottom w:val="0"/>
                  <w:divBdr>
                    <w:top w:val="none" w:sz="0" w:space="0" w:color="auto"/>
                    <w:left w:val="none" w:sz="0" w:space="0" w:color="auto"/>
                    <w:bottom w:val="none" w:sz="0" w:space="0" w:color="auto"/>
                    <w:right w:val="none" w:sz="0" w:space="0" w:color="auto"/>
                  </w:divBdr>
                </w:div>
              </w:divsChild>
            </w:div>
            <w:div w:id="126434367">
              <w:marLeft w:val="0"/>
              <w:marRight w:val="0"/>
              <w:marTop w:val="0"/>
              <w:marBottom w:val="0"/>
              <w:divBdr>
                <w:top w:val="none" w:sz="0" w:space="0" w:color="auto"/>
                <w:left w:val="none" w:sz="0" w:space="0" w:color="auto"/>
                <w:bottom w:val="none" w:sz="0" w:space="0" w:color="auto"/>
                <w:right w:val="none" w:sz="0" w:space="0" w:color="auto"/>
              </w:divBdr>
              <w:divsChild>
                <w:div w:id="834994965">
                  <w:marLeft w:val="0"/>
                  <w:marRight w:val="0"/>
                  <w:marTop w:val="0"/>
                  <w:marBottom w:val="0"/>
                  <w:divBdr>
                    <w:top w:val="none" w:sz="0" w:space="0" w:color="auto"/>
                    <w:left w:val="none" w:sz="0" w:space="0" w:color="auto"/>
                    <w:bottom w:val="none" w:sz="0" w:space="0" w:color="auto"/>
                    <w:right w:val="none" w:sz="0" w:space="0" w:color="auto"/>
                  </w:divBdr>
                </w:div>
                <w:div w:id="1069688665">
                  <w:marLeft w:val="0"/>
                  <w:marRight w:val="0"/>
                  <w:marTop w:val="0"/>
                  <w:marBottom w:val="0"/>
                  <w:divBdr>
                    <w:top w:val="none" w:sz="0" w:space="0" w:color="auto"/>
                    <w:left w:val="none" w:sz="0" w:space="0" w:color="auto"/>
                    <w:bottom w:val="none" w:sz="0" w:space="0" w:color="auto"/>
                    <w:right w:val="none" w:sz="0" w:space="0" w:color="auto"/>
                  </w:divBdr>
                </w:div>
              </w:divsChild>
            </w:div>
            <w:div w:id="1379351490">
              <w:marLeft w:val="0"/>
              <w:marRight w:val="0"/>
              <w:marTop w:val="0"/>
              <w:marBottom w:val="0"/>
              <w:divBdr>
                <w:top w:val="none" w:sz="0" w:space="0" w:color="auto"/>
                <w:left w:val="none" w:sz="0" w:space="0" w:color="auto"/>
                <w:bottom w:val="none" w:sz="0" w:space="0" w:color="auto"/>
                <w:right w:val="none" w:sz="0" w:space="0" w:color="auto"/>
              </w:divBdr>
            </w:div>
            <w:div w:id="532379860">
              <w:marLeft w:val="0"/>
              <w:marRight w:val="0"/>
              <w:marTop w:val="0"/>
              <w:marBottom w:val="0"/>
              <w:divBdr>
                <w:top w:val="none" w:sz="0" w:space="0" w:color="auto"/>
                <w:left w:val="none" w:sz="0" w:space="0" w:color="auto"/>
                <w:bottom w:val="none" w:sz="0" w:space="0" w:color="auto"/>
                <w:right w:val="none" w:sz="0" w:space="0" w:color="auto"/>
              </w:divBdr>
            </w:div>
          </w:divsChild>
        </w:div>
        <w:div w:id="1532263473">
          <w:marLeft w:val="0"/>
          <w:marRight w:val="0"/>
          <w:marTop w:val="0"/>
          <w:marBottom w:val="0"/>
          <w:divBdr>
            <w:top w:val="none" w:sz="0" w:space="0" w:color="auto"/>
            <w:left w:val="none" w:sz="0" w:space="0" w:color="auto"/>
            <w:bottom w:val="none" w:sz="0" w:space="0" w:color="auto"/>
            <w:right w:val="none" w:sz="0" w:space="0" w:color="auto"/>
          </w:divBdr>
        </w:div>
      </w:divsChild>
    </w:div>
    <w:div w:id="410126920">
      <w:bodyDiv w:val="1"/>
      <w:marLeft w:val="0"/>
      <w:marRight w:val="0"/>
      <w:marTop w:val="0"/>
      <w:marBottom w:val="0"/>
      <w:divBdr>
        <w:top w:val="none" w:sz="0" w:space="0" w:color="auto"/>
        <w:left w:val="none" w:sz="0" w:space="0" w:color="auto"/>
        <w:bottom w:val="none" w:sz="0" w:space="0" w:color="auto"/>
        <w:right w:val="none" w:sz="0" w:space="0" w:color="auto"/>
      </w:divBdr>
      <w:divsChild>
        <w:div w:id="527370720">
          <w:marLeft w:val="0"/>
          <w:marRight w:val="0"/>
          <w:marTop w:val="0"/>
          <w:marBottom w:val="0"/>
          <w:divBdr>
            <w:top w:val="single" w:sz="6" w:space="2" w:color="DDDDDD"/>
            <w:left w:val="single" w:sz="6" w:space="2" w:color="DDDDDD"/>
            <w:bottom w:val="single" w:sz="6" w:space="2" w:color="DDDDDD"/>
            <w:right w:val="single" w:sz="6" w:space="2" w:color="DDDDDD"/>
          </w:divBdr>
          <w:divsChild>
            <w:div w:id="149102316">
              <w:marLeft w:val="0"/>
              <w:marRight w:val="0"/>
              <w:marTop w:val="0"/>
              <w:marBottom w:val="0"/>
              <w:divBdr>
                <w:top w:val="none" w:sz="0" w:space="0" w:color="auto"/>
                <w:left w:val="none" w:sz="0" w:space="0" w:color="auto"/>
                <w:bottom w:val="none" w:sz="0" w:space="0" w:color="auto"/>
                <w:right w:val="none" w:sz="0" w:space="0" w:color="auto"/>
              </w:divBdr>
              <w:divsChild>
                <w:div w:id="1008824307">
                  <w:marLeft w:val="0"/>
                  <w:marRight w:val="0"/>
                  <w:marTop w:val="0"/>
                  <w:marBottom w:val="0"/>
                  <w:divBdr>
                    <w:top w:val="none" w:sz="0" w:space="0" w:color="auto"/>
                    <w:left w:val="none" w:sz="0" w:space="0" w:color="auto"/>
                    <w:bottom w:val="none" w:sz="0" w:space="0" w:color="auto"/>
                    <w:right w:val="none" w:sz="0" w:space="0" w:color="auto"/>
                  </w:divBdr>
                </w:div>
                <w:div w:id="1524132678">
                  <w:marLeft w:val="0"/>
                  <w:marRight w:val="0"/>
                  <w:marTop w:val="0"/>
                  <w:marBottom w:val="0"/>
                  <w:divBdr>
                    <w:top w:val="none" w:sz="0" w:space="0" w:color="auto"/>
                    <w:left w:val="none" w:sz="0" w:space="0" w:color="auto"/>
                    <w:bottom w:val="none" w:sz="0" w:space="0" w:color="auto"/>
                    <w:right w:val="none" w:sz="0" w:space="0" w:color="auto"/>
                  </w:divBdr>
                </w:div>
              </w:divsChild>
            </w:div>
            <w:div w:id="1279946892">
              <w:marLeft w:val="0"/>
              <w:marRight w:val="0"/>
              <w:marTop w:val="0"/>
              <w:marBottom w:val="0"/>
              <w:divBdr>
                <w:top w:val="none" w:sz="0" w:space="0" w:color="auto"/>
                <w:left w:val="none" w:sz="0" w:space="0" w:color="auto"/>
                <w:bottom w:val="none" w:sz="0" w:space="0" w:color="auto"/>
                <w:right w:val="none" w:sz="0" w:space="0" w:color="auto"/>
              </w:divBdr>
              <w:divsChild>
                <w:div w:id="1525631212">
                  <w:marLeft w:val="0"/>
                  <w:marRight w:val="0"/>
                  <w:marTop w:val="0"/>
                  <w:marBottom w:val="0"/>
                  <w:divBdr>
                    <w:top w:val="none" w:sz="0" w:space="0" w:color="auto"/>
                    <w:left w:val="none" w:sz="0" w:space="0" w:color="auto"/>
                    <w:bottom w:val="none" w:sz="0" w:space="0" w:color="auto"/>
                    <w:right w:val="none" w:sz="0" w:space="0" w:color="auto"/>
                  </w:divBdr>
                </w:div>
                <w:div w:id="313535603">
                  <w:marLeft w:val="0"/>
                  <w:marRight w:val="0"/>
                  <w:marTop w:val="0"/>
                  <w:marBottom w:val="0"/>
                  <w:divBdr>
                    <w:top w:val="none" w:sz="0" w:space="0" w:color="auto"/>
                    <w:left w:val="none" w:sz="0" w:space="0" w:color="auto"/>
                    <w:bottom w:val="none" w:sz="0" w:space="0" w:color="auto"/>
                    <w:right w:val="none" w:sz="0" w:space="0" w:color="auto"/>
                  </w:divBdr>
                </w:div>
              </w:divsChild>
            </w:div>
            <w:div w:id="1134055776">
              <w:marLeft w:val="0"/>
              <w:marRight w:val="0"/>
              <w:marTop w:val="0"/>
              <w:marBottom w:val="0"/>
              <w:divBdr>
                <w:top w:val="none" w:sz="0" w:space="0" w:color="auto"/>
                <w:left w:val="none" w:sz="0" w:space="0" w:color="auto"/>
                <w:bottom w:val="none" w:sz="0" w:space="0" w:color="auto"/>
                <w:right w:val="none" w:sz="0" w:space="0" w:color="auto"/>
              </w:divBdr>
              <w:divsChild>
                <w:div w:id="1170757503">
                  <w:marLeft w:val="0"/>
                  <w:marRight w:val="0"/>
                  <w:marTop w:val="0"/>
                  <w:marBottom w:val="0"/>
                  <w:divBdr>
                    <w:top w:val="none" w:sz="0" w:space="0" w:color="auto"/>
                    <w:left w:val="none" w:sz="0" w:space="0" w:color="auto"/>
                    <w:bottom w:val="none" w:sz="0" w:space="0" w:color="auto"/>
                    <w:right w:val="none" w:sz="0" w:space="0" w:color="auto"/>
                  </w:divBdr>
                </w:div>
                <w:div w:id="1468401513">
                  <w:marLeft w:val="0"/>
                  <w:marRight w:val="0"/>
                  <w:marTop w:val="0"/>
                  <w:marBottom w:val="0"/>
                  <w:divBdr>
                    <w:top w:val="none" w:sz="0" w:space="0" w:color="auto"/>
                    <w:left w:val="none" w:sz="0" w:space="0" w:color="auto"/>
                    <w:bottom w:val="none" w:sz="0" w:space="0" w:color="auto"/>
                    <w:right w:val="none" w:sz="0" w:space="0" w:color="auto"/>
                  </w:divBdr>
                </w:div>
              </w:divsChild>
            </w:div>
            <w:div w:id="2121217791">
              <w:marLeft w:val="0"/>
              <w:marRight w:val="0"/>
              <w:marTop w:val="0"/>
              <w:marBottom w:val="0"/>
              <w:divBdr>
                <w:top w:val="none" w:sz="0" w:space="0" w:color="auto"/>
                <w:left w:val="none" w:sz="0" w:space="0" w:color="auto"/>
                <w:bottom w:val="none" w:sz="0" w:space="0" w:color="auto"/>
                <w:right w:val="none" w:sz="0" w:space="0" w:color="auto"/>
              </w:divBdr>
              <w:divsChild>
                <w:div w:id="1697736479">
                  <w:marLeft w:val="0"/>
                  <w:marRight w:val="0"/>
                  <w:marTop w:val="0"/>
                  <w:marBottom w:val="0"/>
                  <w:divBdr>
                    <w:top w:val="none" w:sz="0" w:space="0" w:color="auto"/>
                    <w:left w:val="none" w:sz="0" w:space="0" w:color="auto"/>
                    <w:bottom w:val="none" w:sz="0" w:space="0" w:color="auto"/>
                    <w:right w:val="none" w:sz="0" w:space="0" w:color="auto"/>
                  </w:divBdr>
                </w:div>
                <w:div w:id="708920001">
                  <w:marLeft w:val="0"/>
                  <w:marRight w:val="0"/>
                  <w:marTop w:val="0"/>
                  <w:marBottom w:val="0"/>
                  <w:divBdr>
                    <w:top w:val="none" w:sz="0" w:space="0" w:color="auto"/>
                    <w:left w:val="none" w:sz="0" w:space="0" w:color="auto"/>
                    <w:bottom w:val="none" w:sz="0" w:space="0" w:color="auto"/>
                    <w:right w:val="none" w:sz="0" w:space="0" w:color="auto"/>
                  </w:divBdr>
                </w:div>
              </w:divsChild>
            </w:div>
            <w:div w:id="1800488205">
              <w:marLeft w:val="0"/>
              <w:marRight w:val="0"/>
              <w:marTop w:val="0"/>
              <w:marBottom w:val="0"/>
              <w:divBdr>
                <w:top w:val="none" w:sz="0" w:space="0" w:color="auto"/>
                <w:left w:val="none" w:sz="0" w:space="0" w:color="auto"/>
                <w:bottom w:val="none" w:sz="0" w:space="0" w:color="auto"/>
                <w:right w:val="none" w:sz="0" w:space="0" w:color="auto"/>
              </w:divBdr>
            </w:div>
            <w:div w:id="497697631">
              <w:marLeft w:val="0"/>
              <w:marRight w:val="0"/>
              <w:marTop w:val="0"/>
              <w:marBottom w:val="0"/>
              <w:divBdr>
                <w:top w:val="none" w:sz="0" w:space="0" w:color="auto"/>
                <w:left w:val="none" w:sz="0" w:space="0" w:color="auto"/>
                <w:bottom w:val="none" w:sz="0" w:space="0" w:color="auto"/>
                <w:right w:val="none" w:sz="0" w:space="0" w:color="auto"/>
              </w:divBdr>
            </w:div>
          </w:divsChild>
        </w:div>
        <w:div w:id="1397973263">
          <w:marLeft w:val="0"/>
          <w:marRight w:val="0"/>
          <w:marTop w:val="0"/>
          <w:marBottom w:val="0"/>
          <w:divBdr>
            <w:top w:val="none" w:sz="0" w:space="0" w:color="auto"/>
            <w:left w:val="none" w:sz="0" w:space="0" w:color="auto"/>
            <w:bottom w:val="none" w:sz="0" w:space="0" w:color="auto"/>
            <w:right w:val="none" w:sz="0" w:space="0" w:color="auto"/>
          </w:divBdr>
        </w:div>
      </w:divsChild>
    </w:div>
    <w:div w:id="411314592">
      <w:bodyDiv w:val="1"/>
      <w:marLeft w:val="0"/>
      <w:marRight w:val="0"/>
      <w:marTop w:val="0"/>
      <w:marBottom w:val="0"/>
      <w:divBdr>
        <w:top w:val="none" w:sz="0" w:space="0" w:color="auto"/>
        <w:left w:val="none" w:sz="0" w:space="0" w:color="auto"/>
        <w:bottom w:val="none" w:sz="0" w:space="0" w:color="auto"/>
        <w:right w:val="none" w:sz="0" w:space="0" w:color="auto"/>
      </w:divBdr>
      <w:divsChild>
        <w:div w:id="229534818">
          <w:marLeft w:val="0"/>
          <w:marRight w:val="0"/>
          <w:marTop w:val="0"/>
          <w:marBottom w:val="0"/>
          <w:divBdr>
            <w:top w:val="single" w:sz="6" w:space="2" w:color="DDDDDD"/>
            <w:left w:val="single" w:sz="6" w:space="2" w:color="DDDDDD"/>
            <w:bottom w:val="single" w:sz="6" w:space="2" w:color="DDDDDD"/>
            <w:right w:val="single" w:sz="6" w:space="2" w:color="DDDDDD"/>
          </w:divBdr>
          <w:divsChild>
            <w:div w:id="502084276">
              <w:marLeft w:val="0"/>
              <w:marRight w:val="0"/>
              <w:marTop w:val="0"/>
              <w:marBottom w:val="0"/>
              <w:divBdr>
                <w:top w:val="none" w:sz="0" w:space="0" w:color="auto"/>
                <w:left w:val="none" w:sz="0" w:space="0" w:color="auto"/>
                <w:bottom w:val="none" w:sz="0" w:space="0" w:color="auto"/>
                <w:right w:val="none" w:sz="0" w:space="0" w:color="auto"/>
              </w:divBdr>
              <w:divsChild>
                <w:div w:id="114760181">
                  <w:marLeft w:val="0"/>
                  <w:marRight w:val="0"/>
                  <w:marTop w:val="0"/>
                  <w:marBottom w:val="0"/>
                  <w:divBdr>
                    <w:top w:val="none" w:sz="0" w:space="0" w:color="auto"/>
                    <w:left w:val="none" w:sz="0" w:space="0" w:color="auto"/>
                    <w:bottom w:val="none" w:sz="0" w:space="0" w:color="auto"/>
                    <w:right w:val="none" w:sz="0" w:space="0" w:color="auto"/>
                  </w:divBdr>
                </w:div>
                <w:div w:id="1299799571">
                  <w:marLeft w:val="0"/>
                  <w:marRight w:val="0"/>
                  <w:marTop w:val="0"/>
                  <w:marBottom w:val="0"/>
                  <w:divBdr>
                    <w:top w:val="none" w:sz="0" w:space="0" w:color="auto"/>
                    <w:left w:val="none" w:sz="0" w:space="0" w:color="auto"/>
                    <w:bottom w:val="none" w:sz="0" w:space="0" w:color="auto"/>
                    <w:right w:val="none" w:sz="0" w:space="0" w:color="auto"/>
                  </w:divBdr>
                </w:div>
              </w:divsChild>
            </w:div>
            <w:div w:id="1196430691">
              <w:marLeft w:val="0"/>
              <w:marRight w:val="0"/>
              <w:marTop w:val="0"/>
              <w:marBottom w:val="0"/>
              <w:divBdr>
                <w:top w:val="none" w:sz="0" w:space="0" w:color="auto"/>
                <w:left w:val="none" w:sz="0" w:space="0" w:color="auto"/>
                <w:bottom w:val="none" w:sz="0" w:space="0" w:color="auto"/>
                <w:right w:val="none" w:sz="0" w:space="0" w:color="auto"/>
              </w:divBdr>
              <w:divsChild>
                <w:div w:id="1241132314">
                  <w:marLeft w:val="0"/>
                  <w:marRight w:val="0"/>
                  <w:marTop w:val="0"/>
                  <w:marBottom w:val="0"/>
                  <w:divBdr>
                    <w:top w:val="none" w:sz="0" w:space="0" w:color="auto"/>
                    <w:left w:val="none" w:sz="0" w:space="0" w:color="auto"/>
                    <w:bottom w:val="none" w:sz="0" w:space="0" w:color="auto"/>
                    <w:right w:val="none" w:sz="0" w:space="0" w:color="auto"/>
                  </w:divBdr>
                </w:div>
                <w:div w:id="1500535139">
                  <w:marLeft w:val="0"/>
                  <w:marRight w:val="0"/>
                  <w:marTop w:val="0"/>
                  <w:marBottom w:val="0"/>
                  <w:divBdr>
                    <w:top w:val="none" w:sz="0" w:space="0" w:color="auto"/>
                    <w:left w:val="none" w:sz="0" w:space="0" w:color="auto"/>
                    <w:bottom w:val="none" w:sz="0" w:space="0" w:color="auto"/>
                    <w:right w:val="none" w:sz="0" w:space="0" w:color="auto"/>
                  </w:divBdr>
                </w:div>
              </w:divsChild>
            </w:div>
            <w:div w:id="1979996894">
              <w:marLeft w:val="0"/>
              <w:marRight w:val="0"/>
              <w:marTop w:val="0"/>
              <w:marBottom w:val="0"/>
              <w:divBdr>
                <w:top w:val="none" w:sz="0" w:space="0" w:color="auto"/>
                <w:left w:val="none" w:sz="0" w:space="0" w:color="auto"/>
                <w:bottom w:val="none" w:sz="0" w:space="0" w:color="auto"/>
                <w:right w:val="none" w:sz="0" w:space="0" w:color="auto"/>
              </w:divBdr>
              <w:divsChild>
                <w:div w:id="347677699">
                  <w:marLeft w:val="0"/>
                  <w:marRight w:val="0"/>
                  <w:marTop w:val="0"/>
                  <w:marBottom w:val="0"/>
                  <w:divBdr>
                    <w:top w:val="none" w:sz="0" w:space="0" w:color="auto"/>
                    <w:left w:val="none" w:sz="0" w:space="0" w:color="auto"/>
                    <w:bottom w:val="none" w:sz="0" w:space="0" w:color="auto"/>
                    <w:right w:val="none" w:sz="0" w:space="0" w:color="auto"/>
                  </w:divBdr>
                </w:div>
                <w:div w:id="231307315">
                  <w:marLeft w:val="0"/>
                  <w:marRight w:val="0"/>
                  <w:marTop w:val="0"/>
                  <w:marBottom w:val="0"/>
                  <w:divBdr>
                    <w:top w:val="none" w:sz="0" w:space="0" w:color="auto"/>
                    <w:left w:val="none" w:sz="0" w:space="0" w:color="auto"/>
                    <w:bottom w:val="none" w:sz="0" w:space="0" w:color="auto"/>
                    <w:right w:val="none" w:sz="0" w:space="0" w:color="auto"/>
                  </w:divBdr>
                </w:div>
              </w:divsChild>
            </w:div>
            <w:div w:id="108165583">
              <w:marLeft w:val="0"/>
              <w:marRight w:val="0"/>
              <w:marTop w:val="0"/>
              <w:marBottom w:val="0"/>
              <w:divBdr>
                <w:top w:val="none" w:sz="0" w:space="0" w:color="auto"/>
                <w:left w:val="none" w:sz="0" w:space="0" w:color="auto"/>
                <w:bottom w:val="none" w:sz="0" w:space="0" w:color="auto"/>
                <w:right w:val="none" w:sz="0" w:space="0" w:color="auto"/>
              </w:divBdr>
              <w:divsChild>
                <w:div w:id="555623582">
                  <w:marLeft w:val="0"/>
                  <w:marRight w:val="0"/>
                  <w:marTop w:val="0"/>
                  <w:marBottom w:val="0"/>
                  <w:divBdr>
                    <w:top w:val="none" w:sz="0" w:space="0" w:color="auto"/>
                    <w:left w:val="none" w:sz="0" w:space="0" w:color="auto"/>
                    <w:bottom w:val="none" w:sz="0" w:space="0" w:color="auto"/>
                    <w:right w:val="none" w:sz="0" w:space="0" w:color="auto"/>
                  </w:divBdr>
                </w:div>
                <w:div w:id="1225677273">
                  <w:marLeft w:val="0"/>
                  <w:marRight w:val="0"/>
                  <w:marTop w:val="0"/>
                  <w:marBottom w:val="0"/>
                  <w:divBdr>
                    <w:top w:val="none" w:sz="0" w:space="0" w:color="auto"/>
                    <w:left w:val="none" w:sz="0" w:space="0" w:color="auto"/>
                    <w:bottom w:val="none" w:sz="0" w:space="0" w:color="auto"/>
                    <w:right w:val="none" w:sz="0" w:space="0" w:color="auto"/>
                  </w:divBdr>
                </w:div>
              </w:divsChild>
            </w:div>
            <w:div w:id="876242160">
              <w:marLeft w:val="0"/>
              <w:marRight w:val="0"/>
              <w:marTop w:val="0"/>
              <w:marBottom w:val="0"/>
              <w:divBdr>
                <w:top w:val="none" w:sz="0" w:space="0" w:color="auto"/>
                <w:left w:val="none" w:sz="0" w:space="0" w:color="auto"/>
                <w:bottom w:val="none" w:sz="0" w:space="0" w:color="auto"/>
                <w:right w:val="none" w:sz="0" w:space="0" w:color="auto"/>
              </w:divBdr>
            </w:div>
            <w:div w:id="1936595680">
              <w:marLeft w:val="0"/>
              <w:marRight w:val="0"/>
              <w:marTop w:val="0"/>
              <w:marBottom w:val="0"/>
              <w:divBdr>
                <w:top w:val="none" w:sz="0" w:space="0" w:color="auto"/>
                <w:left w:val="none" w:sz="0" w:space="0" w:color="auto"/>
                <w:bottom w:val="none" w:sz="0" w:space="0" w:color="auto"/>
                <w:right w:val="none" w:sz="0" w:space="0" w:color="auto"/>
              </w:divBdr>
            </w:div>
          </w:divsChild>
        </w:div>
        <w:div w:id="577717687">
          <w:marLeft w:val="0"/>
          <w:marRight w:val="0"/>
          <w:marTop w:val="0"/>
          <w:marBottom w:val="0"/>
          <w:divBdr>
            <w:top w:val="none" w:sz="0" w:space="0" w:color="auto"/>
            <w:left w:val="none" w:sz="0" w:space="0" w:color="auto"/>
            <w:bottom w:val="none" w:sz="0" w:space="0" w:color="auto"/>
            <w:right w:val="none" w:sz="0" w:space="0" w:color="auto"/>
          </w:divBdr>
        </w:div>
      </w:divsChild>
    </w:div>
    <w:div w:id="426272602">
      <w:bodyDiv w:val="1"/>
      <w:marLeft w:val="0"/>
      <w:marRight w:val="0"/>
      <w:marTop w:val="0"/>
      <w:marBottom w:val="0"/>
      <w:divBdr>
        <w:top w:val="none" w:sz="0" w:space="0" w:color="auto"/>
        <w:left w:val="none" w:sz="0" w:space="0" w:color="auto"/>
        <w:bottom w:val="none" w:sz="0" w:space="0" w:color="auto"/>
        <w:right w:val="none" w:sz="0" w:space="0" w:color="auto"/>
      </w:divBdr>
      <w:divsChild>
        <w:div w:id="652682789">
          <w:marLeft w:val="0"/>
          <w:marRight w:val="0"/>
          <w:marTop w:val="0"/>
          <w:marBottom w:val="0"/>
          <w:divBdr>
            <w:top w:val="single" w:sz="6" w:space="2" w:color="DDDDDD"/>
            <w:left w:val="single" w:sz="6" w:space="2" w:color="DDDDDD"/>
            <w:bottom w:val="single" w:sz="6" w:space="2" w:color="DDDDDD"/>
            <w:right w:val="single" w:sz="6" w:space="2" w:color="DDDDDD"/>
          </w:divBdr>
          <w:divsChild>
            <w:div w:id="490296493">
              <w:marLeft w:val="0"/>
              <w:marRight w:val="0"/>
              <w:marTop w:val="0"/>
              <w:marBottom w:val="0"/>
              <w:divBdr>
                <w:top w:val="none" w:sz="0" w:space="0" w:color="auto"/>
                <w:left w:val="none" w:sz="0" w:space="0" w:color="auto"/>
                <w:bottom w:val="none" w:sz="0" w:space="0" w:color="auto"/>
                <w:right w:val="none" w:sz="0" w:space="0" w:color="auto"/>
              </w:divBdr>
              <w:divsChild>
                <w:div w:id="32195289">
                  <w:marLeft w:val="0"/>
                  <w:marRight w:val="0"/>
                  <w:marTop w:val="0"/>
                  <w:marBottom w:val="0"/>
                  <w:divBdr>
                    <w:top w:val="none" w:sz="0" w:space="0" w:color="auto"/>
                    <w:left w:val="none" w:sz="0" w:space="0" w:color="auto"/>
                    <w:bottom w:val="none" w:sz="0" w:space="0" w:color="auto"/>
                    <w:right w:val="none" w:sz="0" w:space="0" w:color="auto"/>
                  </w:divBdr>
                </w:div>
                <w:div w:id="202332030">
                  <w:marLeft w:val="0"/>
                  <w:marRight w:val="0"/>
                  <w:marTop w:val="0"/>
                  <w:marBottom w:val="0"/>
                  <w:divBdr>
                    <w:top w:val="none" w:sz="0" w:space="0" w:color="auto"/>
                    <w:left w:val="none" w:sz="0" w:space="0" w:color="auto"/>
                    <w:bottom w:val="none" w:sz="0" w:space="0" w:color="auto"/>
                    <w:right w:val="none" w:sz="0" w:space="0" w:color="auto"/>
                  </w:divBdr>
                </w:div>
              </w:divsChild>
            </w:div>
            <w:div w:id="713776960">
              <w:marLeft w:val="0"/>
              <w:marRight w:val="0"/>
              <w:marTop w:val="0"/>
              <w:marBottom w:val="0"/>
              <w:divBdr>
                <w:top w:val="none" w:sz="0" w:space="0" w:color="auto"/>
                <w:left w:val="none" w:sz="0" w:space="0" w:color="auto"/>
                <w:bottom w:val="none" w:sz="0" w:space="0" w:color="auto"/>
                <w:right w:val="none" w:sz="0" w:space="0" w:color="auto"/>
              </w:divBdr>
              <w:divsChild>
                <w:div w:id="252009398">
                  <w:marLeft w:val="0"/>
                  <w:marRight w:val="0"/>
                  <w:marTop w:val="0"/>
                  <w:marBottom w:val="0"/>
                  <w:divBdr>
                    <w:top w:val="none" w:sz="0" w:space="0" w:color="auto"/>
                    <w:left w:val="none" w:sz="0" w:space="0" w:color="auto"/>
                    <w:bottom w:val="none" w:sz="0" w:space="0" w:color="auto"/>
                    <w:right w:val="none" w:sz="0" w:space="0" w:color="auto"/>
                  </w:divBdr>
                </w:div>
                <w:div w:id="1991054982">
                  <w:marLeft w:val="0"/>
                  <w:marRight w:val="0"/>
                  <w:marTop w:val="0"/>
                  <w:marBottom w:val="0"/>
                  <w:divBdr>
                    <w:top w:val="none" w:sz="0" w:space="0" w:color="auto"/>
                    <w:left w:val="none" w:sz="0" w:space="0" w:color="auto"/>
                    <w:bottom w:val="none" w:sz="0" w:space="0" w:color="auto"/>
                    <w:right w:val="none" w:sz="0" w:space="0" w:color="auto"/>
                  </w:divBdr>
                </w:div>
              </w:divsChild>
            </w:div>
            <w:div w:id="1196891125">
              <w:marLeft w:val="0"/>
              <w:marRight w:val="0"/>
              <w:marTop w:val="0"/>
              <w:marBottom w:val="0"/>
              <w:divBdr>
                <w:top w:val="none" w:sz="0" w:space="0" w:color="auto"/>
                <w:left w:val="none" w:sz="0" w:space="0" w:color="auto"/>
                <w:bottom w:val="none" w:sz="0" w:space="0" w:color="auto"/>
                <w:right w:val="none" w:sz="0" w:space="0" w:color="auto"/>
              </w:divBdr>
              <w:divsChild>
                <w:div w:id="1356737834">
                  <w:marLeft w:val="0"/>
                  <w:marRight w:val="0"/>
                  <w:marTop w:val="0"/>
                  <w:marBottom w:val="0"/>
                  <w:divBdr>
                    <w:top w:val="none" w:sz="0" w:space="0" w:color="auto"/>
                    <w:left w:val="none" w:sz="0" w:space="0" w:color="auto"/>
                    <w:bottom w:val="none" w:sz="0" w:space="0" w:color="auto"/>
                    <w:right w:val="none" w:sz="0" w:space="0" w:color="auto"/>
                  </w:divBdr>
                </w:div>
                <w:div w:id="1061176190">
                  <w:marLeft w:val="0"/>
                  <w:marRight w:val="0"/>
                  <w:marTop w:val="0"/>
                  <w:marBottom w:val="0"/>
                  <w:divBdr>
                    <w:top w:val="none" w:sz="0" w:space="0" w:color="auto"/>
                    <w:left w:val="none" w:sz="0" w:space="0" w:color="auto"/>
                    <w:bottom w:val="none" w:sz="0" w:space="0" w:color="auto"/>
                    <w:right w:val="none" w:sz="0" w:space="0" w:color="auto"/>
                  </w:divBdr>
                </w:div>
              </w:divsChild>
            </w:div>
            <w:div w:id="1131904739">
              <w:marLeft w:val="0"/>
              <w:marRight w:val="0"/>
              <w:marTop w:val="0"/>
              <w:marBottom w:val="0"/>
              <w:divBdr>
                <w:top w:val="none" w:sz="0" w:space="0" w:color="auto"/>
                <w:left w:val="none" w:sz="0" w:space="0" w:color="auto"/>
                <w:bottom w:val="none" w:sz="0" w:space="0" w:color="auto"/>
                <w:right w:val="none" w:sz="0" w:space="0" w:color="auto"/>
              </w:divBdr>
              <w:divsChild>
                <w:div w:id="490682194">
                  <w:marLeft w:val="0"/>
                  <w:marRight w:val="0"/>
                  <w:marTop w:val="0"/>
                  <w:marBottom w:val="0"/>
                  <w:divBdr>
                    <w:top w:val="none" w:sz="0" w:space="0" w:color="auto"/>
                    <w:left w:val="none" w:sz="0" w:space="0" w:color="auto"/>
                    <w:bottom w:val="none" w:sz="0" w:space="0" w:color="auto"/>
                    <w:right w:val="none" w:sz="0" w:space="0" w:color="auto"/>
                  </w:divBdr>
                </w:div>
                <w:div w:id="1389960733">
                  <w:marLeft w:val="0"/>
                  <w:marRight w:val="0"/>
                  <w:marTop w:val="0"/>
                  <w:marBottom w:val="0"/>
                  <w:divBdr>
                    <w:top w:val="none" w:sz="0" w:space="0" w:color="auto"/>
                    <w:left w:val="none" w:sz="0" w:space="0" w:color="auto"/>
                    <w:bottom w:val="none" w:sz="0" w:space="0" w:color="auto"/>
                    <w:right w:val="none" w:sz="0" w:space="0" w:color="auto"/>
                  </w:divBdr>
                </w:div>
              </w:divsChild>
            </w:div>
            <w:div w:id="2135906607">
              <w:marLeft w:val="0"/>
              <w:marRight w:val="0"/>
              <w:marTop w:val="0"/>
              <w:marBottom w:val="0"/>
              <w:divBdr>
                <w:top w:val="none" w:sz="0" w:space="0" w:color="auto"/>
                <w:left w:val="none" w:sz="0" w:space="0" w:color="auto"/>
                <w:bottom w:val="none" w:sz="0" w:space="0" w:color="auto"/>
                <w:right w:val="none" w:sz="0" w:space="0" w:color="auto"/>
              </w:divBdr>
            </w:div>
            <w:div w:id="1928691685">
              <w:marLeft w:val="0"/>
              <w:marRight w:val="0"/>
              <w:marTop w:val="0"/>
              <w:marBottom w:val="0"/>
              <w:divBdr>
                <w:top w:val="none" w:sz="0" w:space="0" w:color="auto"/>
                <w:left w:val="none" w:sz="0" w:space="0" w:color="auto"/>
                <w:bottom w:val="none" w:sz="0" w:space="0" w:color="auto"/>
                <w:right w:val="none" w:sz="0" w:space="0" w:color="auto"/>
              </w:divBdr>
            </w:div>
          </w:divsChild>
        </w:div>
        <w:div w:id="1701395674">
          <w:marLeft w:val="0"/>
          <w:marRight w:val="0"/>
          <w:marTop w:val="0"/>
          <w:marBottom w:val="0"/>
          <w:divBdr>
            <w:top w:val="none" w:sz="0" w:space="0" w:color="auto"/>
            <w:left w:val="none" w:sz="0" w:space="0" w:color="auto"/>
            <w:bottom w:val="none" w:sz="0" w:space="0" w:color="auto"/>
            <w:right w:val="none" w:sz="0" w:space="0" w:color="auto"/>
          </w:divBdr>
        </w:div>
      </w:divsChild>
    </w:div>
    <w:div w:id="433744518">
      <w:bodyDiv w:val="1"/>
      <w:marLeft w:val="0"/>
      <w:marRight w:val="0"/>
      <w:marTop w:val="0"/>
      <w:marBottom w:val="0"/>
      <w:divBdr>
        <w:top w:val="none" w:sz="0" w:space="0" w:color="auto"/>
        <w:left w:val="none" w:sz="0" w:space="0" w:color="auto"/>
        <w:bottom w:val="none" w:sz="0" w:space="0" w:color="auto"/>
        <w:right w:val="none" w:sz="0" w:space="0" w:color="auto"/>
      </w:divBdr>
      <w:divsChild>
        <w:div w:id="881096896">
          <w:marLeft w:val="0"/>
          <w:marRight w:val="0"/>
          <w:marTop w:val="0"/>
          <w:marBottom w:val="0"/>
          <w:divBdr>
            <w:top w:val="single" w:sz="6" w:space="2" w:color="DDDDDD"/>
            <w:left w:val="single" w:sz="6" w:space="2" w:color="DDDDDD"/>
            <w:bottom w:val="single" w:sz="6" w:space="2" w:color="DDDDDD"/>
            <w:right w:val="single" w:sz="6" w:space="2" w:color="DDDDDD"/>
          </w:divBdr>
          <w:divsChild>
            <w:div w:id="686636746">
              <w:marLeft w:val="0"/>
              <w:marRight w:val="0"/>
              <w:marTop w:val="0"/>
              <w:marBottom w:val="0"/>
              <w:divBdr>
                <w:top w:val="none" w:sz="0" w:space="0" w:color="auto"/>
                <w:left w:val="none" w:sz="0" w:space="0" w:color="auto"/>
                <w:bottom w:val="none" w:sz="0" w:space="0" w:color="auto"/>
                <w:right w:val="none" w:sz="0" w:space="0" w:color="auto"/>
              </w:divBdr>
              <w:divsChild>
                <w:div w:id="735128346">
                  <w:marLeft w:val="0"/>
                  <w:marRight w:val="0"/>
                  <w:marTop w:val="0"/>
                  <w:marBottom w:val="0"/>
                  <w:divBdr>
                    <w:top w:val="none" w:sz="0" w:space="0" w:color="auto"/>
                    <w:left w:val="none" w:sz="0" w:space="0" w:color="auto"/>
                    <w:bottom w:val="none" w:sz="0" w:space="0" w:color="auto"/>
                    <w:right w:val="none" w:sz="0" w:space="0" w:color="auto"/>
                  </w:divBdr>
                </w:div>
                <w:div w:id="598870765">
                  <w:marLeft w:val="0"/>
                  <w:marRight w:val="0"/>
                  <w:marTop w:val="0"/>
                  <w:marBottom w:val="0"/>
                  <w:divBdr>
                    <w:top w:val="none" w:sz="0" w:space="0" w:color="auto"/>
                    <w:left w:val="none" w:sz="0" w:space="0" w:color="auto"/>
                    <w:bottom w:val="none" w:sz="0" w:space="0" w:color="auto"/>
                    <w:right w:val="none" w:sz="0" w:space="0" w:color="auto"/>
                  </w:divBdr>
                </w:div>
              </w:divsChild>
            </w:div>
            <w:div w:id="69741984">
              <w:marLeft w:val="0"/>
              <w:marRight w:val="0"/>
              <w:marTop w:val="0"/>
              <w:marBottom w:val="0"/>
              <w:divBdr>
                <w:top w:val="none" w:sz="0" w:space="0" w:color="auto"/>
                <w:left w:val="none" w:sz="0" w:space="0" w:color="auto"/>
                <w:bottom w:val="none" w:sz="0" w:space="0" w:color="auto"/>
                <w:right w:val="none" w:sz="0" w:space="0" w:color="auto"/>
              </w:divBdr>
              <w:divsChild>
                <w:div w:id="1683894187">
                  <w:marLeft w:val="0"/>
                  <w:marRight w:val="0"/>
                  <w:marTop w:val="0"/>
                  <w:marBottom w:val="0"/>
                  <w:divBdr>
                    <w:top w:val="none" w:sz="0" w:space="0" w:color="auto"/>
                    <w:left w:val="none" w:sz="0" w:space="0" w:color="auto"/>
                    <w:bottom w:val="none" w:sz="0" w:space="0" w:color="auto"/>
                    <w:right w:val="none" w:sz="0" w:space="0" w:color="auto"/>
                  </w:divBdr>
                </w:div>
                <w:div w:id="1313832902">
                  <w:marLeft w:val="0"/>
                  <w:marRight w:val="0"/>
                  <w:marTop w:val="0"/>
                  <w:marBottom w:val="0"/>
                  <w:divBdr>
                    <w:top w:val="none" w:sz="0" w:space="0" w:color="auto"/>
                    <w:left w:val="none" w:sz="0" w:space="0" w:color="auto"/>
                    <w:bottom w:val="none" w:sz="0" w:space="0" w:color="auto"/>
                    <w:right w:val="none" w:sz="0" w:space="0" w:color="auto"/>
                  </w:divBdr>
                </w:div>
              </w:divsChild>
            </w:div>
            <w:div w:id="537932877">
              <w:marLeft w:val="0"/>
              <w:marRight w:val="0"/>
              <w:marTop w:val="0"/>
              <w:marBottom w:val="0"/>
              <w:divBdr>
                <w:top w:val="none" w:sz="0" w:space="0" w:color="auto"/>
                <w:left w:val="none" w:sz="0" w:space="0" w:color="auto"/>
                <w:bottom w:val="none" w:sz="0" w:space="0" w:color="auto"/>
                <w:right w:val="none" w:sz="0" w:space="0" w:color="auto"/>
              </w:divBdr>
              <w:divsChild>
                <w:div w:id="1865707929">
                  <w:marLeft w:val="0"/>
                  <w:marRight w:val="0"/>
                  <w:marTop w:val="0"/>
                  <w:marBottom w:val="0"/>
                  <w:divBdr>
                    <w:top w:val="none" w:sz="0" w:space="0" w:color="auto"/>
                    <w:left w:val="none" w:sz="0" w:space="0" w:color="auto"/>
                    <w:bottom w:val="none" w:sz="0" w:space="0" w:color="auto"/>
                    <w:right w:val="none" w:sz="0" w:space="0" w:color="auto"/>
                  </w:divBdr>
                </w:div>
                <w:div w:id="364257240">
                  <w:marLeft w:val="0"/>
                  <w:marRight w:val="0"/>
                  <w:marTop w:val="0"/>
                  <w:marBottom w:val="0"/>
                  <w:divBdr>
                    <w:top w:val="none" w:sz="0" w:space="0" w:color="auto"/>
                    <w:left w:val="none" w:sz="0" w:space="0" w:color="auto"/>
                    <w:bottom w:val="none" w:sz="0" w:space="0" w:color="auto"/>
                    <w:right w:val="none" w:sz="0" w:space="0" w:color="auto"/>
                  </w:divBdr>
                </w:div>
              </w:divsChild>
            </w:div>
            <w:div w:id="480804787">
              <w:marLeft w:val="0"/>
              <w:marRight w:val="0"/>
              <w:marTop w:val="0"/>
              <w:marBottom w:val="0"/>
              <w:divBdr>
                <w:top w:val="none" w:sz="0" w:space="0" w:color="auto"/>
                <w:left w:val="none" w:sz="0" w:space="0" w:color="auto"/>
                <w:bottom w:val="none" w:sz="0" w:space="0" w:color="auto"/>
                <w:right w:val="none" w:sz="0" w:space="0" w:color="auto"/>
              </w:divBdr>
              <w:divsChild>
                <w:div w:id="305354962">
                  <w:marLeft w:val="0"/>
                  <w:marRight w:val="0"/>
                  <w:marTop w:val="0"/>
                  <w:marBottom w:val="0"/>
                  <w:divBdr>
                    <w:top w:val="none" w:sz="0" w:space="0" w:color="auto"/>
                    <w:left w:val="none" w:sz="0" w:space="0" w:color="auto"/>
                    <w:bottom w:val="none" w:sz="0" w:space="0" w:color="auto"/>
                    <w:right w:val="none" w:sz="0" w:space="0" w:color="auto"/>
                  </w:divBdr>
                </w:div>
                <w:div w:id="151065896">
                  <w:marLeft w:val="0"/>
                  <w:marRight w:val="0"/>
                  <w:marTop w:val="0"/>
                  <w:marBottom w:val="0"/>
                  <w:divBdr>
                    <w:top w:val="none" w:sz="0" w:space="0" w:color="auto"/>
                    <w:left w:val="none" w:sz="0" w:space="0" w:color="auto"/>
                    <w:bottom w:val="none" w:sz="0" w:space="0" w:color="auto"/>
                    <w:right w:val="none" w:sz="0" w:space="0" w:color="auto"/>
                  </w:divBdr>
                </w:div>
              </w:divsChild>
            </w:div>
            <w:div w:id="811141996">
              <w:marLeft w:val="0"/>
              <w:marRight w:val="0"/>
              <w:marTop w:val="0"/>
              <w:marBottom w:val="0"/>
              <w:divBdr>
                <w:top w:val="none" w:sz="0" w:space="0" w:color="auto"/>
                <w:left w:val="none" w:sz="0" w:space="0" w:color="auto"/>
                <w:bottom w:val="none" w:sz="0" w:space="0" w:color="auto"/>
                <w:right w:val="none" w:sz="0" w:space="0" w:color="auto"/>
              </w:divBdr>
            </w:div>
            <w:div w:id="1071192804">
              <w:marLeft w:val="0"/>
              <w:marRight w:val="0"/>
              <w:marTop w:val="0"/>
              <w:marBottom w:val="0"/>
              <w:divBdr>
                <w:top w:val="none" w:sz="0" w:space="0" w:color="auto"/>
                <w:left w:val="none" w:sz="0" w:space="0" w:color="auto"/>
                <w:bottom w:val="none" w:sz="0" w:space="0" w:color="auto"/>
                <w:right w:val="none" w:sz="0" w:space="0" w:color="auto"/>
              </w:divBdr>
            </w:div>
          </w:divsChild>
        </w:div>
        <w:div w:id="1794400724">
          <w:marLeft w:val="0"/>
          <w:marRight w:val="0"/>
          <w:marTop w:val="0"/>
          <w:marBottom w:val="0"/>
          <w:divBdr>
            <w:top w:val="none" w:sz="0" w:space="0" w:color="auto"/>
            <w:left w:val="none" w:sz="0" w:space="0" w:color="auto"/>
            <w:bottom w:val="none" w:sz="0" w:space="0" w:color="auto"/>
            <w:right w:val="none" w:sz="0" w:space="0" w:color="auto"/>
          </w:divBdr>
        </w:div>
      </w:divsChild>
    </w:div>
    <w:div w:id="436679139">
      <w:bodyDiv w:val="1"/>
      <w:marLeft w:val="0"/>
      <w:marRight w:val="0"/>
      <w:marTop w:val="0"/>
      <w:marBottom w:val="0"/>
      <w:divBdr>
        <w:top w:val="none" w:sz="0" w:space="0" w:color="auto"/>
        <w:left w:val="none" w:sz="0" w:space="0" w:color="auto"/>
        <w:bottom w:val="none" w:sz="0" w:space="0" w:color="auto"/>
        <w:right w:val="none" w:sz="0" w:space="0" w:color="auto"/>
      </w:divBdr>
      <w:divsChild>
        <w:div w:id="1900938879">
          <w:marLeft w:val="0"/>
          <w:marRight w:val="0"/>
          <w:marTop w:val="0"/>
          <w:marBottom w:val="0"/>
          <w:divBdr>
            <w:top w:val="single" w:sz="6" w:space="2" w:color="DDDDDD"/>
            <w:left w:val="single" w:sz="6" w:space="2" w:color="DDDDDD"/>
            <w:bottom w:val="single" w:sz="6" w:space="2" w:color="DDDDDD"/>
            <w:right w:val="single" w:sz="6" w:space="2" w:color="DDDDDD"/>
          </w:divBdr>
          <w:divsChild>
            <w:div w:id="1434083891">
              <w:marLeft w:val="0"/>
              <w:marRight w:val="0"/>
              <w:marTop w:val="0"/>
              <w:marBottom w:val="0"/>
              <w:divBdr>
                <w:top w:val="none" w:sz="0" w:space="0" w:color="auto"/>
                <w:left w:val="none" w:sz="0" w:space="0" w:color="auto"/>
                <w:bottom w:val="none" w:sz="0" w:space="0" w:color="auto"/>
                <w:right w:val="none" w:sz="0" w:space="0" w:color="auto"/>
              </w:divBdr>
              <w:divsChild>
                <w:div w:id="1403871900">
                  <w:marLeft w:val="0"/>
                  <w:marRight w:val="0"/>
                  <w:marTop w:val="0"/>
                  <w:marBottom w:val="0"/>
                  <w:divBdr>
                    <w:top w:val="none" w:sz="0" w:space="0" w:color="auto"/>
                    <w:left w:val="none" w:sz="0" w:space="0" w:color="auto"/>
                    <w:bottom w:val="none" w:sz="0" w:space="0" w:color="auto"/>
                    <w:right w:val="none" w:sz="0" w:space="0" w:color="auto"/>
                  </w:divBdr>
                </w:div>
                <w:div w:id="462651336">
                  <w:marLeft w:val="0"/>
                  <w:marRight w:val="0"/>
                  <w:marTop w:val="0"/>
                  <w:marBottom w:val="0"/>
                  <w:divBdr>
                    <w:top w:val="none" w:sz="0" w:space="0" w:color="auto"/>
                    <w:left w:val="none" w:sz="0" w:space="0" w:color="auto"/>
                    <w:bottom w:val="none" w:sz="0" w:space="0" w:color="auto"/>
                    <w:right w:val="none" w:sz="0" w:space="0" w:color="auto"/>
                  </w:divBdr>
                </w:div>
              </w:divsChild>
            </w:div>
            <w:div w:id="1706903609">
              <w:marLeft w:val="0"/>
              <w:marRight w:val="0"/>
              <w:marTop w:val="0"/>
              <w:marBottom w:val="0"/>
              <w:divBdr>
                <w:top w:val="none" w:sz="0" w:space="0" w:color="auto"/>
                <w:left w:val="none" w:sz="0" w:space="0" w:color="auto"/>
                <w:bottom w:val="none" w:sz="0" w:space="0" w:color="auto"/>
                <w:right w:val="none" w:sz="0" w:space="0" w:color="auto"/>
              </w:divBdr>
              <w:divsChild>
                <w:div w:id="1973057777">
                  <w:marLeft w:val="0"/>
                  <w:marRight w:val="0"/>
                  <w:marTop w:val="0"/>
                  <w:marBottom w:val="0"/>
                  <w:divBdr>
                    <w:top w:val="none" w:sz="0" w:space="0" w:color="auto"/>
                    <w:left w:val="none" w:sz="0" w:space="0" w:color="auto"/>
                    <w:bottom w:val="none" w:sz="0" w:space="0" w:color="auto"/>
                    <w:right w:val="none" w:sz="0" w:space="0" w:color="auto"/>
                  </w:divBdr>
                </w:div>
                <w:div w:id="1941377908">
                  <w:marLeft w:val="0"/>
                  <w:marRight w:val="0"/>
                  <w:marTop w:val="0"/>
                  <w:marBottom w:val="0"/>
                  <w:divBdr>
                    <w:top w:val="none" w:sz="0" w:space="0" w:color="auto"/>
                    <w:left w:val="none" w:sz="0" w:space="0" w:color="auto"/>
                    <w:bottom w:val="none" w:sz="0" w:space="0" w:color="auto"/>
                    <w:right w:val="none" w:sz="0" w:space="0" w:color="auto"/>
                  </w:divBdr>
                </w:div>
              </w:divsChild>
            </w:div>
            <w:div w:id="1934127868">
              <w:marLeft w:val="0"/>
              <w:marRight w:val="0"/>
              <w:marTop w:val="0"/>
              <w:marBottom w:val="0"/>
              <w:divBdr>
                <w:top w:val="none" w:sz="0" w:space="0" w:color="auto"/>
                <w:left w:val="none" w:sz="0" w:space="0" w:color="auto"/>
                <w:bottom w:val="none" w:sz="0" w:space="0" w:color="auto"/>
                <w:right w:val="none" w:sz="0" w:space="0" w:color="auto"/>
              </w:divBdr>
              <w:divsChild>
                <w:div w:id="1144350528">
                  <w:marLeft w:val="0"/>
                  <w:marRight w:val="0"/>
                  <w:marTop w:val="0"/>
                  <w:marBottom w:val="0"/>
                  <w:divBdr>
                    <w:top w:val="none" w:sz="0" w:space="0" w:color="auto"/>
                    <w:left w:val="none" w:sz="0" w:space="0" w:color="auto"/>
                    <w:bottom w:val="none" w:sz="0" w:space="0" w:color="auto"/>
                    <w:right w:val="none" w:sz="0" w:space="0" w:color="auto"/>
                  </w:divBdr>
                </w:div>
                <w:div w:id="600456873">
                  <w:marLeft w:val="0"/>
                  <w:marRight w:val="0"/>
                  <w:marTop w:val="0"/>
                  <w:marBottom w:val="0"/>
                  <w:divBdr>
                    <w:top w:val="none" w:sz="0" w:space="0" w:color="auto"/>
                    <w:left w:val="none" w:sz="0" w:space="0" w:color="auto"/>
                    <w:bottom w:val="none" w:sz="0" w:space="0" w:color="auto"/>
                    <w:right w:val="none" w:sz="0" w:space="0" w:color="auto"/>
                  </w:divBdr>
                </w:div>
              </w:divsChild>
            </w:div>
            <w:div w:id="1982808646">
              <w:marLeft w:val="0"/>
              <w:marRight w:val="0"/>
              <w:marTop w:val="0"/>
              <w:marBottom w:val="0"/>
              <w:divBdr>
                <w:top w:val="none" w:sz="0" w:space="0" w:color="auto"/>
                <w:left w:val="none" w:sz="0" w:space="0" w:color="auto"/>
                <w:bottom w:val="none" w:sz="0" w:space="0" w:color="auto"/>
                <w:right w:val="none" w:sz="0" w:space="0" w:color="auto"/>
              </w:divBdr>
              <w:divsChild>
                <w:div w:id="1555920728">
                  <w:marLeft w:val="0"/>
                  <w:marRight w:val="0"/>
                  <w:marTop w:val="0"/>
                  <w:marBottom w:val="0"/>
                  <w:divBdr>
                    <w:top w:val="none" w:sz="0" w:space="0" w:color="auto"/>
                    <w:left w:val="none" w:sz="0" w:space="0" w:color="auto"/>
                    <w:bottom w:val="none" w:sz="0" w:space="0" w:color="auto"/>
                    <w:right w:val="none" w:sz="0" w:space="0" w:color="auto"/>
                  </w:divBdr>
                </w:div>
                <w:div w:id="453712454">
                  <w:marLeft w:val="0"/>
                  <w:marRight w:val="0"/>
                  <w:marTop w:val="0"/>
                  <w:marBottom w:val="0"/>
                  <w:divBdr>
                    <w:top w:val="none" w:sz="0" w:space="0" w:color="auto"/>
                    <w:left w:val="none" w:sz="0" w:space="0" w:color="auto"/>
                    <w:bottom w:val="none" w:sz="0" w:space="0" w:color="auto"/>
                    <w:right w:val="none" w:sz="0" w:space="0" w:color="auto"/>
                  </w:divBdr>
                </w:div>
              </w:divsChild>
            </w:div>
            <w:div w:id="608241816">
              <w:marLeft w:val="0"/>
              <w:marRight w:val="0"/>
              <w:marTop w:val="0"/>
              <w:marBottom w:val="0"/>
              <w:divBdr>
                <w:top w:val="none" w:sz="0" w:space="0" w:color="auto"/>
                <w:left w:val="none" w:sz="0" w:space="0" w:color="auto"/>
                <w:bottom w:val="none" w:sz="0" w:space="0" w:color="auto"/>
                <w:right w:val="none" w:sz="0" w:space="0" w:color="auto"/>
              </w:divBdr>
            </w:div>
            <w:div w:id="652415607">
              <w:marLeft w:val="0"/>
              <w:marRight w:val="0"/>
              <w:marTop w:val="0"/>
              <w:marBottom w:val="0"/>
              <w:divBdr>
                <w:top w:val="none" w:sz="0" w:space="0" w:color="auto"/>
                <w:left w:val="none" w:sz="0" w:space="0" w:color="auto"/>
                <w:bottom w:val="none" w:sz="0" w:space="0" w:color="auto"/>
                <w:right w:val="none" w:sz="0" w:space="0" w:color="auto"/>
              </w:divBdr>
            </w:div>
          </w:divsChild>
        </w:div>
        <w:div w:id="960264858">
          <w:marLeft w:val="0"/>
          <w:marRight w:val="0"/>
          <w:marTop w:val="0"/>
          <w:marBottom w:val="0"/>
          <w:divBdr>
            <w:top w:val="none" w:sz="0" w:space="0" w:color="auto"/>
            <w:left w:val="none" w:sz="0" w:space="0" w:color="auto"/>
            <w:bottom w:val="none" w:sz="0" w:space="0" w:color="auto"/>
            <w:right w:val="none" w:sz="0" w:space="0" w:color="auto"/>
          </w:divBdr>
        </w:div>
      </w:divsChild>
    </w:div>
    <w:div w:id="452678261">
      <w:bodyDiv w:val="1"/>
      <w:marLeft w:val="0"/>
      <w:marRight w:val="0"/>
      <w:marTop w:val="0"/>
      <w:marBottom w:val="0"/>
      <w:divBdr>
        <w:top w:val="none" w:sz="0" w:space="0" w:color="auto"/>
        <w:left w:val="none" w:sz="0" w:space="0" w:color="auto"/>
        <w:bottom w:val="none" w:sz="0" w:space="0" w:color="auto"/>
        <w:right w:val="none" w:sz="0" w:space="0" w:color="auto"/>
      </w:divBdr>
      <w:divsChild>
        <w:div w:id="557785743">
          <w:marLeft w:val="0"/>
          <w:marRight w:val="0"/>
          <w:marTop w:val="0"/>
          <w:marBottom w:val="0"/>
          <w:divBdr>
            <w:top w:val="single" w:sz="6" w:space="2" w:color="DDDDDD"/>
            <w:left w:val="single" w:sz="6" w:space="2" w:color="DDDDDD"/>
            <w:bottom w:val="single" w:sz="6" w:space="2" w:color="DDDDDD"/>
            <w:right w:val="single" w:sz="6" w:space="2" w:color="DDDDDD"/>
          </w:divBdr>
          <w:divsChild>
            <w:div w:id="664434820">
              <w:marLeft w:val="0"/>
              <w:marRight w:val="0"/>
              <w:marTop w:val="0"/>
              <w:marBottom w:val="0"/>
              <w:divBdr>
                <w:top w:val="none" w:sz="0" w:space="0" w:color="auto"/>
                <w:left w:val="none" w:sz="0" w:space="0" w:color="auto"/>
                <w:bottom w:val="none" w:sz="0" w:space="0" w:color="auto"/>
                <w:right w:val="none" w:sz="0" w:space="0" w:color="auto"/>
              </w:divBdr>
              <w:divsChild>
                <w:div w:id="1976324616">
                  <w:marLeft w:val="0"/>
                  <w:marRight w:val="0"/>
                  <w:marTop w:val="0"/>
                  <w:marBottom w:val="0"/>
                  <w:divBdr>
                    <w:top w:val="none" w:sz="0" w:space="0" w:color="auto"/>
                    <w:left w:val="none" w:sz="0" w:space="0" w:color="auto"/>
                    <w:bottom w:val="none" w:sz="0" w:space="0" w:color="auto"/>
                    <w:right w:val="none" w:sz="0" w:space="0" w:color="auto"/>
                  </w:divBdr>
                </w:div>
                <w:div w:id="256984837">
                  <w:marLeft w:val="0"/>
                  <w:marRight w:val="0"/>
                  <w:marTop w:val="0"/>
                  <w:marBottom w:val="0"/>
                  <w:divBdr>
                    <w:top w:val="none" w:sz="0" w:space="0" w:color="auto"/>
                    <w:left w:val="none" w:sz="0" w:space="0" w:color="auto"/>
                    <w:bottom w:val="none" w:sz="0" w:space="0" w:color="auto"/>
                    <w:right w:val="none" w:sz="0" w:space="0" w:color="auto"/>
                  </w:divBdr>
                </w:div>
              </w:divsChild>
            </w:div>
            <w:div w:id="502663937">
              <w:marLeft w:val="0"/>
              <w:marRight w:val="0"/>
              <w:marTop w:val="0"/>
              <w:marBottom w:val="0"/>
              <w:divBdr>
                <w:top w:val="none" w:sz="0" w:space="0" w:color="auto"/>
                <w:left w:val="none" w:sz="0" w:space="0" w:color="auto"/>
                <w:bottom w:val="none" w:sz="0" w:space="0" w:color="auto"/>
                <w:right w:val="none" w:sz="0" w:space="0" w:color="auto"/>
              </w:divBdr>
              <w:divsChild>
                <w:div w:id="11340058">
                  <w:marLeft w:val="0"/>
                  <w:marRight w:val="0"/>
                  <w:marTop w:val="0"/>
                  <w:marBottom w:val="0"/>
                  <w:divBdr>
                    <w:top w:val="none" w:sz="0" w:space="0" w:color="auto"/>
                    <w:left w:val="none" w:sz="0" w:space="0" w:color="auto"/>
                    <w:bottom w:val="none" w:sz="0" w:space="0" w:color="auto"/>
                    <w:right w:val="none" w:sz="0" w:space="0" w:color="auto"/>
                  </w:divBdr>
                </w:div>
                <w:div w:id="788739330">
                  <w:marLeft w:val="0"/>
                  <w:marRight w:val="0"/>
                  <w:marTop w:val="0"/>
                  <w:marBottom w:val="0"/>
                  <w:divBdr>
                    <w:top w:val="none" w:sz="0" w:space="0" w:color="auto"/>
                    <w:left w:val="none" w:sz="0" w:space="0" w:color="auto"/>
                    <w:bottom w:val="none" w:sz="0" w:space="0" w:color="auto"/>
                    <w:right w:val="none" w:sz="0" w:space="0" w:color="auto"/>
                  </w:divBdr>
                </w:div>
              </w:divsChild>
            </w:div>
            <w:div w:id="2069568061">
              <w:marLeft w:val="0"/>
              <w:marRight w:val="0"/>
              <w:marTop w:val="0"/>
              <w:marBottom w:val="0"/>
              <w:divBdr>
                <w:top w:val="none" w:sz="0" w:space="0" w:color="auto"/>
                <w:left w:val="none" w:sz="0" w:space="0" w:color="auto"/>
                <w:bottom w:val="none" w:sz="0" w:space="0" w:color="auto"/>
                <w:right w:val="none" w:sz="0" w:space="0" w:color="auto"/>
              </w:divBdr>
              <w:divsChild>
                <w:div w:id="694620358">
                  <w:marLeft w:val="0"/>
                  <w:marRight w:val="0"/>
                  <w:marTop w:val="0"/>
                  <w:marBottom w:val="0"/>
                  <w:divBdr>
                    <w:top w:val="none" w:sz="0" w:space="0" w:color="auto"/>
                    <w:left w:val="none" w:sz="0" w:space="0" w:color="auto"/>
                    <w:bottom w:val="none" w:sz="0" w:space="0" w:color="auto"/>
                    <w:right w:val="none" w:sz="0" w:space="0" w:color="auto"/>
                  </w:divBdr>
                </w:div>
                <w:div w:id="1979798056">
                  <w:marLeft w:val="0"/>
                  <w:marRight w:val="0"/>
                  <w:marTop w:val="0"/>
                  <w:marBottom w:val="0"/>
                  <w:divBdr>
                    <w:top w:val="none" w:sz="0" w:space="0" w:color="auto"/>
                    <w:left w:val="none" w:sz="0" w:space="0" w:color="auto"/>
                    <w:bottom w:val="none" w:sz="0" w:space="0" w:color="auto"/>
                    <w:right w:val="none" w:sz="0" w:space="0" w:color="auto"/>
                  </w:divBdr>
                </w:div>
              </w:divsChild>
            </w:div>
            <w:div w:id="1980576936">
              <w:marLeft w:val="0"/>
              <w:marRight w:val="0"/>
              <w:marTop w:val="0"/>
              <w:marBottom w:val="0"/>
              <w:divBdr>
                <w:top w:val="none" w:sz="0" w:space="0" w:color="auto"/>
                <w:left w:val="none" w:sz="0" w:space="0" w:color="auto"/>
                <w:bottom w:val="none" w:sz="0" w:space="0" w:color="auto"/>
                <w:right w:val="none" w:sz="0" w:space="0" w:color="auto"/>
              </w:divBdr>
              <w:divsChild>
                <w:div w:id="455568061">
                  <w:marLeft w:val="0"/>
                  <w:marRight w:val="0"/>
                  <w:marTop w:val="0"/>
                  <w:marBottom w:val="0"/>
                  <w:divBdr>
                    <w:top w:val="none" w:sz="0" w:space="0" w:color="auto"/>
                    <w:left w:val="none" w:sz="0" w:space="0" w:color="auto"/>
                    <w:bottom w:val="none" w:sz="0" w:space="0" w:color="auto"/>
                    <w:right w:val="none" w:sz="0" w:space="0" w:color="auto"/>
                  </w:divBdr>
                </w:div>
                <w:div w:id="39060617">
                  <w:marLeft w:val="0"/>
                  <w:marRight w:val="0"/>
                  <w:marTop w:val="0"/>
                  <w:marBottom w:val="0"/>
                  <w:divBdr>
                    <w:top w:val="none" w:sz="0" w:space="0" w:color="auto"/>
                    <w:left w:val="none" w:sz="0" w:space="0" w:color="auto"/>
                    <w:bottom w:val="none" w:sz="0" w:space="0" w:color="auto"/>
                    <w:right w:val="none" w:sz="0" w:space="0" w:color="auto"/>
                  </w:divBdr>
                </w:div>
              </w:divsChild>
            </w:div>
            <w:div w:id="931549934">
              <w:marLeft w:val="0"/>
              <w:marRight w:val="0"/>
              <w:marTop w:val="0"/>
              <w:marBottom w:val="0"/>
              <w:divBdr>
                <w:top w:val="none" w:sz="0" w:space="0" w:color="auto"/>
                <w:left w:val="none" w:sz="0" w:space="0" w:color="auto"/>
                <w:bottom w:val="none" w:sz="0" w:space="0" w:color="auto"/>
                <w:right w:val="none" w:sz="0" w:space="0" w:color="auto"/>
              </w:divBdr>
            </w:div>
            <w:div w:id="494490891">
              <w:marLeft w:val="0"/>
              <w:marRight w:val="0"/>
              <w:marTop w:val="0"/>
              <w:marBottom w:val="0"/>
              <w:divBdr>
                <w:top w:val="none" w:sz="0" w:space="0" w:color="auto"/>
                <w:left w:val="none" w:sz="0" w:space="0" w:color="auto"/>
                <w:bottom w:val="none" w:sz="0" w:space="0" w:color="auto"/>
                <w:right w:val="none" w:sz="0" w:space="0" w:color="auto"/>
              </w:divBdr>
            </w:div>
          </w:divsChild>
        </w:div>
        <w:div w:id="1525246337">
          <w:marLeft w:val="0"/>
          <w:marRight w:val="0"/>
          <w:marTop w:val="0"/>
          <w:marBottom w:val="0"/>
          <w:divBdr>
            <w:top w:val="none" w:sz="0" w:space="0" w:color="auto"/>
            <w:left w:val="none" w:sz="0" w:space="0" w:color="auto"/>
            <w:bottom w:val="none" w:sz="0" w:space="0" w:color="auto"/>
            <w:right w:val="none" w:sz="0" w:space="0" w:color="auto"/>
          </w:divBdr>
        </w:div>
      </w:divsChild>
    </w:div>
    <w:div w:id="464196471">
      <w:bodyDiv w:val="1"/>
      <w:marLeft w:val="0"/>
      <w:marRight w:val="0"/>
      <w:marTop w:val="0"/>
      <w:marBottom w:val="0"/>
      <w:divBdr>
        <w:top w:val="none" w:sz="0" w:space="0" w:color="auto"/>
        <w:left w:val="none" w:sz="0" w:space="0" w:color="auto"/>
        <w:bottom w:val="none" w:sz="0" w:space="0" w:color="auto"/>
        <w:right w:val="none" w:sz="0" w:space="0" w:color="auto"/>
      </w:divBdr>
      <w:divsChild>
        <w:div w:id="1823345652">
          <w:marLeft w:val="0"/>
          <w:marRight w:val="0"/>
          <w:marTop w:val="0"/>
          <w:marBottom w:val="0"/>
          <w:divBdr>
            <w:top w:val="single" w:sz="6" w:space="2" w:color="DDDDDD"/>
            <w:left w:val="single" w:sz="6" w:space="2" w:color="DDDDDD"/>
            <w:bottom w:val="single" w:sz="6" w:space="2" w:color="DDDDDD"/>
            <w:right w:val="single" w:sz="6" w:space="2" w:color="DDDDDD"/>
          </w:divBdr>
          <w:divsChild>
            <w:div w:id="548687490">
              <w:marLeft w:val="0"/>
              <w:marRight w:val="0"/>
              <w:marTop w:val="0"/>
              <w:marBottom w:val="0"/>
              <w:divBdr>
                <w:top w:val="none" w:sz="0" w:space="0" w:color="auto"/>
                <w:left w:val="none" w:sz="0" w:space="0" w:color="auto"/>
                <w:bottom w:val="none" w:sz="0" w:space="0" w:color="auto"/>
                <w:right w:val="none" w:sz="0" w:space="0" w:color="auto"/>
              </w:divBdr>
              <w:divsChild>
                <w:div w:id="574821271">
                  <w:marLeft w:val="0"/>
                  <w:marRight w:val="0"/>
                  <w:marTop w:val="0"/>
                  <w:marBottom w:val="0"/>
                  <w:divBdr>
                    <w:top w:val="none" w:sz="0" w:space="0" w:color="auto"/>
                    <w:left w:val="none" w:sz="0" w:space="0" w:color="auto"/>
                    <w:bottom w:val="none" w:sz="0" w:space="0" w:color="auto"/>
                    <w:right w:val="none" w:sz="0" w:space="0" w:color="auto"/>
                  </w:divBdr>
                </w:div>
                <w:div w:id="242641635">
                  <w:marLeft w:val="0"/>
                  <w:marRight w:val="0"/>
                  <w:marTop w:val="0"/>
                  <w:marBottom w:val="0"/>
                  <w:divBdr>
                    <w:top w:val="none" w:sz="0" w:space="0" w:color="auto"/>
                    <w:left w:val="none" w:sz="0" w:space="0" w:color="auto"/>
                    <w:bottom w:val="none" w:sz="0" w:space="0" w:color="auto"/>
                    <w:right w:val="none" w:sz="0" w:space="0" w:color="auto"/>
                  </w:divBdr>
                </w:div>
              </w:divsChild>
            </w:div>
            <w:div w:id="1377508162">
              <w:marLeft w:val="0"/>
              <w:marRight w:val="0"/>
              <w:marTop w:val="0"/>
              <w:marBottom w:val="0"/>
              <w:divBdr>
                <w:top w:val="none" w:sz="0" w:space="0" w:color="auto"/>
                <w:left w:val="none" w:sz="0" w:space="0" w:color="auto"/>
                <w:bottom w:val="none" w:sz="0" w:space="0" w:color="auto"/>
                <w:right w:val="none" w:sz="0" w:space="0" w:color="auto"/>
              </w:divBdr>
              <w:divsChild>
                <w:div w:id="1943604105">
                  <w:marLeft w:val="0"/>
                  <w:marRight w:val="0"/>
                  <w:marTop w:val="0"/>
                  <w:marBottom w:val="0"/>
                  <w:divBdr>
                    <w:top w:val="none" w:sz="0" w:space="0" w:color="auto"/>
                    <w:left w:val="none" w:sz="0" w:space="0" w:color="auto"/>
                    <w:bottom w:val="none" w:sz="0" w:space="0" w:color="auto"/>
                    <w:right w:val="none" w:sz="0" w:space="0" w:color="auto"/>
                  </w:divBdr>
                </w:div>
                <w:div w:id="477265080">
                  <w:marLeft w:val="0"/>
                  <w:marRight w:val="0"/>
                  <w:marTop w:val="0"/>
                  <w:marBottom w:val="0"/>
                  <w:divBdr>
                    <w:top w:val="none" w:sz="0" w:space="0" w:color="auto"/>
                    <w:left w:val="none" w:sz="0" w:space="0" w:color="auto"/>
                    <w:bottom w:val="none" w:sz="0" w:space="0" w:color="auto"/>
                    <w:right w:val="none" w:sz="0" w:space="0" w:color="auto"/>
                  </w:divBdr>
                </w:div>
              </w:divsChild>
            </w:div>
            <w:div w:id="835148935">
              <w:marLeft w:val="0"/>
              <w:marRight w:val="0"/>
              <w:marTop w:val="0"/>
              <w:marBottom w:val="0"/>
              <w:divBdr>
                <w:top w:val="none" w:sz="0" w:space="0" w:color="auto"/>
                <w:left w:val="none" w:sz="0" w:space="0" w:color="auto"/>
                <w:bottom w:val="none" w:sz="0" w:space="0" w:color="auto"/>
                <w:right w:val="none" w:sz="0" w:space="0" w:color="auto"/>
              </w:divBdr>
              <w:divsChild>
                <w:div w:id="817841748">
                  <w:marLeft w:val="0"/>
                  <w:marRight w:val="0"/>
                  <w:marTop w:val="0"/>
                  <w:marBottom w:val="0"/>
                  <w:divBdr>
                    <w:top w:val="none" w:sz="0" w:space="0" w:color="auto"/>
                    <w:left w:val="none" w:sz="0" w:space="0" w:color="auto"/>
                    <w:bottom w:val="none" w:sz="0" w:space="0" w:color="auto"/>
                    <w:right w:val="none" w:sz="0" w:space="0" w:color="auto"/>
                  </w:divBdr>
                </w:div>
                <w:div w:id="396978818">
                  <w:marLeft w:val="0"/>
                  <w:marRight w:val="0"/>
                  <w:marTop w:val="0"/>
                  <w:marBottom w:val="0"/>
                  <w:divBdr>
                    <w:top w:val="none" w:sz="0" w:space="0" w:color="auto"/>
                    <w:left w:val="none" w:sz="0" w:space="0" w:color="auto"/>
                    <w:bottom w:val="none" w:sz="0" w:space="0" w:color="auto"/>
                    <w:right w:val="none" w:sz="0" w:space="0" w:color="auto"/>
                  </w:divBdr>
                </w:div>
              </w:divsChild>
            </w:div>
            <w:div w:id="1018890202">
              <w:marLeft w:val="0"/>
              <w:marRight w:val="0"/>
              <w:marTop w:val="0"/>
              <w:marBottom w:val="0"/>
              <w:divBdr>
                <w:top w:val="none" w:sz="0" w:space="0" w:color="auto"/>
                <w:left w:val="none" w:sz="0" w:space="0" w:color="auto"/>
                <w:bottom w:val="none" w:sz="0" w:space="0" w:color="auto"/>
                <w:right w:val="none" w:sz="0" w:space="0" w:color="auto"/>
              </w:divBdr>
              <w:divsChild>
                <w:div w:id="1528716004">
                  <w:marLeft w:val="0"/>
                  <w:marRight w:val="0"/>
                  <w:marTop w:val="0"/>
                  <w:marBottom w:val="0"/>
                  <w:divBdr>
                    <w:top w:val="none" w:sz="0" w:space="0" w:color="auto"/>
                    <w:left w:val="none" w:sz="0" w:space="0" w:color="auto"/>
                    <w:bottom w:val="none" w:sz="0" w:space="0" w:color="auto"/>
                    <w:right w:val="none" w:sz="0" w:space="0" w:color="auto"/>
                  </w:divBdr>
                </w:div>
                <w:div w:id="34307372">
                  <w:marLeft w:val="0"/>
                  <w:marRight w:val="0"/>
                  <w:marTop w:val="0"/>
                  <w:marBottom w:val="0"/>
                  <w:divBdr>
                    <w:top w:val="none" w:sz="0" w:space="0" w:color="auto"/>
                    <w:left w:val="none" w:sz="0" w:space="0" w:color="auto"/>
                    <w:bottom w:val="none" w:sz="0" w:space="0" w:color="auto"/>
                    <w:right w:val="none" w:sz="0" w:space="0" w:color="auto"/>
                  </w:divBdr>
                </w:div>
              </w:divsChild>
            </w:div>
            <w:div w:id="1387412966">
              <w:marLeft w:val="0"/>
              <w:marRight w:val="0"/>
              <w:marTop w:val="0"/>
              <w:marBottom w:val="0"/>
              <w:divBdr>
                <w:top w:val="none" w:sz="0" w:space="0" w:color="auto"/>
                <w:left w:val="none" w:sz="0" w:space="0" w:color="auto"/>
                <w:bottom w:val="none" w:sz="0" w:space="0" w:color="auto"/>
                <w:right w:val="none" w:sz="0" w:space="0" w:color="auto"/>
              </w:divBdr>
            </w:div>
            <w:div w:id="939335261">
              <w:marLeft w:val="0"/>
              <w:marRight w:val="0"/>
              <w:marTop w:val="0"/>
              <w:marBottom w:val="0"/>
              <w:divBdr>
                <w:top w:val="none" w:sz="0" w:space="0" w:color="auto"/>
                <w:left w:val="none" w:sz="0" w:space="0" w:color="auto"/>
                <w:bottom w:val="none" w:sz="0" w:space="0" w:color="auto"/>
                <w:right w:val="none" w:sz="0" w:space="0" w:color="auto"/>
              </w:divBdr>
            </w:div>
          </w:divsChild>
        </w:div>
        <w:div w:id="510993551">
          <w:marLeft w:val="0"/>
          <w:marRight w:val="0"/>
          <w:marTop w:val="0"/>
          <w:marBottom w:val="0"/>
          <w:divBdr>
            <w:top w:val="none" w:sz="0" w:space="0" w:color="auto"/>
            <w:left w:val="none" w:sz="0" w:space="0" w:color="auto"/>
            <w:bottom w:val="none" w:sz="0" w:space="0" w:color="auto"/>
            <w:right w:val="none" w:sz="0" w:space="0" w:color="auto"/>
          </w:divBdr>
        </w:div>
      </w:divsChild>
    </w:div>
    <w:div w:id="466898887">
      <w:bodyDiv w:val="1"/>
      <w:marLeft w:val="0"/>
      <w:marRight w:val="0"/>
      <w:marTop w:val="0"/>
      <w:marBottom w:val="0"/>
      <w:divBdr>
        <w:top w:val="none" w:sz="0" w:space="0" w:color="auto"/>
        <w:left w:val="none" w:sz="0" w:space="0" w:color="auto"/>
        <w:bottom w:val="none" w:sz="0" w:space="0" w:color="auto"/>
        <w:right w:val="none" w:sz="0" w:space="0" w:color="auto"/>
      </w:divBdr>
      <w:divsChild>
        <w:div w:id="1797992075">
          <w:marLeft w:val="0"/>
          <w:marRight w:val="0"/>
          <w:marTop w:val="0"/>
          <w:marBottom w:val="0"/>
          <w:divBdr>
            <w:top w:val="none" w:sz="0" w:space="0" w:color="auto"/>
            <w:left w:val="none" w:sz="0" w:space="0" w:color="auto"/>
            <w:bottom w:val="none" w:sz="0" w:space="0" w:color="auto"/>
            <w:right w:val="none" w:sz="0" w:space="0" w:color="auto"/>
          </w:divBdr>
          <w:divsChild>
            <w:div w:id="1052074847">
              <w:marLeft w:val="0"/>
              <w:marRight w:val="0"/>
              <w:marTop w:val="0"/>
              <w:marBottom w:val="0"/>
              <w:divBdr>
                <w:top w:val="none" w:sz="0" w:space="0" w:color="auto"/>
                <w:left w:val="single" w:sz="18" w:space="8" w:color="6CE26C"/>
                <w:bottom w:val="none" w:sz="0" w:space="0" w:color="auto"/>
                <w:right w:val="single" w:sz="6" w:space="6" w:color="E7E5DC"/>
              </w:divBdr>
            </w:div>
          </w:divsChild>
        </w:div>
        <w:div w:id="1074930203">
          <w:marLeft w:val="0"/>
          <w:marRight w:val="0"/>
          <w:marTop w:val="0"/>
          <w:marBottom w:val="0"/>
          <w:divBdr>
            <w:top w:val="none" w:sz="0" w:space="0" w:color="auto"/>
            <w:left w:val="none" w:sz="0" w:space="0" w:color="auto"/>
            <w:bottom w:val="none" w:sz="0" w:space="0" w:color="auto"/>
            <w:right w:val="none" w:sz="0" w:space="0" w:color="auto"/>
          </w:divBdr>
          <w:divsChild>
            <w:div w:id="1062754458">
              <w:marLeft w:val="0"/>
              <w:marRight w:val="0"/>
              <w:marTop w:val="0"/>
              <w:marBottom w:val="0"/>
              <w:divBdr>
                <w:top w:val="none" w:sz="0" w:space="0" w:color="auto"/>
                <w:left w:val="single" w:sz="18" w:space="8" w:color="6CE26C"/>
                <w:bottom w:val="none" w:sz="0" w:space="0" w:color="auto"/>
                <w:right w:val="single" w:sz="6" w:space="6" w:color="E7E5DC"/>
              </w:divBdr>
            </w:div>
          </w:divsChild>
        </w:div>
        <w:div w:id="716010654">
          <w:marLeft w:val="0"/>
          <w:marRight w:val="0"/>
          <w:marTop w:val="0"/>
          <w:marBottom w:val="0"/>
          <w:divBdr>
            <w:top w:val="none" w:sz="0" w:space="0" w:color="auto"/>
            <w:left w:val="none" w:sz="0" w:space="0" w:color="auto"/>
            <w:bottom w:val="none" w:sz="0" w:space="0" w:color="auto"/>
            <w:right w:val="none" w:sz="0" w:space="0" w:color="auto"/>
          </w:divBdr>
          <w:divsChild>
            <w:div w:id="1184439779">
              <w:marLeft w:val="0"/>
              <w:marRight w:val="0"/>
              <w:marTop w:val="0"/>
              <w:marBottom w:val="0"/>
              <w:divBdr>
                <w:top w:val="none" w:sz="0" w:space="0" w:color="auto"/>
                <w:left w:val="single" w:sz="18" w:space="8" w:color="6CE26C"/>
                <w:bottom w:val="none" w:sz="0" w:space="0" w:color="auto"/>
                <w:right w:val="single" w:sz="6" w:space="6" w:color="E7E5DC"/>
              </w:divBdr>
            </w:div>
          </w:divsChild>
        </w:div>
        <w:div w:id="1592740419">
          <w:marLeft w:val="0"/>
          <w:marRight w:val="0"/>
          <w:marTop w:val="0"/>
          <w:marBottom w:val="0"/>
          <w:divBdr>
            <w:top w:val="none" w:sz="0" w:space="0" w:color="auto"/>
            <w:left w:val="none" w:sz="0" w:space="0" w:color="auto"/>
            <w:bottom w:val="none" w:sz="0" w:space="0" w:color="auto"/>
            <w:right w:val="none" w:sz="0" w:space="0" w:color="auto"/>
          </w:divBdr>
          <w:divsChild>
            <w:div w:id="389308091">
              <w:marLeft w:val="0"/>
              <w:marRight w:val="0"/>
              <w:marTop w:val="0"/>
              <w:marBottom w:val="0"/>
              <w:divBdr>
                <w:top w:val="none" w:sz="0" w:space="0" w:color="auto"/>
                <w:left w:val="single" w:sz="18" w:space="8" w:color="6CE26C"/>
                <w:bottom w:val="none" w:sz="0" w:space="0" w:color="auto"/>
                <w:right w:val="single" w:sz="6" w:space="6" w:color="E7E5DC"/>
              </w:divBdr>
            </w:div>
          </w:divsChild>
        </w:div>
        <w:div w:id="869728741">
          <w:marLeft w:val="0"/>
          <w:marRight w:val="0"/>
          <w:marTop w:val="0"/>
          <w:marBottom w:val="0"/>
          <w:divBdr>
            <w:top w:val="none" w:sz="0" w:space="0" w:color="auto"/>
            <w:left w:val="none" w:sz="0" w:space="0" w:color="auto"/>
            <w:bottom w:val="none" w:sz="0" w:space="0" w:color="auto"/>
            <w:right w:val="none" w:sz="0" w:space="0" w:color="auto"/>
          </w:divBdr>
          <w:divsChild>
            <w:div w:id="168932672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492068755">
      <w:bodyDiv w:val="1"/>
      <w:marLeft w:val="0"/>
      <w:marRight w:val="0"/>
      <w:marTop w:val="0"/>
      <w:marBottom w:val="0"/>
      <w:divBdr>
        <w:top w:val="none" w:sz="0" w:space="0" w:color="auto"/>
        <w:left w:val="none" w:sz="0" w:space="0" w:color="auto"/>
        <w:bottom w:val="none" w:sz="0" w:space="0" w:color="auto"/>
        <w:right w:val="none" w:sz="0" w:space="0" w:color="auto"/>
      </w:divBdr>
      <w:divsChild>
        <w:div w:id="862207830">
          <w:marLeft w:val="0"/>
          <w:marRight w:val="0"/>
          <w:marTop w:val="0"/>
          <w:marBottom w:val="0"/>
          <w:divBdr>
            <w:top w:val="single" w:sz="6" w:space="2" w:color="DDDDDD"/>
            <w:left w:val="single" w:sz="6" w:space="2" w:color="DDDDDD"/>
            <w:bottom w:val="single" w:sz="6" w:space="2" w:color="DDDDDD"/>
            <w:right w:val="single" w:sz="6" w:space="2" w:color="DDDDDD"/>
          </w:divBdr>
          <w:divsChild>
            <w:div w:id="1443453677">
              <w:marLeft w:val="0"/>
              <w:marRight w:val="0"/>
              <w:marTop w:val="0"/>
              <w:marBottom w:val="0"/>
              <w:divBdr>
                <w:top w:val="none" w:sz="0" w:space="0" w:color="auto"/>
                <w:left w:val="none" w:sz="0" w:space="0" w:color="auto"/>
                <w:bottom w:val="none" w:sz="0" w:space="0" w:color="auto"/>
                <w:right w:val="none" w:sz="0" w:space="0" w:color="auto"/>
              </w:divBdr>
              <w:divsChild>
                <w:div w:id="224144597">
                  <w:marLeft w:val="0"/>
                  <w:marRight w:val="0"/>
                  <w:marTop w:val="0"/>
                  <w:marBottom w:val="0"/>
                  <w:divBdr>
                    <w:top w:val="none" w:sz="0" w:space="0" w:color="auto"/>
                    <w:left w:val="none" w:sz="0" w:space="0" w:color="auto"/>
                    <w:bottom w:val="none" w:sz="0" w:space="0" w:color="auto"/>
                    <w:right w:val="none" w:sz="0" w:space="0" w:color="auto"/>
                  </w:divBdr>
                </w:div>
                <w:div w:id="33426905">
                  <w:marLeft w:val="0"/>
                  <w:marRight w:val="0"/>
                  <w:marTop w:val="0"/>
                  <w:marBottom w:val="0"/>
                  <w:divBdr>
                    <w:top w:val="none" w:sz="0" w:space="0" w:color="auto"/>
                    <w:left w:val="none" w:sz="0" w:space="0" w:color="auto"/>
                    <w:bottom w:val="none" w:sz="0" w:space="0" w:color="auto"/>
                    <w:right w:val="none" w:sz="0" w:space="0" w:color="auto"/>
                  </w:divBdr>
                </w:div>
              </w:divsChild>
            </w:div>
            <w:div w:id="1270118448">
              <w:marLeft w:val="0"/>
              <w:marRight w:val="0"/>
              <w:marTop w:val="0"/>
              <w:marBottom w:val="0"/>
              <w:divBdr>
                <w:top w:val="none" w:sz="0" w:space="0" w:color="auto"/>
                <w:left w:val="none" w:sz="0" w:space="0" w:color="auto"/>
                <w:bottom w:val="none" w:sz="0" w:space="0" w:color="auto"/>
                <w:right w:val="none" w:sz="0" w:space="0" w:color="auto"/>
              </w:divBdr>
              <w:divsChild>
                <w:div w:id="1442797084">
                  <w:marLeft w:val="0"/>
                  <w:marRight w:val="0"/>
                  <w:marTop w:val="0"/>
                  <w:marBottom w:val="0"/>
                  <w:divBdr>
                    <w:top w:val="none" w:sz="0" w:space="0" w:color="auto"/>
                    <w:left w:val="none" w:sz="0" w:space="0" w:color="auto"/>
                    <w:bottom w:val="none" w:sz="0" w:space="0" w:color="auto"/>
                    <w:right w:val="none" w:sz="0" w:space="0" w:color="auto"/>
                  </w:divBdr>
                </w:div>
                <w:div w:id="145823934">
                  <w:marLeft w:val="0"/>
                  <w:marRight w:val="0"/>
                  <w:marTop w:val="0"/>
                  <w:marBottom w:val="0"/>
                  <w:divBdr>
                    <w:top w:val="none" w:sz="0" w:space="0" w:color="auto"/>
                    <w:left w:val="none" w:sz="0" w:space="0" w:color="auto"/>
                    <w:bottom w:val="none" w:sz="0" w:space="0" w:color="auto"/>
                    <w:right w:val="none" w:sz="0" w:space="0" w:color="auto"/>
                  </w:divBdr>
                </w:div>
              </w:divsChild>
            </w:div>
            <w:div w:id="1307517562">
              <w:marLeft w:val="0"/>
              <w:marRight w:val="0"/>
              <w:marTop w:val="0"/>
              <w:marBottom w:val="0"/>
              <w:divBdr>
                <w:top w:val="none" w:sz="0" w:space="0" w:color="auto"/>
                <w:left w:val="none" w:sz="0" w:space="0" w:color="auto"/>
                <w:bottom w:val="none" w:sz="0" w:space="0" w:color="auto"/>
                <w:right w:val="none" w:sz="0" w:space="0" w:color="auto"/>
              </w:divBdr>
              <w:divsChild>
                <w:div w:id="1881624406">
                  <w:marLeft w:val="0"/>
                  <w:marRight w:val="0"/>
                  <w:marTop w:val="0"/>
                  <w:marBottom w:val="0"/>
                  <w:divBdr>
                    <w:top w:val="none" w:sz="0" w:space="0" w:color="auto"/>
                    <w:left w:val="none" w:sz="0" w:space="0" w:color="auto"/>
                    <w:bottom w:val="none" w:sz="0" w:space="0" w:color="auto"/>
                    <w:right w:val="none" w:sz="0" w:space="0" w:color="auto"/>
                  </w:divBdr>
                </w:div>
                <w:div w:id="782573996">
                  <w:marLeft w:val="0"/>
                  <w:marRight w:val="0"/>
                  <w:marTop w:val="0"/>
                  <w:marBottom w:val="0"/>
                  <w:divBdr>
                    <w:top w:val="none" w:sz="0" w:space="0" w:color="auto"/>
                    <w:left w:val="none" w:sz="0" w:space="0" w:color="auto"/>
                    <w:bottom w:val="none" w:sz="0" w:space="0" w:color="auto"/>
                    <w:right w:val="none" w:sz="0" w:space="0" w:color="auto"/>
                  </w:divBdr>
                </w:div>
              </w:divsChild>
            </w:div>
            <w:div w:id="1239360655">
              <w:marLeft w:val="0"/>
              <w:marRight w:val="0"/>
              <w:marTop w:val="0"/>
              <w:marBottom w:val="0"/>
              <w:divBdr>
                <w:top w:val="none" w:sz="0" w:space="0" w:color="auto"/>
                <w:left w:val="none" w:sz="0" w:space="0" w:color="auto"/>
                <w:bottom w:val="none" w:sz="0" w:space="0" w:color="auto"/>
                <w:right w:val="none" w:sz="0" w:space="0" w:color="auto"/>
              </w:divBdr>
              <w:divsChild>
                <w:div w:id="914706831">
                  <w:marLeft w:val="0"/>
                  <w:marRight w:val="0"/>
                  <w:marTop w:val="0"/>
                  <w:marBottom w:val="0"/>
                  <w:divBdr>
                    <w:top w:val="none" w:sz="0" w:space="0" w:color="auto"/>
                    <w:left w:val="none" w:sz="0" w:space="0" w:color="auto"/>
                    <w:bottom w:val="none" w:sz="0" w:space="0" w:color="auto"/>
                    <w:right w:val="none" w:sz="0" w:space="0" w:color="auto"/>
                  </w:divBdr>
                </w:div>
                <w:div w:id="64184238">
                  <w:marLeft w:val="0"/>
                  <w:marRight w:val="0"/>
                  <w:marTop w:val="0"/>
                  <w:marBottom w:val="0"/>
                  <w:divBdr>
                    <w:top w:val="none" w:sz="0" w:space="0" w:color="auto"/>
                    <w:left w:val="none" w:sz="0" w:space="0" w:color="auto"/>
                    <w:bottom w:val="none" w:sz="0" w:space="0" w:color="auto"/>
                    <w:right w:val="none" w:sz="0" w:space="0" w:color="auto"/>
                  </w:divBdr>
                </w:div>
              </w:divsChild>
            </w:div>
            <w:div w:id="129592728">
              <w:marLeft w:val="0"/>
              <w:marRight w:val="0"/>
              <w:marTop w:val="0"/>
              <w:marBottom w:val="0"/>
              <w:divBdr>
                <w:top w:val="none" w:sz="0" w:space="0" w:color="auto"/>
                <w:left w:val="none" w:sz="0" w:space="0" w:color="auto"/>
                <w:bottom w:val="none" w:sz="0" w:space="0" w:color="auto"/>
                <w:right w:val="none" w:sz="0" w:space="0" w:color="auto"/>
              </w:divBdr>
            </w:div>
            <w:div w:id="2045132078">
              <w:marLeft w:val="0"/>
              <w:marRight w:val="0"/>
              <w:marTop w:val="0"/>
              <w:marBottom w:val="0"/>
              <w:divBdr>
                <w:top w:val="none" w:sz="0" w:space="0" w:color="auto"/>
                <w:left w:val="none" w:sz="0" w:space="0" w:color="auto"/>
                <w:bottom w:val="none" w:sz="0" w:space="0" w:color="auto"/>
                <w:right w:val="none" w:sz="0" w:space="0" w:color="auto"/>
              </w:divBdr>
            </w:div>
          </w:divsChild>
        </w:div>
        <w:div w:id="1638611506">
          <w:marLeft w:val="0"/>
          <w:marRight w:val="0"/>
          <w:marTop w:val="0"/>
          <w:marBottom w:val="0"/>
          <w:divBdr>
            <w:top w:val="none" w:sz="0" w:space="0" w:color="auto"/>
            <w:left w:val="none" w:sz="0" w:space="0" w:color="auto"/>
            <w:bottom w:val="none" w:sz="0" w:space="0" w:color="auto"/>
            <w:right w:val="none" w:sz="0" w:space="0" w:color="auto"/>
          </w:divBdr>
        </w:div>
      </w:divsChild>
    </w:div>
    <w:div w:id="517620590">
      <w:bodyDiv w:val="1"/>
      <w:marLeft w:val="0"/>
      <w:marRight w:val="0"/>
      <w:marTop w:val="0"/>
      <w:marBottom w:val="0"/>
      <w:divBdr>
        <w:top w:val="none" w:sz="0" w:space="0" w:color="auto"/>
        <w:left w:val="none" w:sz="0" w:space="0" w:color="auto"/>
        <w:bottom w:val="none" w:sz="0" w:space="0" w:color="auto"/>
        <w:right w:val="none" w:sz="0" w:space="0" w:color="auto"/>
      </w:divBdr>
      <w:divsChild>
        <w:div w:id="949238046">
          <w:marLeft w:val="0"/>
          <w:marRight w:val="0"/>
          <w:marTop w:val="0"/>
          <w:marBottom w:val="0"/>
          <w:divBdr>
            <w:top w:val="single" w:sz="6" w:space="2" w:color="DDDDDD"/>
            <w:left w:val="single" w:sz="6" w:space="2" w:color="DDDDDD"/>
            <w:bottom w:val="single" w:sz="6" w:space="2" w:color="DDDDDD"/>
            <w:right w:val="single" w:sz="6" w:space="2" w:color="DDDDDD"/>
          </w:divBdr>
          <w:divsChild>
            <w:div w:id="83961947">
              <w:marLeft w:val="0"/>
              <w:marRight w:val="0"/>
              <w:marTop w:val="0"/>
              <w:marBottom w:val="0"/>
              <w:divBdr>
                <w:top w:val="none" w:sz="0" w:space="0" w:color="auto"/>
                <w:left w:val="none" w:sz="0" w:space="0" w:color="auto"/>
                <w:bottom w:val="none" w:sz="0" w:space="0" w:color="auto"/>
                <w:right w:val="none" w:sz="0" w:space="0" w:color="auto"/>
              </w:divBdr>
              <w:divsChild>
                <w:div w:id="2068917569">
                  <w:marLeft w:val="0"/>
                  <w:marRight w:val="0"/>
                  <w:marTop w:val="0"/>
                  <w:marBottom w:val="0"/>
                  <w:divBdr>
                    <w:top w:val="none" w:sz="0" w:space="0" w:color="auto"/>
                    <w:left w:val="none" w:sz="0" w:space="0" w:color="auto"/>
                    <w:bottom w:val="none" w:sz="0" w:space="0" w:color="auto"/>
                    <w:right w:val="none" w:sz="0" w:space="0" w:color="auto"/>
                  </w:divBdr>
                </w:div>
                <w:div w:id="809979763">
                  <w:marLeft w:val="0"/>
                  <w:marRight w:val="0"/>
                  <w:marTop w:val="0"/>
                  <w:marBottom w:val="0"/>
                  <w:divBdr>
                    <w:top w:val="none" w:sz="0" w:space="0" w:color="auto"/>
                    <w:left w:val="none" w:sz="0" w:space="0" w:color="auto"/>
                    <w:bottom w:val="none" w:sz="0" w:space="0" w:color="auto"/>
                    <w:right w:val="none" w:sz="0" w:space="0" w:color="auto"/>
                  </w:divBdr>
                </w:div>
              </w:divsChild>
            </w:div>
            <w:div w:id="210918888">
              <w:marLeft w:val="0"/>
              <w:marRight w:val="0"/>
              <w:marTop w:val="0"/>
              <w:marBottom w:val="0"/>
              <w:divBdr>
                <w:top w:val="none" w:sz="0" w:space="0" w:color="auto"/>
                <w:left w:val="none" w:sz="0" w:space="0" w:color="auto"/>
                <w:bottom w:val="none" w:sz="0" w:space="0" w:color="auto"/>
                <w:right w:val="none" w:sz="0" w:space="0" w:color="auto"/>
              </w:divBdr>
              <w:divsChild>
                <w:div w:id="1163278785">
                  <w:marLeft w:val="0"/>
                  <w:marRight w:val="0"/>
                  <w:marTop w:val="0"/>
                  <w:marBottom w:val="0"/>
                  <w:divBdr>
                    <w:top w:val="none" w:sz="0" w:space="0" w:color="auto"/>
                    <w:left w:val="none" w:sz="0" w:space="0" w:color="auto"/>
                    <w:bottom w:val="none" w:sz="0" w:space="0" w:color="auto"/>
                    <w:right w:val="none" w:sz="0" w:space="0" w:color="auto"/>
                  </w:divBdr>
                </w:div>
                <w:div w:id="976883276">
                  <w:marLeft w:val="0"/>
                  <w:marRight w:val="0"/>
                  <w:marTop w:val="0"/>
                  <w:marBottom w:val="0"/>
                  <w:divBdr>
                    <w:top w:val="none" w:sz="0" w:space="0" w:color="auto"/>
                    <w:left w:val="none" w:sz="0" w:space="0" w:color="auto"/>
                    <w:bottom w:val="none" w:sz="0" w:space="0" w:color="auto"/>
                    <w:right w:val="none" w:sz="0" w:space="0" w:color="auto"/>
                  </w:divBdr>
                </w:div>
              </w:divsChild>
            </w:div>
            <w:div w:id="260378072">
              <w:marLeft w:val="0"/>
              <w:marRight w:val="0"/>
              <w:marTop w:val="0"/>
              <w:marBottom w:val="0"/>
              <w:divBdr>
                <w:top w:val="none" w:sz="0" w:space="0" w:color="auto"/>
                <w:left w:val="none" w:sz="0" w:space="0" w:color="auto"/>
                <w:bottom w:val="none" w:sz="0" w:space="0" w:color="auto"/>
                <w:right w:val="none" w:sz="0" w:space="0" w:color="auto"/>
              </w:divBdr>
              <w:divsChild>
                <w:div w:id="604264655">
                  <w:marLeft w:val="0"/>
                  <w:marRight w:val="0"/>
                  <w:marTop w:val="0"/>
                  <w:marBottom w:val="0"/>
                  <w:divBdr>
                    <w:top w:val="none" w:sz="0" w:space="0" w:color="auto"/>
                    <w:left w:val="none" w:sz="0" w:space="0" w:color="auto"/>
                    <w:bottom w:val="none" w:sz="0" w:space="0" w:color="auto"/>
                    <w:right w:val="none" w:sz="0" w:space="0" w:color="auto"/>
                  </w:divBdr>
                </w:div>
                <w:div w:id="312954776">
                  <w:marLeft w:val="0"/>
                  <w:marRight w:val="0"/>
                  <w:marTop w:val="0"/>
                  <w:marBottom w:val="0"/>
                  <w:divBdr>
                    <w:top w:val="none" w:sz="0" w:space="0" w:color="auto"/>
                    <w:left w:val="none" w:sz="0" w:space="0" w:color="auto"/>
                    <w:bottom w:val="none" w:sz="0" w:space="0" w:color="auto"/>
                    <w:right w:val="none" w:sz="0" w:space="0" w:color="auto"/>
                  </w:divBdr>
                </w:div>
              </w:divsChild>
            </w:div>
            <w:div w:id="1538394853">
              <w:marLeft w:val="0"/>
              <w:marRight w:val="0"/>
              <w:marTop w:val="0"/>
              <w:marBottom w:val="0"/>
              <w:divBdr>
                <w:top w:val="none" w:sz="0" w:space="0" w:color="auto"/>
                <w:left w:val="none" w:sz="0" w:space="0" w:color="auto"/>
                <w:bottom w:val="none" w:sz="0" w:space="0" w:color="auto"/>
                <w:right w:val="none" w:sz="0" w:space="0" w:color="auto"/>
              </w:divBdr>
              <w:divsChild>
                <w:div w:id="681321366">
                  <w:marLeft w:val="0"/>
                  <w:marRight w:val="0"/>
                  <w:marTop w:val="0"/>
                  <w:marBottom w:val="0"/>
                  <w:divBdr>
                    <w:top w:val="none" w:sz="0" w:space="0" w:color="auto"/>
                    <w:left w:val="none" w:sz="0" w:space="0" w:color="auto"/>
                    <w:bottom w:val="none" w:sz="0" w:space="0" w:color="auto"/>
                    <w:right w:val="none" w:sz="0" w:space="0" w:color="auto"/>
                  </w:divBdr>
                </w:div>
                <w:div w:id="1303077854">
                  <w:marLeft w:val="0"/>
                  <w:marRight w:val="0"/>
                  <w:marTop w:val="0"/>
                  <w:marBottom w:val="0"/>
                  <w:divBdr>
                    <w:top w:val="none" w:sz="0" w:space="0" w:color="auto"/>
                    <w:left w:val="none" w:sz="0" w:space="0" w:color="auto"/>
                    <w:bottom w:val="none" w:sz="0" w:space="0" w:color="auto"/>
                    <w:right w:val="none" w:sz="0" w:space="0" w:color="auto"/>
                  </w:divBdr>
                </w:div>
              </w:divsChild>
            </w:div>
            <w:div w:id="1882667194">
              <w:marLeft w:val="0"/>
              <w:marRight w:val="0"/>
              <w:marTop w:val="0"/>
              <w:marBottom w:val="0"/>
              <w:divBdr>
                <w:top w:val="none" w:sz="0" w:space="0" w:color="auto"/>
                <w:left w:val="none" w:sz="0" w:space="0" w:color="auto"/>
                <w:bottom w:val="none" w:sz="0" w:space="0" w:color="auto"/>
                <w:right w:val="none" w:sz="0" w:space="0" w:color="auto"/>
              </w:divBdr>
            </w:div>
            <w:div w:id="1027680717">
              <w:marLeft w:val="0"/>
              <w:marRight w:val="0"/>
              <w:marTop w:val="0"/>
              <w:marBottom w:val="0"/>
              <w:divBdr>
                <w:top w:val="none" w:sz="0" w:space="0" w:color="auto"/>
                <w:left w:val="none" w:sz="0" w:space="0" w:color="auto"/>
                <w:bottom w:val="none" w:sz="0" w:space="0" w:color="auto"/>
                <w:right w:val="none" w:sz="0" w:space="0" w:color="auto"/>
              </w:divBdr>
            </w:div>
          </w:divsChild>
        </w:div>
        <w:div w:id="1392464118">
          <w:marLeft w:val="0"/>
          <w:marRight w:val="0"/>
          <w:marTop w:val="0"/>
          <w:marBottom w:val="0"/>
          <w:divBdr>
            <w:top w:val="none" w:sz="0" w:space="0" w:color="auto"/>
            <w:left w:val="none" w:sz="0" w:space="0" w:color="auto"/>
            <w:bottom w:val="none" w:sz="0" w:space="0" w:color="auto"/>
            <w:right w:val="none" w:sz="0" w:space="0" w:color="auto"/>
          </w:divBdr>
        </w:div>
      </w:divsChild>
    </w:div>
    <w:div w:id="537669272">
      <w:bodyDiv w:val="1"/>
      <w:marLeft w:val="0"/>
      <w:marRight w:val="0"/>
      <w:marTop w:val="0"/>
      <w:marBottom w:val="0"/>
      <w:divBdr>
        <w:top w:val="none" w:sz="0" w:space="0" w:color="auto"/>
        <w:left w:val="none" w:sz="0" w:space="0" w:color="auto"/>
        <w:bottom w:val="none" w:sz="0" w:space="0" w:color="auto"/>
        <w:right w:val="none" w:sz="0" w:space="0" w:color="auto"/>
      </w:divBdr>
      <w:divsChild>
        <w:div w:id="1359545554">
          <w:marLeft w:val="0"/>
          <w:marRight w:val="0"/>
          <w:marTop w:val="0"/>
          <w:marBottom w:val="0"/>
          <w:divBdr>
            <w:top w:val="single" w:sz="6" w:space="2" w:color="DDDDDD"/>
            <w:left w:val="single" w:sz="6" w:space="2" w:color="DDDDDD"/>
            <w:bottom w:val="single" w:sz="6" w:space="2" w:color="DDDDDD"/>
            <w:right w:val="single" w:sz="6" w:space="2" w:color="DDDDDD"/>
          </w:divBdr>
          <w:divsChild>
            <w:div w:id="1852988588">
              <w:marLeft w:val="0"/>
              <w:marRight w:val="0"/>
              <w:marTop w:val="0"/>
              <w:marBottom w:val="0"/>
              <w:divBdr>
                <w:top w:val="none" w:sz="0" w:space="0" w:color="auto"/>
                <w:left w:val="none" w:sz="0" w:space="0" w:color="auto"/>
                <w:bottom w:val="none" w:sz="0" w:space="0" w:color="auto"/>
                <w:right w:val="none" w:sz="0" w:space="0" w:color="auto"/>
              </w:divBdr>
              <w:divsChild>
                <w:div w:id="961498766">
                  <w:marLeft w:val="0"/>
                  <w:marRight w:val="0"/>
                  <w:marTop w:val="0"/>
                  <w:marBottom w:val="0"/>
                  <w:divBdr>
                    <w:top w:val="none" w:sz="0" w:space="0" w:color="auto"/>
                    <w:left w:val="none" w:sz="0" w:space="0" w:color="auto"/>
                    <w:bottom w:val="none" w:sz="0" w:space="0" w:color="auto"/>
                    <w:right w:val="none" w:sz="0" w:space="0" w:color="auto"/>
                  </w:divBdr>
                </w:div>
                <w:div w:id="843202891">
                  <w:marLeft w:val="0"/>
                  <w:marRight w:val="0"/>
                  <w:marTop w:val="0"/>
                  <w:marBottom w:val="0"/>
                  <w:divBdr>
                    <w:top w:val="none" w:sz="0" w:space="0" w:color="auto"/>
                    <w:left w:val="none" w:sz="0" w:space="0" w:color="auto"/>
                    <w:bottom w:val="none" w:sz="0" w:space="0" w:color="auto"/>
                    <w:right w:val="none" w:sz="0" w:space="0" w:color="auto"/>
                  </w:divBdr>
                </w:div>
              </w:divsChild>
            </w:div>
            <w:div w:id="2123915918">
              <w:marLeft w:val="0"/>
              <w:marRight w:val="0"/>
              <w:marTop w:val="0"/>
              <w:marBottom w:val="0"/>
              <w:divBdr>
                <w:top w:val="none" w:sz="0" w:space="0" w:color="auto"/>
                <w:left w:val="none" w:sz="0" w:space="0" w:color="auto"/>
                <w:bottom w:val="none" w:sz="0" w:space="0" w:color="auto"/>
                <w:right w:val="none" w:sz="0" w:space="0" w:color="auto"/>
              </w:divBdr>
              <w:divsChild>
                <w:div w:id="1345742919">
                  <w:marLeft w:val="0"/>
                  <w:marRight w:val="0"/>
                  <w:marTop w:val="0"/>
                  <w:marBottom w:val="0"/>
                  <w:divBdr>
                    <w:top w:val="none" w:sz="0" w:space="0" w:color="auto"/>
                    <w:left w:val="none" w:sz="0" w:space="0" w:color="auto"/>
                    <w:bottom w:val="none" w:sz="0" w:space="0" w:color="auto"/>
                    <w:right w:val="none" w:sz="0" w:space="0" w:color="auto"/>
                  </w:divBdr>
                </w:div>
                <w:div w:id="27267683">
                  <w:marLeft w:val="0"/>
                  <w:marRight w:val="0"/>
                  <w:marTop w:val="0"/>
                  <w:marBottom w:val="0"/>
                  <w:divBdr>
                    <w:top w:val="none" w:sz="0" w:space="0" w:color="auto"/>
                    <w:left w:val="none" w:sz="0" w:space="0" w:color="auto"/>
                    <w:bottom w:val="none" w:sz="0" w:space="0" w:color="auto"/>
                    <w:right w:val="none" w:sz="0" w:space="0" w:color="auto"/>
                  </w:divBdr>
                </w:div>
              </w:divsChild>
            </w:div>
            <w:div w:id="103352644">
              <w:marLeft w:val="0"/>
              <w:marRight w:val="0"/>
              <w:marTop w:val="0"/>
              <w:marBottom w:val="0"/>
              <w:divBdr>
                <w:top w:val="none" w:sz="0" w:space="0" w:color="auto"/>
                <w:left w:val="none" w:sz="0" w:space="0" w:color="auto"/>
                <w:bottom w:val="none" w:sz="0" w:space="0" w:color="auto"/>
                <w:right w:val="none" w:sz="0" w:space="0" w:color="auto"/>
              </w:divBdr>
              <w:divsChild>
                <w:div w:id="1945453522">
                  <w:marLeft w:val="0"/>
                  <w:marRight w:val="0"/>
                  <w:marTop w:val="0"/>
                  <w:marBottom w:val="0"/>
                  <w:divBdr>
                    <w:top w:val="none" w:sz="0" w:space="0" w:color="auto"/>
                    <w:left w:val="none" w:sz="0" w:space="0" w:color="auto"/>
                    <w:bottom w:val="none" w:sz="0" w:space="0" w:color="auto"/>
                    <w:right w:val="none" w:sz="0" w:space="0" w:color="auto"/>
                  </w:divBdr>
                </w:div>
                <w:div w:id="1687752315">
                  <w:marLeft w:val="0"/>
                  <w:marRight w:val="0"/>
                  <w:marTop w:val="0"/>
                  <w:marBottom w:val="0"/>
                  <w:divBdr>
                    <w:top w:val="none" w:sz="0" w:space="0" w:color="auto"/>
                    <w:left w:val="none" w:sz="0" w:space="0" w:color="auto"/>
                    <w:bottom w:val="none" w:sz="0" w:space="0" w:color="auto"/>
                    <w:right w:val="none" w:sz="0" w:space="0" w:color="auto"/>
                  </w:divBdr>
                </w:div>
              </w:divsChild>
            </w:div>
            <w:div w:id="1179346064">
              <w:marLeft w:val="0"/>
              <w:marRight w:val="0"/>
              <w:marTop w:val="0"/>
              <w:marBottom w:val="0"/>
              <w:divBdr>
                <w:top w:val="none" w:sz="0" w:space="0" w:color="auto"/>
                <w:left w:val="none" w:sz="0" w:space="0" w:color="auto"/>
                <w:bottom w:val="none" w:sz="0" w:space="0" w:color="auto"/>
                <w:right w:val="none" w:sz="0" w:space="0" w:color="auto"/>
              </w:divBdr>
              <w:divsChild>
                <w:div w:id="265037484">
                  <w:marLeft w:val="0"/>
                  <w:marRight w:val="0"/>
                  <w:marTop w:val="0"/>
                  <w:marBottom w:val="0"/>
                  <w:divBdr>
                    <w:top w:val="none" w:sz="0" w:space="0" w:color="auto"/>
                    <w:left w:val="none" w:sz="0" w:space="0" w:color="auto"/>
                    <w:bottom w:val="none" w:sz="0" w:space="0" w:color="auto"/>
                    <w:right w:val="none" w:sz="0" w:space="0" w:color="auto"/>
                  </w:divBdr>
                </w:div>
                <w:div w:id="436363853">
                  <w:marLeft w:val="0"/>
                  <w:marRight w:val="0"/>
                  <w:marTop w:val="0"/>
                  <w:marBottom w:val="0"/>
                  <w:divBdr>
                    <w:top w:val="none" w:sz="0" w:space="0" w:color="auto"/>
                    <w:left w:val="none" w:sz="0" w:space="0" w:color="auto"/>
                    <w:bottom w:val="none" w:sz="0" w:space="0" w:color="auto"/>
                    <w:right w:val="none" w:sz="0" w:space="0" w:color="auto"/>
                  </w:divBdr>
                </w:div>
              </w:divsChild>
            </w:div>
            <w:div w:id="7484566">
              <w:marLeft w:val="0"/>
              <w:marRight w:val="0"/>
              <w:marTop w:val="0"/>
              <w:marBottom w:val="0"/>
              <w:divBdr>
                <w:top w:val="none" w:sz="0" w:space="0" w:color="auto"/>
                <w:left w:val="none" w:sz="0" w:space="0" w:color="auto"/>
                <w:bottom w:val="none" w:sz="0" w:space="0" w:color="auto"/>
                <w:right w:val="none" w:sz="0" w:space="0" w:color="auto"/>
              </w:divBdr>
            </w:div>
            <w:div w:id="49961669">
              <w:marLeft w:val="0"/>
              <w:marRight w:val="0"/>
              <w:marTop w:val="0"/>
              <w:marBottom w:val="0"/>
              <w:divBdr>
                <w:top w:val="none" w:sz="0" w:space="0" w:color="auto"/>
                <w:left w:val="none" w:sz="0" w:space="0" w:color="auto"/>
                <w:bottom w:val="none" w:sz="0" w:space="0" w:color="auto"/>
                <w:right w:val="none" w:sz="0" w:space="0" w:color="auto"/>
              </w:divBdr>
            </w:div>
          </w:divsChild>
        </w:div>
        <w:div w:id="1753165688">
          <w:marLeft w:val="0"/>
          <w:marRight w:val="0"/>
          <w:marTop w:val="0"/>
          <w:marBottom w:val="0"/>
          <w:divBdr>
            <w:top w:val="none" w:sz="0" w:space="0" w:color="auto"/>
            <w:left w:val="none" w:sz="0" w:space="0" w:color="auto"/>
            <w:bottom w:val="none" w:sz="0" w:space="0" w:color="auto"/>
            <w:right w:val="none" w:sz="0" w:space="0" w:color="auto"/>
          </w:divBdr>
        </w:div>
      </w:divsChild>
    </w:div>
    <w:div w:id="546842532">
      <w:bodyDiv w:val="1"/>
      <w:marLeft w:val="0"/>
      <w:marRight w:val="0"/>
      <w:marTop w:val="0"/>
      <w:marBottom w:val="0"/>
      <w:divBdr>
        <w:top w:val="none" w:sz="0" w:space="0" w:color="auto"/>
        <w:left w:val="none" w:sz="0" w:space="0" w:color="auto"/>
        <w:bottom w:val="none" w:sz="0" w:space="0" w:color="auto"/>
        <w:right w:val="none" w:sz="0" w:space="0" w:color="auto"/>
      </w:divBdr>
    </w:div>
    <w:div w:id="556091364">
      <w:bodyDiv w:val="1"/>
      <w:marLeft w:val="0"/>
      <w:marRight w:val="0"/>
      <w:marTop w:val="0"/>
      <w:marBottom w:val="0"/>
      <w:divBdr>
        <w:top w:val="none" w:sz="0" w:space="0" w:color="auto"/>
        <w:left w:val="none" w:sz="0" w:space="0" w:color="auto"/>
        <w:bottom w:val="none" w:sz="0" w:space="0" w:color="auto"/>
        <w:right w:val="none" w:sz="0" w:space="0" w:color="auto"/>
      </w:divBdr>
      <w:divsChild>
        <w:div w:id="8919003">
          <w:marLeft w:val="0"/>
          <w:marRight w:val="0"/>
          <w:marTop w:val="0"/>
          <w:marBottom w:val="0"/>
          <w:divBdr>
            <w:top w:val="single" w:sz="6" w:space="2" w:color="DDDDDD"/>
            <w:left w:val="single" w:sz="6" w:space="2" w:color="DDDDDD"/>
            <w:bottom w:val="single" w:sz="6" w:space="2" w:color="DDDDDD"/>
            <w:right w:val="single" w:sz="6" w:space="2" w:color="DDDDDD"/>
          </w:divBdr>
          <w:divsChild>
            <w:div w:id="471099152">
              <w:marLeft w:val="0"/>
              <w:marRight w:val="0"/>
              <w:marTop w:val="0"/>
              <w:marBottom w:val="0"/>
              <w:divBdr>
                <w:top w:val="none" w:sz="0" w:space="0" w:color="auto"/>
                <w:left w:val="none" w:sz="0" w:space="0" w:color="auto"/>
                <w:bottom w:val="none" w:sz="0" w:space="0" w:color="auto"/>
                <w:right w:val="none" w:sz="0" w:space="0" w:color="auto"/>
              </w:divBdr>
              <w:divsChild>
                <w:div w:id="2084444331">
                  <w:marLeft w:val="0"/>
                  <w:marRight w:val="0"/>
                  <w:marTop w:val="0"/>
                  <w:marBottom w:val="0"/>
                  <w:divBdr>
                    <w:top w:val="none" w:sz="0" w:space="0" w:color="auto"/>
                    <w:left w:val="none" w:sz="0" w:space="0" w:color="auto"/>
                    <w:bottom w:val="none" w:sz="0" w:space="0" w:color="auto"/>
                    <w:right w:val="none" w:sz="0" w:space="0" w:color="auto"/>
                  </w:divBdr>
                </w:div>
                <w:div w:id="1458521737">
                  <w:marLeft w:val="0"/>
                  <w:marRight w:val="0"/>
                  <w:marTop w:val="0"/>
                  <w:marBottom w:val="0"/>
                  <w:divBdr>
                    <w:top w:val="none" w:sz="0" w:space="0" w:color="auto"/>
                    <w:left w:val="none" w:sz="0" w:space="0" w:color="auto"/>
                    <w:bottom w:val="none" w:sz="0" w:space="0" w:color="auto"/>
                    <w:right w:val="none" w:sz="0" w:space="0" w:color="auto"/>
                  </w:divBdr>
                </w:div>
              </w:divsChild>
            </w:div>
            <w:div w:id="2137553576">
              <w:marLeft w:val="0"/>
              <w:marRight w:val="0"/>
              <w:marTop w:val="0"/>
              <w:marBottom w:val="0"/>
              <w:divBdr>
                <w:top w:val="none" w:sz="0" w:space="0" w:color="auto"/>
                <w:left w:val="none" w:sz="0" w:space="0" w:color="auto"/>
                <w:bottom w:val="none" w:sz="0" w:space="0" w:color="auto"/>
                <w:right w:val="none" w:sz="0" w:space="0" w:color="auto"/>
              </w:divBdr>
              <w:divsChild>
                <w:div w:id="2016222744">
                  <w:marLeft w:val="0"/>
                  <w:marRight w:val="0"/>
                  <w:marTop w:val="0"/>
                  <w:marBottom w:val="0"/>
                  <w:divBdr>
                    <w:top w:val="none" w:sz="0" w:space="0" w:color="auto"/>
                    <w:left w:val="none" w:sz="0" w:space="0" w:color="auto"/>
                    <w:bottom w:val="none" w:sz="0" w:space="0" w:color="auto"/>
                    <w:right w:val="none" w:sz="0" w:space="0" w:color="auto"/>
                  </w:divBdr>
                </w:div>
                <w:div w:id="120076098">
                  <w:marLeft w:val="0"/>
                  <w:marRight w:val="0"/>
                  <w:marTop w:val="0"/>
                  <w:marBottom w:val="0"/>
                  <w:divBdr>
                    <w:top w:val="none" w:sz="0" w:space="0" w:color="auto"/>
                    <w:left w:val="none" w:sz="0" w:space="0" w:color="auto"/>
                    <w:bottom w:val="none" w:sz="0" w:space="0" w:color="auto"/>
                    <w:right w:val="none" w:sz="0" w:space="0" w:color="auto"/>
                  </w:divBdr>
                </w:div>
              </w:divsChild>
            </w:div>
            <w:div w:id="885678355">
              <w:marLeft w:val="0"/>
              <w:marRight w:val="0"/>
              <w:marTop w:val="0"/>
              <w:marBottom w:val="0"/>
              <w:divBdr>
                <w:top w:val="none" w:sz="0" w:space="0" w:color="auto"/>
                <w:left w:val="none" w:sz="0" w:space="0" w:color="auto"/>
                <w:bottom w:val="none" w:sz="0" w:space="0" w:color="auto"/>
                <w:right w:val="none" w:sz="0" w:space="0" w:color="auto"/>
              </w:divBdr>
              <w:divsChild>
                <w:div w:id="1029987443">
                  <w:marLeft w:val="0"/>
                  <w:marRight w:val="0"/>
                  <w:marTop w:val="0"/>
                  <w:marBottom w:val="0"/>
                  <w:divBdr>
                    <w:top w:val="none" w:sz="0" w:space="0" w:color="auto"/>
                    <w:left w:val="none" w:sz="0" w:space="0" w:color="auto"/>
                    <w:bottom w:val="none" w:sz="0" w:space="0" w:color="auto"/>
                    <w:right w:val="none" w:sz="0" w:space="0" w:color="auto"/>
                  </w:divBdr>
                </w:div>
                <w:div w:id="1493452633">
                  <w:marLeft w:val="0"/>
                  <w:marRight w:val="0"/>
                  <w:marTop w:val="0"/>
                  <w:marBottom w:val="0"/>
                  <w:divBdr>
                    <w:top w:val="none" w:sz="0" w:space="0" w:color="auto"/>
                    <w:left w:val="none" w:sz="0" w:space="0" w:color="auto"/>
                    <w:bottom w:val="none" w:sz="0" w:space="0" w:color="auto"/>
                    <w:right w:val="none" w:sz="0" w:space="0" w:color="auto"/>
                  </w:divBdr>
                </w:div>
              </w:divsChild>
            </w:div>
            <w:div w:id="1336689590">
              <w:marLeft w:val="0"/>
              <w:marRight w:val="0"/>
              <w:marTop w:val="0"/>
              <w:marBottom w:val="0"/>
              <w:divBdr>
                <w:top w:val="none" w:sz="0" w:space="0" w:color="auto"/>
                <w:left w:val="none" w:sz="0" w:space="0" w:color="auto"/>
                <w:bottom w:val="none" w:sz="0" w:space="0" w:color="auto"/>
                <w:right w:val="none" w:sz="0" w:space="0" w:color="auto"/>
              </w:divBdr>
              <w:divsChild>
                <w:div w:id="843282408">
                  <w:marLeft w:val="0"/>
                  <w:marRight w:val="0"/>
                  <w:marTop w:val="0"/>
                  <w:marBottom w:val="0"/>
                  <w:divBdr>
                    <w:top w:val="none" w:sz="0" w:space="0" w:color="auto"/>
                    <w:left w:val="none" w:sz="0" w:space="0" w:color="auto"/>
                    <w:bottom w:val="none" w:sz="0" w:space="0" w:color="auto"/>
                    <w:right w:val="none" w:sz="0" w:space="0" w:color="auto"/>
                  </w:divBdr>
                </w:div>
                <w:div w:id="896472618">
                  <w:marLeft w:val="0"/>
                  <w:marRight w:val="0"/>
                  <w:marTop w:val="0"/>
                  <w:marBottom w:val="0"/>
                  <w:divBdr>
                    <w:top w:val="none" w:sz="0" w:space="0" w:color="auto"/>
                    <w:left w:val="none" w:sz="0" w:space="0" w:color="auto"/>
                    <w:bottom w:val="none" w:sz="0" w:space="0" w:color="auto"/>
                    <w:right w:val="none" w:sz="0" w:space="0" w:color="auto"/>
                  </w:divBdr>
                </w:div>
              </w:divsChild>
            </w:div>
            <w:div w:id="651838970">
              <w:marLeft w:val="0"/>
              <w:marRight w:val="0"/>
              <w:marTop w:val="0"/>
              <w:marBottom w:val="0"/>
              <w:divBdr>
                <w:top w:val="none" w:sz="0" w:space="0" w:color="auto"/>
                <w:left w:val="none" w:sz="0" w:space="0" w:color="auto"/>
                <w:bottom w:val="none" w:sz="0" w:space="0" w:color="auto"/>
                <w:right w:val="none" w:sz="0" w:space="0" w:color="auto"/>
              </w:divBdr>
            </w:div>
            <w:div w:id="641495792">
              <w:marLeft w:val="0"/>
              <w:marRight w:val="0"/>
              <w:marTop w:val="0"/>
              <w:marBottom w:val="0"/>
              <w:divBdr>
                <w:top w:val="none" w:sz="0" w:space="0" w:color="auto"/>
                <w:left w:val="none" w:sz="0" w:space="0" w:color="auto"/>
                <w:bottom w:val="none" w:sz="0" w:space="0" w:color="auto"/>
                <w:right w:val="none" w:sz="0" w:space="0" w:color="auto"/>
              </w:divBdr>
            </w:div>
          </w:divsChild>
        </w:div>
        <w:div w:id="1750080184">
          <w:marLeft w:val="0"/>
          <w:marRight w:val="0"/>
          <w:marTop w:val="0"/>
          <w:marBottom w:val="0"/>
          <w:divBdr>
            <w:top w:val="none" w:sz="0" w:space="0" w:color="auto"/>
            <w:left w:val="none" w:sz="0" w:space="0" w:color="auto"/>
            <w:bottom w:val="none" w:sz="0" w:space="0" w:color="auto"/>
            <w:right w:val="none" w:sz="0" w:space="0" w:color="auto"/>
          </w:divBdr>
        </w:div>
      </w:divsChild>
    </w:div>
    <w:div w:id="557783304">
      <w:bodyDiv w:val="1"/>
      <w:marLeft w:val="0"/>
      <w:marRight w:val="0"/>
      <w:marTop w:val="0"/>
      <w:marBottom w:val="0"/>
      <w:divBdr>
        <w:top w:val="none" w:sz="0" w:space="0" w:color="auto"/>
        <w:left w:val="none" w:sz="0" w:space="0" w:color="auto"/>
        <w:bottom w:val="none" w:sz="0" w:space="0" w:color="auto"/>
        <w:right w:val="none" w:sz="0" w:space="0" w:color="auto"/>
      </w:divBdr>
      <w:divsChild>
        <w:div w:id="2140684475">
          <w:marLeft w:val="0"/>
          <w:marRight w:val="0"/>
          <w:marTop w:val="0"/>
          <w:marBottom w:val="0"/>
          <w:divBdr>
            <w:top w:val="single" w:sz="6" w:space="2" w:color="DDDDDD"/>
            <w:left w:val="single" w:sz="6" w:space="2" w:color="DDDDDD"/>
            <w:bottom w:val="single" w:sz="6" w:space="2" w:color="DDDDDD"/>
            <w:right w:val="single" w:sz="6" w:space="2" w:color="DDDDDD"/>
          </w:divBdr>
          <w:divsChild>
            <w:div w:id="566112539">
              <w:marLeft w:val="0"/>
              <w:marRight w:val="0"/>
              <w:marTop w:val="0"/>
              <w:marBottom w:val="0"/>
              <w:divBdr>
                <w:top w:val="none" w:sz="0" w:space="0" w:color="auto"/>
                <w:left w:val="none" w:sz="0" w:space="0" w:color="auto"/>
                <w:bottom w:val="none" w:sz="0" w:space="0" w:color="auto"/>
                <w:right w:val="none" w:sz="0" w:space="0" w:color="auto"/>
              </w:divBdr>
              <w:divsChild>
                <w:div w:id="14965279">
                  <w:marLeft w:val="0"/>
                  <w:marRight w:val="0"/>
                  <w:marTop w:val="0"/>
                  <w:marBottom w:val="0"/>
                  <w:divBdr>
                    <w:top w:val="none" w:sz="0" w:space="0" w:color="auto"/>
                    <w:left w:val="none" w:sz="0" w:space="0" w:color="auto"/>
                    <w:bottom w:val="none" w:sz="0" w:space="0" w:color="auto"/>
                    <w:right w:val="none" w:sz="0" w:space="0" w:color="auto"/>
                  </w:divBdr>
                </w:div>
                <w:div w:id="177163794">
                  <w:marLeft w:val="0"/>
                  <w:marRight w:val="0"/>
                  <w:marTop w:val="0"/>
                  <w:marBottom w:val="0"/>
                  <w:divBdr>
                    <w:top w:val="none" w:sz="0" w:space="0" w:color="auto"/>
                    <w:left w:val="none" w:sz="0" w:space="0" w:color="auto"/>
                    <w:bottom w:val="none" w:sz="0" w:space="0" w:color="auto"/>
                    <w:right w:val="none" w:sz="0" w:space="0" w:color="auto"/>
                  </w:divBdr>
                </w:div>
              </w:divsChild>
            </w:div>
            <w:div w:id="1901865534">
              <w:marLeft w:val="0"/>
              <w:marRight w:val="0"/>
              <w:marTop w:val="0"/>
              <w:marBottom w:val="0"/>
              <w:divBdr>
                <w:top w:val="none" w:sz="0" w:space="0" w:color="auto"/>
                <w:left w:val="none" w:sz="0" w:space="0" w:color="auto"/>
                <w:bottom w:val="none" w:sz="0" w:space="0" w:color="auto"/>
                <w:right w:val="none" w:sz="0" w:space="0" w:color="auto"/>
              </w:divBdr>
              <w:divsChild>
                <w:div w:id="1826318225">
                  <w:marLeft w:val="0"/>
                  <w:marRight w:val="0"/>
                  <w:marTop w:val="0"/>
                  <w:marBottom w:val="0"/>
                  <w:divBdr>
                    <w:top w:val="none" w:sz="0" w:space="0" w:color="auto"/>
                    <w:left w:val="none" w:sz="0" w:space="0" w:color="auto"/>
                    <w:bottom w:val="none" w:sz="0" w:space="0" w:color="auto"/>
                    <w:right w:val="none" w:sz="0" w:space="0" w:color="auto"/>
                  </w:divBdr>
                </w:div>
                <w:div w:id="1401177226">
                  <w:marLeft w:val="0"/>
                  <w:marRight w:val="0"/>
                  <w:marTop w:val="0"/>
                  <w:marBottom w:val="0"/>
                  <w:divBdr>
                    <w:top w:val="none" w:sz="0" w:space="0" w:color="auto"/>
                    <w:left w:val="none" w:sz="0" w:space="0" w:color="auto"/>
                    <w:bottom w:val="none" w:sz="0" w:space="0" w:color="auto"/>
                    <w:right w:val="none" w:sz="0" w:space="0" w:color="auto"/>
                  </w:divBdr>
                </w:div>
              </w:divsChild>
            </w:div>
            <w:div w:id="373310292">
              <w:marLeft w:val="0"/>
              <w:marRight w:val="0"/>
              <w:marTop w:val="0"/>
              <w:marBottom w:val="0"/>
              <w:divBdr>
                <w:top w:val="none" w:sz="0" w:space="0" w:color="auto"/>
                <w:left w:val="none" w:sz="0" w:space="0" w:color="auto"/>
                <w:bottom w:val="none" w:sz="0" w:space="0" w:color="auto"/>
                <w:right w:val="none" w:sz="0" w:space="0" w:color="auto"/>
              </w:divBdr>
              <w:divsChild>
                <w:div w:id="758253835">
                  <w:marLeft w:val="0"/>
                  <w:marRight w:val="0"/>
                  <w:marTop w:val="0"/>
                  <w:marBottom w:val="0"/>
                  <w:divBdr>
                    <w:top w:val="none" w:sz="0" w:space="0" w:color="auto"/>
                    <w:left w:val="none" w:sz="0" w:space="0" w:color="auto"/>
                    <w:bottom w:val="none" w:sz="0" w:space="0" w:color="auto"/>
                    <w:right w:val="none" w:sz="0" w:space="0" w:color="auto"/>
                  </w:divBdr>
                </w:div>
                <w:div w:id="1688096093">
                  <w:marLeft w:val="0"/>
                  <w:marRight w:val="0"/>
                  <w:marTop w:val="0"/>
                  <w:marBottom w:val="0"/>
                  <w:divBdr>
                    <w:top w:val="none" w:sz="0" w:space="0" w:color="auto"/>
                    <w:left w:val="none" w:sz="0" w:space="0" w:color="auto"/>
                    <w:bottom w:val="none" w:sz="0" w:space="0" w:color="auto"/>
                    <w:right w:val="none" w:sz="0" w:space="0" w:color="auto"/>
                  </w:divBdr>
                </w:div>
              </w:divsChild>
            </w:div>
            <w:div w:id="318340967">
              <w:marLeft w:val="0"/>
              <w:marRight w:val="0"/>
              <w:marTop w:val="0"/>
              <w:marBottom w:val="0"/>
              <w:divBdr>
                <w:top w:val="none" w:sz="0" w:space="0" w:color="auto"/>
                <w:left w:val="none" w:sz="0" w:space="0" w:color="auto"/>
                <w:bottom w:val="none" w:sz="0" w:space="0" w:color="auto"/>
                <w:right w:val="none" w:sz="0" w:space="0" w:color="auto"/>
              </w:divBdr>
              <w:divsChild>
                <w:div w:id="249850486">
                  <w:marLeft w:val="0"/>
                  <w:marRight w:val="0"/>
                  <w:marTop w:val="0"/>
                  <w:marBottom w:val="0"/>
                  <w:divBdr>
                    <w:top w:val="none" w:sz="0" w:space="0" w:color="auto"/>
                    <w:left w:val="none" w:sz="0" w:space="0" w:color="auto"/>
                    <w:bottom w:val="none" w:sz="0" w:space="0" w:color="auto"/>
                    <w:right w:val="none" w:sz="0" w:space="0" w:color="auto"/>
                  </w:divBdr>
                </w:div>
                <w:div w:id="1318924468">
                  <w:marLeft w:val="0"/>
                  <w:marRight w:val="0"/>
                  <w:marTop w:val="0"/>
                  <w:marBottom w:val="0"/>
                  <w:divBdr>
                    <w:top w:val="none" w:sz="0" w:space="0" w:color="auto"/>
                    <w:left w:val="none" w:sz="0" w:space="0" w:color="auto"/>
                    <w:bottom w:val="none" w:sz="0" w:space="0" w:color="auto"/>
                    <w:right w:val="none" w:sz="0" w:space="0" w:color="auto"/>
                  </w:divBdr>
                </w:div>
              </w:divsChild>
            </w:div>
            <w:div w:id="1062102915">
              <w:marLeft w:val="0"/>
              <w:marRight w:val="0"/>
              <w:marTop w:val="0"/>
              <w:marBottom w:val="0"/>
              <w:divBdr>
                <w:top w:val="none" w:sz="0" w:space="0" w:color="auto"/>
                <w:left w:val="none" w:sz="0" w:space="0" w:color="auto"/>
                <w:bottom w:val="none" w:sz="0" w:space="0" w:color="auto"/>
                <w:right w:val="none" w:sz="0" w:space="0" w:color="auto"/>
              </w:divBdr>
            </w:div>
            <w:div w:id="599684251">
              <w:marLeft w:val="0"/>
              <w:marRight w:val="0"/>
              <w:marTop w:val="0"/>
              <w:marBottom w:val="0"/>
              <w:divBdr>
                <w:top w:val="none" w:sz="0" w:space="0" w:color="auto"/>
                <w:left w:val="none" w:sz="0" w:space="0" w:color="auto"/>
                <w:bottom w:val="none" w:sz="0" w:space="0" w:color="auto"/>
                <w:right w:val="none" w:sz="0" w:space="0" w:color="auto"/>
              </w:divBdr>
            </w:div>
          </w:divsChild>
        </w:div>
        <w:div w:id="1546065916">
          <w:marLeft w:val="0"/>
          <w:marRight w:val="0"/>
          <w:marTop w:val="0"/>
          <w:marBottom w:val="0"/>
          <w:divBdr>
            <w:top w:val="none" w:sz="0" w:space="0" w:color="auto"/>
            <w:left w:val="none" w:sz="0" w:space="0" w:color="auto"/>
            <w:bottom w:val="none" w:sz="0" w:space="0" w:color="auto"/>
            <w:right w:val="none" w:sz="0" w:space="0" w:color="auto"/>
          </w:divBdr>
        </w:div>
      </w:divsChild>
    </w:div>
    <w:div w:id="560019112">
      <w:bodyDiv w:val="1"/>
      <w:marLeft w:val="0"/>
      <w:marRight w:val="0"/>
      <w:marTop w:val="0"/>
      <w:marBottom w:val="0"/>
      <w:divBdr>
        <w:top w:val="none" w:sz="0" w:space="0" w:color="auto"/>
        <w:left w:val="none" w:sz="0" w:space="0" w:color="auto"/>
        <w:bottom w:val="none" w:sz="0" w:space="0" w:color="auto"/>
        <w:right w:val="none" w:sz="0" w:space="0" w:color="auto"/>
      </w:divBdr>
      <w:divsChild>
        <w:div w:id="1398896006">
          <w:marLeft w:val="0"/>
          <w:marRight w:val="0"/>
          <w:marTop w:val="0"/>
          <w:marBottom w:val="0"/>
          <w:divBdr>
            <w:top w:val="single" w:sz="6" w:space="2" w:color="DDDDDD"/>
            <w:left w:val="single" w:sz="6" w:space="2" w:color="DDDDDD"/>
            <w:bottom w:val="single" w:sz="6" w:space="2" w:color="DDDDDD"/>
            <w:right w:val="single" w:sz="6" w:space="2" w:color="DDDDDD"/>
          </w:divBdr>
          <w:divsChild>
            <w:div w:id="1923954337">
              <w:marLeft w:val="0"/>
              <w:marRight w:val="0"/>
              <w:marTop w:val="0"/>
              <w:marBottom w:val="0"/>
              <w:divBdr>
                <w:top w:val="none" w:sz="0" w:space="0" w:color="auto"/>
                <w:left w:val="none" w:sz="0" w:space="0" w:color="auto"/>
                <w:bottom w:val="none" w:sz="0" w:space="0" w:color="auto"/>
                <w:right w:val="none" w:sz="0" w:space="0" w:color="auto"/>
              </w:divBdr>
              <w:divsChild>
                <w:div w:id="646058234">
                  <w:marLeft w:val="0"/>
                  <w:marRight w:val="0"/>
                  <w:marTop w:val="0"/>
                  <w:marBottom w:val="0"/>
                  <w:divBdr>
                    <w:top w:val="none" w:sz="0" w:space="0" w:color="auto"/>
                    <w:left w:val="none" w:sz="0" w:space="0" w:color="auto"/>
                    <w:bottom w:val="none" w:sz="0" w:space="0" w:color="auto"/>
                    <w:right w:val="none" w:sz="0" w:space="0" w:color="auto"/>
                  </w:divBdr>
                </w:div>
                <w:div w:id="1540360265">
                  <w:marLeft w:val="0"/>
                  <w:marRight w:val="0"/>
                  <w:marTop w:val="0"/>
                  <w:marBottom w:val="0"/>
                  <w:divBdr>
                    <w:top w:val="none" w:sz="0" w:space="0" w:color="auto"/>
                    <w:left w:val="none" w:sz="0" w:space="0" w:color="auto"/>
                    <w:bottom w:val="none" w:sz="0" w:space="0" w:color="auto"/>
                    <w:right w:val="none" w:sz="0" w:space="0" w:color="auto"/>
                  </w:divBdr>
                </w:div>
              </w:divsChild>
            </w:div>
            <w:div w:id="581911231">
              <w:marLeft w:val="0"/>
              <w:marRight w:val="0"/>
              <w:marTop w:val="0"/>
              <w:marBottom w:val="0"/>
              <w:divBdr>
                <w:top w:val="none" w:sz="0" w:space="0" w:color="auto"/>
                <w:left w:val="none" w:sz="0" w:space="0" w:color="auto"/>
                <w:bottom w:val="none" w:sz="0" w:space="0" w:color="auto"/>
                <w:right w:val="none" w:sz="0" w:space="0" w:color="auto"/>
              </w:divBdr>
              <w:divsChild>
                <w:div w:id="1597784327">
                  <w:marLeft w:val="0"/>
                  <w:marRight w:val="0"/>
                  <w:marTop w:val="0"/>
                  <w:marBottom w:val="0"/>
                  <w:divBdr>
                    <w:top w:val="none" w:sz="0" w:space="0" w:color="auto"/>
                    <w:left w:val="none" w:sz="0" w:space="0" w:color="auto"/>
                    <w:bottom w:val="none" w:sz="0" w:space="0" w:color="auto"/>
                    <w:right w:val="none" w:sz="0" w:space="0" w:color="auto"/>
                  </w:divBdr>
                </w:div>
                <w:div w:id="1433209227">
                  <w:marLeft w:val="0"/>
                  <w:marRight w:val="0"/>
                  <w:marTop w:val="0"/>
                  <w:marBottom w:val="0"/>
                  <w:divBdr>
                    <w:top w:val="none" w:sz="0" w:space="0" w:color="auto"/>
                    <w:left w:val="none" w:sz="0" w:space="0" w:color="auto"/>
                    <w:bottom w:val="none" w:sz="0" w:space="0" w:color="auto"/>
                    <w:right w:val="none" w:sz="0" w:space="0" w:color="auto"/>
                  </w:divBdr>
                </w:div>
              </w:divsChild>
            </w:div>
            <w:div w:id="558129131">
              <w:marLeft w:val="0"/>
              <w:marRight w:val="0"/>
              <w:marTop w:val="0"/>
              <w:marBottom w:val="0"/>
              <w:divBdr>
                <w:top w:val="none" w:sz="0" w:space="0" w:color="auto"/>
                <w:left w:val="none" w:sz="0" w:space="0" w:color="auto"/>
                <w:bottom w:val="none" w:sz="0" w:space="0" w:color="auto"/>
                <w:right w:val="none" w:sz="0" w:space="0" w:color="auto"/>
              </w:divBdr>
              <w:divsChild>
                <w:div w:id="998266864">
                  <w:marLeft w:val="0"/>
                  <w:marRight w:val="0"/>
                  <w:marTop w:val="0"/>
                  <w:marBottom w:val="0"/>
                  <w:divBdr>
                    <w:top w:val="none" w:sz="0" w:space="0" w:color="auto"/>
                    <w:left w:val="none" w:sz="0" w:space="0" w:color="auto"/>
                    <w:bottom w:val="none" w:sz="0" w:space="0" w:color="auto"/>
                    <w:right w:val="none" w:sz="0" w:space="0" w:color="auto"/>
                  </w:divBdr>
                </w:div>
                <w:div w:id="663238077">
                  <w:marLeft w:val="0"/>
                  <w:marRight w:val="0"/>
                  <w:marTop w:val="0"/>
                  <w:marBottom w:val="0"/>
                  <w:divBdr>
                    <w:top w:val="none" w:sz="0" w:space="0" w:color="auto"/>
                    <w:left w:val="none" w:sz="0" w:space="0" w:color="auto"/>
                    <w:bottom w:val="none" w:sz="0" w:space="0" w:color="auto"/>
                    <w:right w:val="none" w:sz="0" w:space="0" w:color="auto"/>
                  </w:divBdr>
                </w:div>
              </w:divsChild>
            </w:div>
            <w:div w:id="1374816445">
              <w:marLeft w:val="0"/>
              <w:marRight w:val="0"/>
              <w:marTop w:val="0"/>
              <w:marBottom w:val="0"/>
              <w:divBdr>
                <w:top w:val="none" w:sz="0" w:space="0" w:color="auto"/>
                <w:left w:val="none" w:sz="0" w:space="0" w:color="auto"/>
                <w:bottom w:val="none" w:sz="0" w:space="0" w:color="auto"/>
                <w:right w:val="none" w:sz="0" w:space="0" w:color="auto"/>
              </w:divBdr>
              <w:divsChild>
                <w:div w:id="1559590774">
                  <w:marLeft w:val="0"/>
                  <w:marRight w:val="0"/>
                  <w:marTop w:val="0"/>
                  <w:marBottom w:val="0"/>
                  <w:divBdr>
                    <w:top w:val="none" w:sz="0" w:space="0" w:color="auto"/>
                    <w:left w:val="none" w:sz="0" w:space="0" w:color="auto"/>
                    <w:bottom w:val="none" w:sz="0" w:space="0" w:color="auto"/>
                    <w:right w:val="none" w:sz="0" w:space="0" w:color="auto"/>
                  </w:divBdr>
                </w:div>
                <w:div w:id="137305109">
                  <w:marLeft w:val="0"/>
                  <w:marRight w:val="0"/>
                  <w:marTop w:val="0"/>
                  <w:marBottom w:val="0"/>
                  <w:divBdr>
                    <w:top w:val="none" w:sz="0" w:space="0" w:color="auto"/>
                    <w:left w:val="none" w:sz="0" w:space="0" w:color="auto"/>
                    <w:bottom w:val="none" w:sz="0" w:space="0" w:color="auto"/>
                    <w:right w:val="none" w:sz="0" w:space="0" w:color="auto"/>
                  </w:divBdr>
                </w:div>
              </w:divsChild>
            </w:div>
            <w:div w:id="1415782564">
              <w:marLeft w:val="0"/>
              <w:marRight w:val="0"/>
              <w:marTop w:val="0"/>
              <w:marBottom w:val="0"/>
              <w:divBdr>
                <w:top w:val="none" w:sz="0" w:space="0" w:color="auto"/>
                <w:left w:val="none" w:sz="0" w:space="0" w:color="auto"/>
                <w:bottom w:val="none" w:sz="0" w:space="0" w:color="auto"/>
                <w:right w:val="none" w:sz="0" w:space="0" w:color="auto"/>
              </w:divBdr>
            </w:div>
            <w:div w:id="1246766565">
              <w:marLeft w:val="0"/>
              <w:marRight w:val="0"/>
              <w:marTop w:val="0"/>
              <w:marBottom w:val="0"/>
              <w:divBdr>
                <w:top w:val="none" w:sz="0" w:space="0" w:color="auto"/>
                <w:left w:val="none" w:sz="0" w:space="0" w:color="auto"/>
                <w:bottom w:val="none" w:sz="0" w:space="0" w:color="auto"/>
                <w:right w:val="none" w:sz="0" w:space="0" w:color="auto"/>
              </w:divBdr>
            </w:div>
          </w:divsChild>
        </w:div>
        <w:div w:id="1123769261">
          <w:marLeft w:val="0"/>
          <w:marRight w:val="0"/>
          <w:marTop w:val="0"/>
          <w:marBottom w:val="0"/>
          <w:divBdr>
            <w:top w:val="none" w:sz="0" w:space="0" w:color="auto"/>
            <w:left w:val="none" w:sz="0" w:space="0" w:color="auto"/>
            <w:bottom w:val="none" w:sz="0" w:space="0" w:color="auto"/>
            <w:right w:val="none" w:sz="0" w:space="0" w:color="auto"/>
          </w:divBdr>
        </w:div>
      </w:divsChild>
    </w:div>
    <w:div w:id="574752915">
      <w:bodyDiv w:val="1"/>
      <w:marLeft w:val="0"/>
      <w:marRight w:val="0"/>
      <w:marTop w:val="0"/>
      <w:marBottom w:val="0"/>
      <w:divBdr>
        <w:top w:val="none" w:sz="0" w:space="0" w:color="auto"/>
        <w:left w:val="none" w:sz="0" w:space="0" w:color="auto"/>
        <w:bottom w:val="none" w:sz="0" w:space="0" w:color="auto"/>
        <w:right w:val="none" w:sz="0" w:space="0" w:color="auto"/>
      </w:divBdr>
      <w:divsChild>
        <w:div w:id="769815247">
          <w:marLeft w:val="0"/>
          <w:marRight w:val="0"/>
          <w:marTop w:val="0"/>
          <w:marBottom w:val="0"/>
          <w:divBdr>
            <w:top w:val="single" w:sz="6" w:space="2" w:color="DDDDDD"/>
            <w:left w:val="single" w:sz="6" w:space="2" w:color="DDDDDD"/>
            <w:bottom w:val="single" w:sz="6" w:space="2" w:color="DDDDDD"/>
            <w:right w:val="single" w:sz="6" w:space="2" w:color="DDDDDD"/>
          </w:divBdr>
          <w:divsChild>
            <w:div w:id="914122472">
              <w:marLeft w:val="0"/>
              <w:marRight w:val="0"/>
              <w:marTop w:val="0"/>
              <w:marBottom w:val="0"/>
              <w:divBdr>
                <w:top w:val="none" w:sz="0" w:space="0" w:color="auto"/>
                <w:left w:val="none" w:sz="0" w:space="0" w:color="auto"/>
                <w:bottom w:val="none" w:sz="0" w:space="0" w:color="auto"/>
                <w:right w:val="none" w:sz="0" w:space="0" w:color="auto"/>
              </w:divBdr>
              <w:divsChild>
                <w:div w:id="515115398">
                  <w:marLeft w:val="0"/>
                  <w:marRight w:val="0"/>
                  <w:marTop w:val="0"/>
                  <w:marBottom w:val="0"/>
                  <w:divBdr>
                    <w:top w:val="none" w:sz="0" w:space="0" w:color="auto"/>
                    <w:left w:val="none" w:sz="0" w:space="0" w:color="auto"/>
                    <w:bottom w:val="none" w:sz="0" w:space="0" w:color="auto"/>
                    <w:right w:val="none" w:sz="0" w:space="0" w:color="auto"/>
                  </w:divBdr>
                </w:div>
                <w:div w:id="1424641004">
                  <w:marLeft w:val="0"/>
                  <w:marRight w:val="0"/>
                  <w:marTop w:val="0"/>
                  <w:marBottom w:val="0"/>
                  <w:divBdr>
                    <w:top w:val="none" w:sz="0" w:space="0" w:color="auto"/>
                    <w:left w:val="none" w:sz="0" w:space="0" w:color="auto"/>
                    <w:bottom w:val="none" w:sz="0" w:space="0" w:color="auto"/>
                    <w:right w:val="none" w:sz="0" w:space="0" w:color="auto"/>
                  </w:divBdr>
                </w:div>
              </w:divsChild>
            </w:div>
            <w:div w:id="49352310">
              <w:marLeft w:val="0"/>
              <w:marRight w:val="0"/>
              <w:marTop w:val="0"/>
              <w:marBottom w:val="0"/>
              <w:divBdr>
                <w:top w:val="none" w:sz="0" w:space="0" w:color="auto"/>
                <w:left w:val="none" w:sz="0" w:space="0" w:color="auto"/>
                <w:bottom w:val="none" w:sz="0" w:space="0" w:color="auto"/>
                <w:right w:val="none" w:sz="0" w:space="0" w:color="auto"/>
              </w:divBdr>
              <w:divsChild>
                <w:div w:id="2077584301">
                  <w:marLeft w:val="0"/>
                  <w:marRight w:val="0"/>
                  <w:marTop w:val="0"/>
                  <w:marBottom w:val="0"/>
                  <w:divBdr>
                    <w:top w:val="none" w:sz="0" w:space="0" w:color="auto"/>
                    <w:left w:val="none" w:sz="0" w:space="0" w:color="auto"/>
                    <w:bottom w:val="none" w:sz="0" w:space="0" w:color="auto"/>
                    <w:right w:val="none" w:sz="0" w:space="0" w:color="auto"/>
                  </w:divBdr>
                </w:div>
                <w:div w:id="1824543880">
                  <w:marLeft w:val="0"/>
                  <w:marRight w:val="0"/>
                  <w:marTop w:val="0"/>
                  <w:marBottom w:val="0"/>
                  <w:divBdr>
                    <w:top w:val="none" w:sz="0" w:space="0" w:color="auto"/>
                    <w:left w:val="none" w:sz="0" w:space="0" w:color="auto"/>
                    <w:bottom w:val="none" w:sz="0" w:space="0" w:color="auto"/>
                    <w:right w:val="none" w:sz="0" w:space="0" w:color="auto"/>
                  </w:divBdr>
                </w:div>
              </w:divsChild>
            </w:div>
            <w:div w:id="425425547">
              <w:marLeft w:val="0"/>
              <w:marRight w:val="0"/>
              <w:marTop w:val="0"/>
              <w:marBottom w:val="0"/>
              <w:divBdr>
                <w:top w:val="none" w:sz="0" w:space="0" w:color="auto"/>
                <w:left w:val="none" w:sz="0" w:space="0" w:color="auto"/>
                <w:bottom w:val="none" w:sz="0" w:space="0" w:color="auto"/>
                <w:right w:val="none" w:sz="0" w:space="0" w:color="auto"/>
              </w:divBdr>
              <w:divsChild>
                <w:div w:id="1047031381">
                  <w:marLeft w:val="0"/>
                  <w:marRight w:val="0"/>
                  <w:marTop w:val="0"/>
                  <w:marBottom w:val="0"/>
                  <w:divBdr>
                    <w:top w:val="none" w:sz="0" w:space="0" w:color="auto"/>
                    <w:left w:val="none" w:sz="0" w:space="0" w:color="auto"/>
                    <w:bottom w:val="none" w:sz="0" w:space="0" w:color="auto"/>
                    <w:right w:val="none" w:sz="0" w:space="0" w:color="auto"/>
                  </w:divBdr>
                </w:div>
                <w:div w:id="1802645458">
                  <w:marLeft w:val="0"/>
                  <w:marRight w:val="0"/>
                  <w:marTop w:val="0"/>
                  <w:marBottom w:val="0"/>
                  <w:divBdr>
                    <w:top w:val="none" w:sz="0" w:space="0" w:color="auto"/>
                    <w:left w:val="none" w:sz="0" w:space="0" w:color="auto"/>
                    <w:bottom w:val="none" w:sz="0" w:space="0" w:color="auto"/>
                    <w:right w:val="none" w:sz="0" w:space="0" w:color="auto"/>
                  </w:divBdr>
                </w:div>
              </w:divsChild>
            </w:div>
            <w:div w:id="1883858792">
              <w:marLeft w:val="0"/>
              <w:marRight w:val="0"/>
              <w:marTop w:val="0"/>
              <w:marBottom w:val="0"/>
              <w:divBdr>
                <w:top w:val="none" w:sz="0" w:space="0" w:color="auto"/>
                <w:left w:val="none" w:sz="0" w:space="0" w:color="auto"/>
                <w:bottom w:val="none" w:sz="0" w:space="0" w:color="auto"/>
                <w:right w:val="none" w:sz="0" w:space="0" w:color="auto"/>
              </w:divBdr>
              <w:divsChild>
                <w:div w:id="1612593860">
                  <w:marLeft w:val="0"/>
                  <w:marRight w:val="0"/>
                  <w:marTop w:val="0"/>
                  <w:marBottom w:val="0"/>
                  <w:divBdr>
                    <w:top w:val="none" w:sz="0" w:space="0" w:color="auto"/>
                    <w:left w:val="none" w:sz="0" w:space="0" w:color="auto"/>
                    <w:bottom w:val="none" w:sz="0" w:space="0" w:color="auto"/>
                    <w:right w:val="none" w:sz="0" w:space="0" w:color="auto"/>
                  </w:divBdr>
                </w:div>
                <w:div w:id="2068340345">
                  <w:marLeft w:val="0"/>
                  <w:marRight w:val="0"/>
                  <w:marTop w:val="0"/>
                  <w:marBottom w:val="0"/>
                  <w:divBdr>
                    <w:top w:val="none" w:sz="0" w:space="0" w:color="auto"/>
                    <w:left w:val="none" w:sz="0" w:space="0" w:color="auto"/>
                    <w:bottom w:val="none" w:sz="0" w:space="0" w:color="auto"/>
                    <w:right w:val="none" w:sz="0" w:space="0" w:color="auto"/>
                  </w:divBdr>
                </w:div>
              </w:divsChild>
            </w:div>
            <w:div w:id="616569319">
              <w:marLeft w:val="0"/>
              <w:marRight w:val="0"/>
              <w:marTop w:val="0"/>
              <w:marBottom w:val="0"/>
              <w:divBdr>
                <w:top w:val="none" w:sz="0" w:space="0" w:color="auto"/>
                <w:left w:val="none" w:sz="0" w:space="0" w:color="auto"/>
                <w:bottom w:val="none" w:sz="0" w:space="0" w:color="auto"/>
                <w:right w:val="none" w:sz="0" w:space="0" w:color="auto"/>
              </w:divBdr>
            </w:div>
            <w:div w:id="983966850">
              <w:marLeft w:val="0"/>
              <w:marRight w:val="0"/>
              <w:marTop w:val="0"/>
              <w:marBottom w:val="0"/>
              <w:divBdr>
                <w:top w:val="none" w:sz="0" w:space="0" w:color="auto"/>
                <w:left w:val="none" w:sz="0" w:space="0" w:color="auto"/>
                <w:bottom w:val="none" w:sz="0" w:space="0" w:color="auto"/>
                <w:right w:val="none" w:sz="0" w:space="0" w:color="auto"/>
              </w:divBdr>
            </w:div>
          </w:divsChild>
        </w:div>
        <w:div w:id="525869049">
          <w:marLeft w:val="0"/>
          <w:marRight w:val="0"/>
          <w:marTop w:val="0"/>
          <w:marBottom w:val="0"/>
          <w:divBdr>
            <w:top w:val="none" w:sz="0" w:space="0" w:color="auto"/>
            <w:left w:val="none" w:sz="0" w:space="0" w:color="auto"/>
            <w:bottom w:val="none" w:sz="0" w:space="0" w:color="auto"/>
            <w:right w:val="none" w:sz="0" w:space="0" w:color="auto"/>
          </w:divBdr>
        </w:div>
      </w:divsChild>
    </w:div>
    <w:div w:id="580601234">
      <w:bodyDiv w:val="1"/>
      <w:marLeft w:val="0"/>
      <w:marRight w:val="0"/>
      <w:marTop w:val="0"/>
      <w:marBottom w:val="0"/>
      <w:divBdr>
        <w:top w:val="none" w:sz="0" w:space="0" w:color="auto"/>
        <w:left w:val="none" w:sz="0" w:space="0" w:color="auto"/>
        <w:bottom w:val="none" w:sz="0" w:space="0" w:color="auto"/>
        <w:right w:val="none" w:sz="0" w:space="0" w:color="auto"/>
      </w:divBdr>
      <w:divsChild>
        <w:div w:id="902717846">
          <w:marLeft w:val="0"/>
          <w:marRight w:val="0"/>
          <w:marTop w:val="0"/>
          <w:marBottom w:val="0"/>
          <w:divBdr>
            <w:top w:val="single" w:sz="6" w:space="2" w:color="DDDDDD"/>
            <w:left w:val="single" w:sz="6" w:space="2" w:color="DDDDDD"/>
            <w:bottom w:val="single" w:sz="6" w:space="2" w:color="DDDDDD"/>
            <w:right w:val="single" w:sz="6" w:space="2" w:color="DDDDDD"/>
          </w:divBdr>
          <w:divsChild>
            <w:div w:id="1670984406">
              <w:marLeft w:val="0"/>
              <w:marRight w:val="0"/>
              <w:marTop w:val="0"/>
              <w:marBottom w:val="0"/>
              <w:divBdr>
                <w:top w:val="none" w:sz="0" w:space="0" w:color="auto"/>
                <w:left w:val="none" w:sz="0" w:space="0" w:color="auto"/>
                <w:bottom w:val="none" w:sz="0" w:space="0" w:color="auto"/>
                <w:right w:val="none" w:sz="0" w:space="0" w:color="auto"/>
              </w:divBdr>
              <w:divsChild>
                <w:div w:id="357631345">
                  <w:marLeft w:val="0"/>
                  <w:marRight w:val="0"/>
                  <w:marTop w:val="0"/>
                  <w:marBottom w:val="0"/>
                  <w:divBdr>
                    <w:top w:val="none" w:sz="0" w:space="0" w:color="auto"/>
                    <w:left w:val="none" w:sz="0" w:space="0" w:color="auto"/>
                    <w:bottom w:val="none" w:sz="0" w:space="0" w:color="auto"/>
                    <w:right w:val="none" w:sz="0" w:space="0" w:color="auto"/>
                  </w:divBdr>
                </w:div>
                <w:div w:id="1157069438">
                  <w:marLeft w:val="0"/>
                  <w:marRight w:val="0"/>
                  <w:marTop w:val="0"/>
                  <w:marBottom w:val="0"/>
                  <w:divBdr>
                    <w:top w:val="none" w:sz="0" w:space="0" w:color="auto"/>
                    <w:left w:val="none" w:sz="0" w:space="0" w:color="auto"/>
                    <w:bottom w:val="none" w:sz="0" w:space="0" w:color="auto"/>
                    <w:right w:val="none" w:sz="0" w:space="0" w:color="auto"/>
                  </w:divBdr>
                </w:div>
              </w:divsChild>
            </w:div>
            <w:div w:id="1640960101">
              <w:marLeft w:val="0"/>
              <w:marRight w:val="0"/>
              <w:marTop w:val="0"/>
              <w:marBottom w:val="0"/>
              <w:divBdr>
                <w:top w:val="none" w:sz="0" w:space="0" w:color="auto"/>
                <w:left w:val="none" w:sz="0" w:space="0" w:color="auto"/>
                <w:bottom w:val="none" w:sz="0" w:space="0" w:color="auto"/>
                <w:right w:val="none" w:sz="0" w:space="0" w:color="auto"/>
              </w:divBdr>
              <w:divsChild>
                <w:div w:id="1273593461">
                  <w:marLeft w:val="0"/>
                  <w:marRight w:val="0"/>
                  <w:marTop w:val="0"/>
                  <w:marBottom w:val="0"/>
                  <w:divBdr>
                    <w:top w:val="none" w:sz="0" w:space="0" w:color="auto"/>
                    <w:left w:val="none" w:sz="0" w:space="0" w:color="auto"/>
                    <w:bottom w:val="none" w:sz="0" w:space="0" w:color="auto"/>
                    <w:right w:val="none" w:sz="0" w:space="0" w:color="auto"/>
                  </w:divBdr>
                </w:div>
                <w:div w:id="1778603307">
                  <w:marLeft w:val="0"/>
                  <w:marRight w:val="0"/>
                  <w:marTop w:val="0"/>
                  <w:marBottom w:val="0"/>
                  <w:divBdr>
                    <w:top w:val="none" w:sz="0" w:space="0" w:color="auto"/>
                    <w:left w:val="none" w:sz="0" w:space="0" w:color="auto"/>
                    <w:bottom w:val="none" w:sz="0" w:space="0" w:color="auto"/>
                    <w:right w:val="none" w:sz="0" w:space="0" w:color="auto"/>
                  </w:divBdr>
                </w:div>
              </w:divsChild>
            </w:div>
            <w:div w:id="1064529114">
              <w:marLeft w:val="0"/>
              <w:marRight w:val="0"/>
              <w:marTop w:val="0"/>
              <w:marBottom w:val="0"/>
              <w:divBdr>
                <w:top w:val="none" w:sz="0" w:space="0" w:color="auto"/>
                <w:left w:val="none" w:sz="0" w:space="0" w:color="auto"/>
                <w:bottom w:val="none" w:sz="0" w:space="0" w:color="auto"/>
                <w:right w:val="none" w:sz="0" w:space="0" w:color="auto"/>
              </w:divBdr>
              <w:divsChild>
                <w:div w:id="252789834">
                  <w:marLeft w:val="0"/>
                  <w:marRight w:val="0"/>
                  <w:marTop w:val="0"/>
                  <w:marBottom w:val="0"/>
                  <w:divBdr>
                    <w:top w:val="none" w:sz="0" w:space="0" w:color="auto"/>
                    <w:left w:val="none" w:sz="0" w:space="0" w:color="auto"/>
                    <w:bottom w:val="none" w:sz="0" w:space="0" w:color="auto"/>
                    <w:right w:val="none" w:sz="0" w:space="0" w:color="auto"/>
                  </w:divBdr>
                </w:div>
                <w:div w:id="1860046097">
                  <w:marLeft w:val="0"/>
                  <w:marRight w:val="0"/>
                  <w:marTop w:val="0"/>
                  <w:marBottom w:val="0"/>
                  <w:divBdr>
                    <w:top w:val="none" w:sz="0" w:space="0" w:color="auto"/>
                    <w:left w:val="none" w:sz="0" w:space="0" w:color="auto"/>
                    <w:bottom w:val="none" w:sz="0" w:space="0" w:color="auto"/>
                    <w:right w:val="none" w:sz="0" w:space="0" w:color="auto"/>
                  </w:divBdr>
                </w:div>
              </w:divsChild>
            </w:div>
            <w:div w:id="277294101">
              <w:marLeft w:val="0"/>
              <w:marRight w:val="0"/>
              <w:marTop w:val="0"/>
              <w:marBottom w:val="0"/>
              <w:divBdr>
                <w:top w:val="none" w:sz="0" w:space="0" w:color="auto"/>
                <w:left w:val="none" w:sz="0" w:space="0" w:color="auto"/>
                <w:bottom w:val="none" w:sz="0" w:space="0" w:color="auto"/>
                <w:right w:val="none" w:sz="0" w:space="0" w:color="auto"/>
              </w:divBdr>
              <w:divsChild>
                <w:div w:id="130297113">
                  <w:marLeft w:val="0"/>
                  <w:marRight w:val="0"/>
                  <w:marTop w:val="0"/>
                  <w:marBottom w:val="0"/>
                  <w:divBdr>
                    <w:top w:val="none" w:sz="0" w:space="0" w:color="auto"/>
                    <w:left w:val="none" w:sz="0" w:space="0" w:color="auto"/>
                    <w:bottom w:val="none" w:sz="0" w:space="0" w:color="auto"/>
                    <w:right w:val="none" w:sz="0" w:space="0" w:color="auto"/>
                  </w:divBdr>
                </w:div>
                <w:div w:id="689993780">
                  <w:marLeft w:val="0"/>
                  <w:marRight w:val="0"/>
                  <w:marTop w:val="0"/>
                  <w:marBottom w:val="0"/>
                  <w:divBdr>
                    <w:top w:val="none" w:sz="0" w:space="0" w:color="auto"/>
                    <w:left w:val="none" w:sz="0" w:space="0" w:color="auto"/>
                    <w:bottom w:val="none" w:sz="0" w:space="0" w:color="auto"/>
                    <w:right w:val="none" w:sz="0" w:space="0" w:color="auto"/>
                  </w:divBdr>
                </w:div>
              </w:divsChild>
            </w:div>
            <w:div w:id="813837079">
              <w:marLeft w:val="0"/>
              <w:marRight w:val="0"/>
              <w:marTop w:val="0"/>
              <w:marBottom w:val="0"/>
              <w:divBdr>
                <w:top w:val="none" w:sz="0" w:space="0" w:color="auto"/>
                <w:left w:val="none" w:sz="0" w:space="0" w:color="auto"/>
                <w:bottom w:val="none" w:sz="0" w:space="0" w:color="auto"/>
                <w:right w:val="none" w:sz="0" w:space="0" w:color="auto"/>
              </w:divBdr>
            </w:div>
            <w:div w:id="444471939">
              <w:marLeft w:val="0"/>
              <w:marRight w:val="0"/>
              <w:marTop w:val="0"/>
              <w:marBottom w:val="0"/>
              <w:divBdr>
                <w:top w:val="none" w:sz="0" w:space="0" w:color="auto"/>
                <w:left w:val="none" w:sz="0" w:space="0" w:color="auto"/>
                <w:bottom w:val="none" w:sz="0" w:space="0" w:color="auto"/>
                <w:right w:val="none" w:sz="0" w:space="0" w:color="auto"/>
              </w:divBdr>
            </w:div>
          </w:divsChild>
        </w:div>
        <w:div w:id="709110267">
          <w:marLeft w:val="0"/>
          <w:marRight w:val="0"/>
          <w:marTop w:val="0"/>
          <w:marBottom w:val="0"/>
          <w:divBdr>
            <w:top w:val="none" w:sz="0" w:space="0" w:color="auto"/>
            <w:left w:val="none" w:sz="0" w:space="0" w:color="auto"/>
            <w:bottom w:val="none" w:sz="0" w:space="0" w:color="auto"/>
            <w:right w:val="none" w:sz="0" w:space="0" w:color="auto"/>
          </w:divBdr>
        </w:div>
      </w:divsChild>
    </w:div>
    <w:div w:id="581984532">
      <w:bodyDiv w:val="1"/>
      <w:marLeft w:val="0"/>
      <w:marRight w:val="0"/>
      <w:marTop w:val="0"/>
      <w:marBottom w:val="0"/>
      <w:divBdr>
        <w:top w:val="none" w:sz="0" w:space="0" w:color="auto"/>
        <w:left w:val="none" w:sz="0" w:space="0" w:color="auto"/>
        <w:bottom w:val="none" w:sz="0" w:space="0" w:color="auto"/>
        <w:right w:val="none" w:sz="0" w:space="0" w:color="auto"/>
      </w:divBdr>
      <w:divsChild>
        <w:div w:id="379476497">
          <w:marLeft w:val="0"/>
          <w:marRight w:val="0"/>
          <w:marTop w:val="0"/>
          <w:marBottom w:val="0"/>
          <w:divBdr>
            <w:top w:val="single" w:sz="6" w:space="2" w:color="DDDDDD"/>
            <w:left w:val="single" w:sz="6" w:space="2" w:color="DDDDDD"/>
            <w:bottom w:val="single" w:sz="6" w:space="2" w:color="DDDDDD"/>
            <w:right w:val="single" w:sz="6" w:space="2" w:color="DDDDDD"/>
          </w:divBdr>
          <w:divsChild>
            <w:div w:id="325208921">
              <w:marLeft w:val="0"/>
              <w:marRight w:val="0"/>
              <w:marTop w:val="0"/>
              <w:marBottom w:val="0"/>
              <w:divBdr>
                <w:top w:val="none" w:sz="0" w:space="0" w:color="auto"/>
                <w:left w:val="none" w:sz="0" w:space="0" w:color="auto"/>
                <w:bottom w:val="none" w:sz="0" w:space="0" w:color="auto"/>
                <w:right w:val="none" w:sz="0" w:space="0" w:color="auto"/>
              </w:divBdr>
              <w:divsChild>
                <w:div w:id="335035152">
                  <w:marLeft w:val="0"/>
                  <w:marRight w:val="0"/>
                  <w:marTop w:val="0"/>
                  <w:marBottom w:val="0"/>
                  <w:divBdr>
                    <w:top w:val="none" w:sz="0" w:space="0" w:color="auto"/>
                    <w:left w:val="none" w:sz="0" w:space="0" w:color="auto"/>
                    <w:bottom w:val="none" w:sz="0" w:space="0" w:color="auto"/>
                    <w:right w:val="none" w:sz="0" w:space="0" w:color="auto"/>
                  </w:divBdr>
                </w:div>
                <w:div w:id="1861553704">
                  <w:marLeft w:val="0"/>
                  <w:marRight w:val="0"/>
                  <w:marTop w:val="0"/>
                  <w:marBottom w:val="0"/>
                  <w:divBdr>
                    <w:top w:val="none" w:sz="0" w:space="0" w:color="auto"/>
                    <w:left w:val="none" w:sz="0" w:space="0" w:color="auto"/>
                    <w:bottom w:val="none" w:sz="0" w:space="0" w:color="auto"/>
                    <w:right w:val="none" w:sz="0" w:space="0" w:color="auto"/>
                  </w:divBdr>
                </w:div>
              </w:divsChild>
            </w:div>
            <w:div w:id="1399285957">
              <w:marLeft w:val="0"/>
              <w:marRight w:val="0"/>
              <w:marTop w:val="0"/>
              <w:marBottom w:val="0"/>
              <w:divBdr>
                <w:top w:val="none" w:sz="0" w:space="0" w:color="auto"/>
                <w:left w:val="none" w:sz="0" w:space="0" w:color="auto"/>
                <w:bottom w:val="none" w:sz="0" w:space="0" w:color="auto"/>
                <w:right w:val="none" w:sz="0" w:space="0" w:color="auto"/>
              </w:divBdr>
              <w:divsChild>
                <w:div w:id="1080058178">
                  <w:marLeft w:val="0"/>
                  <w:marRight w:val="0"/>
                  <w:marTop w:val="0"/>
                  <w:marBottom w:val="0"/>
                  <w:divBdr>
                    <w:top w:val="none" w:sz="0" w:space="0" w:color="auto"/>
                    <w:left w:val="none" w:sz="0" w:space="0" w:color="auto"/>
                    <w:bottom w:val="none" w:sz="0" w:space="0" w:color="auto"/>
                    <w:right w:val="none" w:sz="0" w:space="0" w:color="auto"/>
                  </w:divBdr>
                </w:div>
                <w:div w:id="1359969724">
                  <w:marLeft w:val="0"/>
                  <w:marRight w:val="0"/>
                  <w:marTop w:val="0"/>
                  <w:marBottom w:val="0"/>
                  <w:divBdr>
                    <w:top w:val="none" w:sz="0" w:space="0" w:color="auto"/>
                    <w:left w:val="none" w:sz="0" w:space="0" w:color="auto"/>
                    <w:bottom w:val="none" w:sz="0" w:space="0" w:color="auto"/>
                    <w:right w:val="none" w:sz="0" w:space="0" w:color="auto"/>
                  </w:divBdr>
                </w:div>
              </w:divsChild>
            </w:div>
            <w:div w:id="514878753">
              <w:marLeft w:val="0"/>
              <w:marRight w:val="0"/>
              <w:marTop w:val="0"/>
              <w:marBottom w:val="0"/>
              <w:divBdr>
                <w:top w:val="none" w:sz="0" w:space="0" w:color="auto"/>
                <w:left w:val="none" w:sz="0" w:space="0" w:color="auto"/>
                <w:bottom w:val="none" w:sz="0" w:space="0" w:color="auto"/>
                <w:right w:val="none" w:sz="0" w:space="0" w:color="auto"/>
              </w:divBdr>
              <w:divsChild>
                <w:div w:id="1943830036">
                  <w:marLeft w:val="0"/>
                  <w:marRight w:val="0"/>
                  <w:marTop w:val="0"/>
                  <w:marBottom w:val="0"/>
                  <w:divBdr>
                    <w:top w:val="none" w:sz="0" w:space="0" w:color="auto"/>
                    <w:left w:val="none" w:sz="0" w:space="0" w:color="auto"/>
                    <w:bottom w:val="none" w:sz="0" w:space="0" w:color="auto"/>
                    <w:right w:val="none" w:sz="0" w:space="0" w:color="auto"/>
                  </w:divBdr>
                </w:div>
                <w:div w:id="79134566">
                  <w:marLeft w:val="0"/>
                  <w:marRight w:val="0"/>
                  <w:marTop w:val="0"/>
                  <w:marBottom w:val="0"/>
                  <w:divBdr>
                    <w:top w:val="none" w:sz="0" w:space="0" w:color="auto"/>
                    <w:left w:val="none" w:sz="0" w:space="0" w:color="auto"/>
                    <w:bottom w:val="none" w:sz="0" w:space="0" w:color="auto"/>
                    <w:right w:val="none" w:sz="0" w:space="0" w:color="auto"/>
                  </w:divBdr>
                </w:div>
              </w:divsChild>
            </w:div>
            <w:div w:id="150877352">
              <w:marLeft w:val="0"/>
              <w:marRight w:val="0"/>
              <w:marTop w:val="0"/>
              <w:marBottom w:val="0"/>
              <w:divBdr>
                <w:top w:val="none" w:sz="0" w:space="0" w:color="auto"/>
                <w:left w:val="none" w:sz="0" w:space="0" w:color="auto"/>
                <w:bottom w:val="none" w:sz="0" w:space="0" w:color="auto"/>
                <w:right w:val="none" w:sz="0" w:space="0" w:color="auto"/>
              </w:divBdr>
              <w:divsChild>
                <w:div w:id="868491758">
                  <w:marLeft w:val="0"/>
                  <w:marRight w:val="0"/>
                  <w:marTop w:val="0"/>
                  <w:marBottom w:val="0"/>
                  <w:divBdr>
                    <w:top w:val="none" w:sz="0" w:space="0" w:color="auto"/>
                    <w:left w:val="none" w:sz="0" w:space="0" w:color="auto"/>
                    <w:bottom w:val="none" w:sz="0" w:space="0" w:color="auto"/>
                    <w:right w:val="none" w:sz="0" w:space="0" w:color="auto"/>
                  </w:divBdr>
                </w:div>
                <w:div w:id="1032341362">
                  <w:marLeft w:val="0"/>
                  <w:marRight w:val="0"/>
                  <w:marTop w:val="0"/>
                  <w:marBottom w:val="0"/>
                  <w:divBdr>
                    <w:top w:val="none" w:sz="0" w:space="0" w:color="auto"/>
                    <w:left w:val="none" w:sz="0" w:space="0" w:color="auto"/>
                    <w:bottom w:val="none" w:sz="0" w:space="0" w:color="auto"/>
                    <w:right w:val="none" w:sz="0" w:space="0" w:color="auto"/>
                  </w:divBdr>
                </w:div>
              </w:divsChild>
            </w:div>
            <w:div w:id="975372632">
              <w:marLeft w:val="0"/>
              <w:marRight w:val="0"/>
              <w:marTop w:val="0"/>
              <w:marBottom w:val="0"/>
              <w:divBdr>
                <w:top w:val="none" w:sz="0" w:space="0" w:color="auto"/>
                <w:left w:val="none" w:sz="0" w:space="0" w:color="auto"/>
                <w:bottom w:val="none" w:sz="0" w:space="0" w:color="auto"/>
                <w:right w:val="none" w:sz="0" w:space="0" w:color="auto"/>
              </w:divBdr>
            </w:div>
            <w:div w:id="437070261">
              <w:marLeft w:val="0"/>
              <w:marRight w:val="0"/>
              <w:marTop w:val="0"/>
              <w:marBottom w:val="0"/>
              <w:divBdr>
                <w:top w:val="none" w:sz="0" w:space="0" w:color="auto"/>
                <w:left w:val="none" w:sz="0" w:space="0" w:color="auto"/>
                <w:bottom w:val="none" w:sz="0" w:space="0" w:color="auto"/>
                <w:right w:val="none" w:sz="0" w:space="0" w:color="auto"/>
              </w:divBdr>
            </w:div>
          </w:divsChild>
        </w:div>
        <w:div w:id="1631279698">
          <w:marLeft w:val="0"/>
          <w:marRight w:val="0"/>
          <w:marTop w:val="0"/>
          <w:marBottom w:val="0"/>
          <w:divBdr>
            <w:top w:val="none" w:sz="0" w:space="0" w:color="auto"/>
            <w:left w:val="none" w:sz="0" w:space="0" w:color="auto"/>
            <w:bottom w:val="none" w:sz="0" w:space="0" w:color="auto"/>
            <w:right w:val="none" w:sz="0" w:space="0" w:color="auto"/>
          </w:divBdr>
        </w:div>
      </w:divsChild>
    </w:div>
    <w:div w:id="582687243">
      <w:bodyDiv w:val="1"/>
      <w:marLeft w:val="0"/>
      <w:marRight w:val="0"/>
      <w:marTop w:val="0"/>
      <w:marBottom w:val="0"/>
      <w:divBdr>
        <w:top w:val="none" w:sz="0" w:space="0" w:color="auto"/>
        <w:left w:val="none" w:sz="0" w:space="0" w:color="auto"/>
        <w:bottom w:val="none" w:sz="0" w:space="0" w:color="auto"/>
        <w:right w:val="none" w:sz="0" w:space="0" w:color="auto"/>
      </w:divBdr>
      <w:divsChild>
        <w:div w:id="1151484604">
          <w:marLeft w:val="0"/>
          <w:marRight w:val="0"/>
          <w:marTop w:val="0"/>
          <w:marBottom w:val="0"/>
          <w:divBdr>
            <w:top w:val="single" w:sz="6" w:space="2" w:color="DDDDDD"/>
            <w:left w:val="single" w:sz="6" w:space="2" w:color="DDDDDD"/>
            <w:bottom w:val="single" w:sz="6" w:space="2" w:color="DDDDDD"/>
            <w:right w:val="single" w:sz="6" w:space="2" w:color="DDDDDD"/>
          </w:divBdr>
          <w:divsChild>
            <w:div w:id="2067604240">
              <w:marLeft w:val="0"/>
              <w:marRight w:val="0"/>
              <w:marTop w:val="0"/>
              <w:marBottom w:val="0"/>
              <w:divBdr>
                <w:top w:val="none" w:sz="0" w:space="0" w:color="auto"/>
                <w:left w:val="none" w:sz="0" w:space="0" w:color="auto"/>
                <w:bottom w:val="none" w:sz="0" w:space="0" w:color="auto"/>
                <w:right w:val="none" w:sz="0" w:space="0" w:color="auto"/>
              </w:divBdr>
              <w:divsChild>
                <w:div w:id="322665419">
                  <w:marLeft w:val="0"/>
                  <w:marRight w:val="0"/>
                  <w:marTop w:val="0"/>
                  <w:marBottom w:val="0"/>
                  <w:divBdr>
                    <w:top w:val="none" w:sz="0" w:space="0" w:color="auto"/>
                    <w:left w:val="none" w:sz="0" w:space="0" w:color="auto"/>
                    <w:bottom w:val="none" w:sz="0" w:space="0" w:color="auto"/>
                    <w:right w:val="none" w:sz="0" w:space="0" w:color="auto"/>
                  </w:divBdr>
                </w:div>
                <w:div w:id="1405835226">
                  <w:marLeft w:val="0"/>
                  <w:marRight w:val="0"/>
                  <w:marTop w:val="0"/>
                  <w:marBottom w:val="0"/>
                  <w:divBdr>
                    <w:top w:val="none" w:sz="0" w:space="0" w:color="auto"/>
                    <w:left w:val="none" w:sz="0" w:space="0" w:color="auto"/>
                    <w:bottom w:val="none" w:sz="0" w:space="0" w:color="auto"/>
                    <w:right w:val="none" w:sz="0" w:space="0" w:color="auto"/>
                  </w:divBdr>
                </w:div>
              </w:divsChild>
            </w:div>
            <w:div w:id="917786726">
              <w:marLeft w:val="0"/>
              <w:marRight w:val="0"/>
              <w:marTop w:val="0"/>
              <w:marBottom w:val="0"/>
              <w:divBdr>
                <w:top w:val="none" w:sz="0" w:space="0" w:color="auto"/>
                <w:left w:val="none" w:sz="0" w:space="0" w:color="auto"/>
                <w:bottom w:val="none" w:sz="0" w:space="0" w:color="auto"/>
                <w:right w:val="none" w:sz="0" w:space="0" w:color="auto"/>
              </w:divBdr>
              <w:divsChild>
                <w:div w:id="993332822">
                  <w:marLeft w:val="0"/>
                  <w:marRight w:val="0"/>
                  <w:marTop w:val="0"/>
                  <w:marBottom w:val="0"/>
                  <w:divBdr>
                    <w:top w:val="none" w:sz="0" w:space="0" w:color="auto"/>
                    <w:left w:val="none" w:sz="0" w:space="0" w:color="auto"/>
                    <w:bottom w:val="none" w:sz="0" w:space="0" w:color="auto"/>
                    <w:right w:val="none" w:sz="0" w:space="0" w:color="auto"/>
                  </w:divBdr>
                </w:div>
                <w:div w:id="53891486">
                  <w:marLeft w:val="0"/>
                  <w:marRight w:val="0"/>
                  <w:marTop w:val="0"/>
                  <w:marBottom w:val="0"/>
                  <w:divBdr>
                    <w:top w:val="none" w:sz="0" w:space="0" w:color="auto"/>
                    <w:left w:val="none" w:sz="0" w:space="0" w:color="auto"/>
                    <w:bottom w:val="none" w:sz="0" w:space="0" w:color="auto"/>
                    <w:right w:val="none" w:sz="0" w:space="0" w:color="auto"/>
                  </w:divBdr>
                </w:div>
              </w:divsChild>
            </w:div>
            <w:div w:id="801460503">
              <w:marLeft w:val="0"/>
              <w:marRight w:val="0"/>
              <w:marTop w:val="0"/>
              <w:marBottom w:val="0"/>
              <w:divBdr>
                <w:top w:val="none" w:sz="0" w:space="0" w:color="auto"/>
                <w:left w:val="none" w:sz="0" w:space="0" w:color="auto"/>
                <w:bottom w:val="none" w:sz="0" w:space="0" w:color="auto"/>
                <w:right w:val="none" w:sz="0" w:space="0" w:color="auto"/>
              </w:divBdr>
              <w:divsChild>
                <w:div w:id="1986742505">
                  <w:marLeft w:val="0"/>
                  <w:marRight w:val="0"/>
                  <w:marTop w:val="0"/>
                  <w:marBottom w:val="0"/>
                  <w:divBdr>
                    <w:top w:val="none" w:sz="0" w:space="0" w:color="auto"/>
                    <w:left w:val="none" w:sz="0" w:space="0" w:color="auto"/>
                    <w:bottom w:val="none" w:sz="0" w:space="0" w:color="auto"/>
                    <w:right w:val="none" w:sz="0" w:space="0" w:color="auto"/>
                  </w:divBdr>
                </w:div>
                <w:div w:id="930554213">
                  <w:marLeft w:val="0"/>
                  <w:marRight w:val="0"/>
                  <w:marTop w:val="0"/>
                  <w:marBottom w:val="0"/>
                  <w:divBdr>
                    <w:top w:val="none" w:sz="0" w:space="0" w:color="auto"/>
                    <w:left w:val="none" w:sz="0" w:space="0" w:color="auto"/>
                    <w:bottom w:val="none" w:sz="0" w:space="0" w:color="auto"/>
                    <w:right w:val="none" w:sz="0" w:space="0" w:color="auto"/>
                  </w:divBdr>
                </w:div>
              </w:divsChild>
            </w:div>
            <w:div w:id="352223032">
              <w:marLeft w:val="0"/>
              <w:marRight w:val="0"/>
              <w:marTop w:val="0"/>
              <w:marBottom w:val="0"/>
              <w:divBdr>
                <w:top w:val="none" w:sz="0" w:space="0" w:color="auto"/>
                <w:left w:val="none" w:sz="0" w:space="0" w:color="auto"/>
                <w:bottom w:val="none" w:sz="0" w:space="0" w:color="auto"/>
                <w:right w:val="none" w:sz="0" w:space="0" w:color="auto"/>
              </w:divBdr>
              <w:divsChild>
                <w:div w:id="297224653">
                  <w:marLeft w:val="0"/>
                  <w:marRight w:val="0"/>
                  <w:marTop w:val="0"/>
                  <w:marBottom w:val="0"/>
                  <w:divBdr>
                    <w:top w:val="none" w:sz="0" w:space="0" w:color="auto"/>
                    <w:left w:val="none" w:sz="0" w:space="0" w:color="auto"/>
                    <w:bottom w:val="none" w:sz="0" w:space="0" w:color="auto"/>
                    <w:right w:val="none" w:sz="0" w:space="0" w:color="auto"/>
                  </w:divBdr>
                </w:div>
                <w:div w:id="1737316322">
                  <w:marLeft w:val="0"/>
                  <w:marRight w:val="0"/>
                  <w:marTop w:val="0"/>
                  <w:marBottom w:val="0"/>
                  <w:divBdr>
                    <w:top w:val="none" w:sz="0" w:space="0" w:color="auto"/>
                    <w:left w:val="none" w:sz="0" w:space="0" w:color="auto"/>
                    <w:bottom w:val="none" w:sz="0" w:space="0" w:color="auto"/>
                    <w:right w:val="none" w:sz="0" w:space="0" w:color="auto"/>
                  </w:divBdr>
                </w:div>
              </w:divsChild>
            </w:div>
            <w:div w:id="614865742">
              <w:marLeft w:val="0"/>
              <w:marRight w:val="0"/>
              <w:marTop w:val="0"/>
              <w:marBottom w:val="0"/>
              <w:divBdr>
                <w:top w:val="none" w:sz="0" w:space="0" w:color="auto"/>
                <w:left w:val="none" w:sz="0" w:space="0" w:color="auto"/>
                <w:bottom w:val="none" w:sz="0" w:space="0" w:color="auto"/>
                <w:right w:val="none" w:sz="0" w:space="0" w:color="auto"/>
              </w:divBdr>
            </w:div>
            <w:div w:id="556091759">
              <w:marLeft w:val="0"/>
              <w:marRight w:val="0"/>
              <w:marTop w:val="0"/>
              <w:marBottom w:val="0"/>
              <w:divBdr>
                <w:top w:val="none" w:sz="0" w:space="0" w:color="auto"/>
                <w:left w:val="none" w:sz="0" w:space="0" w:color="auto"/>
                <w:bottom w:val="none" w:sz="0" w:space="0" w:color="auto"/>
                <w:right w:val="none" w:sz="0" w:space="0" w:color="auto"/>
              </w:divBdr>
            </w:div>
          </w:divsChild>
        </w:div>
        <w:div w:id="996954495">
          <w:marLeft w:val="0"/>
          <w:marRight w:val="0"/>
          <w:marTop w:val="0"/>
          <w:marBottom w:val="0"/>
          <w:divBdr>
            <w:top w:val="none" w:sz="0" w:space="0" w:color="auto"/>
            <w:left w:val="none" w:sz="0" w:space="0" w:color="auto"/>
            <w:bottom w:val="none" w:sz="0" w:space="0" w:color="auto"/>
            <w:right w:val="none" w:sz="0" w:space="0" w:color="auto"/>
          </w:divBdr>
        </w:div>
      </w:divsChild>
    </w:div>
    <w:div w:id="592084784">
      <w:bodyDiv w:val="1"/>
      <w:marLeft w:val="0"/>
      <w:marRight w:val="0"/>
      <w:marTop w:val="0"/>
      <w:marBottom w:val="0"/>
      <w:divBdr>
        <w:top w:val="none" w:sz="0" w:space="0" w:color="auto"/>
        <w:left w:val="none" w:sz="0" w:space="0" w:color="auto"/>
        <w:bottom w:val="none" w:sz="0" w:space="0" w:color="auto"/>
        <w:right w:val="none" w:sz="0" w:space="0" w:color="auto"/>
      </w:divBdr>
      <w:divsChild>
        <w:div w:id="2107651861">
          <w:marLeft w:val="0"/>
          <w:marRight w:val="0"/>
          <w:marTop w:val="0"/>
          <w:marBottom w:val="0"/>
          <w:divBdr>
            <w:top w:val="single" w:sz="6" w:space="2" w:color="DDDDDD"/>
            <w:left w:val="single" w:sz="6" w:space="2" w:color="DDDDDD"/>
            <w:bottom w:val="single" w:sz="6" w:space="2" w:color="DDDDDD"/>
            <w:right w:val="single" w:sz="6" w:space="2" w:color="DDDDDD"/>
          </w:divBdr>
          <w:divsChild>
            <w:div w:id="1369648689">
              <w:marLeft w:val="0"/>
              <w:marRight w:val="0"/>
              <w:marTop w:val="0"/>
              <w:marBottom w:val="0"/>
              <w:divBdr>
                <w:top w:val="none" w:sz="0" w:space="0" w:color="auto"/>
                <w:left w:val="none" w:sz="0" w:space="0" w:color="auto"/>
                <w:bottom w:val="none" w:sz="0" w:space="0" w:color="auto"/>
                <w:right w:val="none" w:sz="0" w:space="0" w:color="auto"/>
              </w:divBdr>
              <w:divsChild>
                <w:div w:id="241109463">
                  <w:marLeft w:val="0"/>
                  <w:marRight w:val="0"/>
                  <w:marTop w:val="0"/>
                  <w:marBottom w:val="0"/>
                  <w:divBdr>
                    <w:top w:val="none" w:sz="0" w:space="0" w:color="auto"/>
                    <w:left w:val="none" w:sz="0" w:space="0" w:color="auto"/>
                    <w:bottom w:val="none" w:sz="0" w:space="0" w:color="auto"/>
                    <w:right w:val="none" w:sz="0" w:space="0" w:color="auto"/>
                  </w:divBdr>
                </w:div>
                <w:div w:id="450369313">
                  <w:marLeft w:val="0"/>
                  <w:marRight w:val="0"/>
                  <w:marTop w:val="0"/>
                  <w:marBottom w:val="0"/>
                  <w:divBdr>
                    <w:top w:val="none" w:sz="0" w:space="0" w:color="auto"/>
                    <w:left w:val="none" w:sz="0" w:space="0" w:color="auto"/>
                    <w:bottom w:val="none" w:sz="0" w:space="0" w:color="auto"/>
                    <w:right w:val="none" w:sz="0" w:space="0" w:color="auto"/>
                  </w:divBdr>
                </w:div>
              </w:divsChild>
            </w:div>
            <w:div w:id="1384330764">
              <w:marLeft w:val="0"/>
              <w:marRight w:val="0"/>
              <w:marTop w:val="0"/>
              <w:marBottom w:val="0"/>
              <w:divBdr>
                <w:top w:val="none" w:sz="0" w:space="0" w:color="auto"/>
                <w:left w:val="none" w:sz="0" w:space="0" w:color="auto"/>
                <w:bottom w:val="none" w:sz="0" w:space="0" w:color="auto"/>
                <w:right w:val="none" w:sz="0" w:space="0" w:color="auto"/>
              </w:divBdr>
              <w:divsChild>
                <w:div w:id="450367364">
                  <w:marLeft w:val="0"/>
                  <w:marRight w:val="0"/>
                  <w:marTop w:val="0"/>
                  <w:marBottom w:val="0"/>
                  <w:divBdr>
                    <w:top w:val="none" w:sz="0" w:space="0" w:color="auto"/>
                    <w:left w:val="none" w:sz="0" w:space="0" w:color="auto"/>
                    <w:bottom w:val="none" w:sz="0" w:space="0" w:color="auto"/>
                    <w:right w:val="none" w:sz="0" w:space="0" w:color="auto"/>
                  </w:divBdr>
                </w:div>
                <w:div w:id="903956727">
                  <w:marLeft w:val="0"/>
                  <w:marRight w:val="0"/>
                  <w:marTop w:val="0"/>
                  <w:marBottom w:val="0"/>
                  <w:divBdr>
                    <w:top w:val="none" w:sz="0" w:space="0" w:color="auto"/>
                    <w:left w:val="none" w:sz="0" w:space="0" w:color="auto"/>
                    <w:bottom w:val="none" w:sz="0" w:space="0" w:color="auto"/>
                    <w:right w:val="none" w:sz="0" w:space="0" w:color="auto"/>
                  </w:divBdr>
                </w:div>
              </w:divsChild>
            </w:div>
            <w:div w:id="300696000">
              <w:marLeft w:val="0"/>
              <w:marRight w:val="0"/>
              <w:marTop w:val="0"/>
              <w:marBottom w:val="0"/>
              <w:divBdr>
                <w:top w:val="none" w:sz="0" w:space="0" w:color="auto"/>
                <w:left w:val="none" w:sz="0" w:space="0" w:color="auto"/>
                <w:bottom w:val="none" w:sz="0" w:space="0" w:color="auto"/>
                <w:right w:val="none" w:sz="0" w:space="0" w:color="auto"/>
              </w:divBdr>
              <w:divsChild>
                <w:div w:id="1958949796">
                  <w:marLeft w:val="0"/>
                  <w:marRight w:val="0"/>
                  <w:marTop w:val="0"/>
                  <w:marBottom w:val="0"/>
                  <w:divBdr>
                    <w:top w:val="none" w:sz="0" w:space="0" w:color="auto"/>
                    <w:left w:val="none" w:sz="0" w:space="0" w:color="auto"/>
                    <w:bottom w:val="none" w:sz="0" w:space="0" w:color="auto"/>
                    <w:right w:val="none" w:sz="0" w:space="0" w:color="auto"/>
                  </w:divBdr>
                </w:div>
                <w:div w:id="974799103">
                  <w:marLeft w:val="0"/>
                  <w:marRight w:val="0"/>
                  <w:marTop w:val="0"/>
                  <w:marBottom w:val="0"/>
                  <w:divBdr>
                    <w:top w:val="none" w:sz="0" w:space="0" w:color="auto"/>
                    <w:left w:val="none" w:sz="0" w:space="0" w:color="auto"/>
                    <w:bottom w:val="none" w:sz="0" w:space="0" w:color="auto"/>
                    <w:right w:val="none" w:sz="0" w:space="0" w:color="auto"/>
                  </w:divBdr>
                </w:div>
              </w:divsChild>
            </w:div>
            <w:div w:id="926613548">
              <w:marLeft w:val="0"/>
              <w:marRight w:val="0"/>
              <w:marTop w:val="0"/>
              <w:marBottom w:val="0"/>
              <w:divBdr>
                <w:top w:val="none" w:sz="0" w:space="0" w:color="auto"/>
                <w:left w:val="none" w:sz="0" w:space="0" w:color="auto"/>
                <w:bottom w:val="none" w:sz="0" w:space="0" w:color="auto"/>
                <w:right w:val="none" w:sz="0" w:space="0" w:color="auto"/>
              </w:divBdr>
              <w:divsChild>
                <w:div w:id="152918109">
                  <w:marLeft w:val="0"/>
                  <w:marRight w:val="0"/>
                  <w:marTop w:val="0"/>
                  <w:marBottom w:val="0"/>
                  <w:divBdr>
                    <w:top w:val="none" w:sz="0" w:space="0" w:color="auto"/>
                    <w:left w:val="none" w:sz="0" w:space="0" w:color="auto"/>
                    <w:bottom w:val="none" w:sz="0" w:space="0" w:color="auto"/>
                    <w:right w:val="none" w:sz="0" w:space="0" w:color="auto"/>
                  </w:divBdr>
                </w:div>
                <w:div w:id="15889925">
                  <w:marLeft w:val="0"/>
                  <w:marRight w:val="0"/>
                  <w:marTop w:val="0"/>
                  <w:marBottom w:val="0"/>
                  <w:divBdr>
                    <w:top w:val="none" w:sz="0" w:space="0" w:color="auto"/>
                    <w:left w:val="none" w:sz="0" w:space="0" w:color="auto"/>
                    <w:bottom w:val="none" w:sz="0" w:space="0" w:color="auto"/>
                    <w:right w:val="none" w:sz="0" w:space="0" w:color="auto"/>
                  </w:divBdr>
                </w:div>
              </w:divsChild>
            </w:div>
            <w:div w:id="701057519">
              <w:marLeft w:val="0"/>
              <w:marRight w:val="0"/>
              <w:marTop w:val="0"/>
              <w:marBottom w:val="0"/>
              <w:divBdr>
                <w:top w:val="none" w:sz="0" w:space="0" w:color="auto"/>
                <w:left w:val="none" w:sz="0" w:space="0" w:color="auto"/>
                <w:bottom w:val="none" w:sz="0" w:space="0" w:color="auto"/>
                <w:right w:val="none" w:sz="0" w:space="0" w:color="auto"/>
              </w:divBdr>
            </w:div>
            <w:div w:id="1711176569">
              <w:marLeft w:val="0"/>
              <w:marRight w:val="0"/>
              <w:marTop w:val="0"/>
              <w:marBottom w:val="0"/>
              <w:divBdr>
                <w:top w:val="none" w:sz="0" w:space="0" w:color="auto"/>
                <w:left w:val="none" w:sz="0" w:space="0" w:color="auto"/>
                <w:bottom w:val="none" w:sz="0" w:space="0" w:color="auto"/>
                <w:right w:val="none" w:sz="0" w:space="0" w:color="auto"/>
              </w:divBdr>
            </w:div>
          </w:divsChild>
        </w:div>
        <w:div w:id="1122656033">
          <w:marLeft w:val="0"/>
          <w:marRight w:val="0"/>
          <w:marTop w:val="0"/>
          <w:marBottom w:val="0"/>
          <w:divBdr>
            <w:top w:val="none" w:sz="0" w:space="0" w:color="auto"/>
            <w:left w:val="none" w:sz="0" w:space="0" w:color="auto"/>
            <w:bottom w:val="none" w:sz="0" w:space="0" w:color="auto"/>
            <w:right w:val="none" w:sz="0" w:space="0" w:color="auto"/>
          </w:divBdr>
        </w:div>
      </w:divsChild>
    </w:div>
    <w:div w:id="633410054">
      <w:bodyDiv w:val="1"/>
      <w:marLeft w:val="0"/>
      <w:marRight w:val="0"/>
      <w:marTop w:val="0"/>
      <w:marBottom w:val="0"/>
      <w:divBdr>
        <w:top w:val="none" w:sz="0" w:space="0" w:color="auto"/>
        <w:left w:val="none" w:sz="0" w:space="0" w:color="auto"/>
        <w:bottom w:val="none" w:sz="0" w:space="0" w:color="auto"/>
        <w:right w:val="none" w:sz="0" w:space="0" w:color="auto"/>
      </w:divBdr>
      <w:divsChild>
        <w:div w:id="1905674439">
          <w:marLeft w:val="0"/>
          <w:marRight w:val="0"/>
          <w:marTop w:val="0"/>
          <w:marBottom w:val="0"/>
          <w:divBdr>
            <w:top w:val="single" w:sz="6" w:space="2" w:color="DDDDDD"/>
            <w:left w:val="single" w:sz="6" w:space="2" w:color="DDDDDD"/>
            <w:bottom w:val="single" w:sz="6" w:space="2" w:color="DDDDDD"/>
            <w:right w:val="single" w:sz="6" w:space="2" w:color="DDDDDD"/>
          </w:divBdr>
          <w:divsChild>
            <w:div w:id="1264922831">
              <w:marLeft w:val="0"/>
              <w:marRight w:val="0"/>
              <w:marTop w:val="0"/>
              <w:marBottom w:val="0"/>
              <w:divBdr>
                <w:top w:val="none" w:sz="0" w:space="0" w:color="auto"/>
                <w:left w:val="none" w:sz="0" w:space="0" w:color="auto"/>
                <w:bottom w:val="none" w:sz="0" w:space="0" w:color="auto"/>
                <w:right w:val="none" w:sz="0" w:space="0" w:color="auto"/>
              </w:divBdr>
              <w:divsChild>
                <w:div w:id="1872262189">
                  <w:marLeft w:val="0"/>
                  <w:marRight w:val="0"/>
                  <w:marTop w:val="0"/>
                  <w:marBottom w:val="0"/>
                  <w:divBdr>
                    <w:top w:val="none" w:sz="0" w:space="0" w:color="auto"/>
                    <w:left w:val="none" w:sz="0" w:space="0" w:color="auto"/>
                    <w:bottom w:val="none" w:sz="0" w:space="0" w:color="auto"/>
                    <w:right w:val="none" w:sz="0" w:space="0" w:color="auto"/>
                  </w:divBdr>
                </w:div>
                <w:div w:id="320810820">
                  <w:marLeft w:val="0"/>
                  <w:marRight w:val="0"/>
                  <w:marTop w:val="0"/>
                  <w:marBottom w:val="0"/>
                  <w:divBdr>
                    <w:top w:val="none" w:sz="0" w:space="0" w:color="auto"/>
                    <w:left w:val="none" w:sz="0" w:space="0" w:color="auto"/>
                    <w:bottom w:val="none" w:sz="0" w:space="0" w:color="auto"/>
                    <w:right w:val="none" w:sz="0" w:space="0" w:color="auto"/>
                  </w:divBdr>
                </w:div>
              </w:divsChild>
            </w:div>
            <w:div w:id="406079077">
              <w:marLeft w:val="0"/>
              <w:marRight w:val="0"/>
              <w:marTop w:val="0"/>
              <w:marBottom w:val="0"/>
              <w:divBdr>
                <w:top w:val="none" w:sz="0" w:space="0" w:color="auto"/>
                <w:left w:val="none" w:sz="0" w:space="0" w:color="auto"/>
                <w:bottom w:val="none" w:sz="0" w:space="0" w:color="auto"/>
                <w:right w:val="none" w:sz="0" w:space="0" w:color="auto"/>
              </w:divBdr>
              <w:divsChild>
                <w:div w:id="226381951">
                  <w:marLeft w:val="0"/>
                  <w:marRight w:val="0"/>
                  <w:marTop w:val="0"/>
                  <w:marBottom w:val="0"/>
                  <w:divBdr>
                    <w:top w:val="none" w:sz="0" w:space="0" w:color="auto"/>
                    <w:left w:val="none" w:sz="0" w:space="0" w:color="auto"/>
                    <w:bottom w:val="none" w:sz="0" w:space="0" w:color="auto"/>
                    <w:right w:val="none" w:sz="0" w:space="0" w:color="auto"/>
                  </w:divBdr>
                </w:div>
                <w:div w:id="1077871300">
                  <w:marLeft w:val="0"/>
                  <w:marRight w:val="0"/>
                  <w:marTop w:val="0"/>
                  <w:marBottom w:val="0"/>
                  <w:divBdr>
                    <w:top w:val="none" w:sz="0" w:space="0" w:color="auto"/>
                    <w:left w:val="none" w:sz="0" w:space="0" w:color="auto"/>
                    <w:bottom w:val="none" w:sz="0" w:space="0" w:color="auto"/>
                    <w:right w:val="none" w:sz="0" w:space="0" w:color="auto"/>
                  </w:divBdr>
                </w:div>
              </w:divsChild>
            </w:div>
            <w:div w:id="341008667">
              <w:marLeft w:val="0"/>
              <w:marRight w:val="0"/>
              <w:marTop w:val="0"/>
              <w:marBottom w:val="0"/>
              <w:divBdr>
                <w:top w:val="none" w:sz="0" w:space="0" w:color="auto"/>
                <w:left w:val="none" w:sz="0" w:space="0" w:color="auto"/>
                <w:bottom w:val="none" w:sz="0" w:space="0" w:color="auto"/>
                <w:right w:val="none" w:sz="0" w:space="0" w:color="auto"/>
              </w:divBdr>
              <w:divsChild>
                <w:div w:id="759721275">
                  <w:marLeft w:val="0"/>
                  <w:marRight w:val="0"/>
                  <w:marTop w:val="0"/>
                  <w:marBottom w:val="0"/>
                  <w:divBdr>
                    <w:top w:val="none" w:sz="0" w:space="0" w:color="auto"/>
                    <w:left w:val="none" w:sz="0" w:space="0" w:color="auto"/>
                    <w:bottom w:val="none" w:sz="0" w:space="0" w:color="auto"/>
                    <w:right w:val="none" w:sz="0" w:space="0" w:color="auto"/>
                  </w:divBdr>
                </w:div>
                <w:div w:id="646398070">
                  <w:marLeft w:val="0"/>
                  <w:marRight w:val="0"/>
                  <w:marTop w:val="0"/>
                  <w:marBottom w:val="0"/>
                  <w:divBdr>
                    <w:top w:val="none" w:sz="0" w:space="0" w:color="auto"/>
                    <w:left w:val="none" w:sz="0" w:space="0" w:color="auto"/>
                    <w:bottom w:val="none" w:sz="0" w:space="0" w:color="auto"/>
                    <w:right w:val="none" w:sz="0" w:space="0" w:color="auto"/>
                  </w:divBdr>
                </w:div>
              </w:divsChild>
            </w:div>
            <w:div w:id="1943873983">
              <w:marLeft w:val="0"/>
              <w:marRight w:val="0"/>
              <w:marTop w:val="0"/>
              <w:marBottom w:val="0"/>
              <w:divBdr>
                <w:top w:val="none" w:sz="0" w:space="0" w:color="auto"/>
                <w:left w:val="none" w:sz="0" w:space="0" w:color="auto"/>
                <w:bottom w:val="none" w:sz="0" w:space="0" w:color="auto"/>
                <w:right w:val="none" w:sz="0" w:space="0" w:color="auto"/>
              </w:divBdr>
              <w:divsChild>
                <w:div w:id="1598706904">
                  <w:marLeft w:val="0"/>
                  <w:marRight w:val="0"/>
                  <w:marTop w:val="0"/>
                  <w:marBottom w:val="0"/>
                  <w:divBdr>
                    <w:top w:val="none" w:sz="0" w:space="0" w:color="auto"/>
                    <w:left w:val="none" w:sz="0" w:space="0" w:color="auto"/>
                    <w:bottom w:val="none" w:sz="0" w:space="0" w:color="auto"/>
                    <w:right w:val="none" w:sz="0" w:space="0" w:color="auto"/>
                  </w:divBdr>
                </w:div>
                <w:div w:id="258753307">
                  <w:marLeft w:val="0"/>
                  <w:marRight w:val="0"/>
                  <w:marTop w:val="0"/>
                  <w:marBottom w:val="0"/>
                  <w:divBdr>
                    <w:top w:val="none" w:sz="0" w:space="0" w:color="auto"/>
                    <w:left w:val="none" w:sz="0" w:space="0" w:color="auto"/>
                    <w:bottom w:val="none" w:sz="0" w:space="0" w:color="auto"/>
                    <w:right w:val="none" w:sz="0" w:space="0" w:color="auto"/>
                  </w:divBdr>
                </w:div>
              </w:divsChild>
            </w:div>
            <w:div w:id="493185629">
              <w:marLeft w:val="0"/>
              <w:marRight w:val="0"/>
              <w:marTop w:val="0"/>
              <w:marBottom w:val="0"/>
              <w:divBdr>
                <w:top w:val="none" w:sz="0" w:space="0" w:color="auto"/>
                <w:left w:val="none" w:sz="0" w:space="0" w:color="auto"/>
                <w:bottom w:val="none" w:sz="0" w:space="0" w:color="auto"/>
                <w:right w:val="none" w:sz="0" w:space="0" w:color="auto"/>
              </w:divBdr>
            </w:div>
            <w:div w:id="669524987">
              <w:marLeft w:val="0"/>
              <w:marRight w:val="0"/>
              <w:marTop w:val="0"/>
              <w:marBottom w:val="0"/>
              <w:divBdr>
                <w:top w:val="none" w:sz="0" w:space="0" w:color="auto"/>
                <w:left w:val="none" w:sz="0" w:space="0" w:color="auto"/>
                <w:bottom w:val="none" w:sz="0" w:space="0" w:color="auto"/>
                <w:right w:val="none" w:sz="0" w:space="0" w:color="auto"/>
              </w:divBdr>
            </w:div>
          </w:divsChild>
        </w:div>
        <w:div w:id="579102545">
          <w:marLeft w:val="0"/>
          <w:marRight w:val="0"/>
          <w:marTop w:val="0"/>
          <w:marBottom w:val="0"/>
          <w:divBdr>
            <w:top w:val="none" w:sz="0" w:space="0" w:color="auto"/>
            <w:left w:val="none" w:sz="0" w:space="0" w:color="auto"/>
            <w:bottom w:val="none" w:sz="0" w:space="0" w:color="auto"/>
            <w:right w:val="none" w:sz="0" w:space="0" w:color="auto"/>
          </w:divBdr>
        </w:div>
      </w:divsChild>
    </w:div>
    <w:div w:id="638606388">
      <w:bodyDiv w:val="1"/>
      <w:marLeft w:val="0"/>
      <w:marRight w:val="0"/>
      <w:marTop w:val="0"/>
      <w:marBottom w:val="0"/>
      <w:divBdr>
        <w:top w:val="none" w:sz="0" w:space="0" w:color="auto"/>
        <w:left w:val="none" w:sz="0" w:space="0" w:color="auto"/>
        <w:bottom w:val="none" w:sz="0" w:space="0" w:color="auto"/>
        <w:right w:val="none" w:sz="0" w:space="0" w:color="auto"/>
      </w:divBdr>
      <w:divsChild>
        <w:div w:id="758216030">
          <w:marLeft w:val="0"/>
          <w:marRight w:val="0"/>
          <w:marTop w:val="0"/>
          <w:marBottom w:val="0"/>
          <w:divBdr>
            <w:top w:val="single" w:sz="6" w:space="2" w:color="DDDDDD"/>
            <w:left w:val="single" w:sz="6" w:space="2" w:color="DDDDDD"/>
            <w:bottom w:val="single" w:sz="6" w:space="2" w:color="DDDDDD"/>
            <w:right w:val="single" w:sz="6" w:space="2" w:color="DDDDDD"/>
          </w:divBdr>
          <w:divsChild>
            <w:div w:id="1616785486">
              <w:marLeft w:val="0"/>
              <w:marRight w:val="0"/>
              <w:marTop w:val="0"/>
              <w:marBottom w:val="0"/>
              <w:divBdr>
                <w:top w:val="none" w:sz="0" w:space="0" w:color="auto"/>
                <w:left w:val="none" w:sz="0" w:space="0" w:color="auto"/>
                <w:bottom w:val="none" w:sz="0" w:space="0" w:color="auto"/>
                <w:right w:val="none" w:sz="0" w:space="0" w:color="auto"/>
              </w:divBdr>
              <w:divsChild>
                <w:div w:id="220141320">
                  <w:marLeft w:val="0"/>
                  <w:marRight w:val="0"/>
                  <w:marTop w:val="0"/>
                  <w:marBottom w:val="0"/>
                  <w:divBdr>
                    <w:top w:val="none" w:sz="0" w:space="0" w:color="auto"/>
                    <w:left w:val="none" w:sz="0" w:space="0" w:color="auto"/>
                    <w:bottom w:val="none" w:sz="0" w:space="0" w:color="auto"/>
                    <w:right w:val="none" w:sz="0" w:space="0" w:color="auto"/>
                  </w:divBdr>
                </w:div>
                <w:div w:id="705252370">
                  <w:marLeft w:val="0"/>
                  <w:marRight w:val="0"/>
                  <w:marTop w:val="0"/>
                  <w:marBottom w:val="0"/>
                  <w:divBdr>
                    <w:top w:val="none" w:sz="0" w:space="0" w:color="auto"/>
                    <w:left w:val="none" w:sz="0" w:space="0" w:color="auto"/>
                    <w:bottom w:val="none" w:sz="0" w:space="0" w:color="auto"/>
                    <w:right w:val="none" w:sz="0" w:space="0" w:color="auto"/>
                  </w:divBdr>
                </w:div>
              </w:divsChild>
            </w:div>
            <w:div w:id="316226917">
              <w:marLeft w:val="0"/>
              <w:marRight w:val="0"/>
              <w:marTop w:val="0"/>
              <w:marBottom w:val="0"/>
              <w:divBdr>
                <w:top w:val="none" w:sz="0" w:space="0" w:color="auto"/>
                <w:left w:val="none" w:sz="0" w:space="0" w:color="auto"/>
                <w:bottom w:val="none" w:sz="0" w:space="0" w:color="auto"/>
                <w:right w:val="none" w:sz="0" w:space="0" w:color="auto"/>
              </w:divBdr>
              <w:divsChild>
                <w:div w:id="699210321">
                  <w:marLeft w:val="0"/>
                  <w:marRight w:val="0"/>
                  <w:marTop w:val="0"/>
                  <w:marBottom w:val="0"/>
                  <w:divBdr>
                    <w:top w:val="none" w:sz="0" w:space="0" w:color="auto"/>
                    <w:left w:val="none" w:sz="0" w:space="0" w:color="auto"/>
                    <w:bottom w:val="none" w:sz="0" w:space="0" w:color="auto"/>
                    <w:right w:val="none" w:sz="0" w:space="0" w:color="auto"/>
                  </w:divBdr>
                </w:div>
                <w:div w:id="319233670">
                  <w:marLeft w:val="0"/>
                  <w:marRight w:val="0"/>
                  <w:marTop w:val="0"/>
                  <w:marBottom w:val="0"/>
                  <w:divBdr>
                    <w:top w:val="none" w:sz="0" w:space="0" w:color="auto"/>
                    <w:left w:val="none" w:sz="0" w:space="0" w:color="auto"/>
                    <w:bottom w:val="none" w:sz="0" w:space="0" w:color="auto"/>
                    <w:right w:val="none" w:sz="0" w:space="0" w:color="auto"/>
                  </w:divBdr>
                </w:div>
              </w:divsChild>
            </w:div>
            <w:div w:id="697005949">
              <w:marLeft w:val="0"/>
              <w:marRight w:val="0"/>
              <w:marTop w:val="0"/>
              <w:marBottom w:val="0"/>
              <w:divBdr>
                <w:top w:val="none" w:sz="0" w:space="0" w:color="auto"/>
                <w:left w:val="none" w:sz="0" w:space="0" w:color="auto"/>
                <w:bottom w:val="none" w:sz="0" w:space="0" w:color="auto"/>
                <w:right w:val="none" w:sz="0" w:space="0" w:color="auto"/>
              </w:divBdr>
              <w:divsChild>
                <w:div w:id="1736275337">
                  <w:marLeft w:val="0"/>
                  <w:marRight w:val="0"/>
                  <w:marTop w:val="0"/>
                  <w:marBottom w:val="0"/>
                  <w:divBdr>
                    <w:top w:val="none" w:sz="0" w:space="0" w:color="auto"/>
                    <w:left w:val="none" w:sz="0" w:space="0" w:color="auto"/>
                    <w:bottom w:val="none" w:sz="0" w:space="0" w:color="auto"/>
                    <w:right w:val="none" w:sz="0" w:space="0" w:color="auto"/>
                  </w:divBdr>
                </w:div>
                <w:div w:id="1151094073">
                  <w:marLeft w:val="0"/>
                  <w:marRight w:val="0"/>
                  <w:marTop w:val="0"/>
                  <w:marBottom w:val="0"/>
                  <w:divBdr>
                    <w:top w:val="none" w:sz="0" w:space="0" w:color="auto"/>
                    <w:left w:val="none" w:sz="0" w:space="0" w:color="auto"/>
                    <w:bottom w:val="none" w:sz="0" w:space="0" w:color="auto"/>
                    <w:right w:val="none" w:sz="0" w:space="0" w:color="auto"/>
                  </w:divBdr>
                </w:div>
              </w:divsChild>
            </w:div>
            <w:div w:id="386226776">
              <w:marLeft w:val="0"/>
              <w:marRight w:val="0"/>
              <w:marTop w:val="0"/>
              <w:marBottom w:val="0"/>
              <w:divBdr>
                <w:top w:val="none" w:sz="0" w:space="0" w:color="auto"/>
                <w:left w:val="none" w:sz="0" w:space="0" w:color="auto"/>
                <w:bottom w:val="none" w:sz="0" w:space="0" w:color="auto"/>
                <w:right w:val="none" w:sz="0" w:space="0" w:color="auto"/>
              </w:divBdr>
              <w:divsChild>
                <w:div w:id="738747003">
                  <w:marLeft w:val="0"/>
                  <w:marRight w:val="0"/>
                  <w:marTop w:val="0"/>
                  <w:marBottom w:val="0"/>
                  <w:divBdr>
                    <w:top w:val="none" w:sz="0" w:space="0" w:color="auto"/>
                    <w:left w:val="none" w:sz="0" w:space="0" w:color="auto"/>
                    <w:bottom w:val="none" w:sz="0" w:space="0" w:color="auto"/>
                    <w:right w:val="none" w:sz="0" w:space="0" w:color="auto"/>
                  </w:divBdr>
                </w:div>
                <w:div w:id="705327369">
                  <w:marLeft w:val="0"/>
                  <w:marRight w:val="0"/>
                  <w:marTop w:val="0"/>
                  <w:marBottom w:val="0"/>
                  <w:divBdr>
                    <w:top w:val="none" w:sz="0" w:space="0" w:color="auto"/>
                    <w:left w:val="none" w:sz="0" w:space="0" w:color="auto"/>
                    <w:bottom w:val="none" w:sz="0" w:space="0" w:color="auto"/>
                    <w:right w:val="none" w:sz="0" w:space="0" w:color="auto"/>
                  </w:divBdr>
                </w:div>
              </w:divsChild>
            </w:div>
            <w:div w:id="234903446">
              <w:marLeft w:val="0"/>
              <w:marRight w:val="0"/>
              <w:marTop w:val="0"/>
              <w:marBottom w:val="0"/>
              <w:divBdr>
                <w:top w:val="none" w:sz="0" w:space="0" w:color="auto"/>
                <w:left w:val="none" w:sz="0" w:space="0" w:color="auto"/>
                <w:bottom w:val="none" w:sz="0" w:space="0" w:color="auto"/>
                <w:right w:val="none" w:sz="0" w:space="0" w:color="auto"/>
              </w:divBdr>
            </w:div>
            <w:div w:id="880360827">
              <w:marLeft w:val="0"/>
              <w:marRight w:val="0"/>
              <w:marTop w:val="0"/>
              <w:marBottom w:val="0"/>
              <w:divBdr>
                <w:top w:val="none" w:sz="0" w:space="0" w:color="auto"/>
                <w:left w:val="none" w:sz="0" w:space="0" w:color="auto"/>
                <w:bottom w:val="none" w:sz="0" w:space="0" w:color="auto"/>
                <w:right w:val="none" w:sz="0" w:space="0" w:color="auto"/>
              </w:divBdr>
            </w:div>
          </w:divsChild>
        </w:div>
        <w:div w:id="1200826335">
          <w:marLeft w:val="0"/>
          <w:marRight w:val="0"/>
          <w:marTop w:val="0"/>
          <w:marBottom w:val="0"/>
          <w:divBdr>
            <w:top w:val="none" w:sz="0" w:space="0" w:color="auto"/>
            <w:left w:val="none" w:sz="0" w:space="0" w:color="auto"/>
            <w:bottom w:val="none" w:sz="0" w:space="0" w:color="auto"/>
            <w:right w:val="none" w:sz="0" w:space="0" w:color="auto"/>
          </w:divBdr>
        </w:div>
      </w:divsChild>
    </w:div>
    <w:div w:id="667171238">
      <w:bodyDiv w:val="1"/>
      <w:marLeft w:val="0"/>
      <w:marRight w:val="0"/>
      <w:marTop w:val="0"/>
      <w:marBottom w:val="0"/>
      <w:divBdr>
        <w:top w:val="none" w:sz="0" w:space="0" w:color="auto"/>
        <w:left w:val="none" w:sz="0" w:space="0" w:color="auto"/>
        <w:bottom w:val="none" w:sz="0" w:space="0" w:color="auto"/>
        <w:right w:val="none" w:sz="0" w:space="0" w:color="auto"/>
      </w:divBdr>
      <w:divsChild>
        <w:div w:id="314991909">
          <w:marLeft w:val="0"/>
          <w:marRight w:val="0"/>
          <w:marTop w:val="0"/>
          <w:marBottom w:val="0"/>
          <w:divBdr>
            <w:top w:val="single" w:sz="6" w:space="2" w:color="DDDDDD"/>
            <w:left w:val="single" w:sz="6" w:space="2" w:color="DDDDDD"/>
            <w:bottom w:val="single" w:sz="6" w:space="2" w:color="DDDDDD"/>
            <w:right w:val="single" w:sz="6" w:space="2" w:color="DDDDDD"/>
          </w:divBdr>
          <w:divsChild>
            <w:div w:id="465662109">
              <w:marLeft w:val="0"/>
              <w:marRight w:val="0"/>
              <w:marTop w:val="0"/>
              <w:marBottom w:val="0"/>
              <w:divBdr>
                <w:top w:val="none" w:sz="0" w:space="0" w:color="auto"/>
                <w:left w:val="none" w:sz="0" w:space="0" w:color="auto"/>
                <w:bottom w:val="none" w:sz="0" w:space="0" w:color="auto"/>
                <w:right w:val="none" w:sz="0" w:space="0" w:color="auto"/>
              </w:divBdr>
              <w:divsChild>
                <w:div w:id="1232429046">
                  <w:marLeft w:val="0"/>
                  <w:marRight w:val="0"/>
                  <w:marTop w:val="0"/>
                  <w:marBottom w:val="0"/>
                  <w:divBdr>
                    <w:top w:val="none" w:sz="0" w:space="0" w:color="auto"/>
                    <w:left w:val="none" w:sz="0" w:space="0" w:color="auto"/>
                    <w:bottom w:val="none" w:sz="0" w:space="0" w:color="auto"/>
                    <w:right w:val="none" w:sz="0" w:space="0" w:color="auto"/>
                  </w:divBdr>
                </w:div>
                <w:div w:id="340208924">
                  <w:marLeft w:val="0"/>
                  <w:marRight w:val="0"/>
                  <w:marTop w:val="0"/>
                  <w:marBottom w:val="0"/>
                  <w:divBdr>
                    <w:top w:val="none" w:sz="0" w:space="0" w:color="auto"/>
                    <w:left w:val="none" w:sz="0" w:space="0" w:color="auto"/>
                    <w:bottom w:val="none" w:sz="0" w:space="0" w:color="auto"/>
                    <w:right w:val="none" w:sz="0" w:space="0" w:color="auto"/>
                  </w:divBdr>
                </w:div>
              </w:divsChild>
            </w:div>
            <w:div w:id="111750930">
              <w:marLeft w:val="0"/>
              <w:marRight w:val="0"/>
              <w:marTop w:val="0"/>
              <w:marBottom w:val="0"/>
              <w:divBdr>
                <w:top w:val="none" w:sz="0" w:space="0" w:color="auto"/>
                <w:left w:val="none" w:sz="0" w:space="0" w:color="auto"/>
                <w:bottom w:val="none" w:sz="0" w:space="0" w:color="auto"/>
                <w:right w:val="none" w:sz="0" w:space="0" w:color="auto"/>
              </w:divBdr>
              <w:divsChild>
                <w:div w:id="1435249505">
                  <w:marLeft w:val="0"/>
                  <w:marRight w:val="0"/>
                  <w:marTop w:val="0"/>
                  <w:marBottom w:val="0"/>
                  <w:divBdr>
                    <w:top w:val="none" w:sz="0" w:space="0" w:color="auto"/>
                    <w:left w:val="none" w:sz="0" w:space="0" w:color="auto"/>
                    <w:bottom w:val="none" w:sz="0" w:space="0" w:color="auto"/>
                    <w:right w:val="none" w:sz="0" w:space="0" w:color="auto"/>
                  </w:divBdr>
                </w:div>
                <w:div w:id="981346630">
                  <w:marLeft w:val="0"/>
                  <w:marRight w:val="0"/>
                  <w:marTop w:val="0"/>
                  <w:marBottom w:val="0"/>
                  <w:divBdr>
                    <w:top w:val="none" w:sz="0" w:space="0" w:color="auto"/>
                    <w:left w:val="none" w:sz="0" w:space="0" w:color="auto"/>
                    <w:bottom w:val="none" w:sz="0" w:space="0" w:color="auto"/>
                    <w:right w:val="none" w:sz="0" w:space="0" w:color="auto"/>
                  </w:divBdr>
                </w:div>
              </w:divsChild>
            </w:div>
            <w:div w:id="493640954">
              <w:marLeft w:val="0"/>
              <w:marRight w:val="0"/>
              <w:marTop w:val="0"/>
              <w:marBottom w:val="0"/>
              <w:divBdr>
                <w:top w:val="none" w:sz="0" w:space="0" w:color="auto"/>
                <w:left w:val="none" w:sz="0" w:space="0" w:color="auto"/>
                <w:bottom w:val="none" w:sz="0" w:space="0" w:color="auto"/>
                <w:right w:val="none" w:sz="0" w:space="0" w:color="auto"/>
              </w:divBdr>
              <w:divsChild>
                <w:div w:id="1820535237">
                  <w:marLeft w:val="0"/>
                  <w:marRight w:val="0"/>
                  <w:marTop w:val="0"/>
                  <w:marBottom w:val="0"/>
                  <w:divBdr>
                    <w:top w:val="none" w:sz="0" w:space="0" w:color="auto"/>
                    <w:left w:val="none" w:sz="0" w:space="0" w:color="auto"/>
                    <w:bottom w:val="none" w:sz="0" w:space="0" w:color="auto"/>
                    <w:right w:val="none" w:sz="0" w:space="0" w:color="auto"/>
                  </w:divBdr>
                </w:div>
                <w:div w:id="119879991">
                  <w:marLeft w:val="0"/>
                  <w:marRight w:val="0"/>
                  <w:marTop w:val="0"/>
                  <w:marBottom w:val="0"/>
                  <w:divBdr>
                    <w:top w:val="none" w:sz="0" w:space="0" w:color="auto"/>
                    <w:left w:val="none" w:sz="0" w:space="0" w:color="auto"/>
                    <w:bottom w:val="none" w:sz="0" w:space="0" w:color="auto"/>
                    <w:right w:val="none" w:sz="0" w:space="0" w:color="auto"/>
                  </w:divBdr>
                </w:div>
              </w:divsChild>
            </w:div>
            <w:div w:id="1061563968">
              <w:marLeft w:val="0"/>
              <w:marRight w:val="0"/>
              <w:marTop w:val="0"/>
              <w:marBottom w:val="0"/>
              <w:divBdr>
                <w:top w:val="none" w:sz="0" w:space="0" w:color="auto"/>
                <w:left w:val="none" w:sz="0" w:space="0" w:color="auto"/>
                <w:bottom w:val="none" w:sz="0" w:space="0" w:color="auto"/>
                <w:right w:val="none" w:sz="0" w:space="0" w:color="auto"/>
              </w:divBdr>
              <w:divsChild>
                <w:div w:id="289407655">
                  <w:marLeft w:val="0"/>
                  <w:marRight w:val="0"/>
                  <w:marTop w:val="0"/>
                  <w:marBottom w:val="0"/>
                  <w:divBdr>
                    <w:top w:val="none" w:sz="0" w:space="0" w:color="auto"/>
                    <w:left w:val="none" w:sz="0" w:space="0" w:color="auto"/>
                    <w:bottom w:val="none" w:sz="0" w:space="0" w:color="auto"/>
                    <w:right w:val="none" w:sz="0" w:space="0" w:color="auto"/>
                  </w:divBdr>
                </w:div>
                <w:div w:id="1448423846">
                  <w:marLeft w:val="0"/>
                  <w:marRight w:val="0"/>
                  <w:marTop w:val="0"/>
                  <w:marBottom w:val="0"/>
                  <w:divBdr>
                    <w:top w:val="none" w:sz="0" w:space="0" w:color="auto"/>
                    <w:left w:val="none" w:sz="0" w:space="0" w:color="auto"/>
                    <w:bottom w:val="none" w:sz="0" w:space="0" w:color="auto"/>
                    <w:right w:val="none" w:sz="0" w:space="0" w:color="auto"/>
                  </w:divBdr>
                </w:div>
              </w:divsChild>
            </w:div>
            <w:div w:id="1680883371">
              <w:marLeft w:val="0"/>
              <w:marRight w:val="0"/>
              <w:marTop w:val="0"/>
              <w:marBottom w:val="0"/>
              <w:divBdr>
                <w:top w:val="none" w:sz="0" w:space="0" w:color="auto"/>
                <w:left w:val="none" w:sz="0" w:space="0" w:color="auto"/>
                <w:bottom w:val="none" w:sz="0" w:space="0" w:color="auto"/>
                <w:right w:val="none" w:sz="0" w:space="0" w:color="auto"/>
              </w:divBdr>
            </w:div>
            <w:div w:id="1159731716">
              <w:marLeft w:val="0"/>
              <w:marRight w:val="0"/>
              <w:marTop w:val="0"/>
              <w:marBottom w:val="0"/>
              <w:divBdr>
                <w:top w:val="none" w:sz="0" w:space="0" w:color="auto"/>
                <w:left w:val="none" w:sz="0" w:space="0" w:color="auto"/>
                <w:bottom w:val="none" w:sz="0" w:space="0" w:color="auto"/>
                <w:right w:val="none" w:sz="0" w:space="0" w:color="auto"/>
              </w:divBdr>
            </w:div>
          </w:divsChild>
        </w:div>
        <w:div w:id="1843005014">
          <w:marLeft w:val="0"/>
          <w:marRight w:val="0"/>
          <w:marTop w:val="0"/>
          <w:marBottom w:val="0"/>
          <w:divBdr>
            <w:top w:val="none" w:sz="0" w:space="0" w:color="auto"/>
            <w:left w:val="none" w:sz="0" w:space="0" w:color="auto"/>
            <w:bottom w:val="none" w:sz="0" w:space="0" w:color="auto"/>
            <w:right w:val="none" w:sz="0" w:space="0" w:color="auto"/>
          </w:divBdr>
        </w:div>
      </w:divsChild>
    </w:div>
    <w:div w:id="673802668">
      <w:bodyDiv w:val="1"/>
      <w:marLeft w:val="0"/>
      <w:marRight w:val="0"/>
      <w:marTop w:val="0"/>
      <w:marBottom w:val="0"/>
      <w:divBdr>
        <w:top w:val="none" w:sz="0" w:space="0" w:color="auto"/>
        <w:left w:val="none" w:sz="0" w:space="0" w:color="auto"/>
        <w:bottom w:val="none" w:sz="0" w:space="0" w:color="auto"/>
        <w:right w:val="none" w:sz="0" w:space="0" w:color="auto"/>
      </w:divBdr>
      <w:divsChild>
        <w:div w:id="1958946100">
          <w:marLeft w:val="0"/>
          <w:marRight w:val="0"/>
          <w:marTop w:val="0"/>
          <w:marBottom w:val="0"/>
          <w:divBdr>
            <w:top w:val="single" w:sz="6" w:space="2" w:color="DDDDDD"/>
            <w:left w:val="single" w:sz="6" w:space="2" w:color="DDDDDD"/>
            <w:bottom w:val="single" w:sz="6" w:space="2" w:color="DDDDDD"/>
            <w:right w:val="single" w:sz="6" w:space="2" w:color="DDDDDD"/>
          </w:divBdr>
          <w:divsChild>
            <w:div w:id="950743060">
              <w:marLeft w:val="0"/>
              <w:marRight w:val="0"/>
              <w:marTop w:val="0"/>
              <w:marBottom w:val="0"/>
              <w:divBdr>
                <w:top w:val="none" w:sz="0" w:space="0" w:color="auto"/>
                <w:left w:val="none" w:sz="0" w:space="0" w:color="auto"/>
                <w:bottom w:val="none" w:sz="0" w:space="0" w:color="auto"/>
                <w:right w:val="none" w:sz="0" w:space="0" w:color="auto"/>
              </w:divBdr>
              <w:divsChild>
                <w:div w:id="1645967106">
                  <w:marLeft w:val="0"/>
                  <w:marRight w:val="0"/>
                  <w:marTop w:val="0"/>
                  <w:marBottom w:val="0"/>
                  <w:divBdr>
                    <w:top w:val="none" w:sz="0" w:space="0" w:color="auto"/>
                    <w:left w:val="none" w:sz="0" w:space="0" w:color="auto"/>
                    <w:bottom w:val="none" w:sz="0" w:space="0" w:color="auto"/>
                    <w:right w:val="none" w:sz="0" w:space="0" w:color="auto"/>
                  </w:divBdr>
                </w:div>
                <w:div w:id="1031146608">
                  <w:marLeft w:val="0"/>
                  <w:marRight w:val="0"/>
                  <w:marTop w:val="0"/>
                  <w:marBottom w:val="0"/>
                  <w:divBdr>
                    <w:top w:val="none" w:sz="0" w:space="0" w:color="auto"/>
                    <w:left w:val="none" w:sz="0" w:space="0" w:color="auto"/>
                    <w:bottom w:val="none" w:sz="0" w:space="0" w:color="auto"/>
                    <w:right w:val="none" w:sz="0" w:space="0" w:color="auto"/>
                  </w:divBdr>
                </w:div>
              </w:divsChild>
            </w:div>
            <w:div w:id="897941271">
              <w:marLeft w:val="0"/>
              <w:marRight w:val="0"/>
              <w:marTop w:val="0"/>
              <w:marBottom w:val="0"/>
              <w:divBdr>
                <w:top w:val="none" w:sz="0" w:space="0" w:color="auto"/>
                <w:left w:val="none" w:sz="0" w:space="0" w:color="auto"/>
                <w:bottom w:val="none" w:sz="0" w:space="0" w:color="auto"/>
                <w:right w:val="none" w:sz="0" w:space="0" w:color="auto"/>
              </w:divBdr>
              <w:divsChild>
                <w:div w:id="5057696">
                  <w:marLeft w:val="0"/>
                  <w:marRight w:val="0"/>
                  <w:marTop w:val="0"/>
                  <w:marBottom w:val="0"/>
                  <w:divBdr>
                    <w:top w:val="none" w:sz="0" w:space="0" w:color="auto"/>
                    <w:left w:val="none" w:sz="0" w:space="0" w:color="auto"/>
                    <w:bottom w:val="none" w:sz="0" w:space="0" w:color="auto"/>
                    <w:right w:val="none" w:sz="0" w:space="0" w:color="auto"/>
                  </w:divBdr>
                </w:div>
                <w:div w:id="190263461">
                  <w:marLeft w:val="0"/>
                  <w:marRight w:val="0"/>
                  <w:marTop w:val="0"/>
                  <w:marBottom w:val="0"/>
                  <w:divBdr>
                    <w:top w:val="none" w:sz="0" w:space="0" w:color="auto"/>
                    <w:left w:val="none" w:sz="0" w:space="0" w:color="auto"/>
                    <w:bottom w:val="none" w:sz="0" w:space="0" w:color="auto"/>
                    <w:right w:val="none" w:sz="0" w:space="0" w:color="auto"/>
                  </w:divBdr>
                </w:div>
              </w:divsChild>
            </w:div>
            <w:div w:id="331294827">
              <w:marLeft w:val="0"/>
              <w:marRight w:val="0"/>
              <w:marTop w:val="0"/>
              <w:marBottom w:val="0"/>
              <w:divBdr>
                <w:top w:val="none" w:sz="0" w:space="0" w:color="auto"/>
                <w:left w:val="none" w:sz="0" w:space="0" w:color="auto"/>
                <w:bottom w:val="none" w:sz="0" w:space="0" w:color="auto"/>
                <w:right w:val="none" w:sz="0" w:space="0" w:color="auto"/>
              </w:divBdr>
              <w:divsChild>
                <w:div w:id="1155293492">
                  <w:marLeft w:val="0"/>
                  <w:marRight w:val="0"/>
                  <w:marTop w:val="0"/>
                  <w:marBottom w:val="0"/>
                  <w:divBdr>
                    <w:top w:val="none" w:sz="0" w:space="0" w:color="auto"/>
                    <w:left w:val="none" w:sz="0" w:space="0" w:color="auto"/>
                    <w:bottom w:val="none" w:sz="0" w:space="0" w:color="auto"/>
                    <w:right w:val="none" w:sz="0" w:space="0" w:color="auto"/>
                  </w:divBdr>
                </w:div>
                <w:div w:id="905534070">
                  <w:marLeft w:val="0"/>
                  <w:marRight w:val="0"/>
                  <w:marTop w:val="0"/>
                  <w:marBottom w:val="0"/>
                  <w:divBdr>
                    <w:top w:val="none" w:sz="0" w:space="0" w:color="auto"/>
                    <w:left w:val="none" w:sz="0" w:space="0" w:color="auto"/>
                    <w:bottom w:val="none" w:sz="0" w:space="0" w:color="auto"/>
                    <w:right w:val="none" w:sz="0" w:space="0" w:color="auto"/>
                  </w:divBdr>
                </w:div>
              </w:divsChild>
            </w:div>
            <w:div w:id="1765371797">
              <w:marLeft w:val="0"/>
              <w:marRight w:val="0"/>
              <w:marTop w:val="0"/>
              <w:marBottom w:val="0"/>
              <w:divBdr>
                <w:top w:val="none" w:sz="0" w:space="0" w:color="auto"/>
                <w:left w:val="none" w:sz="0" w:space="0" w:color="auto"/>
                <w:bottom w:val="none" w:sz="0" w:space="0" w:color="auto"/>
                <w:right w:val="none" w:sz="0" w:space="0" w:color="auto"/>
              </w:divBdr>
              <w:divsChild>
                <w:div w:id="480971633">
                  <w:marLeft w:val="0"/>
                  <w:marRight w:val="0"/>
                  <w:marTop w:val="0"/>
                  <w:marBottom w:val="0"/>
                  <w:divBdr>
                    <w:top w:val="none" w:sz="0" w:space="0" w:color="auto"/>
                    <w:left w:val="none" w:sz="0" w:space="0" w:color="auto"/>
                    <w:bottom w:val="none" w:sz="0" w:space="0" w:color="auto"/>
                    <w:right w:val="none" w:sz="0" w:space="0" w:color="auto"/>
                  </w:divBdr>
                </w:div>
                <w:div w:id="2054185493">
                  <w:marLeft w:val="0"/>
                  <w:marRight w:val="0"/>
                  <w:marTop w:val="0"/>
                  <w:marBottom w:val="0"/>
                  <w:divBdr>
                    <w:top w:val="none" w:sz="0" w:space="0" w:color="auto"/>
                    <w:left w:val="none" w:sz="0" w:space="0" w:color="auto"/>
                    <w:bottom w:val="none" w:sz="0" w:space="0" w:color="auto"/>
                    <w:right w:val="none" w:sz="0" w:space="0" w:color="auto"/>
                  </w:divBdr>
                </w:div>
              </w:divsChild>
            </w:div>
            <w:div w:id="1158885647">
              <w:marLeft w:val="0"/>
              <w:marRight w:val="0"/>
              <w:marTop w:val="0"/>
              <w:marBottom w:val="0"/>
              <w:divBdr>
                <w:top w:val="none" w:sz="0" w:space="0" w:color="auto"/>
                <w:left w:val="none" w:sz="0" w:space="0" w:color="auto"/>
                <w:bottom w:val="none" w:sz="0" w:space="0" w:color="auto"/>
                <w:right w:val="none" w:sz="0" w:space="0" w:color="auto"/>
              </w:divBdr>
            </w:div>
            <w:div w:id="287052654">
              <w:marLeft w:val="0"/>
              <w:marRight w:val="0"/>
              <w:marTop w:val="0"/>
              <w:marBottom w:val="0"/>
              <w:divBdr>
                <w:top w:val="none" w:sz="0" w:space="0" w:color="auto"/>
                <w:left w:val="none" w:sz="0" w:space="0" w:color="auto"/>
                <w:bottom w:val="none" w:sz="0" w:space="0" w:color="auto"/>
                <w:right w:val="none" w:sz="0" w:space="0" w:color="auto"/>
              </w:divBdr>
            </w:div>
          </w:divsChild>
        </w:div>
        <w:div w:id="1044254515">
          <w:marLeft w:val="0"/>
          <w:marRight w:val="0"/>
          <w:marTop w:val="0"/>
          <w:marBottom w:val="0"/>
          <w:divBdr>
            <w:top w:val="none" w:sz="0" w:space="0" w:color="auto"/>
            <w:left w:val="none" w:sz="0" w:space="0" w:color="auto"/>
            <w:bottom w:val="none" w:sz="0" w:space="0" w:color="auto"/>
            <w:right w:val="none" w:sz="0" w:space="0" w:color="auto"/>
          </w:divBdr>
        </w:div>
      </w:divsChild>
    </w:div>
    <w:div w:id="677998475">
      <w:bodyDiv w:val="1"/>
      <w:marLeft w:val="0"/>
      <w:marRight w:val="0"/>
      <w:marTop w:val="0"/>
      <w:marBottom w:val="0"/>
      <w:divBdr>
        <w:top w:val="none" w:sz="0" w:space="0" w:color="auto"/>
        <w:left w:val="none" w:sz="0" w:space="0" w:color="auto"/>
        <w:bottom w:val="none" w:sz="0" w:space="0" w:color="auto"/>
        <w:right w:val="none" w:sz="0" w:space="0" w:color="auto"/>
      </w:divBdr>
      <w:divsChild>
        <w:div w:id="571162908">
          <w:marLeft w:val="0"/>
          <w:marRight w:val="0"/>
          <w:marTop w:val="0"/>
          <w:marBottom w:val="0"/>
          <w:divBdr>
            <w:top w:val="single" w:sz="6" w:space="2" w:color="DDDDDD"/>
            <w:left w:val="single" w:sz="6" w:space="2" w:color="DDDDDD"/>
            <w:bottom w:val="single" w:sz="6" w:space="2" w:color="DDDDDD"/>
            <w:right w:val="single" w:sz="6" w:space="2" w:color="DDDDDD"/>
          </w:divBdr>
          <w:divsChild>
            <w:div w:id="1941059701">
              <w:marLeft w:val="0"/>
              <w:marRight w:val="0"/>
              <w:marTop w:val="0"/>
              <w:marBottom w:val="0"/>
              <w:divBdr>
                <w:top w:val="none" w:sz="0" w:space="0" w:color="auto"/>
                <w:left w:val="none" w:sz="0" w:space="0" w:color="auto"/>
                <w:bottom w:val="none" w:sz="0" w:space="0" w:color="auto"/>
                <w:right w:val="none" w:sz="0" w:space="0" w:color="auto"/>
              </w:divBdr>
              <w:divsChild>
                <w:div w:id="1075711990">
                  <w:marLeft w:val="0"/>
                  <w:marRight w:val="0"/>
                  <w:marTop w:val="0"/>
                  <w:marBottom w:val="0"/>
                  <w:divBdr>
                    <w:top w:val="none" w:sz="0" w:space="0" w:color="auto"/>
                    <w:left w:val="none" w:sz="0" w:space="0" w:color="auto"/>
                    <w:bottom w:val="none" w:sz="0" w:space="0" w:color="auto"/>
                    <w:right w:val="none" w:sz="0" w:space="0" w:color="auto"/>
                  </w:divBdr>
                </w:div>
                <w:div w:id="1860270218">
                  <w:marLeft w:val="0"/>
                  <w:marRight w:val="0"/>
                  <w:marTop w:val="0"/>
                  <w:marBottom w:val="0"/>
                  <w:divBdr>
                    <w:top w:val="none" w:sz="0" w:space="0" w:color="auto"/>
                    <w:left w:val="none" w:sz="0" w:space="0" w:color="auto"/>
                    <w:bottom w:val="none" w:sz="0" w:space="0" w:color="auto"/>
                    <w:right w:val="none" w:sz="0" w:space="0" w:color="auto"/>
                  </w:divBdr>
                </w:div>
              </w:divsChild>
            </w:div>
            <w:div w:id="958948920">
              <w:marLeft w:val="0"/>
              <w:marRight w:val="0"/>
              <w:marTop w:val="0"/>
              <w:marBottom w:val="0"/>
              <w:divBdr>
                <w:top w:val="none" w:sz="0" w:space="0" w:color="auto"/>
                <w:left w:val="none" w:sz="0" w:space="0" w:color="auto"/>
                <w:bottom w:val="none" w:sz="0" w:space="0" w:color="auto"/>
                <w:right w:val="none" w:sz="0" w:space="0" w:color="auto"/>
              </w:divBdr>
              <w:divsChild>
                <w:div w:id="81997478">
                  <w:marLeft w:val="0"/>
                  <w:marRight w:val="0"/>
                  <w:marTop w:val="0"/>
                  <w:marBottom w:val="0"/>
                  <w:divBdr>
                    <w:top w:val="none" w:sz="0" w:space="0" w:color="auto"/>
                    <w:left w:val="none" w:sz="0" w:space="0" w:color="auto"/>
                    <w:bottom w:val="none" w:sz="0" w:space="0" w:color="auto"/>
                    <w:right w:val="none" w:sz="0" w:space="0" w:color="auto"/>
                  </w:divBdr>
                </w:div>
                <w:div w:id="821191134">
                  <w:marLeft w:val="0"/>
                  <w:marRight w:val="0"/>
                  <w:marTop w:val="0"/>
                  <w:marBottom w:val="0"/>
                  <w:divBdr>
                    <w:top w:val="none" w:sz="0" w:space="0" w:color="auto"/>
                    <w:left w:val="none" w:sz="0" w:space="0" w:color="auto"/>
                    <w:bottom w:val="none" w:sz="0" w:space="0" w:color="auto"/>
                    <w:right w:val="none" w:sz="0" w:space="0" w:color="auto"/>
                  </w:divBdr>
                </w:div>
              </w:divsChild>
            </w:div>
            <w:div w:id="1801023865">
              <w:marLeft w:val="0"/>
              <w:marRight w:val="0"/>
              <w:marTop w:val="0"/>
              <w:marBottom w:val="0"/>
              <w:divBdr>
                <w:top w:val="none" w:sz="0" w:space="0" w:color="auto"/>
                <w:left w:val="none" w:sz="0" w:space="0" w:color="auto"/>
                <w:bottom w:val="none" w:sz="0" w:space="0" w:color="auto"/>
                <w:right w:val="none" w:sz="0" w:space="0" w:color="auto"/>
              </w:divBdr>
              <w:divsChild>
                <w:div w:id="336421550">
                  <w:marLeft w:val="0"/>
                  <w:marRight w:val="0"/>
                  <w:marTop w:val="0"/>
                  <w:marBottom w:val="0"/>
                  <w:divBdr>
                    <w:top w:val="none" w:sz="0" w:space="0" w:color="auto"/>
                    <w:left w:val="none" w:sz="0" w:space="0" w:color="auto"/>
                    <w:bottom w:val="none" w:sz="0" w:space="0" w:color="auto"/>
                    <w:right w:val="none" w:sz="0" w:space="0" w:color="auto"/>
                  </w:divBdr>
                </w:div>
                <w:div w:id="1216315320">
                  <w:marLeft w:val="0"/>
                  <w:marRight w:val="0"/>
                  <w:marTop w:val="0"/>
                  <w:marBottom w:val="0"/>
                  <w:divBdr>
                    <w:top w:val="none" w:sz="0" w:space="0" w:color="auto"/>
                    <w:left w:val="none" w:sz="0" w:space="0" w:color="auto"/>
                    <w:bottom w:val="none" w:sz="0" w:space="0" w:color="auto"/>
                    <w:right w:val="none" w:sz="0" w:space="0" w:color="auto"/>
                  </w:divBdr>
                </w:div>
              </w:divsChild>
            </w:div>
            <w:div w:id="248779860">
              <w:marLeft w:val="0"/>
              <w:marRight w:val="0"/>
              <w:marTop w:val="0"/>
              <w:marBottom w:val="0"/>
              <w:divBdr>
                <w:top w:val="none" w:sz="0" w:space="0" w:color="auto"/>
                <w:left w:val="none" w:sz="0" w:space="0" w:color="auto"/>
                <w:bottom w:val="none" w:sz="0" w:space="0" w:color="auto"/>
                <w:right w:val="none" w:sz="0" w:space="0" w:color="auto"/>
              </w:divBdr>
              <w:divsChild>
                <w:div w:id="1520969833">
                  <w:marLeft w:val="0"/>
                  <w:marRight w:val="0"/>
                  <w:marTop w:val="0"/>
                  <w:marBottom w:val="0"/>
                  <w:divBdr>
                    <w:top w:val="none" w:sz="0" w:space="0" w:color="auto"/>
                    <w:left w:val="none" w:sz="0" w:space="0" w:color="auto"/>
                    <w:bottom w:val="none" w:sz="0" w:space="0" w:color="auto"/>
                    <w:right w:val="none" w:sz="0" w:space="0" w:color="auto"/>
                  </w:divBdr>
                </w:div>
                <w:div w:id="1652906344">
                  <w:marLeft w:val="0"/>
                  <w:marRight w:val="0"/>
                  <w:marTop w:val="0"/>
                  <w:marBottom w:val="0"/>
                  <w:divBdr>
                    <w:top w:val="none" w:sz="0" w:space="0" w:color="auto"/>
                    <w:left w:val="none" w:sz="0" w:space="0" w:color="auto"/>
                    <w:bottom w:val="none" w:sz="0" w:space="0" w:color="auto"/>
                    <w:right w:val="none" w:sz="0" w:space="0" w:color="auto"/>
                  </w:divBdr>
                </w:div>
              </w:divsChild>
            </w:div>
            <w:div w:id="1913926567">
              <w:marLeft w:val="0"/>
              <w:marRight w:val="0"/>
              <w:marTop w:val="0"/>
              <w:marBottom w:val="0"/>
              <w:divBdr>
                <w:top w:val="none" w:sz="0" w:space="0" w:color="auto"/>
                <w:left w:val="none" w:sz="0" w:space="0" w:color="auto"/>
                <w:bottom w:val="none" w:sz="0" w:space="0" w:color="auto"/>
                <w:right w:val="none" w:sz="0" w:space="0" w:color="auto"/>
              </w:divBdr>
            </w:div>
            <w:div w:id="793794904">
              <w:marLeft w:val="0"/>
              <w:marRight w:val="0"/>
              <w:marTop w:val="0"/>
              <w:marBottom w:val="0"/>
              <w:divBdr>
                <w:top w:val="none" w:sz="0" w:space="0" w:color="auto"/>
                <w:left w:val="none" w:sz="0" w:space="0" w:color="auto"/>
                <w:bottom w:val="none" w:sz="0" w:space="0" w:color="auto"/>
                <w:right w:val="none" w:sz="0" w:space="0" w:color="auto"/>
              </w:divBdr>
            </w:div>
          </w:divsChild>
        </w:div>
        <w:div w:id="1514883048">
          <w:marLeft w:val="0"/>
          <w:marRight w:val="0"/>
          <w:marTop w:val="0"/>
          <w:marBottom w:val="0"/>
          <w:divBdr>
            <w:top w:val="none" w:sz="0" w:space="0" w:color="auto"/>
            <w:left w:val="none" w:sz="0" w:space="0" w:color="auto"/>
            <w:bottom w:val="none" w:sz="0" w:space="0" w:color="auto"/>
            <w:right w:val="none" w:sz="0" w:space="0" w:color="auto"/>
          </w:divBdr>
        </w:div>
      </w:divsChild>
    </w:div>
    <w:div w:id="689331646">
      <w:bodyDiv w:val="1"/>
      <w:marLeft w:val="0"/>
      <w:marRight w:val="0"/>
      <w:marTop w:val="0"/>
      <w:marBottom w:val="0"/>
      <w:divBdr>
        <w:top w:val="none" w:sz="0" w:space="0" w:color="auto"/>
        <w:left w:val="none" w:sz="0" w:space="0" w:color="auto"/>
        <w:bottom w:val="none" w:sz="0" w:space="0" w:color="auto"/>
        <w:right w:val="none" w:sz="0" w:space="0" w:color="auto"/>
      </w:divBdr>
      <w:divsChild>
        <w:div w:id="1661427679">
          <w:marLeft w:val="0"/>
          <w:marRight w:val="0"/>
          <w:marTop w:val="0"/>
          <w:marBottom w:val="0"/>
          <w:divBdr>
            <w:top w:val="single" w:sz="6" w:space="2" w:color="DDDDDD"/>
            <w:left w:val="single" w:sz="6" w:space="2" w:color="DDDDDD"/>
            <w:bottom w:val="single" w:sz="6" w:space="2" w:color="DDDDDD"/>
            <w:right w:val="single" w:sz="6" w:space="2" w:color="DDDDDD"/>
          </w:divBdr>
          <w:divsChild>
            <w:div w:id="794174462">
              <w:marLeft w:val="0"/>
              <w:marRight w:val="0"/>
              <w:marTop w:val="0"/>
              <w:marBottom w:val="0"/>
              <w:divBdr>
                <w:top w:val="none" w:sz="0" w:space="0" w:color="auto"/>
                <w:left w:val="none" w:sz="0" w:space="0" w:color="auto"/>
                <w:bottom w:val="none" w:sz="0" w:space="0" w:color="auto"/>
                <w:right w:val="none" w:sz="0" w:space="0" w:color="auto"/>
              </w:divBdr>
              <w:divsChild>
                <w:div w:id="1276324923">
                  <w:marLeft w:val="0"/>
                  <w:marRight w:val="0"/>
                  <w:marTop w:val="0"/>
                  <w:marBottom w:val="0"/>
                  <w:divBdr>
                    <w:top w:val="none" w:sz="0" w:space="0" w:color="auto"/>
                    <w:left w:val="none" w:sz="0" w:space="0" w:color="auto"/>
                    <w:bottom w:val="none" w:sz="0" w:space="0" w:color="auto"/>
                    <w:right w:val="none" w:sz="0" w:space="0" w:color="auto"/>
                  </w:divBdr>
                </w:div>
                <w:div w:id="1914317945">
                  <w:marLeft w:val="0"/>
                  <w:marRight w:val="0"/>
                  <w:marTop w:val="0"/>
                  <w:marBottom w:val="0"/>
                  <w:divBdr>
                    <w:top w:val="none" w:sz="0" w:space="0" w:color="auto"/>
                    <w:left w:val="none" w:sz="0" w:space="0" w:color="auto"/>
                    <w:bottom w:val="none" w:sz="0" w:space="0" w:color="auto"/>
                    <w:right w:val="none" w:sz="0" w:space="0" w:color="auto"/>
                  </w:divBdr>
                </w:div>
              </w:divsChild>
            </w:div>
            <w:div w:id="414203333">
              <w:marLeft w:val="0"/>
              <w:marRight w:val="0"/>
              <w:marTop w:val="0"/>
              <w:marBottom w:val="0"/>
              <w:divBdr>
                <w:top w:val="none" w:sz="0" w:space="0" w:color="auto"/>
                <w:left w:val="none" w:sz="0" w:space="0" w:color="auto"/>
                <w:bottom w:val="none" w:sz="0" w:space="0" w:color="auto"/>
                <w:right w:val="none" w:sz="0" w:space="0" w:color="auto"/>
              </w:divBdr>
              <w:divsChild>
                <w:div w:id="1222252110">
                  <w:marLeft w:val="0"/>
                  <w:marRight w:val="0"/>
                  <w:marTop w:val="0"/>
                  <w:marBottom w:val="0"/>
                  <w:divBdr>
                    <w:top w:val="none" w:sz="0" w:space="0" w:color="auto"/>
                    <w:left w:val="none" w:sz="0" w:space="0" w:color="auto"/>
                    <w:bottom w:val="none" w:sz="0" w:space="0" w:color="auto"/>
                    <w:right w:val="none" w:sz="0" w:space="0" w:color="auto"/>
                  </w:divBdr>
                </w:div>
                <w:div w:id="1087076448">
                  <w:marLeft w:val="0"/>
                  <w:marRight w:val="0"/>
                  <w:marTop w:val="0"/>
                  <w:marBottom w:val="0"/>
                  <w:divBdr>
                    <w:top w:val="none" w:sz="0" w:space="0" w:color="auto"/>
                    <w:left w:val="none" w:sz="0" w:space="0" w:color="auto"/>
                    <w:bottom w:val="none" w:sz="0" w:space="0" w:color="auto"/>
                    <w:right w:val="none" w:sz="0" w:space="0" w:color="auto"/>
                  </w:divBdr>
                </w:div>
              </w:divsChild>
            </w:div>
            <w:div w:id="795372575">
              <w:marLeft w:val="0"/>
              <w:marRight w:val="0"/>
              <w:marTop w:val="0"/>
              <w:marBottom w:val="0"/>
              <w:divBdr>
                <w:top w:val="none" w:sz="0" w:space="0" w:color="auto"/>
                <w:left w:val="none" w:sz="0" w:space="0" w:color="auto"/>
                <w:bottom w:val="none" w:sz="0" w:space="0" w:color="auto"/>
                <w:right w:val="none" w:sz="0" w:space="0" w:color="auto"/>
              </w:divBdr>
              <w:divsChild>
                <w:div w:id="1298997518">
                  <w:marLeft w:val="0"/>
                  <w:marRight w:val="0"/>
                  <w:marTop w:val="0"/>
                  <w:marBottom w:val="0"/>
                  <w:divBdr>
                    <w:top w:val="none" w:sz="0" w:space="0" w:color="auto"/>
                    <w:left w:val="none" w:sz="0" w:space="0" w:color="auto"/>
                    <w:bottom w:val="none" w:sz="0" w:space="0" w:color="auto"/>
                    <w:right w:val="none" w:sz="0" w:space="0" w:color="auto"/>
                  </w:divBdr>
                </w:div>
                <w:div w:id="598879423">
                  <w:marLeft w:val="0"/>
                  <w:marRight w:val="0"/>
                  <w:marTop w:val="0"/>
                  <w:marBottom w:val="0"/>
                  <w:divBdr>
                    <w:top w:val="none" w:sz="0" w:space="0" w:color="auto"/>
                    <w:left w:val="none" w:sz="0" w:space="0" w:color="auto"/>
                    <w:bottom w:val="none" w:sz="0" w:space="0" w:color="auto"/>
                    <w:right w:val="none" w:sz="0" w:space="0" w:color="auto"/>
                  </w:divBdr>
                </w:div>
              </w:divsChild>
            </w:div>
            <w:div w:id="1114591774">
              <w:marLeft w:val="0"/>
              <w:marRight w:val="0"/>
              <w:marTop w:val="0"/>
              <w:marBottom w:val="0"/>
              <w:divBdr>
                <w:top w:val="none" w:sz="0" w:space="0" w:color="auto"/>
                <w:left w:val="none" w:sz="0" w:space="0" w:color="auto"/>
                <w:bottom w:val="none" w:sz="0" w:space="0" w:color="auto"/>
                <w:right w:val="none" w:sz="0" w:space="0" w:color="auto"/>
              </w:divBdr>
              <w:divsChild>
                <w:div w:id="238489917">
                  <w:marLeft w:val="0"/>
                  <w:marRight w:val="0"/>
                  <w:marTop w:val="0"/>
                  <w:marBottom w:val="0"/>
                  <w:divBdr>
                    <w:top w:val="none" w:sz="0" w:space="0" w:color="auto"/>
                    <w:left w:val="none" w:sz="0" w:space="0" w:color="auto"/>
                    <w:bottom w:val="none" w:sz="0" w:space="0" w:color="auto"/>
                    <w:right w:val="none" w:sz="0" w:space="0" w:color="auto"/>
                  </w:divBdr>
                </w:div>
                <w:div w:id="1469467982">
                  <w:marLeft w:val="0"/>
                  <w:marRight w:val="0"/>
                  <w:marTop w:val="0"/>
                  <w:marBottom w:val="0"/>
                  <w:divBdr>
                    <w:top w:val="none" w:sz="0" w:space="0" w:color="auto"/>
                    <w:left w:val="none" w:sz="0" w:space="0" w:color="auto"/>
                    <w:bottom w:val="none" w:sz="0" w:space="0" w:color="auto"/>
                    <w:right w:val="none" w:sz="0" w:space="0" w:color="auto"/>
                  </w:divBdr>
                </w:div>
              </w:divsChild>
            </w:div>
            <w:div w:id="2019387169">
              <w:marLeft w:val="0"/>
              <w:marRight w:val="0"/>
              <w:marTop w:val="0"/>
              <w:marBottom w:val="0"/>
              <w:divBdr>
                <w:top w:val="none" w:sz="0" w:space="0" w:color="auto"/>
                <w:left w:val="none" w:sz="0" w:space="0" w:color="auto"/>
                <w:bottom w:val="none" w:sz="0" w:space="0" w:color="auto"/>
                <w:right w:val="none" w:sz="0" w:space="0" w:color="auto"/>
              </w:divBdr>
            </w:div>
            <w:div w:id="100535303">
              <w:marLeft w:val="0"/>
              <w:marRight w:val="0"/>
              <w:marTop w:val="0"/>
              <w:marBottom w:val="0"/>
              <w:divBdr>
                <w:top w:val="none" w:sz="0" w:space="0" w:color="auto"/>
                <w:left w:val="none" w:sz="0" w:space="0" w:color="auto"/>
                <w:bottom w:val="none" w:sz="0" w:space="0" w:color="auto"/>
                <w:right w:val="none" w:sz="0" w:space="0" w:color="auto"/>
              </w:divBdr>
            </w:div>
          </w:divsChild>
        </w:div>
        <w:div w:id="505286798">
          <w:marLeft w:val="0"/>
          <w:marRight w:val="0"/>
          <w:marTop w:val="0"/>
          <w:marBottom w:val="0"/>
          <w:divBdr>
            <w:top w:val="none" w:sz="0" w:space="0" w:color="auto"/>
            <w:left w:val="none" w:sz="0" w:space="0" w:color="auto"/>
            <w:bottom w:val="none" w:sz="0" w:space="0" w:color="auto"/>
            <w:right w:val="none" w:sz="0" w:space="0" w:color="auto"/>
          </w:divBdr>
        </w:div>
      </w:divsChild>
    </w:div>
    <w:div w:id="703099443">
      <w:bodyDiv w:val="1"/>
      <w:marLeft w:val="0"/>
      <w:marRight w:val="0"/>
      <w:marTop w:val="0"/>
      <w:marBottom w:val="0"/>
      <w:divBdr>
        <w:top w:val="none" w:sz="0" w:space="0" w:color="auto"/>
        <w:left w:val="none" w:sz="0" w:space="0" w:color="auto"/>
        <w:bottom w:val="none" w:sz="0" w:space="0" w:color="auto"/>
        <w:right w:val="none" w:sz="0" w:space="0" w:color="auto"/>
      </w:divBdr>
      <w:divsChild>
        <w:div w:id="830877181">
          <w:marLeft w:val="0"/>
          <w:marRight w:val="0"/>
          <w:marTop w:val="0"/>
          <w:marBottom w:val="0"/>
          <w:divBdr>
            <w:top w:val="single" w:sz="6" w:space="2" w:color="DDDDDD"/>
            <w:left w:val="single" w:sz="6" w:space="2" w:color="DDDDDD"/>
            <w:bottom w:val="single" w:sz="6" w:space="2" w:color="DDDDDD"/>
            <w:right w:val="single" w:sz="6" w:space="2" w:color="DDDDDD"/>
          </w:divBdr>
          <w:divsChild>
            <w:div w:id="1522477690">
              <w:marLeft w:val="0"/>
              <w:marRight w:val="0"/>
              <w:marTop w:val="0"/>
              <w:marBottom w:val="0"/>
              <w:divBdr>
                <w:top w:val="none" w:sz="0" w:space="0" w:color="auto"/>
                <w:left w:val="none" w:sz="0" w:space="0" w:color="auto"/>
                <w:bottom w:val="none" w:sz="0" w:space="0" w:color="auto"/>
                <w:right w:val="none" w:sz="0" w:space="0" w:color="auto"/>
              </w:divBdr>
              <w:divsChild>
                <w:div w:id="665865074">
                  <w:marLeft w:val="0"/>
                  <w:marRight w:val="0"/>
                  <w:marTop w:val="0"/>
                  <w:marBottom w:val="0"/>
                  <w:divBdr>
                    <w:top w:val="none" w:sz="0" w:space="0" w:color="auto"/>
                    <w:left w:val="none" w:sz="0" w:space="0" w:color="auto"/>
                    <w:bottom w:val="none" w:sz="0" w:space="0" w:color="auto"/>
                    <w:right w:val="none" w:sz="0" w:space="0" w:color="auto"/>
                  </w:divBdr>
                </w:div>
                <w:div w:id="2067793966">
                  <w:marLeft w:val="0"/>
                  <w:marRight w:val="0"/>
                  <w:marTop w:val="0"/>
                  <w:marBottom w:val="0"/>
                  <w:divBdr>
                    <w:top w:val="none" w:sz="0" w:space="0" w:color="auto"/>
                    <w:left w:val="none" w:sz="0" w:space="0" w:color="auto"/>
                    <w:bottom w:val="none" w:sz="0" w:space="0" w:color="auto"/>
                    <w:right w:val="none" w:sz="0" w:space="0" w:color="auto"/>
                  </w:divBdr>
                </w:div>
              </w:divsChild>
            </w:div>
            <w:div w:id="338431034">
              <w:marLeft w:val="0"/>
              <w:marRight w:val="0"/>
              <w:marTop w:val="0"/>
              <w:marBottom w:val="0"/>
              <w:divBdr>
                <w:top w:val="none" w:sz="0" w:space="0" w:color="auto"/>
                <w:left w:val="none" w:sz="0" w:space="0" w:color="auto"/>
                <w:bottom w:val="none" w:sz="0" w:space="0" w:color="auto"/>
                <w:right w:val="none" w:sz="0" w:space="0" w:color="auto"/>
              </w:divBdr>
              <w:divsChild>
                <w:div w:id="361901571">
                  <w:marLeft w:val="0"/>
                  <w:marRight w:val="0"/>
                  <w:marTop w:val="0"/>
                  <w:marBottom w:val="0"/>
                  <w:divBdr>
                    <w:top w:val="none" w:sz="0" w:space="0" w:color="auto"/>
                    <w:left w:val="none" w:sz="0" w:space="0" w:color="auto"/>
                    <w:bottom w:val="none" w:sz="0" w:space="0" w:color="auto"/>
                    <w:right w:val="none" w:sz="0" w:space="0" w:color="auto"/>
                  </w:divBdr>
                </w:div>
                <w:div w:id="1144852198">
                  <w:marLeft w:val="0"/>
                  <w:marRight w:val="0"/>
                  <w:marTop w:val="0"/>
                  <w:marBottom w:val="0"/>
                  <w:divBdr>
                    <w:top w:val="none" w:sz="0" w:space="0" w:color="auto"/>
                    <w:left w:val="none" w:sz="0" w:space="0" w:color="auto"/>
                    <w:bottom w:val="none" w:sz="0" w:space="0" w:color="auto"/>
                    <w:right w:val="none" w:sz="0" w:space="0" w:color="auto"/>
                  </w:divBdr>
                </w:div>
              </w:divsChild>
            </w:div>
            <w:div w:id="674848286">
              <w:marLeft w:val="0"/>
              <w:marRight w:val="0"/>
              <w:marTop w:val="0"/>
              <w:marBottom w:val="0"/>
              <w:divBdr>
                <w:top w:val="none" w:sz="0" w:space="0" w:color="auto"/>
                <w:left w:val="none" w:sz="0" w:space="0" w:color="auto"/>
                <w:bottom w:val="none" w:sz="0" w:space="0" w:color="auto"/>
                <w:right w:val="none" w:sz="0" w:space="0" w:color="auto"/>
              </w:divBdr>
              <w:divsChild>
                <w:div w:id="248973770">
                  <w:marLeft w:val="0"/>
                  <w:marRight w:val="0"/>
                  <w:marTop w:val="0"/>
                  <w:marBottom w:val="0"/>
                  <w:divBdr>
                    <w:top w:val="none" w:sz="0" w:space="0" w:color="auto"/>
                    <w:left w:val="none" w:sz="0" w:space="0" w:color="auto"/>
                    <w:bottom w:val="none" w:sz="0" w:space="0" w:color="auto"/>
                    <w:right w:val="none" w:sz="0" w:space="0" w:color="auto"/>
                  </w:divBdr>
                </w:div>
                <w:div w:id="329646575">
                  <w:marLeft w:val="0"/>
                  <w:marRight w:val="0"/>
                  <w:marTop w:val="0"/>
                  <w:marBottom w:val="0"/>
                  <w:divBdr>
                    <w:top w:val="none" w:sz="0" w:space="0" w:color="auto"/>
                    <w:left w:val="none" w:sz="0" w:space="0" w:color="auto"/>
                    <w:bottom w:val="none" w:sz="0" w:space="0" w:color="auto"/>
                    <w:right w:val="none" w:sz="0" w:space="0" w:color="auto"/>
                  </w:divBdr>
                </w:div>
              </w:divsChild>
            </w:div>
            <w:div w:id="1697120713">
              <w:marLeft w:val="0"/>
              <w:marRight w:val="0"/>
              <w:marTop w:val="0"/>
              <w:marBottom w:val="0"/>
              <w:divBdr>
                <w:top w:val="none" w:sz="0" w:space="0" w:color="auto"/>
                <w:left w:val="none" w:sz="0" w:space="0" w:color="auto"/>
                <w:bottom w:val="none" w:sz="0" w:space="0" w:color="auto"/>
                <w:right w:val="none" w:sz="0" w:space="0" w:color="auto"/>
              </w:divBdr>
              <w:divsChild>
                <w:div w:id="1254319763">
                  <w:marLeft w:val="0"/>
                  <w:marRight w:val="0"/>
                  <w:marTop w:val="0"/>
                  <w:marBottom w:val="0"/>
                  <w:divBdr>
                    <w:top w:val="none" w:sz="0" w:space="0" w:color="auto"/>
                    <w:left w:val="none" w:sz="0" w:space="0" w:color="auto"/>
                    <w:bottom w:val="none" w:sz="0" w:space="0" w:color="auto"/>
                    <w:right w:val="none" w:sz="0" w:space="0" w:color="auto"/>
                  </w:divBdr>
                </w:div>
                <w:div w:id="1129788068">
                  <w:marLeft w:val="0"/>
                  <w:marRight w:val="0"/>
                  <w:marTop w:val="0"/>
                  <w:marBottom w:val="0"/>
                  <w:divBdr>
                    <w:top w:val="none" w:sz="0" w:space="0" w:color="auto"/>
                    <w:left w:val="none" w:sz="0" w:space="0" w:color="auto"/>
                    <w:bottom w:val="none" w:sz="0" w:space="0" w:color="auto"/>
                    <w:right w:val="none" w:sz="0" w:space="0" w:color="auto"/>
                  </w:divBdr>
                </w:div>
              </w:divsChild>
            </w:div>
            <w:div w:id="378827199">
              <w:marLeft w:val="0"/>
              <w:marRight w:val="0"/>
              <w:marTop w:val="0"/>
              <w:marBottom w:val="0"/>
              <w:divBdr>
                <w:top w:val="none" w:sz="0" w:space="0" w:color="auto"/>
                <w:left w:val="none" w:sz="0" w:space="0" w:color="auto"/>
                <w:bottom w:val="none" w:sz="0" w:space="0" w:color="auto"/>
                <w:right w:val="none" w:sz="0" w:space="0" w:color="auto"/>
              </w:divBdr>
            </w:div>
            <w:div w:id="1218974946">
              <w:marLeft w:val="0"/>
              <w:marRight w:val="0"/>
              <w:marTop w:val="0"/>
              <w:marBottom w:val="0"/>
              <w:divBdr>
                <w:top w:val="none" w:sz="0" w:space="0" w:color="auto"/>
                <w:left w:val="none" w:sz="0" w:space="0" w:color="auto"/>
                <w:bottom w:val="none" w:sz="0" w:space="0" w:color="auto"/>
                <w:right w:val="none" w:sz="0" w:space="0" w:color="auto"/>
              </w:divBdr>
            </w:div>
          </w:divsChild>
        </w:div>
        <w:div w:id="1614823596">
          <w:marLeft w:val="0"/>
          <w:marRight w:val="0"/>
          <w:marTop w:val="0"/>
          <w:marBottom w:val="0"/>
          <w:divBdr>
            <w:top w:val="none" w:sz="0" w:space="0" w:color="auto"/>
            <w:left w:val="none" w:sz="0" w:space="0" w:color="auto"/>
            <w:bottom w:val="none" w:sz="0" w:space="0" w:color="auto"/>
            <w:right w:val="none" w:sz="0" w:space="0" w:color="auto"/>
          </w:divBdr>
        </w:div>
      </w:divsChild>
    </w:div>
    <w:div w:id="709111038">
      <w:bodyDiv w:val="1"/>
      <w:marLeft w:val="0"/>
      <w:marRight w:val="0"/>
      <w:marTop w:val="0"/>
      <w:marBottom w:val="0"/>
      <w:divBdr>
        <w:top w:val="none" w:sz="0" w:space="0" w:color="auto"/>
        <w:left w:val="none" w:sz="0" w:space="0" w:color="auto"/>
        <w:bottom w:val="none" w:sz="0" w:space="0" w:color="auto"/>
        <w:right w:val="none" w:sz="0" w:space="0" w:color="auto"/>
      </w:divBdr>
      <w:divsChild>
        <w:div w:id="1436097547">
          <w:marLeft w:val="0"/>
          <w:marRight w:val="0"/>
          <w:marTop w:val="0"/>
          <w:marBottom w:val="0"/>
          <w:divBdr>
            <w:top w:val="single" w:sz="6" w:space="2" w:color="DDDDDD"/>
            <w:left w:val="single" w:sz="6" w:space="2" w:color="DDDDDD"/>
            <w:bottom w:val="single" w:sz="6" w:space="2" w:color="DDDDDD"/>
            <w:right w:val="single" w:sz="6" w:space="2" w:color="DDDDDD"/>
          </w:divBdr>
          <w:divsChild>
            <w:div w:id="2020542879">
              <w:marLeft w:val="0"/>
              <w:marRight w:val="0"/>
              <w:marTop w:val="0"/>
              <w:marBottom w:val="0"/>
              <w:divBdr>
                <w:top w:val="none" w:sz="0" w:space="0" w:color="auto"/>
                <w:left w:val="none" w:sz="0" w:space="0" w:color="auto"/>
                <w:bottom w:val="none" w:sz="0" w:space="0" w:color="auto"/>
                <w:right w:val="none" w:sz="0" w:space="0" w:color="auto"/>
              </w:divBdr>
              <w:divsChild>
                <w:div w:id="1256745027">
                  <w:marLeft w:val="0"/>
                  <w:marRight w:val="0"/>
                  <w:marTop w:val="0"/>
                  <w:marBottom w:val="0"/>
                  <w:divBdr>
                    <w:top w:val="none" w:sz="0" w:space="0" w:color="auto"/>
                    <w:left w:val="none" w:sz="0" w:space="0" w:color="auto"/>
                    <w:bottom w:val="none" w:sz="0" w:space="0" w:color="auto"/>
                    <w:right w:val="none" w:sz="0" w:space="0" w:color="auto"/>
                  </w:divBdr>
                </w:div>
                <w:div w:id="2069839549">
                  <w:marLeft w:val="0"/>
                  <w:marRight w:val="0"/>
                  <w:marTop w:val="0"/>
                  <w:marBottom w:val="0"/>
                  <w:divBdr>
                    <w:top w:val="none" w:sz="0" w:space="0" w:color="auto"/>
                    <w:left w:val="none" w:sz="0" w:space="0" w:color="auto"/>
                    <w:bottom w:val="none" w:sz="0" w:space="0" w:color="auto"/>
                    <w:right w:val="none" w:sz="0" w:space="0" w:color="auto"/>
                  </w:divBdr>
                </w:div>
              </w:divsChild>
            </w:div>
            <w:div w:id="1217861448">
              <w:marLeft w:val="0"/>
              <w:marRight w:val="0"/>
              <w:marTop w:val="0"/>
              <w:marBottom w:val="0"/>
              <w:divBdr>
                <w:top w:val="none" w:sz="0" w:space="0" w:color="auto"/>
                <w:left w:val="none" w:sz="0" w:space="0" w:color="auto"/>
                <w:bottom w:val="none" w:sz="0" w:space="0" w:color="auto"/>
                <w:right w:val="none" w:sz="0" w:space="0" w:color="auto"/>
              </w:divBdr>
              <w:divsChild>
                <w:div w:id="569313707">
                  <w:marLeft w:val="0"/>
                  <w:marRight w:val="0"/>
                  <w:marTop w:val="0"/>
                  <w:marBottom w:val="0"/>
                  <w:divBdr>
                    <w:top w:val="none" w:sz="0" w:space="0" w:color="auto"/>
                    <w:left w:val="none" w:sz="0" w:space="0" w:color="auto"/>
                    <w:bottom w:val="none" w:sz="0" w:space="0" w:color="auto"/>
                    <w:right w:val="none" w:sz="0" w:space="0" w:color="auto"/>
                  </w:divBdr>
                </w:div>
                <w:div w:id="2001038515">
                  <w:marLeft w:val="0"/>
                  <w:marRight w:val="0"/>
                  <w:marTop w:val="0"/>
                  <w:marBottom w:val="0"/>
                  <w:divBdr>
                    <w:top w:val="none" w:sz="0" w:space="0" w:color="auto"/>
                    <w:left w:val="none" w:sz="0" w:space="0" w:color="auto"/>
                    <w:bottom w:val="none" w:sz="0" w:space="0" w:color="auto"/>
                    <w:right w:val="none" w:sz="0" w:space="0" w:color="auto"/>
                  </w:divBdr>
                </w:div>
              </w:divsChild>
            </w:div>
            <w:div w:id="648285278">
              <w:marLeft w:val="0"/>
              <w:marRight w:val="0"/>
              <w:marTop w:val="0"/>
              <w:marBottom w:val="0"/>
              <w:divBdr>
                <w:top w:val="none" w:sz="0" w:space="0" w:color="auto"/>
                <w:left w:val="none" w:sz="0" w:space="0" w:color="auto"/>
                <w:bottom w:val="none" w:sz="0" w:space="0" w:color="auto"/>
                <w:right w:val="none" w:sz="0" w:space="0" w:color="auto"/>
              </w:divBdr>
              <w:divsChild>
                <w:div w:id="949976330">
                  <w:marLeft w:val="0"/>
                  <w:marRight w:val="0"/>
                  <w:marTop w:val="0"/>
                  <w:marBottom w:val="0"/>
                  <w:divBdr>
                    <w:top w:val="none" w:sz="0" w:space="0" w:color="auto"/>
                    <w:left w:val="none" w:sz="0" w:space="0" w:color="auto"/>
                    <w:bottom w:val="none" w:sz="0" w:space="0" w:color="auto"/>
                    <w:right w:val="none" w:sz="0" w:space="0" w:color="auto"/>
                  </w:divBdr>
                </w:div>
                <w:div w:id="339167054">
                  <w:marLeft w:val="0"/>
                  <w:marRight w:val="0"/>
                  <w:marTop w:val="0"/>
                  <w:marBottom w:val="0"/>
                  <w:divBdr>
                    <w:top w:val="none" w:sz="0" w:space="0" w:color="auto"/>
                    <w:left w:val="none" w:sz="0" w:space="0" w:color="auto"/>
                    <w:bottom w:val="none" w:sz="0" w:space="0" w:color="auto"/>
                    <w:right w:val="none" w:sz="0" w:space="0" w:color="auto"/>
                  </w:divBdr>
                </w:div>
              </w:divsChild>
            </w:div>
            <w:div w:id="1282303963">
              <w:marLeft w:val="0"/>
              <w:marRight w:val="0"/>
              <w:marTop w:val="0"/>
              <w:marBottom w:val="0"/>
              <w:divBdr>
                <w:top w:val="none" w:sz="0" w:space="0" w:color="auto"/>
                <w:left w:val="none" w:sz="0" w:space="0" w:color="auto"/>
                <w:bottom w:val="none" w:sz="0" w:space="0" w:color="auto"/>
                <w:right w:val="none" w:sz="0" w:space="0" w:color="auto"/>
              </w:divBdr>
              <w:divsChild>
                <w:div w:id="165635831">
                  <w:marLeft w:val="0"/>
                  <w:marRight w:val="0"/>
                  <w:marTop w:val="0"/>
                  <w:marBottom w:val="0"/>
                  <w:divBdr>
                    <w:top w:val="none" w:sz="0" w:space="0" w:color="auto"/>
                    <w:left w:val="none" w:sz="0" w:space="0" w:color="auto"/>
                    <w:bottom w:val="none" w:sz="0" w:space="0" w:color="auto"/>
                    <w:right w:val="none" w:sz="0" w:space="0" w:color="auto"/>
                  </w:divBdr>
                </w:div>
                <w:div w:id="1092698999">
                  <w:marLeft w:val="0"/>
                  <w:marRight w:val="0"/>
                  <w:marTop w:val="0"/>
                  <w:marBottom w:val="0"/>
                  <w:divBdr>
                    <w:top w:val="none" w:sz="0" w:space="0" w:color="auto"/>
                    <w:left w:val="none" w:sz="0" w:space="0" w:color="auto"/>
                    <w:bottom w:val="none" w:sz="0" w:space="0" w:color="auto"/>
                    <w:right w:val="none" w:sz="0" w:space="0" w:color="auto"/>
                  </w:divBdr>
                </w:div>
              </w:divsChild>
            </w:div>
            <w:div w:id="1790590794">
              <w:marLeft w:val="0"/>
              <w:marRight w:val="0"/>
              <w:marTop w:val="0"/>
              <w:marBottom w:val="0"/>
              <w:divBdr>
                <w:top w:val="none" w:sz="0" w:space="0" w:color="auto"/>
                <w:left w:val="none" w:sz="0" w:space="0" w:color="auto"/>
                <w:bottom w:val="none" w:sz="0" w:space="0" w:color="auto"/>
                <w:right w:val="none" w:sz="0" w:space="0" w:color="auto"/>
              </w:divBdr>
            </w:div>
            <w:div w:id="651913816">
              <w:marLeft w:val="0"/>
              <w:marRight w:val="0"/>
              <w:marTop w:val="0"/>
              <w:marBottom w:val="0"/>
              <w:divBdr>
                <w:top w:val="none" w:sz="0" w:space="0" w:color="auto"/>
                <w:left w:val="none" w:sz="0" w:space="0" w:color="auto"/>
                <w:bottom w:val="none" w:sz="0" w:space="0" w:color="auto"/>
                <w:right w:val="none" w:sz="0" w:space="0" w:color="auto"/>
              </w:divBdr>
            </w:div>
          </w:divsChild>
        </w:div>
        <w:div w:id="1465346717">
          <w:marLeft w:val="0"/>
          <w:marRight w:val="0"/>
          <w:marTop w:val="0"/>
          <w:marBottom w:val="0"/>
          <w:divBdr>
            <w:top w:val="none" w:sz="0" w:space="0" w:color="auto"/>
            <w:left w:val="none" w:sz="0" w:space="0" w:color="auto"/>
            <w:bottom w:val="none" w:sz="0" w:space="0" w:color="auto"/>
            <w:right w:val="none" w:sz="0" w:space="0" w:color="auto"/>
          </w:divBdr>
        </w:div>
      </w:divsChild>
    </w:div>
    <w:div w:id="713624940">
      <w:bodyDiv w:val="1"/>
      <w:marLeft w:val="0"/>
      <w:marRight w:val="0"/>
      <w:marTop w:val="0"/>
      <w:marBottom w:val="0"/>
      <w:divBdr>
        <w:top w:val="none" w:sz="0" w:space="0" w:color="auto"/>
        <w:left w:val="none" w:sz="0" w:space="0" w:color="auto"/>
        <w:bottom w:val="none" w:sz="0" w:space="0" w:color="auto"/>
        <w:right w:val="none" w:sz="0" w:space="0" w:color="auto"/>
      </w:divBdr>
      <w:divsChild>
        <w:div w:id="998464268">
          <w:marLeft w:val="0"/>
          <w:marRight w:val="0"/>
          <w:marTop w:val="0"/>
          <w:marBottom w:val="0"/>
          <w:divBdr>
            <w:top w:val="single" w:sz="6" w:space="2" w:color="DDDDDD"/>
            <w:left w:val="single" w:sz="6" w:space="2" w:color="DDDDDD"/>
            <w:bottom w:val="single" w:sz="6" w:space="2" w:color="DDDDDD"/>
            <w:right w:val="single" w:sz="6" w:space="2" w:color="DDDDDD"/>
          </w:divBdr>
          <w:divsChild>
            <w:div w:id="756639219">
              <w:marLeft w:val="0"/>
              <w:marRight w:val="0"/>
              <w:marTop w:val="0"/>
              <w:marBottom w:val="0"/>
              <w:divBdr>
                <w:top w:val="none" w:sz="0" w:space="0" w:color="auto"/>
                <w:left w:val="none" w:sz="0" w:space="0" w:color="auto"/>
                <w:bottom w:val="none" w:sz="0" w:space="0" w:color="auto"/>
                <w:right w:val="none" w:sz="0" w:space="0" w:color="auto"/>
              </w:divBdr>
              <w:divsChild>
                <w:div w:id="1162165572">
                  <w:marLeft w:val="0"/>
                  <w:marRight w:val="0"/>
                  <w:marTop w:val="0"/>
                  <w:marBottom w:val="0"/>
                  <w:divBdr>
                    <w:top w:val="none" w:sz="0" w:space="0" w:color="auto"/>
                    <w:left w:val="none" w:sz="0" w:space="0" w:color="auto"/>
                    <w:bottom w:val="none" w:sz="0" w:space="0" w:color="auto"/>
                    <w:right w:val="none" w:sz="0" w:space="0" w:color="auto"/>
                  </w:divBdr>
                </w:div>
                <w:div w:id="2513077">
                  <w:marLeft w:val="0"/>
                  <w:marRight w:val="0"/>
                  <w:marTop w:val="0"/>
                  <w:marBottom w:val="0"/>
                  <w:divBdr>
                    <w:top w:val="none" w:sz="0" w:space="0" w:color="auto"/>
                    <w:left w:val="none" w:sz="0" w:space="0" w:color="auto"/>
                    <w:bottom w:val="none" w:sz="0" w:space="0" w:color="auto"/>
                    <w:right w:val="none" w:sz="0" w:space="0" w:color="auto"/>
                  </w:divBdr>
                </w:div>
              </w:divsChild>
            </w:div>
            <w:div w:id="701249737">
              <w:marLeft w:val="0"/>
              <w:marRight w:val="0"/>
              <w:marTop w:val="0"/>
              <w:marBottom w:val="0"/>
              <w:divBdr>
                <w:top w:val="none" w:sz="0" w:space="0" w:color="auto"/>
                <w:left w:val="none" w:sz="0" w:space="0" w:color="auto"/>
                <w:bottom w:val="none" w:sz="0" w:space="0" w:color="auto"/>
                <w:right w:val="none" w:sz="0" w:space="0" w:color="auto"/>
              </w:divBdr>
              <w:divsChild>
                <w:div w:id="1112171667">
                  <w:marLeft w:val="0"/>
                  <w:marRight w:val="0"/>
                  <w:marTop w:val="0"/>
                  <w:marBottom w:val="0"/>
                  <w:divBdr>
                    <w:top w:val="none" w:sz="0" w:space="0" w:color="auto"/>
                    <w:left w:val="none" w:sz="0" w:space="0" w:color="auto"/>
                    <w:bottom w:val="none" w:sz="0" w:space="0" w:color="auto"/>
                    <w:right w:val="none" w:sz="0" w:space="0" w:color="auto"/>
                  </w:divBdr>
                </w:div>
                <w:div w:id="2030327595">
                  <w:marLeft w:val="0"/>
                  <w:marRight w:val="0"/>
                  <w:marTop w:val="0"/>
                  <w:marBottom w:val="0"/>
                  <w:divBdr>
                    <w:top w:val="none" w:sz="0" w:space="0" w:color="auto"/>
                    <w:left w:val="none" w:sz="0" w:space="0" w:color="auto"/>
                    <w:bottom w:val="none" w:sz="0" w:space="0" w:color="auto"/>
                    <w:right w:val="none" w:sz="0" w:space="0" w:color="auto"/>
                  </w:divBdr>
                </w:div>
              </w:divsChild>
            </w:div>
            <w:div w:id="1753819694">
              <w:marLeft w:val="0"/>
              <w:marRight w:val="0"/>
              <w:marTop w:val="0"/>
              <w:marBottom w:val="0"/>
              <w:divBdr>
                <w:top w:val="none" w:sz="0" w:space="0" w:color="auto"/>
                <w:left w:val="none" w:sz="0" w:space="0" w:color="auto"/>
                <w:bottom w:val="none" w:sz="0" w:space="0" w:color="auto"/>
                <w:right w:val="none" w:sz="0" w:space="0" w:color="auto"/>
              </w:divBdr>
              <w:divsChild>
                <w:div w:id="582253513">
                  <w:marLeft w:val="0"/>
                  <w:marRight w:val="0"/>
                  <w:marTop w:val="0"/>
                  <w:marBottom w:val="0"/>
                  <w:divBdr>
                    <w:top w:val="none" w:sz="0" w:space="0" w:color="auto"/>
                    <w:left w:val="none" w:sz="0" w:space="0" w:color="auto"/>
                    <w:bottom w:val="none" w:sz="0" w:space="0" w:color="auto"/>
                    <w:right w:val="none" w:sz="0" w:space="0" w:color="auto"/>
                  </w:divBdr>
                </w:div>
                <w:div w:id="1746299344">
                  <w:marLeft w:val="0"/>
                  <w:marRight w:val="0"/>
                  <w:marTop w:val="0"/>
                  <w:marBottom w:val="0"/>
                  <w:divBdr>
                    <w:top w:val="none" w:sz="0" w:space="0" w:color="auto"/>
                    <w:left w:val="none" w:sz="0" w:space="0" w:color="auto"/>
                    <w:bottom w:val="none" w:sz="0" w:space="0" w:color="auto"/>
                    <w:right w:val="none" w:sz="0" w:space="0" w:color="auto"/>
                  </w:divBdr>
                </w:div>
              </w:divsChild>
            </w:div>
            <w:div w:id="321394316">
              <w:marLeft w:val="0"/>
              <w:marRight w:val="0"/>
              <w:marTop w:val="0"/>
              <w:marBottom w:val="0"/>
              <w:divBdr>
                <w:top w:val="none" w:sz="0" w:space="0" w:color="auto"/>
                <w:left w:val="none" w:sz="0" w:space="0" w:color="auto"/>
                <w:bottom w:val="none" w:sz="0" w:space="0" w:color="auto"/>
                <w:right w:val="none" w:sz="0" w:space="0" w:color="auto"/>
              </w:divBdr>
              <w:divsChild>
                <w:div w:id="1084959696">
                  <w:marLeft w:val="0"/>
                  <w:marRight w:val="0"/>
                  <w:marTop w:val="0"/>
                  <w:marBottom w:val="0"/>
                  <w:divBdr>
                    <w:top w:val="none" w:sz="0" w:space="0" w:color="auto"/>
                    <w:left w:val="none" w:sz="0" w:space="0" w:color="auto"/>
                    <w:bottom w:val="none" w:sz="0" w:space="0" w:color="auto"/>
                    <w:right w:val="none" w:sz="0" w:space="0" w:color="auto"/>
                  </w:divBdr>
                </w:div>
                <w:div w:id="1433282523">
                  <w:marLeft w:val="0"/>
                  <w:marRight w:val="0"/>
                  <w:marTop w:val="0"/>
                  <w:marBottom w:val="0"/>
                  <w:divBdr>
                    <w:top w:val="none" w:sz="0" w:space="0" w:color="auto"/>
                    <w:left w:val="none" w:sz="0" w:space="0" w:color="auto"/>
                    <w:bottom w:val="none" w:sz="0" w:space="0" w:color="auto"/>
                    <w:right w:val="none" w:sz="0" w:space="0" w:color="auto"/>
                  </w:divBdr>
                </w:div>
              </w:divsChild>
            </w:div>
            <w:div w:id="98720837">
              <w:marLeft w:val="0"/>
              <w:marRight w:val="0"/>
              <w:marTop w:val="0"/>
              <w:marBottom w:val="0"/>
              <w:divBdr>
                <w:top w:val="none" w:sz="0" w:space="0" w:color="auto"/>
                <w:left w:val="none" w:sz="0" w:space="0" w:color="auto"/>
                <w:bottom w:val="none" w:sz="0" w:space="0" w:color="auto"/>
                <w:right w:val="none" w:sz="0" w:space="0" w:color="auto"/>
              </w:divBdr>
            </w:div>
            <w:div w:id="1560936516">
              <w:marLeft w:val="0"/>
              <w:marRight w:val="0"/>
              <w:marTop w:val="0"/>
              <w:marBottom w:val="0"/>
              <w:divBdr>
                <w:top w:val="none" w:sz="0" w:space="0" w:color="auto"/>
                <w:left w:val="none" w:sz="0" w:space="0" w:color="auto"/>
                <w:bottom w:val="none" w:sz="0" w:space="0" w:color="auto"/>
                <w:right w:val="none" w:sz="0" w:space="0" w:color="auto"/>
              </w:divBdr>
            </w:div>
          </w:divsChild>
        </w:div>
        <w:div w:id="1853716099">
          <w:marLeft w:val="0"/>
          <w:marRight w:val="0"/>
          <w:marTop w:val="0"/>
          <w:marBottom w:val="0"/>
          <w:divBdr>
            <w:top w:val="none" w:sz="0" w:space="0" w:color="auto"/>
            <w:left w:val="none" w:sz="0" w:space="0" w:color="auto"/>
            <w:bottom w:val="none" w:sz="0" w:space="0" w:color="auto"/>
            <w:right w:val="none" w:sz="0" w:space="0" w:color="auto"/>
          </w:divBdr>
        </w:div>
      </w:divsChild>
    </w:div>
    <w:div w:id="741759612">
      <w:bodyDiv w:val="1"/>
      <w:marLeft w:val="0"/>
      <w:marRight w:val="0"/>
      <w:marTop w:val="0"/>
      <w:marBottom w:val="0"/>
      <w:divBdr>
        <w:top w:val="none" w:sz="0" w:space="0" w:color="auto"/>
        <w:left w:val="none" w:sz="0" w:space="0" w:color="auto"/>
        <w:bottom w:val="none" w:sz="0" w:space="0" w:color="auto"/>
        <w:right w:val="none" w:sz="0" w:space="0" w:color="auto"/>
      </w:divBdr>
      <w:divsChild>
        <w:div w:id="1624966890">
          <w:marLeft w:val="0"/>
          <w:marRight w:val="0"/>
          <w:marTop w:val="0"/>
          <w:marBottom w:val="0"/>
          <w:divBdr>
            <w:top w:val="single" w:sz="6" w:space="2" w:color="DDDDDD"/>
            <w:left w:val="single" w:sz="6" w:space="2" w:color="DDDDDD"/>
            <w:bottom w:val="single" w:sz="6" w:space="2" w:color="DDDDDD"/>
            <w:right w:val="single" w:sz="6" w:space="2" w:color="DDDDDD"/>
          </w:divBdr>
          <w:divsChild>
            <w:div w:id="887571901">
              <w:marLeft w:val="0"/>
              <w:marRight w:val="0"/>
              <w:marTop w:val="0"/>
              <w:marBottom w:val="0"/>
              <w:divBdr>
                <w:top w:val="none" w:sz="0" w:space="0" w:color="auto"/>
                <w:left w:val="none" w:sz="0" w:space="0" w:color="auto"/>
                <w:bottom w:val="none" w:sz="0" w:space="0" w:color="auto"/>
                <w:right w:val="none" w:sz="0" w:space="0" w:color="auto"/>
              </w:divBdr>
              <w:divsChild>
                <w:div w:id="822283229">
                  <w:marLeft w:val="0"/>
                  <w:marRight w:val="0"/>
                  <w:marTop w:val="0"/>
                  <w:marBottom w:val="0"/>
                  <w:divBdr>
                    <w:top w:val="none" w:sz="0" w:space="0" w:color="auto"/>
                    <w:left w:val="none" w:sz="0" w:space="0" w:color="auto"/>
                    <w:bottom w:val="none" w:sz="0" w:space="0" w:color="auto"/>
                    <w:right w:val="none" w:sz="0" w:space="0" w:color="auto"/>
                  </w:divBdr>
                </w:div>
                <w:div w:id="741758890">
                  <w:marLeft w:val="0"/>
                  <w:marRight w:val="0"/>
                  <w:marTop w:val="0"/>
                  <w:marBottom w:val="0"/>
                  <w:divBdr>
                    <w:top w:val="none" w:sz="0" w:space="0" w:color="auto"/>
                    <w:left w:val="none" w:sz="0" w:space="0" w:color="auto"/>
                    <w:bottom w:val="none" w:sz="0" w:space="0" w:color="auto"/>
                    <w:right w:val="none" w:sz="0" w:space="0" w:color="auto"/>
                  </w:divBdr>
                </w:div>
              </w:divsChild>
            </w:div>
            <w:div w:id="1756898474">
              <w:marLeft w:val="0"/>
              <w:marRight w:val="0"/>
              <w:marTop w:val="0"/>
              <w:marBottom w:val="0"/>
              <w:divBdr>
                <w:top w:val="none" w:sz="0" w:space="0" w:color="auto"/>
                <w:left w:val="none" w:sz="0" w:space="0" w:color="auto"/>
                <w:bottom w:val="none" w:sz="0" w:space="0" w:color="auto"/>
                <w:right w:val="none" w:sz="0" w:space="0" w:color="auto"/>
              </w:divBdr>
              <w:divsChild>
                <w:div w:id="1936403075">
                  <w:marLeft w:val="0"/>
                  <w:marRight w:val="0"/>
                  <w:marTop w:val="0"/>
                  <w:marBottom w:val="0"/>
                  <w:divBdr>
                    <w:top w:val="none" w:sz="0" w:space="0" w:color="auto"/>
                    <w:left w:val="none" w:sz="0" w:space="0" w:color="auto"/>
                    <w:bottom w:val="none" w:sz="0" w:space="0" w:color="auto"/>
                    <w:right w:val="none" w:sz="0" w:space="0" w:color="auto"/>
                  </w:divBdr>
                </w:div>
                <w:div w:id="2111316640">
                  <w:marLeft w:val="0"/>
                  <w:marRight w:val="0"/>
                  <w:marTop w:val="0"/>
                  <w:marBottom w:val="0"/>
                  <w:divBdr>
                    <w:top w:val="none" w:sz="0" w:space="0" w:color="auto"/>
                    <w:left w:val="none" w:sz="0" w:space="0" w:color="auto"/>
                    <w:bottom w:val="none" w:sz="0" w:space="0" w:color="auto"/>
                    <w:right w:val="none" w:sz="0" w:space="0" w:color="auto"/>
                  </w:divBdr>
                </w:div>
              </w:divsChild>
            </w:div>
            <w:div w:id="1824472138">
              <w:marLeft w:val="0"/>
              <w:marRight w:val="0"/>
              <w:marTop w:val="0"/>
              <w:marBottom w:val="0"/>
              <w:divBdr>
                <w:top w:val="none" w:sz="0" w:space="0" w:color="auto"/>
                <w:left w:val="none" w:sz="0" w:space="0" w:color="auto"/>
                <w:bottom w:val="none" w:sz="0" w:space="0" w:color="auto"/>
                <w:right w:val="none" w:sz="0" w:space="0" w:color="auto"/>
              </w:divBdr>
              <w:divsChild>
                <w:div w:id="252786962">
                  <w:marLeft w:val="0"/>
                  <w:marRight w:val="0"/>
                  <w:marTop w:val="0"/>
                  <w:marBottom w:val="0"/>
                  <w:divBdr>
                    <w:top w:val="none" w:sz="0" w:space="0" w:color="auto"/>
                    <w:left w:val="none" w:sz="0" w:space="0" w:color="auto"/>
                    <w:bottom w:val="none" w:sz="0" w:space="0" w:color="auto"/>
                    <w:right w:val="none" w:sz="0" w:space="0" w:color="auto"/>
                  </w:divBdr>
                </w:div>
                <w:div w:id="65568449">
                  <w:marLeft w:val="0"/>
                  <w:marRight w:val="0"/>
                  <w:marTop w:val="0"/>
                  <w:marBottom w:val="0"/>
                  <w:divBdr>
                    <w:top w:val="none" w:sz="0" w:space="0" w:color="auto"/>
                    <w:left w:val="none" w:sz="0" w:space="0" w:color="auto"/>
                    <w:bottom w:val="none" w:sz="0" w:space="0" w:color="auto"/>
                    <w:right w:val="none" w:sz="0" w:space="0" w:color="auto"/>
                  </w:divBdr>
                </w:div>
              </w:divsChild>
            </w:div>
            <w:div w:id="523904230">
              <w:marLeft w:val="0"/>
              <w:marRight w:val="0"/>
              <w:marTop w:val="0"/>
              <w:marBottom w:val="0"/>
              <w:divBdr>
                <w:top w:val="none" w:sz="0" w:space="0" w:color="auto"/>
                <w:left w:val="none" w:sz="0" w:space="0" w:color="auto"/>
                <w:bottom w:val="none" w:sz="0" w:space="0" w:color="auto"/>
                <w:right w:val="none" w:sz="0" w:space="0" w:color="auto"/>
              </w:divBdr>
              <w:divsChild>
                <w:div w:id="1982997951">
                  <w:marLeft w:val="0"/>
                  <w:marRight w:val="0"/>
                  <w:marTop w:val="0"/>
                  <w:marBottom w:val="0"/>
                  <w:divBdr>
                    <w:top w:val="none" w:sz="0" w:space="0" w:color="auto"/>
                    <w:left w:val="none" w:sz="0" w:space="0" w:color="auto"/>
                    <w:bottom w:val="none" w:sz="0" w:space="0" w:color="auto"/>
                    <w:right w:val="none" w:sz="0" w:space="0" w:color="auto"/>
                  </w:divBdr>
                </w:div>
                <w:div w:id="546066348">
                  <w:marLeft w:val="0"/>
                  <w:marRight w:val="0"/>
                  <w:marTop w:val="0"/>
                  <w:marBottom w:val="0"/>
                  <w:divBdr>
                    <w:top w:val="none" w:sz="0" w:space="0" w:color="auto"/>
                    <w:left w:val="none" w:sz="0" w:space="0" w:color="auto"/>
                    <w:bottom w:val="none" w:sz="0" w:space="0" w:color="auto"/>
                    <w:right w:val="none" w:sz="0" w:space="0" w:color="auto"/>
                  </w:divBdr>
                </w:div>
              </w:divsChild>
            </w:div>
            <w:div w:id="701637938">
              <w:marLeft w:val="0"/>
              <w:marRight w:val="0"/>
              <w:marTop w:val="0"/>
              <w:marBottom w:val="0"/>
              <w:divBdr>
                <w:top w:val="none" w:sz="0" w:space="0" w:color="auto"/>
                <w:left w:val="none" w:sz="0" w:space="0" w:color="auto"/>
                <w:bottom w:val="none" w:sz="0" w:space="0" w:color="auto"/>
                <w:right w:val="none" w:sz="0" w:space="0" w:color="auto"/>
              </w:divBdr>
            </w:div>
            <w:div w:id="1900969705">
              <w:marLeft w:val="0"/>
              <w:marRight w:val="0"/>
              <w:marTop w:val="0"/>
              <w:marBottom w:val="0"/>
              <w:divBdr>
                <w:top w:val="none" w:sz="0" w:space="0" w:color="auto"/>
                <w:left w:val="none" w:sz="0" w:space="0" w:color="auto"/>
                <w:bottom w:val="none" w:sz="0" w:space="0" w:color="auto"/>
                <w:right w:val="none" w:sz="0" w:space="0" w:color="auto"/>
              </w:divBdr>
            </w:div>
          </w:divsChild>
        </w:div>
        <w:div w:id="1525904727">
          <w:marLeft w:val="0"/>
          <w:marRight w:val="0"/>
          <w:marTop w:val="0"/>
          <w:marBottom w:val="0"/>
          <w:divBdr>
            <w:top w:val="none" w:sz="0" w:space="0" w:color="auto"/>
            <w:left w:val="none" w:sz="0" w:space="0" w:color="auto"/>
            <w:bottom w:val="none" w:sz="0" w:space="0" w:color="auto"/>
            <w:right w:val="none" w:sz="0" w:space="0" w:color="auto"/>
          </w:divBdr>
        </w:div>
      </w:divsChild>
    </w:div>
    <w:div w:id="775758914">
      <w:bodyDiv w:val="1"/>
      <w:marLeft w:val="0"/>
      <w:marRight w:val="0"/>
      <w:marTop w:val="0"/>
      <w:marBottom w:val="0"/>
      <w:divBdr>
        <w:top w:val="none" w:sz="0" w:space="0" w:color="auto"/>
        <w:left w:val="none" w:sz="0" w:space="0" w:color="auto"/>
        <w:bottom w:val="none" w:sz="0" w:space="0" w:color="auto"/>
        <w:right w:val="none" w:sz="0" w:space="0" w:color="auto"/>
      </w:divBdr>
      <w:divsChild>
        <w:div w:id="1599488773">
          <w:marLeft w:val="0"/>
          <w:marRight w:val="0"/>
          <w:marTop w:val="0"/>
          <w:marBottom w:val="0"/>
          <w:divBdr>
            <w:top w:val="single" w:sz="6" w:space="2" w:color="DDDDDD"/>
            <w:left w:val="single" w:sz="6" w:space="2" w:color="DDDDDD"/>
            <w:bottom w:val="single" w:sz="6" w:space="2" w:color="DDDDDD"/>
            <w:right w:val="single" w:sz="6" w:space="2" w:color="DDDDDD"/>
          </w:divBdr>
          <w:divsChild>
            <w:div w:id="1902327464">
              <w:marLeft w:val="0"/>
              <w:marRight w:val="0"/>
              <w:marTop w:val="0"/>
              <w:marBottom w:val="0"/>
              <w:divBdr>
                <w:top w:val="none" w:sz="0" w:space="0" w:color="auto"/>
                <w:left w:val="none" w:sz="0" w:space="0" w:color="auto"/>
                <w:bottom w:val="none" w:sz="0" w:space="0" w:color="auto"/>
                <w:right w:val="none" w:sz="0" w:space="0" w:color="auto"/>
              </w:divBdr>
              <w:divsChild>
                <w:div w:id="567498037">
                  <w:marLeft w:val="0"/>
                  <w:marRight w:val="0"/>
                  <w:marTop w:val="0"/>
                  <w:marBottom w:val="0"/>
                  <w:divBdr>
                    <w:top w:val="none" w:sz="0" w:space="0" w:color="auto"/>
                    <w:left w:val="none" w:sz="0" w:space="0" w:color="auto"/>
                    <w:bottom w:val="none" w:sz="0" w:space="0" w:color="auto"/>
                    <w:right w:val="none" w:sz="0" w:space="0" w:color="auto"/>
                  </w:divBdr>
                </w:div>
                <w:div w:id="2010909436">
                  <w:marLeft w:val="0"/>
                  <w:marRight w:val="0"/>
                  <w:marTop w:val="0"/>
                  <w:marBottom w:val="0"/>
                  <w:divBdr>
                    <w:top w:val="none" w:sz="0" w:space="0" w:color="auto"/>
                    <w:left w:val="none" w:sz="0" w:space="0" w:color="auto"/>
                    <w:bottom w:val="none" w:sz="0" w:space="0" w:color="auto"/>
                    <w:right w:val="none" w:sz="0" w:space="0" w:color="auto"/>
                  </w:divBdr>
                </w:div>
              </w:divsChild>
            </w:div>
            <w:div w:id="739837522">
              <w:marLeft w:val="0"/>
              <w:marRight w:val="0"/>
              <w:marTop w:val="0"/>
              <w:marBottom w:val="0"/>
              <w:divBdr>
                <w:top w:val="none" w:sz="0" w:space="0" w:color="auto"/>
                <w:left w:val="none" w:sz="0" w:space="0" w:color="auto"/>
                <w:bottom w:val="none" w:sz="0" w:space="0" w:color="auto"/>
                <w:right w:val="none" w:sz="0" w:space="0" w:color="auto"/>
              </w:divBdr>
              <w:divsChild>
                <w:div w:id="1770733737">
                  <w:marLeft w:val="0"/>
                  <w:marRight w:val="0"/>
                  <w:marTop w:val="0"/>
                  <w:marBottom w:val="0"/>
                  <w:divBdr>
                    <w:top w:val="none" w:sz="0" w:space="0" w:color="auto"/>
                    <w:left w:val="none" w:sz="0" w:space="0" w:color="auto"/>
                    <w:bottom w:val="none" w:sz="0" w:space="0" w:color="auto"/>
                    <w:right w:val="none" w:sz="0" w:space="0" w:color="auto"/>
                  </w:divBdr>
                </w:div>
                <w:div w:id="873349426">
                  <w:marLeft w:val="0"/>
                  <w:marRight w:val="0"/>
                  <w:marTop w:val="0"/>
                  <w:marBottom w:val="0"/>
                  <w:divBdr>
                    <w:top w:val="none" w:sz="0" w:space="0" w:color="auto"/>
                    <w:left w:val="none" w:sz="0" w:space="0" w:color="auto"/>
                    <w:bottom w:val="none" w:sz="0" w:space="0" w:color="auto"/>
                    <w:right w:val="none" w:sz="0" w:space="0" w:color="auto"/>
                  </w:divBdr>
                </w:div>
              </w:divsChild>
            </w:div>
            <w:div w:id="1587883880">
              <w:marLeft w:val="0"/>
              <w:marRight w:val="0"/>
              <w:marTop w:val="0"/>
              <w:marBottom w:val="0"/>
              <w:divBdr>
                <w:top w:val="none" w:sz="0" w:space="0" w:color="auto"/>
                <w:left w:val="none" w:sz="0" w:space="0" w:color="auto"/>
                <w:bottom w:val="none" w:sz="0" w:space="0" w:color="auto"/>
                <w:right w:val="none" w:sz="0" w:space="0" w:color="auto"/>
              </w:divBdr>
              <w:divsChild>
                <w:div w:id="330718732">
                  <w:marLeft w:val="0"/>
                  <w:marRight w:val="0"/>
                  <w:marTop w:val="0"/>
                  <w:marBottom w:val="0"/>
                  <w:divBdr>
                    <w:top w:val="none" w:sz="0" w:space="0" w:color="auto"/>
                    <w:left w:val="none" w:sz="0" w:space="0" w:color="auto"/>
                    <w:bottom w:val="none" w:sz="0" w:space="0" w:color="auto"/>
                    <w:right w:val="none" w:sz="0" w:space="0" w:color="auto"/>
                  </w:divBdr>
                </w:div>
                <w:div w:id="695735697">
                  <w:marLeft w:val="0"/>
                  <w:marRight w:val="0"/>
                  <w:marTop w:val="0"/>
                  <w:marBottom w:val="0"/>
                  <w:divBdr>
                    <w:top w:val="none" w:sz="0" w:space="0" w:color="auto"/>
                    <w:left w:val="none" w:sz="0" w:space="0" w:color="auto"/>
                    <w:bottom w:val="none" w:sz="0" w:space="0" w:color="auto"/>
                    <w:right w:val="none" w:sz="0" w:space="0" w:color="auto"/>
                  </w:divBdr>
                </w:div>
              </w:divsChild>
            </w:div>
            <w:div w:id="1763990880">
              <w:marLeft w:val="0"/>
              <w:marRight w:val="0"/>
              <w:marTop w:val="0"/>
              <w:marBottom w:val="0"/>
              <w:divBdr>
                <w:top w:val="none" w:sz="0" w:space="0" w:color="auto"/>
                <w:left w:val="none" w:sz="0" w:space="0" w:color="auto"/>
                <w:bottom w:val="none" w:sz="0" w:space="0" w:color="auto"/>
                <w:right w:val="none" w:sz="0" w:space="0" w:color="auto"/>
              </w:divBdr>
              <w:divsChild>
                <w:div w:id="826439896">
                  <w:marLeft w:val="0"/>
                  <w:marRight w:val="0"/>
                  <w:marTop w:val="0"/>
                  <w:marBottom w:val="0"/>
                  <w:divBdr>
                    <w:top w:val="none" w:sz="0" w:space="0" w:color="auto"/>
                    <w:left w:val="none" w:sz="0" w:space="0" w:color="auto"/>
                    <w:bottom w:val="none" w:sz="0" w:space="0" w:color="auto"/>
                    <w:right w:val="none" w:sz="0" w:space="0" w:color="auto"/>
                  </w:divBdr>
                </w:div>
                <w:div w:id="264533450">
                  <w:marLeft w:val="0"/>
                  <w:marRight w:val="0"/>
                  <w:marTop w:val="0"/>
                  <w:marBottom w:val="0"/>
                  <w:divBdr>
                    <w:top w:val="none" w:sz="0" w:space="0" w:color="auto"/>
                    <w:left w:val="none" w:sz="0" w:space="0" w:color="auto"/>
                    <w:bottom w:val="none" w:sz="0" w:space="0" w:color="auto"/>
                    <w:right w:val="none" w:sz="0" w:space="0" w:color="auto"/>
                  </w:divBdr>
                </w:div>
              </w:divsChild>
            </w:div>
            <w:div w:id="1073158049">
              <w:marLeft w:val="0"/>
              <w:marRight w:val="0"/>
              <w:marTop w:val="0"/>
              <w:marBottom w:val="0"/>
              <w:divBdr>
                <w:top w:val="none" w:sz="0" w:space="0" w:color="auto"/>
                <w:left w:val="none" w:sz="0" w:space="0" w:color="auto"/>
                <w:bottom w:val="none" w:sz="0" w:space="0" w:color="auto"/>
                <w:right w:val="none" w:sz="0" w:space="0" w:color="auto"/>
              </w:divBdr>
            </w:div>
            <w:div w:id="2029137582">
              <w:marLeft w:val="0"/>
              <w:marRight w:val="0"/>
              <w:marTop w:val="0"/>
              <w:marBottom w:val="0"/>
              <w:divBdr>
                <w:top w:val="none" w:sz="0" w:space="0" w:color="auto"/>
                <w:left w:val="none" w:sz="0" w:space="0" w:color="auto"/>
                <w:bottom w:val="none" w:sz="0" w:space="0" w:color="auto"/>
                <w:right w:val="none" w:sz="0" w:space="0" w:color="auto"/>
              </w:divBdr>
            </w:div>
          </w:divsChild>
        </w:div>
        <w:div w:id="1084883916">
          <w:marLeft w:val="0"/>
          <w:marRight w:val="0"/>
          <w:marTop w:val="0"/>
          <w:marBottom w:val="0"/>
          <w:divBdr>
            <w:top w:val="none" w:sz="0" w:space="0" w:color="auto"/>
            <w:left w:val="none" w:sz="0" w:space="0" w:color="auto"/>
            <w:bottom w:val="none" w:sz="0" w:space="0" w:color="auto"/>
            <w:right w:val="none" w:sz="0" w:space="0" w:color="auto"/>
          </w:divBdr>
        </w:div>
      </w:divsChild>
    </w:div>
    <w:div w:id="786587363">
      <w:bodyDiv w:val="1"/>
      <w:marLeft w:val="0"/>
      <w:marRight w:val="0"/>
      <w:marTop w:val="0"/>
      <w:marBottom w:val="0"/>
      <w:divBdr>
        <w:top w:val="none" w:sz="0" w:space="0" w:color="auto"/>
        <w:left w:val="none" w:sz="0" w:space="0" w:color="auto"/>
        <w:bottom w:val="none" w:sz="0" w:space="0" w:color="auto"/>
        <w:right w:val="none" w:sz="0" w:space="0" w:color="auto"/>
      </w:divBdr>
      <w:divsChild>
        <w:div w:id="2093887281">
          <w:marLeft w:val="0"/>
          <w:marRight w:val="0"/>
          <w:marTop w:val="0"/>
          <w:marBottom w:val="0"/>
          <w:divBdr>
            <w:top w:val="single" w:sz="6" w:space="2" w:color="DDDDDD"/>
            <w:left w:val="single" w:sz="6" w:space="2" w:color="DDDDDD"/>
            <w:bottom w:val="single" w:sz="6" w:space="2" w:color="DDDDDD"/>
            <w:right w:val="single" w:sz="6" w:space="2" w:color="DDDDDD"/>
          </w:divBdr>
          <w:divsChild>
            <w:div w:id="1971550822">
              <w:marLeft w:val="0"/>
              <w:marRight w:val="0"/>
              <w:marTop w:val="0"/>
              <w:marBottom w:val="0"/>
              <w:divBdr>
                <w:top w:val="none" w:sz="0" w:space="0" w:color="auto"/>
                <w:left w:val="none" w:sz="0" w:space="0" w:color="auto"/>
                <w:bottom w:val="none" w:sz="0" w:space="0" w:color="auto"/>
                <w:right w:val="none" w:sz="0" w:space="0" w:color="auto"/>
              </w:divBdr>
              <w:divsChild>
                <w:div w:id="229773628">
                  <w:marLeft w:val="0"/>
                  <w:marRight w:val="0"/>
                  <w:marTop w:val="0"/>
                  <w:marBottom w:val="0"/>
                  <w:divBdr>
                    <w:top w:val="none" w:sz="0" w:space="0" w:color="auto"/>
                    <w:left w:val="none" w:sz="0" w:space="0" w:color="auto"/>
                    <w:bottom w:val="none" w:sz="0" w:space="0" w:color="auto"/>
                    <w:right w:val="none" w:sz="0" w:space="0" w:color="auto"/>
                  </w:divBdr>
                </w:div>
                <w:div w:id="1117330320">
                  <w:marLeft w:val="0"/>
                  <w:marRight w:val="0"/>
                  <w:marTop w:val="0"/>
                  <w:marBottom w:val="0"/>
                  <w:divBdr>
                    <w:top w:val="none" w:sz="0" w:space="0" w:color="auto"/>
                    <w:left w:val="none" w:sz="0" w:space="0" w:color="auto"/>
                    <w:bottom w:val="none" w:sz="0" w:space="0" w:color="auto"/>
                    <w:right w:val="none" w:sz="0" w:space="0" w:color="auto"/>
                  </w:divBdr>
                </w:div>
              </w:divsChild>
            </w:div>
            <w:div w:id="516848794">
              <w:marLeft w:val="0"/>
              <w:marRight w:val="0"/>
              <w:marTop w:val="0"/>
              <w:marBottom w:val="0"/>
              <w:divBdr>
                <w:top w:val="none" w:sz="0" w:space="0" w:color="auto"/>
                <w:left w:val="none" w:sz="0" w:space="0" w:color="auto"/>
                <w:bottom w:val="none" w:sz="0" w:space="0" w:color="auto"/>
                <w:right w:val="none" w:sz="0" w:space="0" w:color="auto"/>
              </w:divBdr>
              <w:divsChild>
                <w:div w:id="897863545">
                  <w:marLeft w:val="0"/>
                  <w:marRight w:val="0"/>
                  <w:marTop w:val="0"/>
                  <w:marBottom w:val="0"/>
                  <w:divBdr>
                    <w:top w:val="none" w:sz="0" w:space="0" w:color="auto"/>
                    <w:left w:val="none" w:sz="0" w:space="0" w:color="auto"/>
                    <w:bottom w:val="none" w:sz="0" w:space="0" w:color="auto"/>
                    <w:right w:val="none" w:sz="0" w:space="0" w:color="auto"/>
                  </w:divBdr>
                </w:div>
                <w:div w:id="1900238358">
                  <w:marLeft w:val="0"/>
                  <w:marRight w:val="0"/>
                  <w:marTop w:val="0"/>
                  <w:marBottom w:val="0"/>
                  <w:divBdr>
                    <w:top w:val="none" w:sz="0" w:space="0" w:color="auto"/>
                    <w:left w:val="none" w:sz="0" w:space="0" w:color="auto"/>
                    <w:bottom w:val="none" w:sz="0" w:space="0" w:color="auto"/>
                    <w:right w:val="none" w:sz="0" w:space="0" w:color="auto"/>
                  </w:divBdr>
                </w:div>
              </w:divsChild>
            </w:div>
            <w:div w:id="587738944">
              <w:marLeft w:val="0"/>
              <w:marRight w:val="0"/>
              <w:marTop w:val="0"/>
              <w:marBottom w:val="0"/>
              <w:divBdr>
                <w:top w:val="none" w:sz="0" w:space="0" w:color="auto"/>
                <w:left w:val="none" w:sz="0" w:space="0" w:color="auto"/>
                <w:bottom w:val="none" w:sz="0" w:space="0" w:color="auto"/>
                <w:right w:val="none" w:sz="0" w:space="0" w:color="auto"/>
              </w:divBdr>
              <w:divsChild>
                <w:div w:id="1141338190">
                  <w:marLeft w:val="0"/>
                  <w:marRight w:val="0"/>
                  <w:marTop w:val="0"/>
                  <w:marBottom w:val="0"/>
                  <w:divBdr>
                    <w:top w:val="none" w:sz="0" w:space="0" w:color="auto"/>
                    <w:left w:val="none" w:sz="0" w:space="0" w:color="auto"/>
                    <w:bottom w:val="none" w:sz="0" w:space="0" w:color="auto"/>
                    <w:right w:val="none" w:sz="0" w:space="0" w:color="auto"/>
                  </w:divBdr>
                </w:div>
                <w:div w:id="199437723">
                  <w:marLeft w:val="0"/>
                  <w:marRight w:val="0"/>
                  <w:marTop w:val="0"/>
                  <w:marBottom w:val="0"/>
                  <w:divBdr>
                    <w:top w:val="none" w:sz="0" w:space="0" w:color="auto"/>
                    <w:left w:val="none" w:sz="0" w:space="0" w:color="auto"/>
                    <w:bottom w:val="none" w:sz="0" w:space="0" w:color="auto"/>
                    <w:right w:val="none" w:sz="0" w:space="0" w:color="auto"/>
                  </w:divBdr>
                </w:div>
              </w:divsChild>
            </w:div>
            <w:div w:id="1467351629">
              <w:marLeft w:val="0"/>
              <w:marRight w:val="0"/>
              <w:marTop w:val="0"/>
              <w:marBottom w:val="0"/>
              <w:divBdr>
                <w:top w:val="none" w:sz="0" w:space="0" w:color="auto"/>
                <w:left w:val="none" w:sz="0" w:space="0" w:color="auto"/>
                <w:bottom w:val="none" w:sz="0" w:space="0" w:color="auto"/>
                <w:right w:val="none" w:sz="0" w:space="0" w:color="auto"/>
              </w:divBdr>
              <w:divsChild>
                <w:div w:id="1305160479">
                  <w:marLeft w:val="0"/>
                  <w:marRight w:val="0"/>
                  <w:marTop w:val="0"/>
                  <w:marBottom w:val="0"/>
                  <w:divBdr>
                    <w:top w:val="none" w:sz="0" w:space="0" w:color="auto"/>
                    <w:left w:val="none" w:sz="0" w:space="0" w:color="auto"/>
                    <w:bottom w:val="none" w:sz="0" w:space="0" w:color="auto"/>
                    <w:right w:val="none" w:sz="0" w:space="0" w:color="auto"/>
                  </w:divBdr>
                </w:div>
                <w:div w:id="1743717715">
                  <w:marLeft w:val="0"/>
                  <w:marRight w:val="0"/>
                  <w:marTop w:val="0"/>
                  <w:marBottom w:val="0"/>
                  <w:divBdr>
                    <w:top w:val="none" w:sz="0" w:space="0" w:color="auto"/>
                    <w:left w:val="none" w:sz="0" w:space="0" w:color="auto"/>
                    <w:bottom w:val="none" w:sz="0" w:space="0" w:color="auto"/>
                    <w:right w:val="none" w:sz="0" w:space="0" w:color="auto"/>
                  </w:divBdr>
                </w:div>
              </w:divsChild>
            </w:div>
            <w:div w:id="966277187">
              <w:marLeft w:val="0"/>
              <w:marRight w:val="0"/>
              <w:marTop w:val="0"/>
              <w:marBottom w:val="0"/>
              <w:divBdr>
                <w:top w:val="none" w:sz="0" w:space="0" w:color="auto"/>
                <w:left w:val="none" w:sz="0" w:space="0" w:color="auto"/>
                <w:bottom w:val="none" w:sz="0" w:space="0" w:color="auto"/>
                <w:right w:val="none" w:sz="0" w:space="0" w:color="auto"/>
              </w:divBdr>
            </w:div>
            <w:div w:id="1936746957">
              <w:marLeft w:val="0"/>
              <w:marRight w:val="0"/>
              <w:marTop w:val="0"/>
              <w:marBottom w:val="0"/>
              <w:divBdr>
                <w:top w:val="none" w:sz="0" w:space="0" w:color="auto"/>
                <w:left w:val="none" w:sz="0" w:space="0" w:color="auto"/>
                <w:bottom w:val="none" w:sz="0" w:space="0" w:color="auto"/>
                <w:right w:val="none" w:sz="0" w:space="0" w:color="auto"/>
              </w:divBdr>
            </w:div>
          </w:divsChild>
        </w:div>
        <w:div w:id="300036247">
          <w:marLeft w:val="0"/>
          <w:marRight w:val="0"/>
          <w:marTop w:val="0"/>
          <w:marBottom w:val="0"/>
          <w:divBdr>
            <w:top w:val="none" w:sz="0" w:space="0" w:color="auto"/>
            <w:left w:val="none" w:sz="0" w:space="0" w:color="auto"/>
            <w:bottom w:val="none" w:sz="0" w:space="0" w:color="auto"/>
            <w:right w:val="none" w:sz="0" w:space="0" w:color="auto"/>
          </w:divBdr>
        </w:div>
      </w:divsChild>
    </w:div>
    <w:div w:id="801119309">
      <w:bodyDiv w:val="1"/>
      <w:marLeft w:val="0"/>
      <w:marRight w:val="0"/>
      <w:marTop w:val="0"/>
      <w:marBottom w:val="0"/>
      <w:divBdr>
        <w:top w:val="none" w:sz="0" w:space="0" w:color="auto"/>
        <w:left w:val="none" w:sz="0" w:space="0" w:color="auto"/>
        <w:bottom w:val="none" w:sz="0" w:space="0" w:color="auto"/>
        <w:right w:val="none" w:sz="0" w:space="0" w:color="auto"/>
      </w:divBdr>
      <w:divsChild>
        <w:div w:id="836921465">
          <w:marLeft w:val="0"/>
          <w:marRight w:val="0"/>
          <w:marTop w:val="0"/>
          <w:marBottom w:val="0"/>
          <w:divBdr>
            <w:top w:val="single" w:sz="6" w:space="2" w:color="DDDDDD"/>
            <w:left w:val="single" w:sz="6" w:space="2" w:color="DDDDDD"/>
            <w:bottom w:val="single" w:sz="6" w:space="2" w:color="DDDDDD"/>
            <w:right w:val="single" w:sz="6" w:space="2" w:color="DDDDDD"/>
          </w:divBdr>
          <w:divsChild>
            <w:div w:id="1848641664">
              <w:marLeft w:val="0"/>
              <w:marRight w:val="0"/>
              <w:marTop w:val="0"/>
              <w:marBottom w:val="0"/>
              <w:divBdr>
                <w:top w:val="none" w:sz="0" w:space="0" w:color="auto"/>
                <w:left w:val="none" w:sz="0" w:space="0" w:color="auto"/>
                <w:bottom w:val="none" w:sz="0" w:space="0" w:color="auto"/>
                <w:right w:val="none" w:sz="0" w:space="0" w:color="auto"/>
              </w:divBdr>
              <w:divsChild>
                <w:div w:id="1131944912">
                  <w:marLeft w:val="0"/>
                  <w:marRight w:val="0"/>
                  <w:marTop w:val="0"/>
                  <w:marBottom w:val="0"/>
                  <w:divBdr>
                    <w:top w:val="none" w:sz="0" w:space="0" w:color="auto"/>
                    <w:left w:val="none" w:sz="0" w:space="0" w:color="auto"/>
                    <w:bottom w:val="none" w:sz="0" w:space="0" w:color="auto"/>
                    <w:right w:val="none" w:sz="0" w:space="0" w:color="auto"/>
                  </w:divBdr>
                </w:div>
                <w:div w:id="415522715">
                  <w:marLeft w:val="0"/>
                  <w:marRight w:val="0"/>
                  <w:marTop w:val="0"/>
                  <w:marBottom w:val="0"/>
                  <w:divBdr>
                    <w:top w:val="none" w:sz="0" w:space="0" w:color="auto"/>
                    <w:left w:val="none" w:sz="0" w:space="0" w:color="auto"/>
                    <w:bottom w:val="none" w:sz="0" w:space="0" w:color="auto"/>
                    <w:right w:val="none" w:sz="0" w:space="0" w:color="auto"/>
                  </w:divBdr>
                </w:div>
              </w:divsChild>
            </w:div>
            <w:div w:id="182130753">
              <w:marLeft w:val="0"/>
              <w:marRight w:val="0"/>
              <w:marTop w:val="0"/>
              <w:marBottom w:val="0"/>
              <w:divBdr>
                <w:top w:val="none" w:sz="0" w:space="0" w:color="auto"/>
                <w:left w:val="none" w:sz="0" w:space="0" w:color="auto"/>
                <w:bottom w:val="none" w:sz="0" w:space="0" w:color="auto"/>
                <w:right w:val="none" w:sz="0" w:space="0" w:color="auto"/>
              </w:divBdr>
              <w:divsChild>
                <w:div w:id="333340917">
                  <w:marLeft w:val="0"/>
                  <w:marRight w:val="0"/>
                  <w:marTop w:val="0"/>
                  <w:marBottom w:val="0"/>
                  <w:divBdr>
                    <w:top w:val="none" w:sz="0" w:space="0" w:color="auto"/>
                    <w:left w:val="none" w:sz="0" w:space="0" w:color="auto"/>
                    <w:bottom w:val="none" w:sz="0" w:space="0" w:color="auto"/>
                    <w:right w:val="none" w:sz="0" w:space="0" w:color="auto"/>
                  </w:divBdr>
                </w:div>
                <w:div w:id="1174303732">
                  <w:marLeft w:val="0"/>
                  <w:marRight w:val="0"/>
                  <w:marTop w:val="0"/>
                  <w:marBottom w:val="0"/>
                  <w:divBdr>
                    <w:top w:val="none" w:sz="0" w:space="0" w:color="auto"/>
                    <w:left w:val="none" w:sz="0" w:space="0" w:color="auto"/>
                    <w:bottom w:val="none" w:sz="0" w:space="0" w:color="auto"/>
                    <w:right w:val="none" w:sz="0" w:space="0" w:color="auto"/>
                  </w:divBdr>
                </w:div>
              </w:divsChild>
            </w:div>
            <w:div w:id="1375695922">
              <w:marLeft w:val="0"/>
              <w:marRight w:val="0"/>
              <w:marTop w:val="0"/>
              <w:marBottom w:val="0"/>
              <w:divBdr>
                <w:top w:val="none" w:sz="0" w:space="0" w:color="auto"/>
                <w:left w:val="none" w:sz="0" w:space="0" w:color="auto"/>
                <w:bottom w:val="none" w:sz="0" w:space="0" w:color="auto"/>
                <w:right w:val="none" w:sz="0" w:space="0" w:color="auto"/>
              </w:divBdr>
              <w:divsChild>
                <w:div w:id="229538561">
                  <w:marLeft w:val="0"/>
                  <w:marRight w:val="0"/>
                  <w:marTop w:val="0"/>
                  <w:marBottom w:val="0"/>
                  <w:divBdr>
                    <w:top w:val="none" w:sz="0" w:space="0" w:color="auto"/>
                    <w:left w:val="none" w:sz="0" w:space="0" w:color="auto"/>
                    <w:bottom w:val="none" w:sz="0" w:space="0" w:color="auto"/>
                    <w:right w:val="none" w:sz="0" w:space="0" w:color="auto"/>
                  </w:divBdr>
                </w:div>
                <w:div w:id="2053335233">
                  <w:marLeft w:val="0"/>
                  <w:marRight w:val="0"/>
                  <w:marTop w:val="0"/>
                  <w:marBottom w:val="0"/>
                  <w:divBdr>
                    <w:top w:val="none" w:sz="0" w:space="0" w:color="auto"/>
                    <w:left w:val="none" w:sz="0" w:space="0" w:color="auto"/>
                    <w:bottom w:val="none" w:sz="0" w:space="0" w:color="auto"/>
                    <w:right w:val="none" w:sz="0" w:space="0" w:color="auto"/>
                  </w:divBdr>
                </w:div>
              </w:divsChild>
            </w:div>
            <w:div w:id="1184637796">
              <w:marLeft w:val="0"/>
              <w:marRight w:val="0"/>
              <w:marTop w:val="0"/>
              <w:marBottom w:val="0"/>
              <w:divBdr>
                <w:top w:val="none" w:sz="0" w:space="0" w:color="auto"/>
                <w:left w:val="none" w:sz="0" w:space="0" w:color="auto"/>
                <w:bottom w:val="none" w:sz="0" w:space="0" w:color="auto"/>
                <w:right w:val="none" w:sz="0" w:space="0" w:color="auto"/>
              </w:divBdr>
              <w:divsChild>
                <w:div w:id="1097092099">
                  <w:marLeft w:val="0"/>
                  <w:marRight w:val="0"/>
                  <w:marTop w:val="0"/>
                  <w:marBottom w:val="0"/>
                  <w:divBdr>
                    <w:top w:val="none" w:sz="0" w:space="0" w:color="auto"/>
                    <w:left w:val="none" w:sz="0" w:space="0" w:color="auto"/>
                    <w:bottom w:val="none" w:sz="0" w:space="0" w:color="auto"/>
                    <w:right w:val="none" w:sz="0" w:space="0" w:color="auto"/>
                  </w:divBdr>
                </w:div>
                <w:div w:id="1003553817">
                  <w:marLeft w:val="0"/>
                  <w:marRight w:val="0"/>
                  <w:marTop w:val="0"/>
                  <w:marBottom w:val="0"/>
                  <w:divBdr>
                    <w:top w:val="none" w:sz="0" w:space="0" w:color="auto"/>
                    <w:left w:val="none" w:sz="0" w:space="0" w:color="auto"/>
                    <w:bottom w:val="none" w:sz="0" w:space="0" w:color="auto"/>
                    <w:right w:val="none" w:sz="0" w:space="0" w:color="auto"/>
                  </w:divBdr>
                </w:div>
              </w:divsChild>
            </w:div>
            <w:div w:id="1418095621">
              <w:marLeft w:val="0"/>
              <w:marRight w:val="0"/>
              <w:marTop w:val="0"/>
              <w:marBottom w:val="0"/>
              <w:divBdr>
                <w:top w:val="none" w:sz="0" w:space="0" w:color="auto"/>
                <w:left w:val="none" w:sz="0" w:space="0" w:color="auto"/>
                <w:bottom w:val="none" w:sz="0" w:space="0" w:color="auto"/>
                <w:right w:val="none" w:sz="0" w:space="0" w:color="auto"/>
              </w:divBdr>
            </w:div>
            <w:div w:id="843588558">
              <w:marLeft w:val="0"/>
              <w:marRight w:val="0"/>
              <w:marTop w:val="0"/>
              <w:marBottom w:val="0"/>
              <w:divBdr>
                <w:top w:val="none" w:sz="0" w:space="0" w:color="auto"/>
                <w:left w:val="none" w:sz="0" w:space="0" w:color="auto"/>
                <w:bottom w:val="none" w:sz="0" w:space="0" w:color="auto"/>
                <w:right w:val="none" w:sz="0" w:space="0" w:color="auto"/>
              </w:divBdr>
            </w:div>
          </w:divsChild>
        </w:div>
        <w:div w:id="125852296">
          <w:marLeft w:val="0"/>
          <w:marRight w:val="0"/>
          <w:marTop w:val="0"/>
          <w:marBottom w:val="0"/>
          <w:divBdr>
            <w:top w:val="none" w:sz="0" w:space="0" w:color="auto"/>
            <w:left w:val="none" w:sz="0" w:space="0" w:color="auto"/>
            <w:bottom w:val="none" w:sz="0" w:space="0" w:color="auto"/>
            <w:right w:val="none" w:sz="0" w:space="0" w:color="auto"/>
          </w:divBdr>
        </w:div>
      </w:divsChild>
    </w:div>
    <w:div w:id="801850018">
      <w:bodyDiv w:val="1"/>
      <w:marLeft w:val="0"/>
      <w:marRight w:val="0"/>
      <w:marTop w:val="0"/>
      <w:marBottom w:val="0"/>
      <w:divBdr>
        <w:top w:val="none" w:sz="0" w:space="0" w:color="auto"/>
        <w:left w:val="none" w:sz="0" w:space="0" w:color="auto"/>
        <w:bottom w:val="none" w:sz="0" w:space="0" w:color="auto"/>
        <w:right w:val="none" w:sz="0" w:space="0" w:color="auto"/>
      </w:divBdr>
      <w:divsChild>
        <w:div w:id="795634569">
          <w:marLeft w:val="0"/>
          <w:marRight w:val="0"/>
          <w:marTop w:val="0"/>
          <w:marBottom w:val="0"/>
          <w:divBdr>
            <w:top w:val="single" w:sz="6" w:space="2" w:color="DDDDDD"/>
            <w:left w:val="single" w:sz="6" w:space="2" w:color="DDDDDD"/>
            <w:bottom w:val="single" w:sz="6" w:space="2" w:color="DDDDDD"/>
            <w:right w:val="single" w:sz="6" w:space="2" w:color="DDDDDD"/>
          </w:divBdr>
          <w:divsChild>
            <w:div w:id="1914271090">
              <w:marLeft w:val="0"/>
              <w:marRight w:val="0"/>
              <w:marTop w:val="0"/>
              <w:marBottom w:val="0"/>
              <w:divBdr>
                <w:top w:val="none" w:sz="0" w:space="0" w:color="auto"/>
                <w:left w:val="none" w:sz="0" w:space="0" w:color="auto"/>
                <w:bottom w:val="none" w:sz="0" w:space="0" w:color="auto"/>
                <w:right w:val="none" w:sz="0" w:space="0" w:color="auto"/>
              </w:divBdr>
              <w:divsChild>
                <w:div w:id="550457658">
                  <w:marLeft w:val="0"/>
                  <w:marRight w:val="0"/>
                  <w:marTop w:val="0"/>
                  <w:marBottom w:val="0"/>
                  <w:divBdr>
                    <w:top w:val="none" w:sz="0" w:space="0" w:color="auto"/>
                    <w:left w:val="none" w:sz="0" w:space="0" w:color="auto"/>
                    <w:bottom w:val="none" w:sz="0" w:space="0" w:color="auto"/>
                    <w:right w:val="none" w:sz="0" w:space="0" w:color="auto"/>
                  </w:divBdr>
                </w:div>
                <w:div w:id="834420800">
                  <w:marLeft w:val="0"/>
                  <w:marRight w:val="0"/>
                  <w:marTop w:val="0"/>
                  <w:marBottom w:val="0"/>
                  <w:divBdr>
                    <w:top w:val="none" w:sz="0" w:space="0" w:color="auto"/>
                    <w:left w:val="none" w:sz="0" w:space="0" w:color="auto"/>
                    <w:bottom w:val="none" w:sz="0" w:space="0" w:color="auto"/>
                    <w:right w:val="none" w:sz="0" w:space="0" w:color="auto"/>
                  </w:divBdr>
                </w:div>
              </w:divsChild>
            </w:div>
            <w:div w:id="1488790891">
              <w:marLeft w:val="0"/>
              <w:marRight w:val="0"/>
              <w:marTop w:val="0"/>
              <w:marBottom w:val="0"/>
              <w:divBdr>
                <w:top w:val="none" w:sz="0" w:space="0" w:color="auto"/>
                <w:left w:val="none" w:sz="0" w:space="0" w:color="auto"/>
                <w:bottom w:val="none" w:sz="0" w:space="0" w:color="auto"/>
                <w:right w:val="none" w:sz="0" w:space="0" w:color="auto"/>
              </w:divBdr>
              <w:divsChild>
                <w:div w:id="1084686830">
                  <w:marLeft w:val="0"/>
                  <w:marRight w:val="0"/>
                  <w:marTop w:val="0"/>
                  <w:marBottom w:val="0"/>
                  <w:divBdr>
                    <w:top w:val="none" w:sz="0" w:space="0" w:color="auto"/>
                    <w:left w:val="none" w:sz="0" w:space="0" w:color="auto"/>
                    <w:bottom w:val="none" w:sz="0" w:space="0" w:color="auto"/>
                    <w:right w:val="none" w:sz="0" w:space="0" w:color="auto"/>
                  </w:divBdr>
                </w:div>
                <w:div w:id="253513896">
                  <w:marLeft w:val="0"/>
                  <w:marRight w:val="0"/>
                  <w:marTop w:val="0"/>
                  <w:marBottom w:val="0"/>
                  <w:divBdr>
                    <w:top w:val="none" w:sz="0" w:space="0" w:color="auto"/>
                    <w:left w:val="none" w:sz="0" w:space="0" w:color="auto"/>
                    <w:bottom w:val="none" w:sz="0" w:space="0" w:color="auto"/>
                    <w:right w:val="none" w:sz="0" w:space="0" w:color="auto"/>
                  </w:divBdr>
                </w:div>
              </w:divsChild>
            </w:div>
            <w:div w:id="1855411441">
              <w:marLeft w:val="0"/>
              <w:marRight w:val="0"/>
              <w:marTop w:val="0"/>
              <w:marBottom w:val="0"/>
              <w:divBdr>
                <w:top w:val="none" w:sz="0" w:space="0" w:color="auto"/>
                <w:left w:val="none" w:sz="0" w:space="0" w:color="auto"/>
                <w:bottom w:val="none" w:sz="0" w:space="0" w:color="auto"/>
                <w:right w:val="none" w:sz="0" w:space="0" w:color="auto"/>
              </w:divBdr>
              <w:divsChild>
                <w:div w:id="530805133">
                  <w:marLeft w:val="0"/>
                  <w:marRight w:val="0"/>
                  <w:marTop w:val="0"/>
                  <w:marBottom w:val="0"/>
                  <w:divBdr>
                    <w:top w:val="none" w:sz="0" w:space="0" w:color="auto"/>
                    <w:left w:val="none" w:sz="0" w:space="0" w:color="auto"/>
                    <w:bottom w:val="none" w:sz="0" w:space="0" w:color="auto"/>
                    <w:right w:val="none" w:sz="0" w:space="0" w:color="auto"/>
                  </w:divBdr>
                </w:div>
                <w:div w:id="1702365788">
                  <w:marLeft w:val="0"/>
                  <w:marRight w:val="0"/>
                  <w:marTop w:val="0"/>
                  <w:marBottom w:val="0"/>
                  <w:divBdr>
                    <w:top w:val="none" w:sz="0" w:space="0" w:color="auto"/>
                    <w:left w:val="none" w:sz="0" w:space="0" w:color="auto"/>
                    <w:bottom w:val="none" w:sz="0" w:space="0" w:color="auto"/>
                    <w:right w:val="none" w:sz="0" w:space="0" w:color="auto"/>
                  </w:divBdr>
                </w:div>
              </w:divsChild>
            </w:div>
            <w:div w:id="1356999407">
              <w:marLeft w:val="0"/>
              <w:marRight w:val="0"/>
              <w:marTop w:val="0"/>
              <w:marBottom w:val="0"/>
              <w:divBdr>
                <w:top w:val="none" w:sz="0" w:space="0" w:color="auto"/>
                <w:left w:val="none" w:sz="0" w:space="0" w:color="auto"/>
                <w:bottom w:val="none" w:sz="0" w:space="0" w:color="auto"/>
                <w:right w:val="none" w:sz="0" w:space="0" w:color="auto"/>
              </w:divBdr>
              <w:divsChild>
                <w:div w:id="950430195">
                  <w:marLeft w:val="0"/>
                  <w:marRight w:val="0"/>
                  <w:marTop w:val="0"/>
                  <w:marBottom w:val="0"/>
                  <w:divBdr>
                    <w:top w:val="none" w:sz="0" w:space="0" w:color="auto"/>
                    <w:left w:val="none" w:sz="0" w:space="0" w:color="auto"/>
                    <w:bottom w:val="none" w:sz="0" w:space="0" w:color="auto"/>
                    <w:right w:val="none" w:sz="0" w:space="0" w:color="auto"/>
                  </w:divBdr>
                </w:div>
                <w:div w:id="744645371">
                  <w:marLeft w:val="0"/>
                  <w:marRight w:val="0"/>
                  <w:marTop w:val="0"/>
                  <w:marBottom w:val="0"/>
                  <w:divBdr>
                    <w:top w:val="none" w:sz="0" w:space="0" w:color="auto"/>
                    <w:left w:val="none" w:sz="0" w:space="0" w:color="auto"/>
                    <w:bottom w:val="none" w:sz="0" w:space="0" w:color="auto"/>
                    <w:right w:val="none" w:sz="0" w:space="0" w:color="auto"/>
                  </w:divBdr>
                </w:div>
              </w:divsChild>
            </w:div>
            <w:div w:id="471947967">
              <w:marLeft w:val="0"/>
              <w:marRight w:val="0"/>
              <w:marTop w:val="0"/>
              <w:marBottom w:val="0"/>
              <w:divBdr>
                <w:top w:val="none" w:sz="0" w:space="0" w:color="auto"/>
                <w:left w:val="none" w:sz="0" w:space="0" w:color="auto"/>
                <w:bottom w:val="none" w:sz="0" w:space="0" w:color="auto"/>
                <w:right w:val="none" w:sz="0" w:space="0" w:color="auto"/>
              </w:divBdr>
            </w:div>
            <w:div w:id="2007854542">
              <w:marLeft w:val="0"/>
              <w:marRight w:val="0"/>
              <w:marTop w:val="0"/>
              <w:marBottom w:val="0"/>
              <w:divBdr>
                <w:top w:val="none" w:sz="0" w:space="0" w:color="auto"/>
                <w:left w:val="none" w:sz="0" w:space="0" w:color="auto"/>
                <w:bottom w:val="none" w:sz="0" w:space="0" w:color="auto"/>
                <w:right w:val="none" w:sz="0" w:space="0" w:color="auto"/>
              </w:divBdr>
            </w:div>
          </w:divsChild>
        </w:div>
        <w:div w:id="79638623">
          <w:marLeft w:val="0"/>
          <w:marRight w:val="0"/>
          <w:marTop w:val="0"/>
          <w:marBottom w:val="0"/>
          <w:divBdr>
            <w:top w:val="none" w:sz="0" w:space="0" w:color="auto"/>
            <w:left w:val="none" w:sz="0" w:space="0" w:color="auto"/>
            <w:bottom w:val="none" w:sz="0" w:space="0" w:color="auto"/>
            <w:right w:val="none" w:sz="0" w:space="0" w:color="auto"/>
          </w:divBdr>
        </w:div>
      </w:divsChild>
    </w:div>
    <w:div w:id="817721096">
      <w:bodyDiv w:val="1"/>
      <w:marLeft w:val="0"/>
      <w:marRight w:val="0"/>
      <w:marTop w:val="0"/>
      <w:marBottom w:val="0"/>
      <w:divBdr>
        <w:top w:val="none" w:sz="0" w:space="0" w:color="auto"/>
        <w:left w:val="none" w:sz="0" w:space="0" w:color="auto"/>
        <w:bottom w:val="none" w:sz="0" w:space="0" w:color="auto"/>
        <w:right w:val="none" w:sz="0" w:space="0" w:color="auto"/>
      </w:divBdr>
      <w:divsChild>
        <w:div w:id="1388258723">
          <w:marLeft w:val="0"/>
          <w:marRight w:val="0"/>
          <w:marTop w:val="0"/>
          <w:marBottom w:val="0"/>
          <w:divBdr>
            <w:top w:val="none" w:sz="0" w:space="0" w:color="auto"/>
            <w:left w:val="none" w:sz="0" w:space="0" w:color="auto"/>
            <w:bottom w:val="none" w:sz="0" w:space="0" w:color="auto"/>
            <w:right w:val="none" w:sz="0" w:space="0" w:color="auto"/>
          </w:divBdr>
        </w:div>
        <w:div w:id="1917861427">
          <w:marLeft w:val="0"/>
          <w:marRight w:val="0"/>
          <w:marTop w:val="0"/>
          <w:marBottom w:val="0"/>
          <w:divBdr>
            <w:top w:val="none" w:sz="0" w:space="0" w:color="auto"/>
            <w:left w:val="none" w:sz="0" w:space="0" w:color="auto"/>
            <w:bottom w:val="none" w:sz="0" w:space="0" w:color="auto"/>
            <w:right w:val="none" w:sz="0" w:space="0" w:color="auto"/>
          </w:divBdr>
        </w:div>
        <w:div w:id="1283918749">
          <w:marLeft w:val="0"/>
          <w:marRight w:val="0"/>
          <w:marTop w:val="0"/>
          <w:marBottom w:val="0"/>
          <w:divBdr>
            <w:top w:val="none" w:sz="0" w:space="0" w:color="auto"/>
            <w:left w:val="none" w:sz="0" w:space="0" w:color="auto"/>
            <w:bottom w:val="none" w:sz="0" w:space="0" w:color="auto"/>
            <w:right w:val="none" w:sz="0" w:space="0" w:color="auto"/>
          </w:divBdr>
        </w:div>
        <w:div w:id="342127515">
          <w:marLeft w:val="0"/>
          <w:marRight w:val="0"/>
          <w:marTop w:val="0"/>
          <w:marBottom w:val="0"/>
          <w:divBdr>
            <w:top w:val="none" w:sz="0" w:space="0" w:color="auto"/>
            <w:left w:val="none" w:sz="0" w:space="0" w:color="auto"/>
            <w:bottom w:val="none" w:sz="0" w:space="0" w:color="auto"/>
            <w:right w:val="none" w:sz="0" w:space="0" w:color="auto"/>
          </w:divBdr>
        </w:div>
        <w:div w:id="802431640">
          <w:marLeft w:val="0"/>
          <w:marRight w:val="0"/>
          <w:marTop w:val="0"/>
          <w:marBottom w:val="0"/>
          <w:divBdr>
            <w:top w:val="none" w:sz="0" w:space="0" w:color="auto"/>
            <w:left w:val="none" w:sz="0" w:space="0" w:color="auto"/>
            <w:bottom w:val="none" w:sz="0" w:space="0" w:color="auto"/>
            <w:right w:val="none" w:sz="0" w:space="0" w:color="auto"/>
          </w:divBdr>
        </w:div>
        <w:div w:id="601963188">
          <w:marLeft w:val="0"/>
          <w:marRight w:val="0"/>
          <w:marTop w:val="0"/>
          <w:marBottom w:val="0"/>
          <w:divBdr>
            <w:top w:val="none" w:sz="0" w:space="0" w:color="auto"/>
            <w:left w:val="none" w:sz="0" w:space="0" w:color="auto"/>
            <w:bottom w:val="none" w:sz="0" w:space="0" w:color="auto"/>
            <w:right w:val="none" w:sz="0" w:space="0" w:color="auto"/>
          </w:divBdr>
        </w:div>
        <w:div w:id="581834345">
          <w:marLeft w:val="0"/>
          <w:marRight w:val="0"/>
          <w:marTop w:val="0"/>
          <w:marBottom w:val="0"/>
          <w:divBdr>
            <w:top w:val="none" w:sz="0" w:space="0" w:color="auto"/>
            <w:left w:val="none" w:sz="0" w:space="0" w:color="auto"/>
            <w:bottom w:val="none" w:sz="0" w:space="0" w:color="auto"/>
            <w:right w:val="none" w:sz="0" w:space="0" w:color="auto"/>
          </w:divBdr>
        </w:div>
        <w:div w:id="1311520366">
          <w:marLeft w:val="0"/>
          <w:marRight w:val="0"/>
          <w:marTop w:val="0"/>
          <w:marBottom w:val="0"/>
          <w:divBdr>
            <w:top w:val="none" w:sz="0" w:space="0" w:color="auto"/>
            <w:left w:val="none" w:sz="0" w:space="0" w:color="auto"/>
            <w:bottom w:val="none" w:sz="0" w:space="0" w:color="auto"/>
            <w:right w:val="none" w:sz="0" w:space="0" w:color="auto"/>
          </w:divBdr>
        </w:div>
        <w:div w:id="638806470">
          <w:marLeft w:val="0"/>
          <w:marRight w:val="0"/>
          <w:marTop w:val="0"/>
          <w:marBottom w:val="0"/>
          <w:divBdr>
            <w:top w:val="none" w:sz="0" w:space="0" w:color="auto"/>
            <w:left w:val="none" w:sz="0" w:space="0" w:color="auto"/>
            <w:bottom w:val="none" w:sz="0" w:space="0" w:color="auto"/>
            <w:right w:val="none" w:sz="0" w:space="0" w:color="auto"/>
          </w:divBdr>
        </w:div>
        <w:div w:id="1829205525">
          <w:marLeft w:val="0"/>
          <w:marRight w:val="0"/>
          <w:marTop w:val="0"/>
          <w:marBottom w:val="0"/>
          <w:divBdr>
            <w:top w:val="none" w:sz="0" w:space="0" w:color="auto"/>
            <w:left w:val="none" w:sz="0" w:space="0" w:color="auto"/>
            <w:bottom w:val="none" w:sz="0" w:space="0" w:color="auto"/>
            <w:right w:val="none" w:sz="0" w:space="0" w:color="auto"/>
          </w:divBdr>
        </w:div>
        <w:div w:id="765425718">
          <w:marLeft w:val="0"/>
          <w:marRight w:val="0"/>
          <w:marTop w:val="0"/>
          <w:marBottom w:val="0"/>
          <w:divBdr>
            <w:top w:val="none" w:sz="0" w:space="0" w:color="auto"/>
            <w:left w:val="none" w:sz="0" w:space="0" w:color="auto"/>
            <w:bottom w:val="none" w:sz="0" w:space="0" w:color="auto"/>
            <w:right w:val="none" w:sz="0" w:space="0" w:color="auto"/>
          </w:divBdr>
        </w:div>
        <w:div w:id="1254977540">
          <w:marLeft w:val="0"/>
          <w:marRight w:val="0"/>
          <w:marTop w:val="0"/>
          <w:marBottom w:val="0"/>
          <w:divBdr>
            <w:top w:val="none" w:sz="0" w:space="0" w:color="auto"/>
            <w:left w:val="none" w:sz="0" w:space="0" w:color="auto"/>
            <w:bottom w:val="none" w:sz="0" w:space="0" w:color="auto"/>
            <w:right w:val="none" w:sz="0" w:space="0" w:color="auto"/>
          </w:divBdr>
        </w:div>
        <w:div w:id="1636181014">
          <w:marLeft w:val="0"/>
          <w:marRight w:val="0"/>
          <w:marTop w:val="0"/>
          <w:marBottom w:val="0"/>
          <w:divBdr>
            <w:top w:val="none" w:sz="0" w:space="0" w:color="auto"/>
            <w:left w:val="none" w:sz="0" w:space="0" w:color="auto"/>
            <w:bottom w:val="none" w:sz="0" w:space="0" w:color="auto"/>
            <w:right w:val="none" w:sz="0" w:space="0" w:color="auto"/>
          </w:divBdr>
        </w:div>
        <w:div w:id="488450496">
          <w:marLeft w:val="0"/>
          <w:marRight w:val="0"/>
          <w:marTop w:val="0"/>
          <w:marBottom w:val="0"/>
          <w:divBdr>
            <w:top w:val="none" w:sz="0" w:space="0" w:color="auto"/>
            <w:left w:val="none" w:sz="0" w:space="0" w:color="auto"/>
            <w:bottom w:val="none" w:sz="0" w:space="0" w:color="auto"/>
            <w:right w:val="none" w:sz="0" w:space="0" w:color="auto"/>
          </w:divBdr>
        </w:div>
        <w:div w:id="1309553097">
          <w:marLeft w:val="0"/>
          <w:marRight w:val="0"/>
          <w:marTop w:val="0"/>
          <w:marBottom w:val="0"/>
          <w:divBdr>
            <w:top w:val="none" w:sz="0" w:space="0" w:color="auto"/>
            <w:left w:val="none" w:sz="0" w:space="0" w:color="auto"/>
            <w:bottom w:val="none" w:sz="0" w:space="0" w:color="auto"/>
            <w:right w:val="none" w:sz="0" w:space="0" w:color="auto"/>
          </w:divBdr>
        </w:div>
        <w:div w:id="231819950">
          <w:marLeft w:val="0"/>
          <w:marRight w:val="0"/>
          <w:marTop w:val="0"/>
          <w:marBottom w:val="0"/>
          <w:divBdr>
            <w:top w:val="none" w:sz="0" w:space="0" w:color="auto"/>
            <w:left w:val="none" w:sz="0" w:space="0" w:color="auto"/>
            <w:bottom w:val="none" w:sz="0" w:space="0" w:color="auto"/>
            <w:right w:val="none" w:sz="0" w:space="0" w:color="auto"/>
          </w:divBdr>
        </w:div>
        <w:div w:id="1204999">
          <w:marLeft w:val="0"/>
          <w:marRight w:val="0"/>
          <w:marTop w:val="0"/>
          <w:marBottom w:val="0"/>
          <w:divBdr>
            <w:top w:val="none" w:sz="0" w:space="0" w:color="auto"/>
            <w:left w:val="none" w:sz="0" w:space="0" w:color="auto"/>
            <w:bottom w:val="none" w:sz="0" w:space="0" w:color="auto"/>
            <w:right w:val="none" w:sz="0" w:space="0" w:color="auto"/>
          </w:divBdr>
          <w:divsChild>
            <w:div w:id="461119961">
              <w:marLeft w:val="0"/>
              <w:marRight w:val="0"/>
              <w:marTop w:val="0"/>
              <w:marBottom w:val="0"/>
              <w:divBdr>
                <w:top w:val="none" w:sz="0" w:space="0" w:color="auto"/>
                <w:left w:val="none" w:sz="0" w:space="0" w:color="auto"/>
                <w:bottom w:val="none" w:sz="0" w:space="0" w:color="auto"/>
                <w:right w:val="none" w:sz="0" w:space="0" w:color="auto"/>
              </w:divBdr>
            </w:div>
            <w:div w:id="574556447">
              <w:marLeft w:val="0"/>
              <w:marRight w:val="0"/>
              <w:marTop w:val="0"/>
              <w:marBottom w:val="0"/>
              <w:divBdr>
                <w:top w:val="none" w:sz="0" w:space="0" w:color="auto"/>
                <w:left w:val="none" w:sz="0" w:space="0" w:color="auto"/>
                <w:bottom w:val="none" w:sz="0" w:space="0" w:color="auto"/>
                <w:right w:val="none" w:sz="0" w:space="0" w:color="auto"/>
              </w:divBdr>
            </w:div>
          </w:divsChild>
        </w:div>
        <w:div w:id="712123647">
          <w:marLeft w:val="0"/>
          <w:marRight w:val="0"/>
          <w:marTop w:val="0"/>
          <w:marBottom w:val="0"/>
          <w:divBdr>
            <w:top w:val="none" w:sz="0" w:space="0" w:color="auto"/>
            <w:left w:val="none" w:sz="0" w:space="0" w:color="auto"/>
            <w:bottom w:val="none" w:sz="0" w:space="0" w:color="auto"/>
            <w:right w:val="none" w:sz="0" w:space="0" w:color="auto"/>
          </w:divBdr>
        </w:div>
        <w:div w:id="1608149956">
          <w:marLeft w:val="0"/>
          <w:marRight w:val="0"/>
          <w:marTop w:val="0"/>
          <w:marBottom w:val="0"/>
          <w:divBdr>
            <w:top w:val="none" w:sz="0" w:space="0" w:color="auto"/>
            <w:left w:val="none" w:sz="0" w:space="0" w:color="auto"/>
            <w:bottom w:val="none" w:sz="0" w:space="0" w:color="auto"/>
            <w:right w:val="none" w:sz="0" w:space="0" w:color="auto"/>
          </w:divBdr>
        </w:div>
        <w:div w:id="768817066">
          <w:marLeft w:val="0"/>
          <w:marRight w:val="0"/>
          <w:marTop w:val="0"/>
          <w:marBottom w:val="0"/>
          <w:divBdr>
            <w:top w:val="none" w:sz="0" w:space="0" w:color="auto"/>
            <w:left w:val="none" w:sz="0" w:space="0" w:color="auto"/>
            <w:bottom w:val="none" w:sz="0" w:space="0" w:color="auto"/>
            <w:right w:val="none" w:sz="0" w:space="0" w:color="auto"/>
          </w:divBdr>
        </w:div>
        <w:div w:id="139421314">
          <w:marLeft w:val="0"/>
          <w:marRight w:val="0"/>
          <w:marTop w:val="0"/>
          <w:marBottom w:val="0"/>
          <w:divBdr>
            <w:top w:val="none" w:sz="0" w:space="0" w:color="auto"/>
            <w:left w:val="none" w:sz="0" w:space="0" w:color="auto"/>
            <w:bottom w:val="none" w:sz="0" w:space="0" w:color="auto"/>
            <w:right w:val="none" w:sz="0" w:space="0" w:color="auto"/>
          </w:divBdr>
        </w:div>
      </w:divsChild>
    </w:div>
    <w:div w:id="842478585">
      <w:bodyDiv w:val="1"/>
      <w:marLeft w:val="0"/>
      <w:marRight w:val="0"/>
      <w:marTop w:val="0"/>
      <w:marBottom w:val="0"/>
      <w:divBdr>
        <w:top w:val="none" w:sz="0" w:space="0" w:color="auto"/>
        <w:left w:val="none" w:sz="0" w:space="0" w:color="auto"/>
        <w:bottom w:val="none" w:sz="0" w:space="0" w:color="auto"/>
        <w:right w:val="none" w:sz="0" w:space="0" w:color="auto"/>
      </w:divBdr>
      <w:divsChild>
        <w:div w:id="1824078843">
          <w:marLeft w:val="0"/>
          <w:marRight w:val="0"/>
          <w:marTop w:val="0"/>
          <w:marBottom w:val="0"/>
          <w:divBdr>
            <w:top w:val="single" w:sz="6" w:space="2" w:color="DDDDDD"/>
            <w:left w:val="single" w:sz="6" w:space="2" w:color="DDDDDD"/>
            <w:bottom w:val="single" w:sz="6" w:space="2" w:color="DDDDDD"/>
            <w:right w:val="single" w:sz="6" w:space="2" w:color="DDDDDD"/>
          </w:divBdr>
          <w:divsChild>
            <w:div w:id="337579927">
              <w:marLeft w:val="0"/>
              <w:marRight w:val="0"/>
              <w:marTop w:val="0"/>
              <w:marBottom w:val="0"/>
              <w:divBdr>
                <w:top w:val="none" w:sz="0" w:space="0" w:color="auto"/>
                <w:left w:val="none" w:sz="0" w:space="0" w:color="auto"/>
                <w:bottom w:val="none" w:sz="0" w:space="0" w:color="auto"/>
                <w:right w:val="none" w:sz="0" w:space="0" w:color="auto"/>
              </w:divBdr>
              <w:divsChild>
                <w:div w:id="1824588406">
                  <w:marLeft w:val="0"/>
                  <w:marRight w:val="0"/>
                  <w:marTop w:val="0"/>
                  <w:marBottom w:val="0"/>
                  <w:divBdr>
                    <w:top w:val="none" w:sz="0" w:space="0" w:color="auto"/>
                    <w:left w:val="none" w:sz="0" w:space="0" w:color="auto"/>
                    <w:bottom w:val="none" w:sz="0" w:space="0" w:color="auto"/>
                    <w:right w:val="none" w:sz="0" w:space="0" w:color="auto"/>
                  </w:divBdr>
                </w:div>
                <w:div w:id="1705592968">
                  <w:marLeft w:val="0"/>
                  <w:marRight w:val="0"/>
                  <w:marTop w:val="0"/>
                  <w:marBottom w:val="0"/>
                  <w:divBdr>
                    <w:top w:val="none" w:sz="0" w:space="0" w:color="auto"/>
                    <w:left w:val="none" w:sz="0" w:space="0" w:color="auto"/>
                    <w:bottom w:val="none" w:sz="0" w:space="0" w:color="auto"/>
                    <w:right w:val="none" w:sz="0" w:space="0" w:color="auto"/>
                  </w:divBdr>
                </w:div>
              </w:divsChild>
            </w:div>
            <w:div w:id="1602568582">
              <w:marLeft w:val="0"/>
              <w:marRight w:val="0"/>
              <w:marTop w:val="0"/>
              <w:marBottom w:val="0"/>
              <w:divBdr>
                <w:top w:val="none" w:sz="0" w:space="0" w:color="auto"/>
                <w:left w:val="none" w:sz="0" w:space="0" w:color="auto"/>
                <w:bottom w:val="none" w:sz="0" w:space="0" w:color="auto"/>
                <w:right w:val="none" w:sz="0" w:space="0" w:color="auto"/>
              </w:divBdr>
              <w:divsChild>
                <w:div w:id="685864214">
                  <w:marLeft w:val="0"/>
                  <w:marRight w:val="0"/>
                  <w:marTop w:val="0"/>
                  <w:marBottom w:val="0"/>
                  <w:divBdr>
                    <w:top w:val="none" w:sz="0" w:space="0" w:color="auto"/>
                    <w:left w:val="none" w:sz="0" w:space="0" w:color="auto"/>
                    <w:bottom w:val="none" w:sz="0" w:space="0" w:color="auto"/>
                    <w:right w:val="none" w:sz="0" w:space="0" w:color="auto"/>
                  </w:divBdr>
                </w:div>
                <w:div w:id="1755474577">
                  <w:marLeft w:val="0"/>
                  <w:marRight w:val="0"/>
                  <w:marTop w:val="0"/>
                  <w:marBottom w:val="0"/>
                  <w:divBdr>
                    <w:top w:val="none" w:sz="0" w:space="0" w:color="auto"/>
                    <w:left w:val="none" w:sz="0" w:space="0" w:color="auto"/>
                    <w:bottom w:val="none" w:sz="0" w:space="0" w:color="auto"/>
                    <w:right w:val="none" w:sz="0" w:space="0" w:color="auto"/>
                  </w:divBdr>
                </w:div>
              </w:divsChild>
            </w:div>
            <w:div w:id="1627812826">
              <w:marLeft w:val="0"/>
              <w:marRight w:val="0"/>
              <w:marTop w:val="0"/>
              <w:marBottom w:val="0"/>
              <w:divBdr>
                <w:top w:val="none" w:sz="0" w:space="0" w:color="auto"/>
                <w:left w:val="none" w:sz="0" w:space="0" w:color="auto"/>
                <w:bottom w:val="none" w:sz="0" w:space="0" w:color="auto"/>
                <w:right w:val="none" w:sz="0" w:space="0" w:color="auto"/>
              </w:divBdr>
              <w:divsChild>
                <w:div w:id="1117213110">
                  <w:marLeft w:val="0"/>
                  <w:marRight w:val="0"/>
                  <w:marTop w:val="0"/>
                  <w:marBottom w:val="0"/>
                  <w:divBdr>
                    <w:top w:val="none" w:sz="0" w:space="0" w:color="auto"/>
                    <w:left w:val="none" w:sz="0" w:space="0" w:color="auto"/>
                    <w:bottom w:val="none" w:sz="0" w:space="0" w:color="auto"/>
                    <w:right w:val="none" w:sz="0" w:space="0" w:color="auto"/>
                  </w:divBdr>
                </w:div>
                <w:div w:id="1099526541">
                  <w:marLeft w:val="0"/>
                  <w:marRight w:val="0"/>
                  <w:marTop w:val="0"/>
                  <w:marBottom w:val="0"/>
                  <w:divBdr>
                    <w:top w:val="none" w:sz="0" w:space="0" w:color="auto"/>
                    <w:left w:val="none" w:sz="0" w:space="0" w:color="auto"/>
                    <w:bottom w:val="none" w:sz="0" w:space="0" w:color="auto"/>
                    <w:right w:val="none" w:sz="0" w:space="0" w:color="auto"/>
                  </w:divBdr>
                </w:div>
              </w:divsChild>
            </w:div>
            <w:div w:id="252206404">
              <w:marLeft w:val="0"/>
              <w:marRight w:val="0"/>
              <w:marTop w:val="0"/>
              <w:marBottom w:val="0"/>
              <w:divBdr>
                <w:top w:val="none" w:sz="0" w:space="0" w:color="auto"/>
                <w:left w:val="none" w:sz="0" w:space="0" w:color="auto"/>
                <w:bottom w:val="none" w:sz="0" w:space="0" w:color="auto"/>
                <w:right w:val="none" w:sz="0" w:space="0" w:color="auto"/>
              </w:divBdr>
              <w:divsChild>
                <w:div w:id="398480597">
                  <w:marLeft w:val="0"/>
                  <w:marRight w:val="0"/>
                  <w:marTop w:val="0"/>
                  <w:marBottom w:val="0"/>
                  <w:divBdr>
                    <w:top w:val="none" w:sz="0" w:space="0" w:color="auto"/>
                    <w:left w:val="none" w:sz="0" w:space="0" w:color="auto"/>
                    <w:bottom w:val="none" w:sz="0" w:space="0" w:color="auto"/>
                    <w:right w:val="none" w:sz="0" w:space="0" w:color="auto"/>
                  </w:divBdr>
                </w:div>
                <w:div w:id="278142692">
                  <w:marLeft w:val="0"/>
                  <w:marRight w:val="0"/>
                  <w:marTop w:val="0"/>
                  <w:marBottom w:val="0"/>
                  <w:divBdr>
                    <w:top w:val="none" w:sz="0" w:space="0" w:color="auto"/>
                    <w:left w:val="none" w:sz="0" w:space="0" w:color="auto"/>
                    <w:bottom w:val="none" w:sz="0" w:space="0" w:color="auto"/>
                    <w:right w:val="none" w:sz="0" w:space="0" w:color="auto"/>
                  </w:divBdr>
                </w:div>
              </w:divsChild>
            </w:div>
            <w:div w:id="470247086">
              <w:marLeft w:val="0"/>
              <w:marRight w:val="0"/>
              <w:marTop w:val="0"/>
              <w:marBottom w:val="0"/>
              <w:divBdr>
                <w:top w:val="none" w:sz="0" w:space="0" w:color="auto"/>
                <w:left w:val="none" w:sz="0" w:space="0" w:color="auto"/>
                <w:bottom w:val="none" w:sz="0" w:space="0" w:color="auto"/>
                <w:right w:val="none" w:sz="0" w:space="0" w:color="auto"/>
              </w:divBdr>
            </w:div>
            <w:div w:id="1059858928">
              <w:marLeft w:val="0"/>
              <w:marRight w:val="0"/>
              <w:marTop w:val="0"/>
              <w:marBottom w:val="0"/>
              <w:divBdr>
                <w:top w:val="none" w:sz="0" w:space="0" w:color="auto"/>
                <w:left w:val="none" w:sz="0" w:space="0" w:color="auto"/>
                <w:bottom w:val="none" w:sz="0" w:space="0" w:color="auto"/>
                <w:right w:val="none" w:sz="0" w:space="0" w:color="auto"/>
              </w:divBdr>
            </w:div>
          </w:divsChild>
        </w:div>
        <w:div w:id="433094192">
          <w:marLeft w:val="0"/>
          <w:marRight w:val="0"/>
          <w:marTop w:val="0"/>
          <w:marBottom w:val="0"/>
          <w:divBdr>
            <w:top w:val="none" w:sz="0" w:space="0" w:color="auto"/>
            <w:left w:val="none" w:sz="0" w:space="0" w:color="auto"/>
            <w:bottom w:val="none" w:sz="0" w:space="0" w:color="auto"/>
            <w:right w:val="none" w:sz="0" w:space="0" w:color="auto"/>
          </w:divBdr>
        </w:div>
      </w:divsChild>
    </w:div>
    <w:div w:id="854418875">
      <w:bodyDiv w:val="1"/>
      <w:marLeft w:val="0"/>
      <w:marRight w:val="0"/>
      <w:marTop w:val="0"/>
      <w:marBottom w:val="0"/>
      <w:divBdr>
        <w:top w:val="none" w:sz="0" w:space="0" w:color="auto"/>
        <w:left w:val="none" w:sz="0" w:space="0" w:color="auto"/>
        <w:bottom w:val="none" w:sz="0" w:space="0" w:color="auto"/>
        <w:right w:val="none" w:sz="0" w:space="0" w:color="auto"/>
      </w:divBdr>
      <w:divsChild>
        <w:div w:id="1170098929">
          <w:marLeft w:val="0"/>
          <w:marRight w:val="0"/>
          <w:marTop w:val="0"/>
          <w:marBottom w:val="0"/>
          <w:divBdr>
            <w:top w:val="single" w:sz="6" w:space="2" w:color="DDDDDD"/>
            <w:left w:val="single" w:sz="6" w:space="2" w:color="DDDDDD"/>
            <w:bottom w:val="single" w:sz="6" w:space="2" w:color="DDDDDD"/>
            <w:right w:val="single" w:sz="6" w:space="2" w:color="DDDDDD"/>
          </w:divBdr>
          <w:divsChild>
            <w:div w:id="1230654979">
              <w:marLeft w:val="0"/>
              <w:marRight w:val="0"/>
              <w:marTop w:val="0"/>
              <w:marBottom w:val="0"/>
              <w:divBdr>
                <w:top w:val="none" w:sz="0" w:space="0" w:color="auto"/>
                <w:left w:val="none" w:sz="0" w:space="0" w:color="auto"/>
                <w:bottom w:val="none" w:sz="0" w:space="0" w:color="auto"/>
                <w:right w:val="none" w:sz="0" w:space="0" w:color="auto"/>
              </w:divBdr>
              <w:divsChild>
                <w:div w:id="1213037568">
                  <w:marLeft w:val="0"/>
                  <w:marRight w:val="0"/>
                  <w:marTop w:val="0"/>
                  <w:marBottom w:val="0"/>
                  <w:divBdr>
                    <w:top w:val="none" w:sz="0" w:space="0" w:color="auto"/>
                    <w:left w:val="none" w:sz="0" w:space="0" w:color="auto"/>
                    <w:bottom w:val="none" w:sz="0" w:space="0" w:color="auto"/>
                    <w:right w:val="none" w:sz="0" w:space="0" w:color="auto"/>
                  </w:divBdr>
                </w:div>
                <w:div w:id="1267344889">
                  <w:marLeft w:val="0"/>
                  <w:marRight w:val="0"/>
                  <w:marTop w:val="0"/>
                  <w:marBottom w:val="0"/>
                  <w:divBdr>
                    <w:top w:val="none" w:sz="0" w:space="0" w:color="auto"/>
                    <w:left w:val="none" w:sz="0" w:space="0" w:color="auto"/>
                    <w:bottom w:val="none" w:sz="0" w:space="0" w:color="auto"/>
                    <w:right w:val="none" w:sz="0" w:space="0" w:color="auto"/>
                  </w:divBdr>
                </w:div>
              </w:divsChild>
            </w:div>
            <w:div w:id="754670336">
              <w:marLeft w:val="0"/>
              <w:marRight w:val="0"/>
              <w:marTop w:val="0"/>
              <w:marBottom w:val="0"/>
              <w:divBdr>
                <w:top w:val="none" w:sz="0" w:space="0" w:color="auto"/>
                <w:left w:val="none" w:sz="0" w:space="0" w:color="auto"/>
                <w:bottom w:val="none" w:sz="0" w:space="0" w:color="auto"/>
                <w:right w:val="none" w:sz="0" w:space="0" w:color="auto"/>
              </w:divBdr>
              <w:divsChild>
                <w:div w:id="2035496491">
                  <w:marLeft w:val="0"/>
                  <w:marRight w:val="0"/>
                  <w:marTop w:val="0"/>
                  <w:marBottom w:val="0"/>
                  <w:divBdr>
                    <w:top w:val="none" w:sz="0" w:space="0" w:color="auto"/>
                    <w:left w:val="none" w:sz="0" w:space="0" w:color="auto"/>
                    <w:bottom w:val="none" w:sz="0" w:space="0" w:color="auto"/>
                    <w:right w:val="none" w:sz="0" w:space="0" w:color="auto"/>
                  </w:divBdr>
                </w:div>
                <w:div w:id="546844663">
                  <w:marLeft w:val="0"/>
                  <w:marRight w:val="0"/>
                  <w:marTop w:val="0"/>
                  <w:marBottom w:val="0"/>
                  <w:divBdr>
                    <w:top w:val="none" w:sz="0" w:space="0" w:color="auto"/>
                    <w:left w:val="none" w:sz="0" w:space="0" w:color="auto"/>
                    <w:bottom w:val="none" w:sz="0" w:space="0" w:color="auto"/>
                    <w:right w:val="none" w:sz="0" w:space="0" w:color="auto"/>
                  </w:divBdr>
                </w:div>
              </w:divsChild>
            </w:div>
            <w:div w:id="75329001">
              <w:marLeft w:val="0"/>
              <w:marRight w:val="0"/>
              <w:marTop w:val="0"/>
              <w:marBottom w:val="0"/>
              <w:divBdr>
                <w:top w:val="none" w:sz="0" w:space="0" w:color="auto"/>
                <w:left w:val="none" w:sz="0" w:space="0" w:color="auto"/>
                <w:bottom w:val="none" w:sz="0" w:space="0" w:color="auto"/>
                <w:right w:val="none" w:sz="0" w:space="0" w:color="auto"/>
              </w:divBdr>
              <w:divsChild>
                <w:div w:id="780732697">
                  <w:marLeft w:val="0"/>
                  <w:marRight w:val="0"/>
                  <w:marTop w:val="0"/>
                  <w:marBottom w:val="0"/>
                  <w:divBdr>
                    <w:top w:val="none" w:sz="0" w:space="0" w:color="auto"/>
                    <w:left w:val="none" w:sz="0" w:space="0" w:color="auto"/>
                    <w:bottom w:val="none" w:sz="0" w:space="0" w:color="auto"/>
                    <w:right w:val="none" w:sz="0" w:space="0" w:color="auto"/>
                  </w:divBdr>
                </w:div>
                <w:div w:id="360283769">
                  <w:marLeft w:val="0"/>
                  <w:marRight w:val="0"/>
                  <w:marTop w:val="0"/>
                  <w:marBottom w:val="0"/>
                  <w:divBdr>
                    <w:top w:val="none" w:sz="0" w:space="0" w:color="auto"/>
                    <w:left w:val="none" w:sz="0" w:space="0" w:color="auto"/>
                    <w:bottom w:val="none" w:sz="0" w:space="0" w:color="auto"/>
                    <w:right w:val="none" w:sz="0" w:space="0" w:color="auto"/>
                  </w:divBdr>
                </w:div>
              </w:divsChild>
            </w:div>
            <w:div w:id="1952318631">
              <w:marLeft w:val="0"/>
              <w:marRight w:val="0"/>
              <w:marTop w:val="0"/>
              <w:marBottom w:val="0"/>
              <w:divBdr>
                <w:top w:val="none" w:sz="0" w:space="0" w:color="auto"/>
                <w:left w:val="none" w:sz="0" w:space="0" w:color="auto"/>
                <w:bottom w:val="none" w:sz="0" w:space="0" w:color="auto"/>
                <w:right w:val="none" w:sz="0" w:space="0" w:color="auto"/>
              </w:divBdr>
              <w:divsChild>
                <w:div w:id="589658741">
                  <w:marLeft w:val="0"/>
                  <w:marRight w:val="0"/>
                  <w:marTop w:val="0"/>
                  <w:marBottom w:val="0"/>
                  <w:divBdr>
                    <w:top w:val="none" w:sz="0" w:space="0" w:color="auto"/>
                    <w:left w:val="none" w:sz="0" w:space="0" w:color="auto"/>
                    <w:bottom w:val="none" w:sz="0" w:space="0" w:color="auto"/>
                    <w:right w:val="none" w:sz="0" w:space="0" w:color="auto"/>
                  </w:divBdr>
                </w:div>
                <w:div w:id="324165562">
                  <w:marLeft w:val="0"/>
                  <w:marRight w:val="0"/>
                  <w:marTop w:val="0"/>
                  <w:marBottom w:val="0"/>
                  <w:divBdr>
                    <w:top w:val="none" w:sz="0" w:space="0" w:color="auto"/>
                    <w:left w:val="none" w:sz="0" w:space="0" w:color="auto"/>
                    <w:bottom w:val="none" w:sz="0" w:space="0" w:color="auto"/>
                    <w:right w:val="none" w:sz="0" w:space="0" w:color="auto"/>
                  </w:divBdr>
                </w:div>
              </w:divsChild>
            </w:div>
            <w:div w:id="2020040084">
              <w:marLeft w:val="0"/>
              <w:marRight w:val="0"/>
              <w:marTop w:val="0"/>
              <w:marBottom w:val="0"/>
              <w:divBdr>
                <w:top w:val="none" w:sz="0" w:space="0" w:color="auto"/>
                <w:left w:val="none" w:sz="0" w:space="0" w:color="auto"/>
                <w:bottom w:val="none" w:sz="0" w:space="0" w:color="auto"/>
                <w:right w:val="none" w:sz="0" w:space="0" w:color="auto"/>
              </w:divBdr>
            </w:div>
            <w:div w:id="329991281">
              <w:marLeft w:val="0"/>
              <w:marRight w:val="0"/>
              <w:marTop w:val="0"/>
              <w:marBottom w:val="0"/>
              <w:divBdr>
                <w:top w:val="none" w:sz="0" w:space="0" w:color="auto"/>
                <w:left w:val="none" w:sz="0" w:space="0" w:color="auto"/>
                <w:bottom w:val="none" w:sz="0" w:space="0" w:color="auto"/>
                <w:right w:val="none" w:sz="0" w:space="0" w:color="auto"/>
              </w:divBdr>
            </w:div>
          </w:divsChild>
        </w:div>
        <w:div w:id="357703630">
          <w:marLeft w:val="0"/>
          <w:marRight w:val="0"/>
          <w:marTop w:val="0"/>
          <w:marBottom w:val="0"/>
          <w:divBdr>
            <w:top w:val="none" w:sz="0" w:space="0" w:color="auto"/>
            <w:left w:val="none" w:sz="0" w:space="0" w:color="auto"/>
            <w:bottom w:val="none" w:sz="0" w:space="0" w:color="auto"/>
            <w:right w:val="none" w:sz="0" w:space="0" w:color="auto"/>
          </w:divBdr>
        </w:div>
      </w:divsChild>
    </w:div>
    <w:div w:id="857351705">
      <w:bodyDiv w:val="1"/>
      <w:marLeft w:val="0"/>
      <w:marRight w:val="0"/>
      <w:marTop w:val="0"/>
      <w:marBottom w:val="0"/>
      <w:divBdr>
        <w:top w:val="none" w:sz="0" w:space="0" w:color="auto"/>
        <w:left w:val="none" w:sz="0" w:space="0" w:color="auto"/>
        <w:bottom w:val="none" w:sz="0" w:space="0" w:color="auto"/>
        <w:right w:val="none" w:sz="0" w:space="0" w:color="auto"/>
      </w:divBdr>
      <w:divsChild>
        <w:div w:id="1305311713">
          <w:marLeft w:val="0"/>
          <w:marRight w:val="0"/>
          <w:marTop w:val="0"/>
          <w:marBottom w:val="0"/>
          <w:divBdr>
            <w:top w:val="single" w:sz="6" w:space="2" w:color="DDDDDD"/>
            <w:left w:val="single" w:sz="6" w:space="2" w:color="DDDDDD"/>
            <w:bottom w:val="single" w:sz="6" w:space="2" w:color="DDDDDD"/>
            <w:right w:val="single" w:sz="6" w:space="2" w:color="DDDDDD"/>
          </w:divBdr>
          <w:divsChild>
            <w:div w:id="1483547629">
              <w:marLeft w:val="0"/>
              <w:marRight w:val="0"/>
              <w:marTop w:val="0"/>
              <w:marBottom w:val="0"/>
              <w:divBdr>
                <w:top w:val="none" w:sz="0" w:space="0" w:color="auto"/>
                <w:left w:val="none" w:sz="0" w:space="0" w:color="auto"/>
                <w:bottom w:val="none" w:sz="0" w:space="0" w:color="auto"/>
                <w:right w:val="none" w:sz="0" w:space="0" w:color="auto"/>
              </w:divBdr>
              <w:divsChild>
                <w:div w:id="372315136">
                  <w:marLeft w:val="0"/>
                  <w:marRight w:val="0"/>
                  <w:marTop w:val="0"/>
                  <w:marBottom w:val="0"/>
                  <w:divBdr>
                    <w:top w:val="none" w:sz="0" w:space="0" w:color="auto"/>
                    <w:left w:val="none" w:sz="0" w:space="0" w:color="auto"/>
                    <w:bottom w:val="none" w:sz="0" w:space="0" w:color="auto"/>
                    <w:right w:val="none" w:sz="0" w:space="0" w:color="auto"/>
                  </w:divBdr>
                </w:div>
                <w:div w:id="1481923286">
                  <w:marLeft w:val="0"/>
                  <w:marRight w:val="0"/>
                  <w:marTop w:val="0"/>
                  <w:marBottom w:val="0"/>
                  <w:divBdr>
                    <w:top w:val="none" w:sz="0" w:space="0" w:color="auto"/>
                    <w:left w:val="none" w:sz="0" w:space="0" w:color="auto"/>
                    <w:bottom w:val="none" w:sz="0" w:space="0" w:color="auto"/>
                    <w:right w:val="none" w:sz="0" w:space="0" w:color="auto"/>
                  </w:divBdr>
                </w:div>
              </w:divsChild>
            </w:div>
            <w:div w:id="1595549241">
              <w:marLeft w:val="0"/>
              <w:marRight w:val="0"/>
              <w:marTop w:val="0"/>
              <w:marBottom w:val="0"/>
              <w:divBdr>
                <w:top w:val="none" w:sz="0" w:space="0" w:color="auto"/>
                <w:left w:val="none" w:sz="0" w:space="0" w:color="auto"/>
                <w:bottom w:val="none" w:sz="0" w:space="0" w:color="auto"/>
                <w:right w:val="none" w:sz="0" w:space="0" w:color="auto"/>
              </w:divBdr>
              <w:divsChild>
                <w:div w:id="1489245296">
                  <w:marLeft w:val="0"/>
                  <w:marRight w:val="0"/>
                  <w:marTop w:val="0"/>
                  <w:marBottom w:val="0"/>
                  <w:divBdr>
                    <w:top w:val="none" w:sz="0" w:space="0" w:color="auto"/>
                    <w:left w:val="none" w:sz="0" w:space="0" w:color="auto"/>
                    <w:bottom w:val="none" w:sz="0" w:space="0" w:color="auto"/>
                    <w:right w:val="none" w:sz="0" w:space="0" w:color="auto"/>
                  </w:divBdr>
                </w:div>
                <w:div w:id="768358213">
                  <w:marLeft w:val="0"/>
                  <w:marRight w:val="0"/>
                  <w:marTop w:val="0"/>
                  <w:marBottom w:val="0"/>
                  <w:divBdr>
                    <w:top w:val="none" w:sz="0" w:space="0" w:color="auto"/>
                    <w:left w:val="none" w:sz="0" w:space="0" w:color="auto"/>
                    <w:bottom w:val="none" w:sz="0" w:space="0" w:color="auto"/>
                    <w:right w:val="none" w:sz="0" w:space="0" w:color="auto"/>
                  </w:divBdr>
                </w:div>
              </w:divsChild>
            </w:div>
            <w:div w:id="1449273830">
              <w:marLeft w:val="0"/>
              <w:marRight w:val="0"/>
              <w:marTop w:val="0"/>
              <w:marBottom w:val="0"/>
              <w:divBdr>
                <w:top w:val="none" w:sz="0" w:space="0" w:color="auto"/>
                <w:left w:val="none" w:sz="0" w:space="0" w:color="auto"/>
                <w:bottom w:val="none" w:sz="0" w:space="0" w:color="auto"/>
                <w:right w:val="none" w:sz="0" w:space="0" w:color="auto"/>
              </w:divBdr>
              <w:divsChild>
                <w:div w:id="1891647923">
                  <w:marLeft w:val="0"/>
                  <w:marRight w:val="0"/>
                  <w:marTop w:val="0"/>
                  <w:marBottom w:val="0"/>
                  <w:divBdr>
                    <w:top w:val="none" w:sz="0" w:space="0" w:color="auto"/>
                    <w:left w:val="none" w:sz="0" w:space="0" w:color="auto"/>
                    <w:bottom w:val="none" w:sz="0" w:space="0" w:color="auto"/>
                    <w:right w:val="none" w:sz="0" w:space="0" w:color="auto"/>
                  </w:divBdr>
                </w:div>
                <w:div w:id="301232732">
                  <w:marLeft w:val="0"/>
                  <w:marRight w:val="0"/>
                  <w:marTop w:val="0"/>
                  <w:marBottom w:val="0"/>
                  <w:divBdr>
                    <w:top w:val="none" w:sz="0" w:space="0" w:color="auto"/>
                    <w:left w:val="none" w:sz="0" w:space="0" w:color="auto"/>
                    <w:bottom w:val="none" w:sz="0" w:space="0" w:color="auto"/>
                    <w:right w:val="none" w:sz="0" w:space="0" w:color="auto"/>
                  </w:divBdr>
                </w:div>
              </w:divsChild>
            </w:div>
            <w:div w:id="263467274">
              <w:marLeft w:val="0"/>
              <w:marRight w:val="0"/>
              <w:marTop w:val="0"/>
              <w:marBottom w:val="0"/>
              <w:divBdr>
                <w:top w:val="none" w:sz="0" w:space="0" w:color="auto"/>
                <w:left w:val="none" w:sz="0" w:space="0" w:color="auto"/>
                <w:bottom w:val="none" w:sz="0" w:space="0" w:color="auto"/>
                <w:right w:val="none" w:sz="0" w:space="0" w:color="auto"/>
              </w:divBdr>
              <w:divsChild>
                <w:div w:id="5206711">
                  <w:marLeft w:val="0"/>
                  <w:marRight w:val="0"/>
                  <w:marTop w:val="0"/>
                  <w:marBottom w:val="0"/>
                  <w:divBdr>
                    <w:top w:val="none" w:sz="0" w:space="0" w:color="auto"/>
                    <w:left w:val="none" w:sz="0" w:space="0" w:color="auto"/>
                    <w:bottom w:val="none" w:sz="0" w:space="0" w:color="auto"/>
                    <w:right w:val="none" w:sz="0" w:space="0" w:color="auto"/>
                  </w:divBdr>
                </w:div>
                <w:div w:id="31997556">
                  <w:marLeft w:val="0"/>
                  <w:marRight w:val="0"/>
                  <w:marTop w:val="0"/>
                  <w:marBottom w:val="0"/>
                  <w:divBdr>
                    <w:top w:val="none" w:sz="0" w:space="0" w:color="auto"/>
                    <w:left w:val="none" w:sz="0" w:space="0" w:color="auto"/>
                    <w:bottom w:val="none" w:sz="0" w:space="0" w:color="auto"/>
                    <w:right w:val="none" w:sz="0" w:space="0" w:color="auto"/>
                  </w:divBdr>
                </w:div>
              </w:divsChild>
            </w:div>
            <w:div w:id="1960335331">
              <w:marLeft w:val="0"/>
              <w:marRight w:val="0"/>
              <w:marTop w:val="0"/>
              <w:marBottom w:val="0"/>
              <w:divBdr>
                <w:top w:val="none" w:sz="0" w:space="0" w:color="auto"/>
                <w:left w:val="none" w:sz="0" w:space="0" w:color="auto"/>
                <w:bottom w:val="none" w:sz="0" w:space="0" w:color="auto"/>
                <w:right w:val="none" w:sz="0" w:space="0" w:color="auto"/>
              </w:divBdr>
            </w:div>
            <w:div w:id="890700926">
              <w:marLeft w:val="0"/>
              <w:marRight w:val="0"/>
              <w:marTop w:val="0"/>
              <w:marBottom w:val="0"/>
              <w:divBdr>
                <w:top w:val="none" w:sz="0" w:space="0" w:color="auto"/>
                <w:left w:val="none" w:sz="0" w:space="0" w:color="auto"/>
                <w:bottom w:val="none" w:sz="0" w:space="0" w:color="auto"/>
                <w:right w:val="none" w:sz="0" w:space="0" w:color="auto"/>
              </w:divBdr>
            </w:div>
          </w:divsChild>
        </w:div>
        <w:div w:id="1266378507">
          <w:marLeft w:val="0"/>
          <w:marRight w:val="0"/>
          <w:marTop w:val="0"/>
          <w:marBottom w:val="0"/>
          <w:divBdr>
            <w:top w:val="none" w:sz="0" w:space="0" w:color="auto"/>
            <w:left w:val="none" w:sz="0" w:space="0" w:color="auto"/>
            <w:bottom w:val="none" w:sz="0" w:space="0" w:color="auto"/>
            <w:right w:val="none" w:sz="0" w:space="0" w:color="auto"/>
          </w:divBdr>
        </w:div>
      </w:divsChild>
    </w:div>
    <w:div w:id="866060380">
      <w:bodyDiv w:val="1"/>
      <w:marLeft w:val="0"/>
      <w:marRight w:val="0"/>
      <w:marTop w:val="0"/>
      <w:marBottom w:val="0"/>
      <w:divBdr>
        <w:top w:val="none" w:sz="0" w:space="0" w:color="auto"/>
        <w:left w:val="none" w:sz="0" w:space="0" w:color="auto"/>
        <w:bottom w:val="none" w:sz="0" w:space="0" w:color="auto"/>
        <w:right w:val="none" w:sz="0" w:space="0" w:color="auto"/>
      </w:divBdr>
      <w:divsChild>
        <w:div w:id="1490751998">
          <w:marLeft w:val="0"/>
          <w:marRight w:val="0"/>
          <w:marTop w:val="0"/>
          <w:marBottom w:val="0"/>
          <w:divBdr>
            <w:top w:val="single" w:sz="6" w:space="2" w:color="DDDDDD"/>
            <w:left w:val="single" w:sz="6" w:space="2" w:color="DDDDDD"/>
            <w:bottom w:val="single" w:sz="6" w:space="2" w:color="DDDDDD"/>
            <w:right w:val="single" w:sz="6" w:space="2" w:color="DDDDDD"/>
          </w:divBdr>
          <w:divsChild>
            <w:div w:id="863446438">
              <w:marLeft w:val="0"/>
              <w:marRight w:val="0"/>
              <w:marTop w:val="0"/>
              <w:marBottom w:val="0"/>
              <w:divBdr>
                <w:top w:val="none" w:sz="0" w:space="0" w:color="auto"/>
                <w:left w:val="none" w:sz="0" w:space="0" w:color="auto"/>
                <w:bottom w:val="none" w:sz="0" w:space="0" w:color="auto"/>
                <w:right w:val="none" w:sz="0" w:space="0" w:color="auto"/>
              </w:divBdr>
              <w:divsChild>
                <w:div w:id="1056901795">
                  <w:marLeft w:val="0"/>
                  <w:marRight w:val="0"/>
                  <w:marTop w:val="0"/>
                  <w:marBottom w:val="0"/>
                  <w:divBdr>
                    <w:top w:val="none" w:sz="0" w:space="0" w:color="auto"/>
                    <w:left w:val="none" w:sz="0" w:space="0" w:color="auto"/>
                    <w:bottom w:val="none" w:sz="0" w:space="0" w:color="auto"/>
                    <w:right w:val="none" w:sz="0" w:space="0" w:color="auto"/>
                  </w:divBdr>
                </w:div>
                <w:div w:id="332344401">
                  <w:marLeft w:val="0"/>
                  <w:marRight w:val="0"/>
                  <w:marTop w:val="0"/>
                  <w:marBottom w:val="0"/>
                  <w:divBdr>
                    <w:top w:val="none" w:sz="0" w:space="0" w:color="auto"/>
                    <w:left w:val="none" w:sz="0" w:space="0" w:color="auto"/>
                    <w:bottom w:val="none" w:sz="0" w:space="0" w:color="auto"/>
                    <w:right w:val="none" w:sz="0" w:space="0" w:color="auto"/>
                  </w:divBdr>
                </w:div>
              </w:divsChild>
            </w:div>
            <w:div w:id="603340684">
              <w:marLeft w:val="0"/>
              <w:marRight w:val="0"/>
              <w:marTop w:val="0"/>
              <w:marBottom w:val="0"/>
              <w:divBdr>
                <w:top w:val="none" w:sz="0" w:space="0" w:color="auto"/>
                <w:left w:val="none" w:sz="0" w:space="0" w:color="auto"/>
                <w:bottom w:val="none" w:sz="0" w:space="0" w:color="auto"/>
                <w:right w:val="none" w:sz="0" w:space="0" w:color="auto"/>
              </w:divBdr>
              <w:divsChild>
                <w:div w:id="1536885536">
                  <w:marLeft w:val="0"/>
                  <w:marRight w:val="0"/>
                  <w:marTop w:val="0"/>
                  <w:marBottom w:val="0"/>
                  <w:divBdr>
                    <w:top w:val="none" w:sz="0" w:space="0" w:color="auto"/>
                    <w:left w:val="none" w:sz="0" w:space="0" w:color="auto"/>
                    <w:bottom w:val="none" w:sz="0" w:space="0" w:color="auto"/>
                    <w:right w:val="none" w:sz="0" w:space="0" w:color="auto"/>
                  </w:divBdr>
                </w:div>
                <w:div w:id="2057970334">
                  <w:marLeft w:val="0"/>
                  <w:marRight w:val="0"/>
                  <w:marTop w:val="0"/>
                  <w:marBottom w:val="0"/>
                  <w:divBdr>
                    <w:top w:val="none" w:sz="0" w:space="0" w:color="auto"/>
                    <w:left w:val="none" w:sz="0" w:space="0" w:color="auto"/>
                    <w:bottom w:val="none" w:sz="0" w:space="0" w:color="auto"/>
                    <w:right w:val="none" w:sz="0" w:space="0" w:color="auto"/>
                  </w:divBdr>
                </w:div>
              </w:divsChild>
            </w:div>
            <w:div w:id="1846092063">
              <w:marLeft w:val="0"/>
              <w:marRight w:val="0"/>
              <w:marTop w:val="0"/>
              <w:marBottom w:val="0"/>
              <w:divBdr>
                <w:top w:val="none" w:sz="0" w:space="0" w:color="auto"/>
                <w:left w:val="none" w:sz="0" w:space="0" w:color="auto"/>
                <w:bottom w:val="none" w:sz="0" w:space="0" w:color="auto"/>
                <w:right w:val="none" w:sz="0" w:space="0" w:color="auto"/>
              </w:divBdr>
              <w:divsChild>
                <w:div w:id="1820682316">
                  <w:marLeft w:val="0"/>
                  <w:marRight w:val="0"/>
                  <w:marTop w:val="0"/>
                  <w:marBottom w:val="0"/>
                  <w:divBdr>
                    <w:top w:val="none" w:sz="0" w:space="0" w:color="auto"/>
                    <w:left w:val="none" w:sz="0" w:space="0" w:color="auto"/>
                    <w:bottom w:val="none" w:sz="0" w:space="0" w:color="auto"/>
                    <w:right w:val="none" w:sz="0" w:space="0" w:color="auto"/>
                  </w:divBdr>
                </w:div>
                <w:div w:id="1441875876">
                  <w:marLeft w:val="0"/>
                  <w:marRight w:val="0"/>
                  <w:marTop w:val="0"/>
                  <w:marBottom w:val="0"/>
                  <w:divBdr>
                    <w:top w:val="none" w:sz="0" w:space="0" w:color="auto"/>
                    <w:left w:val="none" w:sz="0" w:space="0" w:color="auto"/>
                    <w:bottom w:val="none" w:sz="0" w:space="0" w:color="auto"/>
                    <w:right w:val="none" w:sz="0" w:space="0" w:color="auto"/>
                  </w:divBdr>
                </w:div>
              </w:divsChild>
            </w:div>
            <w:div w:id="1989699358">
              <w:marLeft w:val="0"/>
              <w:marRight w:val="0"/>
              <w:marTop w:val="0"/>
              <w:marBottom w:val="0"/>
              <w:divBdr>
                <w:top w:val="none" w:sz="0" w:space="0" w:color="auto"/>
                <w:left w:val="none" w:sz="0" w:space="0" w:color="auto"/>
                <w:bottom w:val="none" w:sz="0" w:space="0" w:color="auto"/>
                <w:right w:val="none" w:sz="0" w:space="0" w:color="auto"/>
              </w:divBdr>
              <w:divsChild>
                <w:div w:id="965165454">
                  <w:marLeft w:val="0"/>
                  <w:marRight w:val="0"/>
                  <w:marTop w:val="0"/>
                  <w:marBottom w:val="0"/>
                  <w:divBdr>
                    <w:top w:val="none" w:sz="0" w:space="0" w:color="auto"/>
                    <w:left w:val="none" w:sz="0" w:space="0" w:color="auto"/>
                    <w:bottom w:val="none" w:sz="0" w:space="0" w:color="auto"/>
                    <w:right w:val="none" w:sz="0" w:space="0" w:color="auto"/>
                  </w:divBdr>
                </w:div>
                <w:div w:id="252665709">
                  <w:marLeft w:val="0"/>
                  <w:marRight w:val="0"/>
                  <w:marTop w:val="0"/>
                  <w:marBottom w:val="0"/>
                  <w:divBdr>
                    <w:top w:val="none" w:sz="0" w:space="0" w:color="auto"/>
                    <w:left w:val="none" w:sz="0" w:space="0" w:color="auto"/>
                    <w:bottom w:val="none" w:sz="0" w:space="0" w:color="auto"/>
                    <w:right w:val="none" w:sz="0" w:space="0" w:color="auto"/>
                  </w:divBdr>
                </w:div>
              </w:divsChild>
            </w:div>
            <w:div w:id="542838104">
              <w:marLeft w:val="0"/>
              <w:marRight w:val="0"/>
              <w:marTop w:val="0"/>
              <w:marBottom w:val="0"/>
              <w:divBdr>
                <w:top w:val="none" w:sz="0" w:space="0" w:color="auto"/>
                <w:left w:val="none" w:sz="0" w:space="0" w:color="auto"/>
                <w:bottom w:val="none" w:sz="0" w:space="0" w:color="auto"/>
                <w:right w:val="none" w:sz="0" w:space="0" w:color="auto"/>
              </w:divBdr>
            </w:div>
            <w:div w:id="6061584">
              <w:marLeft w:val="0"/>
              <w:marRight w:val="0"/>
              <w:marTop w:val="0"/>
              <w:marBottom w:val="0"/>
              <w:divBdr>
                <w:top w:val="none" w:sz="0" w:space="0" w:color="auto"/>
                <w:left w:val="none" w:sz="0" w:space="0" w:color="auto"/>
                <w:bottom w:val="none" w:sz="0" w:space="0" w:color="auto"/>
                <w:right w:val="none" w:sz="0" w:space="0" w:color="auto"/>
              </w:divBdr>
            </w:div>
          </w:divsChild>
        </w:div>
        <w:div w:id="962225511">
          <w:marLeft w:val="0"/>
          <w:marRight w:val="0"/>
          <w:marTop w:val="0"/>
          <w:marBottom w:val="0"/>
          <w:divBdr>
            <w:top w:val="none" w:sz="0" w:space="0" w:color="auto"/>
            <w:left w:val="none" w:sz="0" w:space="0" w:color="auto"/>
            <w:bottom w:val="none" w:sz="0" w:space="0" w:color="auto"/>
            <w:right w:val="none" w:sz="0" w:space="0" w:color="auto"/>
          </w:divBdr>
        </w:div>
      </w:divsChild>
    </w:div>
    <w:div w:id="873032618">
      <w:bodyDiv w:val="1"/>
      <w:marLeft w:val="0"/>
      <w:marRight w:val="0"/>
      <w:marTop w:val="0"/>
      <w:marBottom w:val="0"/>
      <w:divBdr>
        <w:top w:val="none" w:sz="0" w:space="0" w:color="auto"/>
        <w:left w:val="none" w:sz="0" w:space="0" w:color="auto"/>
        <w:bottom w:val="none" w:sz="0" w:space="0" w:color="auto"/>
        <w:right w:val="none" w:sz="0" w:space="0" w:color="auto"/>
      </w:divBdr>
      <w:divsChild>
        <w:div w:id="665933928">
          <w:marLeft w:val="0"/>
          <w:marRight w:val="0"/>
          <w:marTop w:val="0"/>
          <w:marBottom w:val="0"/>
          <w:divBdr>
            <w:top w:val="single" w:sz="6" w:space="2" w:color="DDDDDD"/>
            <w:left w:val="single" w:sz="6" w:space="2" w:color="DDDDDD"/>
            <w:bottom w:val="single" w:sz="6" w:space="2" w:color="DDDDDD"/>
            <w:right w:val="single" w:sz="6" w:space="2" w:color="DDDDDD"/>
          </w:divBdr>
          <w:divsChild>
            <w:div w:id="2130277933">
              <w:marLeft w:val="0"/>
              <w:marRight w:val="0"/>
              <w:marTop w:val="0"/>
              <w:marBottom w:val="0"/>
              <w:divBdr>
                <w:top w:val="none" w:sz="0" w:space="0" w:color="auto"/>
                <w:left w:val="none" w:sz="0" w:space="0" w:color="auto"/>
                <w:bottom w:val="none" w:sz="0" w:space="0" w:color="auto"/>
                <w:right w:val="none" w:sz="0" w:space="0" w:color="auto"/>
              </w:divBdr>
              <w:divsChild>
                <w:div w:id="463355945">
                  <w:marLeft w:val="0"/>
                  <w:marRight w:val="0"/>
                  <w:marTop w:val="0"/>
                  <w:marBottom w:val="0"/>
                  <w:divBdr>
                    <w:top w:val="none" w:sz="0" w:space="0" w:color="auto"/>
                    <w:left w:val="none" w:sz="0" w:space="0" w:color="auto"/>
                    <w:bottom w:val="none" w:sz="0" w:space="0" w:color="auto"/>
                    <w:right w:val="none" w:sz="0" w:space="0" w:color="auto"/>
                  </w:divBdr>
                </w:div>
                <w:div w:id="157304667">
                  <w:marLeft w:val="0"/>
                  <w:marRight w:val="0"/>
                  <w:marTop w:val="0"/>
                  <w:marBottom w:val="0"/>
                  <w:divBdr>
                    <w:top w:val="none" w:sz="0" w:space="0" w:color="auto"/>
                    <w:left w:val="none" w:sz="0" w:space="0" w:color="auto"/>
                    <w:bottom w:val="none" w:sz="0" w:space="0" w:color="auto"/>
                    <w:right w:val="none" w:sz="0" w:space="0" w:color="auto"/>
                  </w:divBdr>
                </w:div>
              </w:divsChild>
            </w:div>
            <w:div w:id="1125541599">
              <w:marLeft w:val="0"/>
              <w:marRight w:val="0"/>
              <w:marTop w:val="0"/>
              <w:marBottom w:val="0"/>
              <w:divBdr>
                <w:top w:val="none" w:sz="0" w:space="0" w:color="auto"/>
                <w:left w:val="none" w:sz="0" w:space="0" w:color="auto"/>
                <w:bottom w:val="none" w:sz="0" w:space="0" w:color="auto"/>
                <w:right w:val="none" w:sz="0" w:space="0" w:color="auto"/>
              </w:divBdr>
              <w:divsChild>
                <w:div w:id="997805784">
                  <w:marLeft w:val="0"/>
                  <w:marRight w:val="0"/>
                  <w:marTop w:val="0"/>
                  <w:marBottom w:val="0"/>
                  <w:divBdr>
                    <w:top w:val="none" w:sz="0" w:space="0" w:color="auto"/>
                    <w:left w:val="none" w:sz="0" w:space="0" w:color="auto"/>
                    <w:bottom w:val="none" w:sz="0" w:space="0" w:color="auto"/>
                    <w:right w:val="none" w:sz="0" w:space="0" w:color="auto"/>
                  </w:divBdr>
                </w:div>
                <w:div w:id="1387334095">
                  <w:marLeft w:val="0"/>
                  <w:marRight w:val="0"/>
                  <w:marTop w:val="0"/>
                  <w:marBottom w:val="0"/>
                  <w:divBdr>
                    <w:top w:val="none" w:sz="0" w:space="0" w:color="auto"/>
                    <w:left w:val="none" w:sz="0" w:space="0" w:color="auto"/>
                    <w:bottom w:val="none" w:sz="0" w:space="0" w:color="auto"/>
                    <w:right w:val="none" w:sz="0" w:space="0" w:color="auto"/>
                  </w:divBdr>
                </w:div>
              </w:divsChild>
            </w:div>
            <w:div w:id="615600655">
              <w:marLeft w:val="0"/>
              <w:marRight w:val="0"/>
              <w:marTop w:val="0"/>
              <w:marBottom w:val="0"/>
              <w:divBdr>
                <w:top w:val="none" w:sz="0" w:space="0" w:color="auto"/>
                <w:left w:val="none" w:sz="0" w:space="0" w:color="auto"/>
                <w:bottom w:val="none" w:sz="0" w:space="0" w:color="auto"/>
                <w:right w:val="none" w:sz="0" w:space="0" w:color="auto"/>
              </w:divBdr>
              <w:divsChild>
                <w:div w:id="630018712">
                  <w:marLeft w:val="0"/>
                  <w:marRight w:val="0"/>
                  <w:marTop w:val="0"/>
                  <w:marBottom w:val="0"/>
                  <w:divBdr>
                    <w:top w:val="none" w:sz="0" w:space="0" w:color="auto"/>
                    <w:left w:val="none" w:sz="0" w:space="0" w:color="auto"/>
                    <w:bottom w:val="none" w:sz="0" w:space="0" w:color="auto"/>
                    <w:right w:val="none" w:sz="0" w:space="0" w:color="auto"/>
                  </w:divBdr>
                </w:div>
                <w:div w:id="1082331512">
                  <w:marLeft w:val="0"/>
                  <w:marRight w:val="0"/>
                  <w:marTop w:val="0"/>
                  <w:marBottom w:val="0"/>
                  <w:divBdr>
                    <w:top w:val="none" w:sz="0" w:space="0" w:color="auto"/>
                    <w:left w:val="none" w:sz="0" w:space="0" w:color="auto"/>
                    <w:bottom w:val="none" w:sz="0" w:space="0" w:color="auto"/>
                    <w:right w:val="none" w:sz="0" w:space="0" w:color="auto"/>
                  </w:divBdr>
                </w:div>
              </w:divsChild>
            </w:div>
            <w:div w:id="1935162101">
              <w:marLeft w:val="0"/>
              <w:marRight w:val="0"/>
              <w:marTop w:val="0"/>
              <w:marBottom w:val="0"/>
              <w:divBdr>
                <w:top w:val="none" w:sz="0" w:space="0" w:color="auto"/>
                <w:left w:val="none" w:sz="0" w:space="0" w:color="auto"/>
                <w:bottom w:val="none" w:sz="0" w:space="0" w:color="auto"/>
                <w:right w:val="none" w:sz="0" w:space="0" w:color="auto"/>
              </w:divBdr>
              <w:divsChild>
                <w:div w:id="923299071">
                  <w:marLeft w:val="0"/>
                  <w:marRight w:val="0"/>
                  <w:marTop w:val="0"/>
                  <w:marBottom w:val="0"/>
                  <w:divBdr>
                    <w:top w:val="none" w:sz="0" w:space="0" w:color="auto"/>
                    <w:left w:val="none" w:sz="0" w:space="0" w:color="auto"/>
                    <w:bottom w:val="none" w:sz="0" w:space="0" w:color="auto"/>
                    <w:right w:val="none" w:sz="0" w:space="0" w:color="auto"/>
                  </w:divBdr>
                </w:div>
                <w:div w:id="226190062">
                  <w:marLeft w:val="0"/>
                  <w:marRight w:val="0"/>
                  <w:marTop w:val="0"/>
                  <w:marBottom w:val="0"/>
                  <w:divBdr>
                    <w:top w:val="none" w:sz="0" w:space="0" w:color="auto"/>
                    <w:left w:val="none" w:sz="0" w:space="0" w:color="auto"/>
                    <w:bottom w:val="none" w:sz="0" w:space="0" w:color="auto"/>
                    <w:right w:val="none" w:sz="0" w:space="0" w:color="auto"/>
                  </w:divBdr>
                </w:div>
              </w:divsChild>
            </w:div>
            <w:div w:id="1368331090">
              <w:marLeft w:val="0"/>
              <w:marRight w:val="0"/>
              <w:marTop w:val="0"/>
              <w:marBottom w:val="0"/>
              <w:divBdr>
                <w:top w:val="none" w:sz="0" w:space="0" w:color="auto"/>
                <w:left w:val="none" w:sz="0" w:space="0" w:color="auto"/>
                <w:bottom w:val="none" w:sz="0" w:space="0" w:color="auto"/>
                <w:right w:val="none" w:sz="0" w:space="0" w:color="auto"/>
              </w:divBdr>
            </w:div>
            <w:div w:id="1356999991">
              <w:marLeft w:val="0"/>
              <w:marRight w:val="0"/>
              <w:marTop w:val="0"/>
              <w:marBottom w:val="0"/>
              <w:divBdr>
                <w:top w:val="none" w:sz="0" w:space="0" w:color="auto"/>
                <w:left w:val="none" w:sz="0" w:space="0" w:color="auto"/>
                <w:bottom w:val="none" w:sz="0" w:space="0" w:color="auto"/>
                <w:right w:val="none" w:sz="0" w:space="0" w:color="auto"/>
              </w:divBdr>
            </w:div>
          </w:divsChild>
        </w:div>
        <w:div w:id="1026173005">
          <w:marLeft w:val="0"/>
          <w:marRight w:val="0"/>
          <w:marTop w:val="0"/>
          <w:marBottom w:val="0"/>
          <w:divBdr>
            <w:top w:val="none" w:sz="0" w:space="0" w:color="auto"/>
            <w:left w:val="none" w:sz="0" w:space="0" w:color="auto"/>
            <w:bottom w:val="none" w:sz="0" w:space="0" w:color="auto"/>
            <w:right w:val="none" w:sz="0" w:space="0" w:color="auto"/>
          </w:divBdr>
        </w:div>
      </w:divsChild>
    </w:div>
    <w:div w:id="878661742">
      <w:bodyDiv w:val="1"/>
      <w:marLeft w:val="0"/>
      <w:marRight w:val="0"/>
      <w:marTop w:val="0"/>
      <w:marBottom w:val="0"/>
      <w:divBdr>
        <w:top w:val="none" w:sz="0" w:space="0" w:color="auto"/>
        <w:left w:val="none" w:sz="0" w:space="0" w:color="auto"/>
        <w:bottom w:val="none" w:sz="0" w:space="0" w:color="auto"/>
        <w:right w:val="none" w:sz="0" w:space="0" w:color="auto"/>
      </w:divBdr>
      <w:divsChild>
        <w:div w:id="2097821041">
          <w:marLeft w:val="0"/>
          <w:marRight w:val="0"/>
          <w:marTop w:val="0"/>
          <w:marBottom w:val="0"/>
          <w:divBdr>
            <w:top w:val="single" w:sz="6" w:space="2" w:color="DDDDDD"/>
            <w:left w:val="single" w:sz="6" w:space="2" w:color="DDDDDD"/>
            <w:bottom w:val="single" w:sz="6" w:space="2" w:color="DDDDDD"/>
            <w:right w:val="single" w:sz="6" w:space="2" w:color="DDDDDD"/>
          </w:divBdr>
          <w:divsChild>
            <w:div w:id="1979065214">
              <w:marLeft w:val="0"/>
              <w:marRight w:val="0"/>
              <w:marTop w:val="0"/>
              <w:marBottom w:val="0"/>
              <w:divBdr>
                <w:top w:val="none" w:sz="0" w:space="0" w:color="auto"/>
                <w:left w:val="none" w:sz="0" w:space="0" w:color="auto"/>
                <w:bottom w:val="none" w:sz="0" w:space="0" w:color="auto"/>
                <w:right w:val="none" w:sz="0" w:space="0" w:color="auto"/>
              </w:divBdr>
              <w:divsChild>
                <w:div w:id="1076786440">
                  <w:marLeft w:val="0"/>
                  <w:marRight w:val="0"/>
                  <w:marTop w:val="0"/>
                  <w:marBottom w:val="0"/>
                  <w:divBdr>
                    <w:top w:val="none" w:sz="0" w:space="0" w:color="auto"/>
                    <w:left w:val="none" w:sz="0" w:space="0" w:color="auto"/>
                    <w:bottom w:val="none" w:sz="0" w:space="0" w:color="auto"/>
                    <w:right w:val="none" w:sz="0" w:space="0" w:color="auto"/>
                  </w:divBdr>
                </w:div>
                <w:div w:id="1290666094">
                  <w:marLeft w:val="0"/>
                  <w:marRight w:val="0"/>
                  <w:marTop w:val="0"/>
                  <w:marBottom w:val="0"/>
                  <w:divBdr>
                    <w:top w:val="none" w:sz="0" w:space="0" w:color="auto"/>
                    <w:left w:val="none" w:sz="0" w:space="0" w:color="auto"/>
                    <w:bottom w:val="none" w:sz="0" w:space="0" w:color="auto"/>
                    <w:right w:val="none" w:sz="0" w:space="0" w:color="auto"/>
                  </w:divBdr>
                </w:div>
              </w:divsChild>
            </w:div>
            <w:div w:id="1704791503">
              <w:marLeft w:val="0"/>
              <w:marRight w:val="0"/>
              <w:marTop w:val="0"/>
              <w:marBottom w:val="0"/>
              <w:divBdr>
                <w:top w:val="none" w:sz="0" w:space="0" w:color="auto"/>
                <w:left w:val="none" w:sz="0" w:space="0" w:color="auto"/>
                <w:bottom w:val="none" w:sz="0" w:space="0" w:color="auto"/>
                <w:right w:val="none" w:sz="0" w:space="0" w:color="auto"/>
              </w:divBdr>
              <w:divsChild>
                <w:div w:id="1024743488">
                  <w:marLeft w:val="0"/>
                  <w:marRight w:val="0"/>
                  <w:marTop w:val="0"/>
                  <w:marBottom w:val="0"/>
                  <w:divBdr>
                    <w:top w:val="none" w:sz="0" w:space="0" w:color="auto"/>
                    <w:left w:val="none" w:sz="0" w:space="0" w:color="auto"/>
                    <w:bottom w:val="none" w:sz="0" w:space="0" w:color="auto"/>
                    <w:right w:val="none" w:sz="0" w:space="0" w:color="auto"/>
                  </w:divBdr>
                </w:div>
                <w:div w:id="895119611">
                  <w:marLeft w:val="0"/>
                  <w:marRight w:val="0"/>
                  <w:marTop w:val="0"/>
                  <w:marBottom w:val="0"/>
                  <w:divBdr>
                    <w:top w:val="none" w:sz="0" w:space="0" w:color="auto"/>
                    <w:left w:val="none" w:sz="0" w:space="0" w:color="auto"/>
                    <w:bottom w:val="none" w:sz="0" w:space="0" w:color="auto"/>
                    <w:right w:val="none" w:sz="0" w:space="0" w:color="auto"/>
                  </w:divBdr>
                </w:div>
              </w:divsChild>
            </w:div>
            <w:div w:id="1115835013">
              <w:marLeft w:val="0"/>
              <w:marRight w:val="0"/>
              <w:marTop w:val="0"/>
              <w:marBottom w:val="0"/>
              <w:divBdr>
                <w:top w:val="none" w:sz="0" w:space="0" w:color="auto"/>
                <w:left w:val="none" w:sz="0" w:space="0" w:color="auto"/>
                <w:bottom w:val="none" w:sz="0" w:space="0" w:color="auto"/>
                <w:right w:val="none" w:sz="0" w:space="0" w:color="auto"/>
              </w:divBdr>
              <w:divsChild>
                <w:div w:id="927228847">
                  <w:marLeft w:val="0"/>
                  <w:marRight w:val="0"/>
                  <w:marTop w:val="0"/>
                  <w:marBottom w:val="0"/>
                  <w:divBdr>
                    <w:top w:val="none" w:sz="0" w:space="0" w:color="auto"/>
                    <w:left w:val="none" w:sz="0" w:space="0" w:color="auto"/>
                    <w:bottom w:val="none" w:sz="0" w:space="0" w:color="auto"/>
                    <w:right w:val="none" w:sz="0" w:space="0" w:color="auto"/>
                  </w:divBdr>
                </w:div>
                <w:div w:id="1651979523">
                  <w:marLeft w:val="0"/>
                  <w:marRight w:val="0"/>
                  <w:marTop w:val="0"/>
                  <w:marBottom w:val="0"/>
                  <w:divBdr>
                    <w:top w:val="none" w:sz="0" w:space="0" w:color="auto"/>
                    <w:left w:val="none" w:sz="0" w:space="0" w:color="auto"/>
                    <w:bottom w:val="none" w:sz="0" w:space="0" w:color="auto"/>
                    <w:right w:val="none" w:sz="0" w:space="0" w:color="auto"/>
                  </w:divBdr>
                </w:div>
              </w:divsChild>
            </w:div>
            <w:div w:id="1453018630">
              <w:marLeft w:val="0"/>
              <w:marRight w:val="0"/>
              <w:marTop w:val="0"/>
              <w:marBottom w:val="0"/>
              <w:divBdr>
                <w:top w:val="none" w:sz="0" w:space="0" w:color="auto"/>
                <w:left w:val="none" w:sz="0" w:space="0" w:color="auto"/>
                <w:bottom w:val="none" w:sz="0" w:space="0" w:color="auto"/>
                <w:right w:val="none" w:sz="0" w:space="0" w:color="auto"/>
              </w:divBdr>
              <w:divsChild>
                <w:div w:id="2114208941">
                  <w:marLeft w:val="0"/>
                  <w:marRight w:val="0"/>
                  <w:marTop w:val="0"/>
                  <w:marBottom w:val="0"/>
                  <w:divBdr>
                    <w:top w:val="none" w:sz="0" w:space="0" w:color="auto"/>
                    <w:left w:val="none" w:sz="0" w:space="0" w:color="auto"/>
                    <w:bottom w:val="none" w:sz="0" w:space="0" w:color="auto"/>
                    <w:right w:val="none" w:sz="0" w:space="0" w:color="auto"/>
                  </w:divBdr>
                </w:div>
                <w:div w:id="843478567">
                  <w:marLeft w:val="0"/>
                  <w:marRight w:val="0"/>
                  <w:marTop w:val="0"/>
                  <w:marBottom w:val="0"/>
                  <w:divBdr>
                    <w:top w:val="none" w:sz="0" w:space="0" w:color="auto"/>
                    <w:left w:val="none" w:sz="0" w:space="0" w:color="auto"/>
                    <w:bottom w:val="none" w:sz="0" w:space="0" w:color="auto"/>
                    <w:right w:val="none" w:sz="0" w:space="0" w:color="auto"/>
                  </w:divBdr>
                </w:div>
              </w:divsChild>
            </w:div>
            <w:div w:id="1834291798">
              <w:marLeft w:val="0"/>
              <w:marRight w:val="0"/>
              <w:marTop w:val="0"/>
              <w:marBottom w:val="0"/>
              <w:divBdr>
                <w:top w:val="none" w:sz="0" w:space="0" w:color="auto"/>
                <w:left w:val="none" w:sz="0" w:space="0" w:color="auto"/>
                <w:bottom w:val="none" w:sz="0" w:space="0" w:color="auto"/>
                <w:right w:val="none" w:sz="0" w:space="0" w:color="auto"/>
              </w:divBdr>
            </w:div>
            <w:div w:id="1838301035">
              <w:marLeft w:val="0"/>
              <w:marRight w:val="0"/>
              <w:marTop w:val="0"/>
              <w:marBottom w:val="0"/>
              <w:divBdr>
                <w:top w:val="none" w:sz="0" w:space="0" w:color="auto"/>
                <w:left w:val="none" w:sz="0" w:space="0" w:color="auto"/>
                <w:bottom w:val="none" w:sz="0" w:space="0" w:color="auto"/>
                <w:right w:val="none" w:sz="0" w:space="0" w:color="auto"/>
              </w:divBdr>
            </w:div>
          </w:divsChild>
        </w:div>
        <w:div w:id="1512450145">
          <w:marLeft w:val="0"/>
          <w:marRight w:val="0"/>
          <w:marTop w:val="0"/>
          <w:marBottom w:val="0"/>
          <w:divBdr>
            <w:top w:val="none" w:sz="0" w:space="0" w:color="auto"/>
            <w:left w:val="none" w:sz="0" w:space="0" w:color="auto"/>
            <w:bottom w:val="none" w:sz="0" w:space="0" w:color="auto"/>
            <w:right w:val="none" w:sz="0" w:space="0" w:color="auto"/>
          </w:divBdr>
        </w:div>
      </w:divsChild>
    </w:div>
    <w:div w:id="933051660">
      <w:bodyDiv w:val="1"/>
      <w:marLeft w:val="0"/>
      <w:marRight w:val="0"/>
      <w:marTop w:val="0"/>
      <w:marBottom w:val="0"/>
      <w:divBdr>
        <w:top w:val="none" w:sz="0" w:space="0" w:color="auto"/>
        <w:left w:val="none" w:sz="0" w:space="0" w:color="auto"/>
        <w:bottom w:val="none" w:sz="0" w:space="0" w:color="auto"/>
        <w:right w:val="none" w:sz="0" w:space="0" w:color="auto"/>
      </w:divBdr>
      <w:divsChild>
        <w:div w:id="993068443">
          <w:marLeft w:val="0"/>
          <w:marRight w:val="0"/>
          <w:marTop w:val="0"/>
          <w:marBottom w:val="0"/>
          <w:divBdr>
            <w:top w:val="single" w:sz="6" w:space="2" w:color="DDDDDD"/>
            <w:left w:val="single" w:sz="6" w:space="2" w:color="DDDDDD"/>
            <w:bottom w:val="single" w:sz="6" w:space="2" w:color="DDDDDD"/>
            <w:right w:val="single" w:sz="6" w:space="2" w:color="DDDDDD"/>
          </w:divBdr>
          <w:divsChild>
            <w:div w:id="1095829444">
              <w:marLeft w:val="0"/>
              <w:marRight w:val="0"/>
              <w:marTop w:val="0"/>
              <w:marBottom w:val="0"/>
              <w:divBdr>
                <w:top w:val="none" w:sz="0" w:space="0" w:color="auto"/>
                <w:left w:val="none" w:sz="0" w:space="0" w:color="auto"/>
                <w:bottom w:val="none" w:sz="0" w:space="0" w:color="auto"/>
                <w:right w:val="none" w:sz="0" w:space="0" w:color="auto"/>
              </w:divBdr>
              <w:divsChild>
                <w:div w:id="1601375739">
                  <w:marLeft w:val="0"/>
                  <w:marRight w:val="0"/>
                  <w:marTop w:val="0"/>
                  <w:marBottom w:val="0"/>
                  <w:divBdr>
                    <w:top w:val="none" w:sz="0" w:space="0" w:color="auto"/>
                    <w:left w:val="none" w:sz="0" w:space="0" w:color="auto"/>
                    <w:bottom w:val="none" w:sz="0" w:space="0" w:color="auto"/>
                    <w:right w:val="none" w:sz="0" w:space="0" w:color="auto"/>
                  </w:divBdr>
                </w:div>
                <w:div w:id="1482502546">
                  <w:marLeft w:val="0"/>
                  <w:marRight w:val="0"/>
                  <w:marTop w:val="0"/>
                  <w:marBottom w:val="0"/>
                  <w:divBdr>
                    <w:top w:val="none" w:sz="0" w:space="0" w:color="auto"/>
                    <w:left w:val="none" w:sz="0" w:space="0" w:color="auto"/>
                    <w:bottom w:val="none" w:sz="0" w:space="0" w:color="auto"/>
                    <w:right w:val="none" w:sz="0" w:space="0" w:color="auto"/>
                  </w:divBdr>
                </w:div>
              </w:divsChild>
            </w:div>
            <w:div w:id="756558181">
              <w:marLeft w:val="0"/>
              <w:marRight w:val="0"/>
              <w:marTop w:val="0"/>
              <w:marBottom w:val="0"/>
              <w:divBdr>
                <w:top w:val="none" w:sz="0" w:space="0" w:color="auto"/>
                <w:left w:val="none" w:sz="0" w:space="0" w:color="auto"/>
                <w:bottom w:val="none" w:sz="0" w:space="0" w:color="auto"/>
                <w:right w:val="none" w:sz="0" w:space="0" w:color="auto"/>
              </w:divBdr>
              <w:divsChild>
                <w:div w:id="72699544">
                  <w:marLeft w:val="0"/>
                  <w:marRight w:val="0"/>
                  <w:marTop w:val="0"/>
                  <w:marBottom w:val="0"/>
                  <w:divBdr>
                    <w:top w:val="none" w:sz="0" w:space="0" w:color="auto"/>
                    <w:left w:val="none" w:sz="0" w:space="0" w:color="auto"/>
                    <w:bottom w:val="none" w:sz="0" w:space="0" w:color="auto"/>
                    <w:right w:val="none" w:sz="0" w:space="0" w:color="auto"/>
                  </w:divBdr>
                </w:div>
                <w:div w:id="1074619927">
                  <w:marLeft w:val="0"/>
                  <w:marRight w:val="0"/>
                  <w:marTop w:val="0"/>
                  <w:marBottom w:val="0"/>
                  <w:divBdr>
                    <w:top w:val="none" w:sz="0" w:space="0" w:color="auto"/>
                    <w:left w:val="none" w:sz="0" w:space="0" w:color="auto"/>
                    <w:bottom w:val="none" w:sz="0" w:space="0" w:color="auto"/>
                    <w:right w:val="none" w:sz="0" w:space="0" w:color="auto"/>
                  </w:divBdr>
                </w:div>
              </w:divsChild>
            </w:div>
            <w:div w:id="1002507600">
              <w:marLeft w:val="0"/>
              <w:marRight w:val="0"/>
              <w:marTop w:val="0"/>
              <w:marBottom w:val="0"/>
              <w:divBdr>
                <w:top w:val="none" w:sz="0" w:space="0" w:color="auto"/>
                <w:left w:val="none" w:sz="0" w:space="0" w:color="auto"/>
                <w:bottom w:val="none" w:sz="0" w:space="0" w:color="auto"/>
                <w:right w:val="none" w:sz="0" w:space="0" w:color="auto"/>
              </w:divBdr>
              <w:divsChild>
                <w:div w:id="514151930">
                  <w:marLeft w:val="0"/>
                  <w:marRight w:val="0"/>
                  <w:marTop w:val="0"/>
                  <w:marBottom w:val="0"/>
                  <w:divBdr>
                    <w:top w:val="none" w:sz="0" w:space="0" w:color="auto"/>
                    <w:left w:val="none" w:sz="0" w:space="0" w:color="auto"/>
                    <w:bottom w:val="none" w:sz="0" w:space="0" w:color="auto"/>
                    <w:right w:val="none" w:sz="0" w:space="0" w:color="auto"/>
                  </w:divBdr>
                </w:div>
                <w:div w:id="161312097">
                  <w:marLeft w:val="0"/>
                  <w:marRight w:val="0"/>
                  <w:marTop w:val="0"/>
                  <w:marBottom w:val="0"/>
                  <w:divBdr>
                    <w:top w:val="none" w:sz="0" w:space="0" w:color="auto"/>
                    <w:left w:val="none" w:sz="0" w:space="0" w:color="auto"/>
                    <w:bottom w:val="none" w:sz="0" w:space="0" w:color="auto"/>
                    <w:right w:val="none" w:sz="0" w:space="0" w:color="auto"/>
                  </w:divBdr>
                </w:div>
              </w:divsChild>
            </w:div>
            <w:div w:id="836961794">
              <w:marLeft w:val="0"/>
              <w:marRight w:val="0"/>
              <w:marTop w:val="0"/>
              <w:marBottom w:val="0"/>
              <w:divBdr>
                <w:top w:val="none" w:sz="0" w:space="0" w:color="auto"/>
                <w:left w:val="none" w:sz="0" w:space="0" w:color="auto"/>
                <w:bottom w:val="none" w:sz="0" w:space="0" w:color="auto"/>
                <w:right w:val="none" w:sz="0" w:space="0" w:color="auto"/>
              </w:divBdr>
              <w:divsChild>
                <w:div w:id="1368876548">
                  <w:marLeft w:val="0"/>
                  <w:marRight w:val="0"/>
                  <w:marTop w:val="0"/>
                  <w:marBottom w:val="0"/>
                  <w:divBdr>
                    <w:top w:val="none" w:sz="0" w:space="0" w:color="auto"/>
                    <w:left w:val="none" w:sz="0" w:space="0" w:color="auto"/>
                    <w:bottom w:val="none" w:sz="0" w:space="0" w:color="auto"/>
                    <w:right w:val="none" w:sz="0" w:space="0" w:color="auto"/>
                  </w:divBdr>
                </w:div>
                <w:div w:id="1223249523">
                  <w:marLeft w:val="0"/>
                  <w:marRight w:val="0"/>
                  <w:marTop w:val="0"/>
                  <w:marBottom w:val="0"/>
                  <w:divBdr>
                    <w:top w:val="none" w:sz="0" w:space="0" w:color="auto"/>
                    <w:left w:val="none" w:sz="0" w:space="0" w:color="auto"/>
                    <w:bottom w:val="none" w:sz="0" w:space="0" w:color="auto"/>
                    <w:right w:val="none" w:sz="0" w:space="0" w:color="auto"/>
                  </w:divBdr>
                </w:div>
              </w:divsChild>
            </w:div>
            <w:div w:id="157504936">
              <w:marLeft w:val="0"/>
              <w:marRight w:val="0"/>
              <w:marTop w:val="0"/>
              <w:marBottom w:val="0"/>
              <w:divBdr>
                <w:top w:val="none" w:sz="0" w:space="0" w:color="auto"/>
                <w:left w:val="none" w:sz="0" w:space="0" w:color="auto"/>
                <w:bottom w:val="none" w:sz="0" w:space="0" w:color="auto"/>
                <w:right w:val="none" w:sz="0" w:space="0" w:color="auto"/>
              </w:divBdr>
            </w:div>
            <w:div w:id="799539618">
              <w:marLeft w:val="0"/>
              <w:marRight w:val="0"/>
              <w:marTop w:val="0"/>
              <w:marBottom w:val="0"/>
              <w:divBdr>
                <w:top w:val="none" w:sz="0" w:space="0" w:color="auto"/>
                <w:left w:val="none" w:sz="0" w:space="0" w:color="auto"/>
                <w:bottom w:val="none" w:sz="0" w:space="0" w:color="auto"/>
                <w:right w:val="none" w:sz="0" w:space="0" w:color="auto"/>
              </w:divBdr>
            </w:div>
          </w:divsChild>
        </w:div>
        <w:div w:id="537012412">
          <w:marLeft w:val="0"/>
          <w:marRight w:val="0"/>
          <w:marTop w:val="0"/>
          <w:marBottom w:val="0"/>
          <w:divBdr>
            <w:top w:val="none" w:sz="0" w:space="0" w:color="auto"/>
            <w:left w:val="none" w:sz="0" w:space="0" w:color="auto"/>
            <w:bottom w:val="none" w:sz="0" w:space="0" w:color="auto"/>
            <w:right w:val="none" w:sz="0" w:space="0" w:color="auto"/>
          </w:divBdr>
        </w:div>
      </w:divsChild>
    </w:div>
    <w:div w:id="939682147">
      <w:bodyDiv w:val="1"/>
      <w:marLeft w:val="0"/>
      <w:marRight w:val="0"/>
      <w:marTop w:val="0"/>
      <w:marBottom w:val="0"/>
      <w:divBdr>
        <w:top w:val="none" w:sz="0" w:space="0" w:color="auto"/>
        <w:left w:val="none" w:sz="0" w:space="0" w:color="auto"/>
        <w:bottom w:val="none" w:sz="0" w:space="0" w:color="auto"/>
        <w:right w:val="none" w:sz="0" w:space="0" w:color="auto"/>
      </w:divBdr>
      <w:divsChild>
        <w:div w:id="1035038271">
          <w:marLeft w:val="0"/>
          <w:marRight w:val="0"/>
          <w:marTop w:val="0"/>
          <w:marBottom w:val="0"/>
          <w:divBdr>
            <w:top w:val="single" w:sz="6" w:space="2" w:color="DDDDDD"/>
            <w:left w:val="single" w:sz="6" w:space="2" w:color="DDDDDD"/>
            <w:bottom w:val="single" w:sz="6" w:space="2" w:color="DDDDDD"/>
            <w:right w:val="single" w:sz="6" w:space="2" w:color="DDDDDD"/>
          </w:divBdr>
          <w:divsChild>
            <w:div w:id="972633293">
              <w:marLeft w:val="0"/>
              <w:marRight w:val="0"/>
              <w:marTop w:val="0"/>
              <w:marBottom w:val="0"/>
              <w:divBdr>
                <w:top w:val="none" w:sz="0" w:space="0" w:color="auto"/>
                <w:left w:val="none" w:sz="0" w:space="0" w:color="auto"/>
                <w:bottom w:val="none" w:sz="0" w:space="0" w:color="auto"/>
                <w:right w:val="none" w:sz="0" w:space="0" w:color="auto"/>
              </w:divBdr>
              <w:divsChild>
                <w:div w:id="761726329">
                  <w:marLeft w:val="0"/>
                  <w:marRight w:val="0"/>
                  <w:marTop w:val="0"/>
                  <w:marBottom w:val="0"/>
                  <w:divBdr>
                    <w:top w:val="none" w:sz="0" w:space="0" w:color="auto"/>
                    <w:left w:val="none" w:sz="0" w:space="0" w:color="auto"/>
                    <w:bottom w:val="none" w:sz="0" w:space="0" w:color="auto"/>
                    <w:right w:val="none" w:sz="0" w:space="0" w:color="auto"/>
                  </w:divBdr>
                </w:div>
                <w:div w:id="109249534">
                  <w:marLeft w:val="0"/>
                  <w:marRight w:val="0"/>
                  <w:marTop w:val="0"/>
                  <w:marBottom w:val="0"/>
                  <w:divBdr>
                    <w:top w:val="none" w:sz="0" w:space="0" w:color="auto"/>
                    <w:left w:val="none" w:sz="0" w:space="0" w:color="auto"/>
                    <w:bottom w:val="none" w:sz="0" w:space="0" w:color="auto"/>
                    <w:right w:val="none" w:sz="0" w:space="0" w:color="auto"/>
                  </w:divBdr>
                </w:div>
              </w:divsChild>
            </w:div>
            <w:div w:id="1437361125">
              <w:marLeft w:val="0"/>
              <w:marRight w:val="0"/>
              <w:marTop w:val="0"/>
              <w:marBottom w:val="0"/>
              <w:divBdr>
                <w:top w:val="none" w:sz="0" w:space="0" w:color="auto"/>
                <w:left w:val="none" w:sz="0" w:space="0" w:color="auto"/>
                <w:bottom w:val="none" w:sz="0" w:space="0" w:color="auto"/>
                <w:right w:val="none" w:sz="0" w:space="0" w:color="auto"/>
              </w:divBdr>
              <w:divsChild>
                <w:div w:id="772475389">
                  <w:marLeft w:val="0"/>
                  <w:marRight w:val="0"/>
                  <w:marTop w:val="0"/>
                  <w:marBottom w:val="0"/>
                  <w:divBdr>
                    <w:top w:val="none" w:sz="0" w:space="0" w:color="auto"/>
                    <w:left w:val="none" w:sz="0" w:space="0" w:color="auto"/>
                    <w:bottom w:val="none" w:sz="0" w:space="0" w:color="auto"/>
                    <w:right w:val="none" w:sz="0" w:space="0" w:color="auto"/>
                  </w:divBdr>
                </w:div>
                <w:div w:id="839469070">
                  <w:marLeft w:val="0"/>
                  <w:marRight w:val="0"/>
                  <w:marTop w:val="0"/>
                  <w:marBottom w:val="0"/>
                  <w:divBdr>
                    <w:top w:val="none" w:sz="0" w:space="0" w:color="auto"/>
                    <w:left w:val="none" w:sz="0" w:space="0" w:color="auto"/>
                    <w:bottom w:val="none" w:sz="0" w:space="0" w:color="auto"/>
                    <w:right w:val="none" w:sz="0" w:space="0" w:color="auto"/>
                  </w:divBdr>
                </w:div>
              </w:divsChild>
            </w:div>
            <w:div w:id="793327300">
              <w:marLeft w:val="0"/>
              <w:marRight w:val="0"/>
              <w:marTop w:val="0"/>
              <w:marBottom w:val="0"/>
              <w:divBdr>
                <w:top w:val="none" w:sz="0" w:space="0" w:color="auto"/>
                <w:left w:val="none" w:sz="0" w:space="0" w:color="auto"/>
                <w:bottom w:val="none" w:sz="0" w:space="0" w:color="auto"/>
                <w:right w:val="none" w:sz="0" w:space="0" w:color="auto"/>
              </w:divBdr>
              <w:divsChild>
                <w:div w:id="6103049">
                  <w:marLeft w:val="0"/>
                  <w:marRight w:val="0"/>
                  <w:marTop w:val="0"/>
                  <w:marBottom w:val="0"/>
                  <w:divBdr>
                    <w:top w:val="none" w:sz="0" w:space="0" w:color="auto"/>
                    <w:left w:val="none" w:sz="0" w:space="0" w:color="auto"/>
                    <w:bottom w:val="none" w:sz="0" w:space="0" w:color="auto"/>
                    <w:right w:val="none" w:sz="0" w:space="0" w:color="auto"/>
                  </w:divBdr>
                </w:div>
                <w:div w:id="494692364">
                  <w:marLeft w:val="0"/>
                  <w:marRight w:val="0"/>
                  <w:marTop w:val="0"/>
                  <w:marBottom w:val="0"/>
                  <w:divBdr>
                    <w:top w:val="none" w:sz="0" w:space="0" w:color="auto"/>
                    <w:left w:val="none" w:sz="0" w:space="0" w:color="auto"/>
                    <w:bottom w:val="none" w:sz="0" w:space="0" w:color="auto"/>
                    <w:right w:val="none" w:sz="0" w:space="0" w:color="auto"/>
                  </w:divBdr>
                </w:div>
              </w:divsChild>
            </w:div>
            <w:div w:id="262493899">
              <w:marLeft w:val="0"/>
              <w:marRight w:val="0"/>
              <w:marTop w:val="0"/>
              <w:marBottom w:val="0"/>
              <w:divBdr>
                <w:top w:val="none" w:sz="0" w:space="0" w:color="auto"/>
                <w:left w:val="none" w:sz="0" w:space="0" w:color="auto"/>
                <w:bottom w:val="none" w:sz="0" w:space="0" w:color="auto"/>
                <w:right w:val="none" w:sz="0" w:space="0" w:color="auto"/>
              </w:divBdr>
              <w:divsChild>
                <w:div w:id="491263825">
                  <w:marLeft w:val="0"/>
                  <w:marRight w:val="0"/>
                  <w:marTop w:val="0"/>
                  <w:marBottom w:val="0"/>
                  <w:divBdr>
                    <w:top w:val="none" w:sz="0" w:space="0" w:color="auto"/>
                    <w:left w:val="none" w:sz="0" w:space="0" w:color="auto"/>
                    <w:bottom w:val="none" w:sz="0" w:space="0" w:color="auto"/>
                    <w:right w:val="none" w:sz="0" w:space="0" w:color="auto"/>
                  </w:divBdr>
                </w:div>
                <w:div w:id="126508930">
                  <w:marLeft w:val="0"/>
                  <w:marRight w:val="0"/>
                  <w:marTop w:val="0"/>
                  <w:marBottom w:val="0"/>
                  <w:divBdr>
                    <w:top w:val="none" w:sz="0" w:space="0" w:color="auto"/>
                    <w:left w:val="none" w:sz="0" w:space="0" w:color="auto"/>
                    <w:bottom w:val="none" w:sz="0" w:space="0" w:color="auto"/>
                    <w:right w:val="none" w:sz="0" w:space="0" w:color="auto"/>
                  </w:divBdr>
                </w:div>
              </w:divsChild>
            </w:div>
            <w:div w:id="1074663950">
              <w:marLeft w:val="0"/>
              <w:marRight w:val="0"/>
              <w:marTop w:val="0"/>
              <w:marBottom w:val="0"/>
              <w:divBdr>
                <w:top w:val="none" w:sz="0" w:space="0" w:color="auto"/>
                <w:left w:val="none" w:sz="0" w:space="0" w:color="auto"/>
                <w:bottom w:val="none" w:sz="0" w:space="0" w:color="auto"/>
                <w:right w:val="none" w:sz="0" w:space="0" w:color="auto"/>
              </w:divBdr>
            </w:div>
            <w:div w:id="1042555274">
              <w:marLeft w:val="0"/>
              <w:marRight w:val="0"/>
              <w:marTop w:val="0"/>
              <w:marBottom w:val="0"/>
              <w:divBdr>
                <w:top w:val="none" w:sz="0" w:space="0" w:color="auto"/>
                <w:left w:val="none" w:sz="0" w:space="0" w:color="auto"/>
                <w:bottom w:val="none" w:sz="0" w:space="0" w:color="auto"/>
                <w:right w:val="none" w:sz="0" w:space="0" w:color="auto"/>
              </w:divBdr>
            </w:div>
          </w:divsChild>
        </w:div>
        <w:div w:id="152717845">
          <w:marLeft w:val="0"/>
          <w:marRight w:val="0"/>
          <w:marTop w:val="0"/>
          <w:marBottom w:val="0"/>
          <w:divBdr>
            <w:top w:val="none" w:sz="0" w:space="0" w:color="auto"/>
            <w:left w:val="none" w:sz="0" w:space="0" w:color="auto"/>
            <w:bottom w:val="none" w:sz="0" w:space="0" w:color="auto"/>
            <w:right w:val="none" w:sz="0" w:space="0" w:color="auto"/>
          </w:divBdr>
        </w:div>
      </w:divsChild>
    </w:div>
    <w:div w:id="978456933">
      <w:bodyDiv w:val="1"/>
      <w:marLeft w:val="0"/>
      <w:marRight w:val="0"/>
      <w:marTop w:val="0"/>
      <w:marBottom w:val="0"/>
      <w:divBdr>
        <w:top w:val="none" w:sz="0" w:space="0" w:color="auto"/>
        <w:left w:val="none" w:sz="0" w:space="0" w:color="auto"/>
        <w:bottom w:val="none" w:sz="0" w:space="0" w:color="auto"/>
        <w:right w:val="none" w:sz="0" w:space="0" w:color="auto"/>
      </w:divBdr>
      <w:divsChild>
        <w:div w:id="2086995180">
          <w:marLeft w:val="0"/>
          <w:marRight w:val="0"/>
          <w:marTop w:val="0"/>
          <w:marBottom w:val="0"/>
          <w:divBdr>
            <w:top w:val="single" w:sz="6" w:space="2" w:color="DDDDDD"/>
            <w:left w:val="single" w:sz="6" w:space="2" w:color="DDDDDD"/>
            <w:bottom w:val="single" w:sz="6" w:space="2" w:color="DDDDDD"/>
            <w:right w:val="single" w:sz="6" w:space="2" w:color="DDDDDD"/>
          </w:divBdr>
          <w:divsChild>
            <w:div w:id="455484751">
              <w:marLeft w:val="0"/>
              <w:marRight w:val="0"/>
              <w:marTop w:val="0"/>
              <w:marBottom w:val="0"/>
              <w:divBdr>
                <w:top w:val="none" w:sz="0" w:space="0" w:color="auto"/>
                <w:left w:val="none" w:sz="0" w:space="0" w:color="auto"/>
                <w:bottom w:val="none" w:sz="0" w:space="0" w:color="auto"/>
                <w:right w:val="none" w:sz="0" w:space="0" w:color="auto"/>
              </w:divBdr>
              <w:divsChild>
                <w:div w:id="744687979">
                  <w:marLeft w:val="0"/>
                  <w:marRight w:val="0"/>
                  <w:marTop w:val="0"/>
                  <w:marBottom w:val="0"/>
                  <w:divBdr>
                    <w:top w:val="none" w:sz="0" w:space="0" w:color="auto"/>
                    <w:left w:val="none" w:sz="0" w:space="0" w:color="auto"/>
                    <w:bottom w:val="none" w:sz="0" w:space="0" w:color="auto"/>
                    <w:right w:val="none" w:sz="0" w:space="0" w:color="auto"/>
                  </w:divBdr>
                </w:div>
                <w:div w:id="1339500761">
                  <w:marLeft w:val="0"/>
                  <w:marRight w:val="0"/>
                  <w:marTop w:val="0"/>
                  <w:marBottom w:val="0"/>
                  <w:divBdr>
                    <w:top w:val="none" w:sz="0" w:space="0" w:color="auto"/>
                    <w:left w:val="none" w:sz="0" w:space="0" w:color="auto"/>
                    <w:bottom w:val="none" w:sz="0" w:space="0" w:color="auto"/>
                    <w:right w:val="none" w:sz="0" w:space="0" w:color="auto"/>
                  </w:divBdr>
                </w:div>
              </w:divsChild>
            </w:div>
            <w:div w:id="1329362910">
              <w:marLeft w:val="0"/>
              <w:marRight w:val="0"/>
              <w:marTop w:val="0"/>
              <w:marBottom w:val="0"/>
              <w:divBdr>
                <w:top w:val="none" w:sz="0" w:space="0" w:color="auto"/>
                <w:left w:val="none" w:sz="0" w:space="0" w:color="auto"/>
                <w:bottom w:val="none" w:sz="0" w:space="0" w:color="auto"/>
                <w:right w:val="none" w:sz="0" w:space="0" w:color="auto"/>
              </w:divBdr>
              <w:divsChild>
                <w:div w:id="1452213616">
                  <w:marLeft w:val="0"/>
                  <w:marRight w:val="0"/>
                  <w:marTop w:val="0"/>
                  <w:marBottom w:val="0"/>
                  <w:divBdr>
                    <w:top w:val="none" w:sz="0" w:space="0" w:color="auto"/>
                    <w:left w:val="none" w:sz="0" w:space="0" w:color="auto"/>
                    <w:bottom w:val="none" w:sz="0" w:space="0" w:color="auto"/>
                    <w:right w:val="none" w:sz="0" w:space="0" w:color="auto"/>
                  </w:divBdr>
                </w:div>
                <w:div w:id="328219060">
                  <w:marLeft w:val="0"/>
                  <w:marRight w:val="0"/>
                  <w:marTop w:val="0"/>
                  <w:marBottom w:val="0"/>
                  <w:divBdr>
                    <w:top w:val="none" w:sz="0" w:space="0" w:color="auto"/>
                    <w:left w:val="none" w:sz="0" w:space="0" w:color="auto"/>
                    <w:bottom w:val="none" w:sz="0" w:space="0" w:color="auto"/>
                    <w:right w:val="none" w:sz="0" w:space="0" w:color="auto"/>
                  </w:divBdr>
                </w:div>
              </w:divsChild>
            </w:div>
            <w:div w:id="1899315447">
              <w:marLeft w:val="0"/>
              <w:marRight w:val="0"/>
              <w:marTop w:val="0"/>
              <w:marBottom w:val="0"/>
              <w:divBdr>
                <w:top w:val="none" w:sz="0" w:space="0" w:color="auto"/>
                <w:left w:val="none" w:sz="0" w:space="0" w:color="auto"/>
                <w:bottom w:val="none" w:sz="0" w:space="0" w:color="auto"/>
                <w:right w:val="none" w:sz="0" w:space="0" w:color="auto"/>
              </w:divBdr>
              <w:divsChild>
                <w:div w:id="435909812">
                  <w:marLeft w:val="0"/>
                  <w:marRight w:val="0"/>
                  <w:marTop w:val="0"/>
                  <w:marBottom w:val="0"/>
                  <w:divBdr>
                    <w:top w:val="none" w:sz="0" w:space="0" w:color="auto"/>
                    <w:left w:val="none" w:sz="0" w:space="0" w:color="auto"/>
                    <w:bottom w:val="none" w:sz="0" w:space="0" w:color="auto"/>
                    <w:right w:val="none" w:sz="0" w:space="0" w:color="auto"/>
                  </w:divBdr>
                </w:div>
                <w:div w:id="1056663779">
                  <w:marLeft w:val="0"/>
                  <w:marRight w:val="0"/>
                  <w:marTop w:val="0"/>
                  <w:marBottom w:val="0"/>
                  <w:divBdr>
                    <w:top w:val="none" w:sz="0" w:space="0" w:color="auto"/>
                    <w:left w:val="none" w:sz="0" w:space="0" w:color="auto"/>
                    <w:bottom w:val="none" w:sz="0" w:space="0" w:color="auto"/>
                    <w:right w:val="none" w:sz="0" w:space="0" w:color="auto"/>
                  </w:divBdr>
                </w:div>
              </w:divsChild>
            </w:div>
            <w:div w:id="1737774227">
              <w:marLeft w:val="0"/>
              <w:marRight w:val="0"/>
              <w:marTop w:val="0"/>
              <w:marBottom w:val="0"/>
              <w:divBdr>
                <w:top w:val="none" w:sz="0" w:space="0" w:color="auto"/>
                <w:left w:val="none" w:sz="0" w:space="0" w:color="auto"/>
                <w:bottom w:val="none" w:sz="0" w:space="0" w:color="auto"/>
                <w:right w:val="none" w:sz="0" w:space="0" w:color="auto"/>
              </w:divBdr>
              <w:divsChild>
                <w:div w:id="1756895198">
                  <w:marLeft w:val="0"/>
                  <w:marRight w:val="0"/>
                  <w:marTop w:val="0"/>
                  <w:marBottom w:val="0"/>
                  <w:divBdr>
                    <w:top w:val="none" w:sz="0" w:space="0" w:color="auto"/>
                    <w:left w:val="none" w:sz="0" w:space="0" w:color="auto"/>
                    <w:bottom w:val="none" w:sz="0" w:space="0" w:color="auto"/>
                    <w:right w:val="none" w:sz="0" w:space="0" w:color="auto"/>
                  </w:divBdr>
                </w:div>
                <w:div w:id="600183455">
                  <w:marLeft w:val="0"/>
                  <w:marRight w:val="0"/>
                  <w:marTop w:val="0"/>
                  <w:marBottom w:val="0"/>
                  <w:divBdr>
                    <w:top w:val="none" w:sz="0" w:space="0" w:color="auto"/>
                    <w:left w:val="none" w:sz="0" w:space="0" w:color="auto"/>
                    <w:bottom w:val="none" w:sz="0" w:space="0" w:color="auto"/>
                    <w:right w:val="none" w:sz="0" w:space="0" w:color="auto"/>
                  </w:divBdr>
                </w:div>
              </w:divsChild>
            </w:div>
            <w:div w:id="632520377">
              <w:marLeft w:val="0"/>
              <w:marRight w:val="0"/>
              <w:marTop w:val="0"/>
              <w:marBottom w:val="0"/>
              <w:divBdr>
                <w:top w:val="none" w:sz="0" w:space="0" w:color="auto"/>
                <w:left w:val="none" w:sz="0" w:space="0" w:color="auto"/>
                <w:bottom w:val="none" w:sz="0" w:space="0" w:color="auto"/>
                <w:right w:val="none" w:sz="0" w:space="0" w:color="auto"/>
              </w:divBdr>
            </w:div>
            <w:div w:id="959339870">
              <w:marLeft w:val="0"/>
              <w:marRight w:val="0"/>
              <w:marTop w:val="0"/>
              <w:marBottom w:val="0"/>
              <w:divBdr>
                <w:top w:val="none" w:sz="0" w:space="0" w:color="auto"/>
                <w:left w:val="none" w:sz="0" w:space="0" w:color="auto"/>
                <w:bottom w:val="none" w:sz="0" w:space="0" w:color="auto"/>
                <w:right w:val="none" w:sz="0" w:space="0" w:color="auto"/>
              </w:divBdr>
            </w:div>
          </w:divsChild>
        </w:div>
        <w:div w:id="1384870331">
          <w:marLeft w:val="0"/>
          <w:marRight w:val="0"/>
          <w:marTop w:val="0"/>
          <w:marBottom w:val="0"/>
          <w:divBdr>
            <w:top w:val="none" w:sz="0" w:space="0" w:color="auto"/>
            <w:left w:val="none" w:sz="0" w:space="0" w:color="auto"/>
            <w:bottom w:val="none" w:sz="0" w:space="0" w:color="auto"/>
            <w:right w:val="none" w:sz="0" w:space="0" w:color="auto"/>
          </w:divBdr>
        </w:div>
      </w:divsChild>
    </w:div>
    <w:div w:id="978726044">
      <w:bodyDiv w:val="1"/>
      <w:marLeft w:val="0"/>
      <w:marRight w:val="0"/>
      <w:marTop w:val="0"/>
      <w:marBottom w:val="0"/>
      <w:divBdr>
        <w:top w:val="none" w:sz="0" w:space="0" w:color="auto"/>
        <w:left w:val="none" w:sz="0" w:space="0" w:color="auto"/>
        <w:bottom w:val="none" w:sz="0" w:space="0" w:color="auto"/>
        <w:right w:val="none" w:sz="0" w:space="0" w:color="auto"/>
      </w:divBdr>
      <w:divsChild>
        <w:div w:id="2044793312">
          <w:marLeft w:val="0"/>
          <w:marRight w:val="0"/>
          <w:marTop w:val="0"/>
          <w:marBottom w:val="0"/>
          <w:divBdr>
            <w:top w:val="single" w:sz="6" w:space="2" w:color="DDDDDD"/>
            <w:left w:val="single" w:sz="6" w:space="2" w:color="DDDDDD"/>
            <w:bottom w:val="single" w:sz="6" w:space="2" w:color="DDDDDD"/>
            <w:right w:val="single" w:sz="6" w:space="2" w:color="DDDDDD"/>
          </w:divBdr>
          <w:divsChild>
            <w:div w:id="1211191124">
              <w:marLeft w:val="0"/>
              <w:marRight w:val="0"/>
              <w:marTop w:val="0"/>
              <w:marBottom w:val="0"/>
              <w:divBdr>
                <w:top w:val="none" w:sz="0" w:space="0" w:color="auto"/>
                <w:left w:val="none" w:sz="0" w:space="0" w:color="auto"/>
                <w:bottom w:val="none" w:sz="0" w:space="0" w:color="auto"/>
                <w:right w:val="none" w:sz="0" w:space="0" w:color="auto"/>
              </w:divBdr>
              <w:divsChild>
                <w:div w:id="578910713">
                  <w:marLeft w:val="0"/>
                  <w:marRight w:val="0"/>
                  <w:marTop w:val="0"/>
                  <w:marBottom w:val="0"/>
                  <w:divBdr>
                    <w:top w:val="none" w:sz="0" w:space="0" w:color="auto"/>
                    <w:left w:val="none" w:sz="0" w:space="0" w:color="auto"/>
                    <w:bottom w:val="none" w:sz="0" w:space="0" w:color="auto"/>
                    <w:right w:val="none" w:sz="0" w:space="0" w:color="auto"/>
                  </w:divBdr>
                </w:div>
                <w:div w:id="1855415325">
                  <w:marLeft w:val="0"/>
                  <w:marRight w:val="0"/>
                  <w:marTop w:val="0"/>
                  <w:marBottom w:val="0"/>
                  <w:divBdr>
                    <w:top w:val="none" w:sz="0" w:space="0" w:color="auto"/>
                    <w:left w:val="none" w:sz="0" w:space="0" w:color="auto"/>
                    <w:bottom w:val="none" w:sz="0" w:space="0" w:color="auto"/>
                    <w:right w:val="none" w:sz="0" w:space="0" w:color="auto"/>
                  </w:divBdr>
                </w:div>
              </w:divsChild>
            </w:div>
            <w:div w:id="1222903378">
              <w:marLeft w:val="0"/>
              <w:marRight w:val="0"/>
              <w:marTop w:val="0"/>
              <w:marBottom w:val="0"/>
              <w:divBdr>
                <w:top w:val="none" w:sz="0" w:space="0" w:color="auto"/>
                <w:left w:val="none" w:sz="0" w:space="0" w:color="auto"/>
                <w:bottom w:val="none" w:sz="0" w:space="0" w:color="auto"/>
                <w:right w:val="none" w:sz="0" w:space="0" w:color="auto"/>
              </w:divBdr>
              <w:divsChild>
                <w:div w:id="1830440094">
                  <w:marLeft w:val="0"/>
                  <w:marRight w:val="0"/>
                  <w:marTop w:val="0"/>
                  <w:marBottom w:val="0"/>
                  <w:divBdr>
                    <w:top w:val="none" w:sz="0" w:space="0" w:color="auto"/>
                    <w:left w:val="none" w:sz="0" w:space="0" w:color="auto"/>
                    <w:bottom w:val="none" w:sz="0" w:space="0" w:color="auto"/>
                    <w:right w:val="none" w:sz="0" w:space="0" w:color="auto"/>
                  </w:divBdr>
                </w:div>
                <w:div w:id="1854563066">
                  <w:marLeft w:val="0"/>
                  <w:marRight w:val="0"/>
                  <w:marTop w:val="0"/>
                  <w:marBottom w:val="0"/>
                  <w:divBdr>
                    <w:top w:val="none" w:sz="0" w:space="0" w:color="auto"/>
                    <w:left w:val="none" w:sz="0" w:space="0" w:color="auto"/>
                    <w:bottom w:val="none" w:sz="0" w:space="0" w:color="auto"/>
                    <w:right w:val="none" w:sz="0" w:space="0" w:color="auto"/>
                  </w:divBdr>
                </w:div>
              </w:divsChild>
            </w:div>
            <w:div w:id="1572618290">
              <w:marLeft w:val="0"/>
              <w:marRight w:val="0"/>
              <w:marTop w:val="0"/>
              <w:marBottom w:val="0"/>
              <w:divBdr>
                <w:top w:val="none" w:sz="0" w:space="0" w:color="auto"/>
                <w:left w:val="none" w:sz="0" w:space="0" w:color="auto"/>
                <w:bottom w:val="none" w:sz="0" w:space="0" w:color="auto"/>
                <w:right w:val="none" w:sz="0" w:space="0" w:color="auto"/>
              </w:divBdr>
              <w:divsChild>
                <w:div w:id="215704481">
                  <w:marLeft w:val="0"/>
                  <w:marRight w:val="0"/>
                  <w:marTop w:val="0"/>
                  <w:marBottom w:val="0"/>
                  <w:divBdr>
                    <w:top w:val="none" w:sz="0" w:space="0" w:color="auto"/>
                    <w:left w:val="none" w:sz="0" w:space="0" w:color="auto"/>
                    <w:bottom w:val="none" w:sz="0" w:space="0" w:color="auto"/>
                    <w:right w:val="none" w:sz="0" w:space="0" w:color="auto"/>
                  </w:divBdr>
                </w:div>
                <w:div w:id="926423491">
                  <w:marLeft w:val="0"/>
                  <w:marRight w:val="0"/>
                  <w:marTop w:val="0"/>
                  <w:marBottom w:val="0"/>
                  <w:divBdr>
                    <w:top w:val="none" w:sz="0" w:space="0" w:color="auto"/>
                    <w:left w:val="none" w:sz="0" w:space="0" w:color="auto"/>
                    <w:bottom w:val="none" w:sz="0" w:space="0" w:color="auto"/>
                    <w:right w:val="none" w:sz="0" w:space="0" w:color="auto"/>
                  </w:divBdr>
                </w:div>
              </w:divsChild>
            </w:div>
            <w:div w:id="53239250">
              <w:marLeft w:val="0"/>
              <w:marRight w:val="0"/>
              <w:marTop w:val="0"/>
              <w:marBottom w:val="0"/>
              <w:divBdr>
                <w:top w:val="none" w:sz="0" w:space="0" w:color="auto"/>
                <w:left w:val="none" w:sz="0" w:space="0" w:color="auto"/>
                <w:bottom w:val="none" w:sz="0" w:space="0" w:color="auto"/>
                <w:right w:val="none" w:sz="0" w:space="0" w:color="auto"/>
              </w:divBdr>
              <w:divsChild>
                <w:div w:id="1434200968">
                  <w:marLeft w:val="0"/>
                  <w:marRight w:val="0"/>
                  <w:marTop w:val="0"/>
                  <w:marBottom w:val="0"/>
                  <w:divBdr>
                    <w:top w:val="none" w:sz="0" w:space="0" w:color="auto"/>
                    <w:left w:val="none" w:sz="0" w:space="0" w:color="auto"/>
                    <w:bottom w:val="none" w:sz="0" w:space="0" w:color="auto"/>
                    <w:right w:val="none" w:sz="0" w:space="0" w:color="auto"/>
                  </w:divBdr>
                </w:div>
                <w:div w:id="138311051">
                  <w:marLeft w:val="0"/>
                  <w:marRight w:val="0"/>
                  <w:marTop w:val="0"/>
                  <w:marBottom w:val="0"/>
                  <w:divBdr>
                    <w:top w:val="none" w:sz="0" w:space="0" w:color="auto"/>
                    <w:left w:val="none" w:sz="0" w:space="0" w:color="auto"/>
                    <w:bottom w:val="none" w:sz="0" w:space="0" w:color="auto"/>
                    <w:right w:val="none" w:sz="0" w:space="0" w:color="auto"/>
                  </w:divBdr>
                </w:div>
              </w:divsChild>
            </w:div>
            <w:div w:id="1824157337">
              <w:marLeft w:val="0"/>
              <w:marRight w:val="0"/>
              <w:marTop w:val="0"/>
              <w:marBottom w:val="0"/>
              <w:divBdr>
                <w:top w:val="none" w:sz="0" w:space="0" w:color="auto"/>
                <w:left w:val="none" w:sz="0" w:space="0" w:color="auto"/>
                <w:bottom w:val="none" w:sz="0" w:space="0" w:color="auto"/>
                <w:right w:val="none" w:sz="0" w:space="0" w:color="auto"/>
              </w:divBdr>
            </w:div>
            <w:div w:id="2130272232">
              <w:marLeft w:val="0"/>
              <w:marRight w:val="0"/>
              <w:marTop w:val="0"/>
              <w:marBottom w:val="0"/>
              <w:divBdr>
                <w:top w:val="none" w:sz="0" w:space="0" w:color="auto"/>
                <w:left w:val="none" w:sz="0" w:space="0" w:color="auto"/>
                <w:bottom w:val="none" w:sz="0" w:space="0" w:color="auto"/>
                <w:right w:val="none" w:sz="0" w:space="0" w:color="auto"/>
              </w:divBdr>
            </w:div>
          </w:divsChild>
        </w:div>
        <w:div w:id="1004741923">
          <w:marLeft w:val="0"/>
          <w:marRight w:val="0"/>
          <w:marTop w:val="0"/>
          <w:marBottom w:val="0"/>
          <w:divBdr>
            <w:top w:val="none" w:sz="0" w:space="0" w:color="auto"/>
            <w:left w:val="none" w:sz="0" w:space="0" w:color="auto"/>
            <w:bottom w:val="none" w:sz="0" w:space="0" w:color="auto"/>
            <w:right w:val="none" w:sz="0" w:space="0" w:color="auto"/>
          </w:divBdr>
        </w:div>
      </w:divsChild>
    </w:div>
    <w:div w:id="985671831">
      <w:bodyDiv w:val="1"/>
      <w:marLeft w:val="0"/>
      <w:marRight w:val="0"/>
      <w:marTop w:val="0"/>
      <w:marBottom w:val="0"/>
      <w:divBdr>
        <w:top w:val="none" w:sz="0" w:space="0" w:color="auto"/>
        <w:left w:val="none" w:sz="0" w:space="0" w:color="auto"/>
        <w:bottom w:val="none" w:sz="0" w:space="0" w:color="auto"/>
        <w:right w:val="none" w:sz="0" w:space="0" w:color="auto"/>
      </w:divBdr>
      <w:divsChild>
        <w:div w:id="1167794386">
          <w:marLeft w:val="0"/>
          <w:marRight w:val="0"/>
          <w:marTop w:val="0"/>
          <w:marBottom w:val="0"/>
          <w:divBdr>
            <w:top w:val="single" w:sz="6" w:space="2" w:color="DDDDDD"/>
            <w:left w:val="single" w:sz="6" w:space="2" w:color="DDDDDD"/>
            <w:bottom w:val="single" w:sz="6" w:space="2" w:color="DDDDDD"/>
            <w:right w:val="single" w:sz="6" w:space="2" w:color="DDDDDD"/>
          </w:divBdr>
          <w:divsChild>
            <w:div w:id="1405103962">
              <w:marLeft w:val="0"/>
              <w:marRight w:val="0"/>
              <w:marTop w:val="0"/>
              <w:marBottom w:val="0"/>
              <w:divBdr>
                <w:top w:val="none" w:sz="0" w:space="0" w:color="auto"/>
                <w:left w:val="none" w:sz="0" w:space="0" w:color="auto"/>
                <w:bottom w:val="none" w:sz="0" w:space="0" w:color="auto"/>
                <w:right w:val="none" w:sz="0" w:space="0" w:color="auto"/>
              </w:divBdr>
              <w:divsChild>
                <w:div w:id="1881748343">
                  <w:marLeft w:val="0"/>
                  <w:marRight w:val="0"/>
                  <w:marTop w:val="0"/>
                  <w:marBottom w:val="0"/>
                  <w:divBdr>
                    <w:top w:val="none" w:sz="0" w:space="0" w:color="auto"/>
                    <w:left w:val="none" w:sz="0" w:space="0" w:color="auto"/>
                    <w:bottom w:val="none" w:sz="0" w:space="0" w:color="auto"/>
                    <w:right w:val="none" w:sz="0" w:space="0" w:color="auto"/>
                  </w:divBdr>
                </w:div>
                <w:div w:id="2115400731">
                  <w:marLeft w:val="0"/>
                  <w:marRight w:val="0"/>
                  <w:marTop w:val="0"/>
                  <w:marBottom w:val="0"/>
                  <w:divBdr>
                    <w:top w:val="none" w:sz="0" w:space="0" w:color="auto"/>
                    <w:left w:val="none" w:sz="0" w:space="0" w:color="auto"/>
                    <w:bottom w:val="none" w:sz="0" w:space="0" w:color="auto"/>
                    <w:right w:val="none" w:sz="0" w:space="0" w:color="auto"/>
                  </w:divBdr>
                </w:div>
              </w:divsChild>
            </w:div>
            <w:div w:id="143208075">
              <w:marLeft w:val="0"/>
              <w:marRight w:val="0"/>
              <w:marTop w:val="0"/>
              <w:marBottom w:val="0"/>
              <w:divBdr>
                <w:top w:val="none" w:sz="0" w:space="0" w:color="auto"/>
                <w:left w:val="none" w:sz="0" w:space="0" w:color="auto"/>
                <w:bottom w:val="none" w:sz="0" w:space="0" w:color="auto"/>
                <w:right w:val="none" w:sz="0" w:space="0" w:color="auto"/>
              </w:divBdr>
              <w:divsChild>
                <w:div w:id="535898003">
                  <w:marLeft w:val="0"/>
                  <w:marRight w:val="0"/>
                  <w:marTop w:val="0"/>
                  <w:marBottom w:val="0"/>
                  <w:divBdr>
                    <w:top w:val="none" w:sz="0" w:space="0" w:color="auto"/>
                    <w:left w:val="none" w:sz="0" w:space="0" w:color="auto"/>
                    <w:bottom w:val="none" w:sz="0" w:space="0" w:color="auto"/>
                    <w:right w:val="none" w:sz="0" w:space="0" w:color="auto"/>
                  </w:divBdr>
                </w:div>
                <w:div w:id="1371806862">
                  <w:marLeft w:val="0"/>
                  <w:marRight w:val="0"/>
                  <w:marTop w:val="0"/>
                  <w:marBottom w:val="0"/>
                  <w:divBdr>
                    <w:top w:val="none" w:sz="0" w:space="0" w:color="auto"/>
                    <w:left w:val="none" w:sz="0" w:space="0" w:color="auto"/>
                    <w:bottom w:val="none" w:sz="0" w:space="0" w:color="auto"/>
                    <w:right w:val="none" w:sz="0" w:space="0" w:color="auto"/>
                  </w:divBdr>
                </w:div>
              </w:divsChild>
            </w:div>
            <w:div w:id="1040861574">
              <w:marLeft w:val="0"/>
              <w:marRight w:val="0"/>
              <w:marTop w:val="0"/>
              <w:marBottom w:val="0"/>
              <w:divBdr>
                <w:top w:val="none" w:sz="0" w:space="0" w:color="auto"/>
                <w:left w:val="none" w:sz="0" w:space="0" w:color="auto"/>
                <w:bottom w:val="none" w:sz="0" w:space="0" w:color="auto"/>
                <w:right w:val="none" w:sz="0" w:space="0" w:color="auto"/>
              </w:divBdr>
              <w:divsChild>
                <w:div w:id="556163133">
                  <w:marLeft w:val="0"/>
                  <w:marRight w:val="0"/>
                  <w:marTop w:val="0"/>
                  <w:marBottom w:val="0"/>
                  <w:divBdr>
                    <w:top w:val="none" w:sz="0" w:space="0" w:color="auto"/>
                    <w:left w:val="none" w:sz="0" w:space="0" w:color="auto"/>
                    <w:bottom w:val="none" w:sz="0" w:space="0" w:color="auto"/>
                    <w:right w:val="none" w:sz="0" w:space="0" w:color="auto"/>
                  </w:divBdr>
                </w:div>
                <w:div w:id="975067634">
                  <w:marLeft w:val="0"/>
                  <w:marRight w:val="0"/>
                  <w:marTop w:val="0"/>
                  <w:marBottom w:val="0"/>
                  <w:divBdr>
                    <w:top w:val="none" w:sz="0" w:space="0" w:color="auto"/>
                    <w:left w:val="none" w:sz="0" w:space="0" w:color="auto"/>
                    <w:bottom w:val="none" w:sz="0" w:space="0" w:color="auto"/>
                    <w:right w:val="none" w:sz="0" w:space="0" w:color="auto"/>
                  </w:divBdr>
                </w:div>
              </w:divsChild>
            </w:div>
            <w:div w:id="818349896">
              <w:marLeft w:val="0"/>
              <w:marRight w:val="0"/>
              <w:marTop w:val="0"/>
              <w:marBottom w:val="0"/>
              <w:divBdr>
                <w:top w:val="none" w:sz="0" w:space="0" w:color="auto"/>
                <w:left w:val="none" w:sz="0" w:space="0" w:color="auto"/>
                <w:bottom w:val="none" w:sz="0" w:space="0" w:color="auto"/>
                <w:right w:val="none" w:sz="0" w:space="0" w:color="auto"/>
              </w:divBdr>
              <w:divsChild>
                <w:div w:id="1244097773">
                  <w:marLeft w:val="0"/>
                  <w:marRight w:val="0"/>
                  <w:marTop w:val="0"/>
                  <w:marBottom w:val="0"/>
                  <w:divBdr>
                    <w:top w:val="none" w:sz="0" w:space="0" w:color="auto"/>
                    <w:left w:val="none" w:sz="0" w:space="0" w:color="auto"/>
                    <w:bottom w:val="none" w:sz="0" w:space="0" w:color="auto"/>
                    <w:right w:val="none" w:sz="0" w:space="0" w:color="auto"/>
                  </w:divBdr>
                </w:div>
                <w:div w:id="1569655089">
                  <w:marLeft w:val="0"/>
                  <w:marRight w:val="0"/>
                  <w:marTop w:val="0"/>
                  <w:marBottom w:val="0"/>
                  <w:divBdr>
                    <w:top w:val="none" w:sz="0" w:space="0" w:color="auto"/>
                    <w:left w:val="none" w:sz="0" w:space="0" w:color="auto"/>
                    <w:bottom w:val="none" w:sz="0" w:space="0" w:color="auto"/>
                    <w:right w:val="none" w:sz="0" w:space="0" w:color="auto"/>
                  </w:divBdr>
                </w:div>
              </w:divsChild>
            </w:div>
            <w:div w:id="1804344494">
              <w:marLeft w:val="0"/>
              <w:marRight w:val="0"/>
              <w:marTop w:val="0"/>
              <w:marBottom w:val="0"/>
              <w:divBdr>
                <w:top w:val="none" w:sz="0" w:space="0" w:color="auto"/>
                <w:left w:val="none" w:sz="0" w:space="0" w:color="auto"/>
                <w:bottom w:val="none" w:sz="0" w:space="0" w:color="auto"/>
                <w:right w:val="none" w:sz="0" w:space="0" w:color="auto"/>
              </w:divBdr>
            </w:div>
            <w:div w:id="1553541715">
              <w:marLeft w:val="0"/>
              <w:marRight w:val="0"/>
              <w:marTop w:val="0"/>
              <w:marBottom w:val="0"/>
              <w:divBdr>
                <w:top w:val="none" w:sz="0" w:space="0" w:color="auto"/>
                <w:left w:val="none" w:sz="0" w:space="0" w:color="auto"/>
                <w:bottom w:val="none" w:sz="0" w:space="0" w:color="auto"/>
                <w:right w:val="none" w:sz="0" w:space="0" w:color="auto"/>
              </w:divBdr>
            </w:div>
          </w:divsChild>
        </w:div>
        <w:div w:id="567610921">
          <w:marLeft w:val="0"/>
          <w:marRight w:val="0"/>
          <w:marTop w:val="0"/>
          <w:marBottom w:val="0"/>
          <w:divBdr>
            <w:top w:val="none" w:sz="0" w:space="0" w:color="auto"/>
            <w:left w:val="none" w:sz="0" w:space="0" w:color="auto"/>
            <w:bottom w:val="none" w:sz="0" w:space="0" w:color="auto"/>
            <w:right w:val="none" w:sz="0" w:space="0" w:color="auto"/>
          </w:divBdr>
        </w:div>
      </w:divsChild>
    </w:div>
    <w:div w:id="988941490">
      <w:bodyDiv w:val="1"/>
      <w:marLeft w:val="0"/>
      <w:marRight w:val="0"/>
      <w:marTop w:val="0"/>
      <w:marBottom w:val="0"/>
      <w:divBdr>
        <w:top w:val="none" w:sz="0" w:space="0" w:color="auto"/>
        <w:left w:val="none" w:sz="0" w:space="0" w:color="auto"/>
        <w:bottom w:val="none" w:sz="0" w:space="0" w:color="auto"/>
        <w:right w:val="none" w:sz="0" w:space="0" w:color="auto"/>
      </w:divBdr>
      <w:divsChild>
        <w:div w:id="850874643">
          <w:marLeft w:val="0"/>
          <w:marRight w:val="0"/>
          <w:marTop w:val="0"/>
          <w:marBottom w:val="0"/>
          <w:divBdr>
            <w:top w:val="single" w:sz="6" w:space="2" w:color="DDDDDD"/>
            <w:left w:val="single" w:sz="6" w:space="2" w:color="DDDDDD"/>
            <w:bottom w:val="single" w:sz="6" w:space="2" w:color="DDDDDD"/>
            <w:right w:val="single" w:sz="6" w:space="2" w:color="DDDDDD"/>
          </w:divBdr>
          <w:divsChild>
            <w:div w:id="628172485">
              <w:marLeft w:val="0"/>
              <w:marRight w:val="0"/>
              <w:marTop w:val="0"/>
              <w:marBottom w:val="0"/>
              <w:divBdr>
                <w:top w:val="none" w:sz="0" w:space="0" w:color="auto"/>
                <w:left w:val="none" w:sz="0" w:space="0" w:color="auto"/>
                <w:bottom w:val="none" w:sz="0" w:space="0" w:color="auto"/>
                <w:right w:val="none" w:sz="0" w:space="0" w:color="auto"/>
              </w:divBdr>
              <w:divsChild>
                <w:div w:id="1015615835">
                  <w:marLeft w:val="0"/>
                  <w:marRight w:val="0"/>
                  <w:marTop w:val="0"/>
                  <w:marBottom w:val="0"/>
                  <w:divBdr>
                    <w:top w:val="none" w:sz="0" w:space="0" w:color="auto"/>
                    <w:left w:val="none" w:sz="0" w:space="0" w:color="auto"/>
                    <w:bottom w:val="none" w:sz="0" w:space="0" w:color="auto"/>
                    <w:right w:val="none" w:sz="0" w:space="0" w:color="auto"/>
                  </w:divBdr>
                </w:div>
                <w:div w:id="1599678678">
                  <w:marLeft w:val="0"/>
                  <w:marRight w:val="0"/>
                  <w:marTop w:val="0"/>
                  <w:marBottom w:val="0"/>
                  <w:divBdr>
                    <w:top w:val="none" w:sz="0" w:space="0" w:color="auto"/>
                    <w:left w:val="none" w:sz="0" w:space="0" w:color="auto"/>
                    <w:bottom w:val="none" w:sz="0" w:space="0" w:color="auto"/>
                    <w:right w:val="none" w:sz="0" w:space="0" w:color="auto"/>
                  </w:divBdr>
                </w:div>
              </w:divsChild>
            </w:div>
            <w:div w:id="1623726731">
              <w:marLeft w:val="0"/>
              <w:marRight w:val="0"/>
              <w:marTop w:val="0"/>
              <w:marBottom w:val="0"/>
              <w:divBdr>
                <w:top w:val="none" w:sz="0" w:space="0" w:color="auto"/>
                <w:left w:val="none" w:sz="0" w:space="0" w:color="auto"/>
                <w:bottom w:val="none" w:sz="0" w:space="0" w:color="auto"/>
                <w:right w:val="none" w:sz="0" w:space="0" w:color="auto"/>
              </w:divBdr>
              <w:divsChild>
                <w:div w:id="1813862599">
                  <w:marLeft w:val="0"/>
                  <w:marRight w:val="0"/>
                  <w:marTop w:val="0"/>
                  <w:marBottom w:val="0"/>
                  <w:divBdr>
                    <w:top w:val="none" w:sz="0" w:space="0" w:color="auto"/>
                    <w:left w:val="none" w:sz="0" w:space="0" w:color="auto"/>
                    <w:bottom w:val="none" w:sz="0" w:space="0" w:color="auto"/>
                    <w:right w:val="none" w:sz="0" w:space="0" w:color="auto"/>
                  </w:divBdr>
                </w:div>
                <w:div w:id="1698695561">
                  <w:marLeft w:val="0"/>
                  <w:marRight w:val="0"/>
                  <w:marTop w:val="0"/>
                  <w:marBottom w:val="0"/>
                  <w:divBdr>
                    <w:top w:val="none" w:sz="0" w:space="0" w:color="auto"/>
                    <w:left w:val="none" w:sz="0" w:space="0" w:color="auto"/>
                    <w:bottom w:val="none" w:sz="0" w:space="0" w:color="auto"/>
                    <w:right w:val="none" w:sz="0" w:space="0" w:color="auto"/>
                  </w:divBdr>
                </w:div>
              </w:divsChild>
            </w:div>
            <w:div w:id="2140799437">
              <w:marLeft w:val="0"/>
              <w:marRight w:val="0"/>
              <w:marTop w:val="0"/>
              <w:marBottom w:val="0"/>
              <w:divBdr>
                <w:top w:val="none" w:sz="0" w:space="0" w:color="auto"/>
                <w:left w:val="none" w:sz="0" w:space="0" w:color="auto"/>
                <w:bottom w:val="none" w:sz="0" w:space="0" w:color="auto"/>
                <w:right w:val="none" w:sz="0" w:space="0" w:color="auto"/>
              </w:divBdr>
              <w:divsChild>
                <w:div w:id="1224172413">
                  <w:marLeft w:val="0"/>
                  <w:marRight w:val="0"/>
                  <w:marTop w:val="0"/>
                  <w:marBottom w:val="0"/>
                  <w:divBdr>
                    <w:top w:val="none" w:sz="0" w:space="0" w:color="auto"/>
                    <w:left w:val="none" w:sz="0" w:space="0" w:color="auto"/>
                    <w:bottom w:val="none" w:sz="0" w:space="0" w:color="auto"/>
                    <w:right w:val="none" w:sz="0" w:space="0" w:color="auto"/>
                  </w:divBdr>
                </w:div>
                <w:div w:id="1305888666">
                  <w:marLeft w:val="0"/>
                  <w:marRight w:val="0"/>
                  <w:marTop w:val="0"/>
                  <w:marBottom w:val="0"/>
                  <w:divBdr>
                    <w:top w:val="none" w:sz="0" w:space="0" w:color="auto"/>
                    <w:left w:val="none" w:sz="0" w:space="0" w:color="auto"/>
                    <w:bottom w:val="none" w:sz="0" w:space="0" w:color="auto"/>
                    <w:right w:val="none" w:sz="0" w:space="0" w:color="auto"/>
                  </w:divBdr>
                </w:div>
              </w:divsChild>
            </w:div>
            <w:div w:id="1953239864">
              <w:marLeft w:val="0"/>
              <w:marRight w:val="0"/>
              <w:marTop w:val="0"/>
              <w:marBottom w:val="0"/>
              <w:divBdr>
                <w:top w:val="none" w:sz="0" w:space="0" w:color="auto"/>
                <w:left w:val="none" w:sz="0" w:space="0" w:color="auto"/>
                <w:bottom w:val="none" w:sz="0" w:space="0" w:color="auto"/>
                <w:right w:val="none" w:sz="0" w:space="0" w:color="auto"/>
              </w:divBdr>
              <w:divsChild>
                <w:div w:id="272785569">
                  <w:marLeft w:val="0"/>
                  <w:marRight w:val="0"/>
                  <w:marTop w:val="0"/>
                  <w:marBottom w:val="0"/>
                  <w:divBdr>
                    <w:top w:val="none" w:sz="0" w:space="0" w:color="auto"/>
                    <w:left w:val="none" w:sz="0" w:space="0" w:color="auto"/>
                    <w:bottom w:val="none" w:sz="0" w:space="0" w:color="auto"/>
                    <w:right w:val="none" w:sz="0" w:space="0" w:color="auto"/>
                  </w:divBdr>
                </w:div>
                <w:div w:id="328366632">
                  <w:marLeft w:val="0"/>
                  <w:marRight w:val="0"/>
                  <w:marTop w:val="0"/>
                  <w:marBottom w:val="0"/>
                  <w:divBdr>
                    <w:top w:val="none" w:sz="0" w:space="0" w:color="auto"/>
                    <w:left w:val="none" w:sz="0" w:space="0" w:color="auto"/>
                    <w:bottom w:val="none" w:sz="0" w:space="0" w:color="auto"/>
                    <w:right w:val="none" w:sz="0" w:space="0" w:color="auto"/>
                  </w:divBdr>
                </w:div>
              </w:divsChild>
            </w:div>
            <w:div w:id="1330981917">
              <w:marLeft w:val="0"/>
              <w:marRight w:val="0"/>
              <w:marTop w:val="0"/>
              <w:marBottom w:val="0"/>
              <w:divBdr>
                <w:top w:val="none" w:sz="0" w:space="0" w:color="auto"/>
                <w:left w:val="none" w:sz="0" w:space="0" w:color="auto"/>
                <w:bottom w:val="none" w:sz="0" w:space="0" w:color="auto"/>
                <w:right w:val="none" w:sz="0" w:space="0" w:color="auto"/>
              </w:divBdr>
            </w:div>
            <w:div w:id="1483541780">
              <w:marLeft w:val="0"/>
              <w:marRight w:val="0"/>
              <w:marTop w:val="0"/>
              <w:marBottom w:val="0"/>
              <w:divBdr>
                <w:top w:val="none" w:sz="0" w:space="0" w:color="auto"/>
                <w:left w:val="none" w:sz="0" w:space="0" w:color="auto"/>
                <w:bottom w:val="none" w:sz="0" w:space="0" w:color="auto"/>
                <w:right w:val="none" w:sz="0" w:space="0" w:color="auto"/>
              </w:divBdr>
            </w:div>
          </w:divsChild>
        </w:div>
        <w:div w:id="1530415908">
          <w:marLeft w:val="0"/>
          <w:marRight w:val="0"/>
          <w:marTop w:val="0"/>
          <w:marBottom w:val="0"/>
          <w:divBdr>
            <w:top w:val="none" w:sz="0" w:space="0" w:color="auto"/>
            <w:left w:val="none" w:sz="0" w:space="0" w:color="auto"/>
            <w:bottom w:val="none" w:sz="0" w:space="0" w:color="auto"/>
            <w:right w:val="none" w:sz="0" w:space="0" w:color="auto"/>
          </w:divBdr>
        </w:div>
      </w:divsChild>
    </w:div>
    <w:div w:id="1005398891">
      <w:bodyDiv w:val="1"/>
      <w:marLeft w:val="0"/>
      <w:marRight w:val="0"/>
      <w:marTop w:val="0"/>
      <w:marBottom w:val="0"/>
      <w:divBdr>
        <w:top w:val="none" w:sz="0" w:space="0" w:color="auto"/>
        <w:left w:val="none" w:sz="0" w:space="0" w:color="auto"/>
        <w:bottom w:val="none" w:sz="0" w:space="0" w:color="auto"/>
        <w:right w:val="none" w:sz="0" w:space="0" w:color="auto"/>
      </w:divBdr>
      <w:divsChild>
        <w:div w:id="1484616285">
          <w:marLeft w:val="0"/>
          <w:marRight w:val="0"/>
          <w:marTop w:val="0"/>
          <w:marBottom w:val="0"/>
          <w:divBdr>
            <w:top w:val="single" w:sz="6" w:space="2" w:color="DDDDDD"/>
            <w:left w:val="single" w:sz="6" w:space="2" w:color="DDDDDD"/>
            <w:bottom w:val="single" w:sz="6" w:space="2" w:color="DDDDDD"/>
            <w:right w:val="single" w:sz="6" w:space="2" w:color="DDDDDD"/>
          </w:divBdr>
          <w:divsChild>
            <w:div w:id="576789770">
              <w:marLeft w:val="0"/>
              <w:marRight w:val="0"/>
              <w:marTop w:val="0"/>
              <w:marBottom w:val="0"/>
              <w:divBdr>
                <w:top w:val="none" w:sz="0" w:space="0" w:color="auto"/>
                <w:left w:val="none" w:sz="0" w:space="0" w:color="auto"/>
                <w:bottom w:val="none" w:sz="0" w:space="0" w:color="auto"/>
                <w:right w:val="none" w:sz="0" w:space="0" w:color="auto"/>
              </w:divBdr>
              <w:divsChild>
                <w:div w:id="1927500211">
                  <w:marLeft w:val="0"/>
                  <w:marRight w:val="0"/>
                  <w:marTop w:val="0"/>
                  <w:marBottom w:val="0"/>
                  <w:divBdr>
                    <w:top w:val="none" w:sz="0" w:space="0" w:color="auto"/>
                    <w:left w:val="none" w:sz="0" w:space="0" w:color="auto"/>
                    <w:bottom w:val="none" w:sz="0" w:space="0" w:color="auto"/>
                    <w:right w:val="none" w:sz="0" w:space="0" w:color="auto"/>
                  </w:divBdr>
                </w:div>
                <w:div w:id="1383796848">
                  <w:marLeft w:val="0"/>
                  <w:marRight w:val="0"/>
                  <w:marTop w:val="0"/>
                  <w:marBottom w:val="0"/>
                  <w:divBdr>
                    <w:top w:val="none" w:sz="0" w:space="0" w:color="auto"/>
                    <w:left w:val="none" w:sz="0" w:space="0" w:color="auto"/>
                    <w:bottom w:val="none" w:sz="0" w:space="0" w:color="auto"/>
                    <w:right w:val="none" w:sz="0" w:space="0" w:color="auto"/>
                  </w:divBdr>
                </w:div>
              </w:divsChild>
            </w:div>
            <w:div w:id="2130397646">
              <w:marLeft w:val="0"/>
              <w:marRight w:val="0"/>
              <w:marTop w:val="0"/>
              <w:marBottom w:val="0"/>
              <w:divBdr>
                <w:top w:val="none" w:sz="0" w:space="0" w:color="auto"/>
                <w:left w:val="none" w:sz="0" w:space="0" w:color="auto"/>
                <w:bottom w:val="none" w:sz="0" w:space="0" w:color="auto"/>
                <w:right w:val="none" w:sz="0" w:space="0" w:color="auto"/>
              </w:divBdr>
              <w:divsChild>
                <w:div w:id="632518286">
                  <w:marLeft w:val="0"/>
                  <w:marRight w:val="0"/>
                  <w:marTop w:val="0"/>
                  <w:marBottom w:val="0"/>
                  <w:divBdr>
                    <w:top w:val="none" w:sz="0" w:space="0" w:color="auto"/>
                    <w:left w:val="none" w:sz="0" w:space="0" w:color="auto"/>
                    <w:bottom w:val="none" w:sz="0" w:space="0" w:color="auto"/>
                    <w:right w:val="none" w:sz="0" w:space="0" w:color="auto"/>
                  </w:divBdr>
                </w:div>
                <w:div w:id="1208641046">
                  <w:marLeft w:val="0"/>
                  <w:marRight w:val="0"/>
                  <w:marTop w:val="0"/>
                  <w:marBottom w:val="0"/>
                  <w:divBdr>
                    <w:top w:val="none" w:sz="0" w:space="0" w:color="auto"/>
                    <w:left w:val="none" w:sz="0" w:space="0" w:color="auto"/>
                    <w:bottom w:val="none" w:sz="0" w:space="0" w:color="auto"/>
                    <w:right w:val="none" w:sz="0" w:space="0" w:color="auto"/>
                  </w:divBdr>
                </w:div>
              </w:divsChild>
            </w:div>
            <w:div w:id="405806461">
              <w:marLeft w:val="0"/>
              <w:marRight w:val="0"/>
              <w:marTop w:val="0"/>
              <w:marBottom w:val="0"/>
              <w:divBdr>
                <w:top w:val="none" w:sz="0" w:space="0" w:color="auto"/>
                <w:left w:val="none" w:sz="0" w:space="0" w:color="auto"/>
                <w:bottom w:val="none" w:sz="0" w:space="0" w:color="auto"/>
                <w:right w:val="none" w:sz="0" w:space="0" w:color="auto"/>
              </w:divBdr>
              <w:divsChild>
                <w:div w:id="242423142">
                  <w:marLeft w:val="0"/>
                  <w:marRight w:val="0"/>
                  <w:marTop w:val="0"/>
                  <w:marBottom w:val="0"/>
                  <w:divBdr>
                    <w:top w:val="none" w:sz="0" w:space="0" w:color="auto"/>
                    <w:left w:val="none" w:sz="0" w:space="0" w:color="auto"/>
                    <w:bottom w:val="none" w:sz="0" w:space="0" w:color="auto"/>
                    <w:right w:val="none" w:sz="0" w:space="0" w:color="auto"/>
                  </w:divBdr>
                </w:div>
                <w:div w:id="1700427748">
                  <w:marLeft w:val="0"/>
                  <w:marRight w:val="0"/>
                  <w:marTop w:val="0"/>
                  <w:marBottom w:val="0"/>
                  <w:divBdr>
                    <w:top w:val="none" w:sz="0" w:space="0" w:color="auto"/>
                    <w:left w:val="none" w:sz="0" w:space="0" w:color="auto"/>
                    <w:bottom w:val="none" w:sz="0" w:space="0" w:color="auto"/>
                    <w:right w:val="none" w:sz="0" w:space="0" w:color="auto"/>
                  </w:divBdr>
                </w:div>
              </w:divsChild>
            </w:div>
            <w:div w:id="2110082468">
              <w:marLeft w:val="0"/>
              <w:marRight w:val="0"/>
              <w:marTop w:val="0"/>
              <w:marBottom w:val="0"/>
              <w:divBdr>
                <w:top w:val="none" w:sz="0" w:space="0" w:color="auto"/>
                <w:left w:val="none" w:sz="0" w:space="0" w:color="auto"/>
                <w:bottom w:val="none" w:sz="0" w:space="0" w:color="auto"/>
                <w:right w:val="none" w:sz="0" w:space="0" w:color="auto"/>
              </w:divBdr>
              <w:divsChild>
                <w:div w:id="1424110974">
                  <w:marLeft w:val="0"/>
                  <w:marRight w:val="0"/>
                  <w:marTop w:val="0"/>
                  <w:marBottom w:val="0"/>
                  <w:divBdr>
                    <w:top w:val="none" w:sz="0" w:space="0" w:color="auto"/>
                    <w:left w:val="none" w:sz="0" w:space="0" w:color="auto"/>
                    <w:bottom w:val="none" w:sz="0" w:space="0" w:color="auto"/>
                    <w:right w:val="none" w:sz="0" w:space="0" w:color="auto"/>
                  </w:divBdr>
                </w:div>
                <w:div w:id="682247293">
                  <w:marLeft w:val="0"/>
                  <w:marRight w:val="0"/>
                  <w:marTop w:val="0"/>
                  <w:marBottom w:val="0"/>
                  <w:divBdr>
                    <w:top w:val="none" w:sz="0" w:space="0" w:color="auto"/>
                    <w:left w:val="none" w:sz="0" w:space="0" w:color="auto"/>
                    <w:bottom w:val="none" w:sz="0" w:space="0" w:color="auto"/>
                    <w:right w:val="none" w:sz="0" w:space="0" w:color="auto"/>
                  </w:divBdr>
                </w:div>
              </w:divsChild>
            </w:div>
            <w:div w:id="784692650">
              <w:marLeft w:val="0"/>
              <w:marRight w:val="0"/>
              <w:marTop w:val="0"/>
              <w:marBottom w:val="0"/>
              <w:divBdr>
                <w:top w:val="none" w:sz="0" w:space="0" w:color="auto"/>
                <w:left w:val="none" w:sz="0" w:space="0" w:color="auto"/>
                <w:bottom w:val="none" w:sz="0" w:space="0" w:color="auto"/>
                <w:right w:val="none" w:sz="0" w:space="0" w:color="auto"/>
              </w:divBdr>
            </w:div>
            <w:div w:id="749809776">
              <w:marLeft w:val="0"/>
              <w:marRight w:val="0"/>
              <w:marTop w:val="0"/>
              <w:marBottom w:val="0"/>
              <w:divBdr>
                <w:top w:val="none" w:sz="0" w:space="0" w:color="auto"/>
                <w:left w:val="none" w:sz="0" w:space="0" w:color="auto"/>
                <w:bottom w:val="none" w:sz="0" w:space="0" w:color="auto"/>
                <w:right w:val="none" w:sz="0" w:space="0" w:color="auto"/>
              </w:divBdr>
            </w:div>
          </w:divsChild>
        </w:div>
        <w:div w:id="174538855">
          <w:marLeft w:val="0"/>
          <w:marRight w:val="0"/>
          <w:marTop w:val="0"/>
          <w:marBottom w:val="0"/>
          <w:divBdr>
            <w:top w:val="none" w:sz="0" w:space="0" w:color="auto"/>
            <w:left w:val="none" w:sz="0" w:space="0" w:color="auto"/>
            <w:bottom w:val="none" w:sz="0" w:space="0" w:color="auto"/>
            <w:right w:val="none" w:sz="0" w:space="0" w:color="auto"/>
          </w:divBdr>
        </w:div>
      </w:divsChild>
    </w:div>
    <w:div w:id="1013384615">
      <w:bodyDiv w:val="1"/>
      <w:marLeft w:val="0"/>
      <w:marRight w:val="0"/>
      <w:marTop w:val="0"/>
      <w:marBottom w:val="0"/>
      <w:divBdr>
        <w:top w:val="none" w:sz="0" w:space="0" w:color="auto"/>
        <w:left w:val="none" w:sz="0" w:space="0" w:color="auto"/>
        <w:bottom w:val="none" w:sz="0" w:space="0" w:color="auto"/>
        <w:right w:val="none" w:sz="0" w:space="0" w:color="auto"/>
      </w:divBdr>
      <w:divsChild>
        <w:div w:id="1380205343">
          <w:marLeft w:val="0"/>
          <w:marRight w:val="0"/>
          <w:marTop w:val="0"/>
          <w:marBottom w:val="0"/>
          <w:divBdr>
            <w:top w:val="single" w:sz="6" w:space="2" w:color="DDDDDD"/>
            <w:left w:val="single" w:sz="6" w:space="2" w:color="DDDDDD"/>
            <w:bottom w:val="single" w:sz="6" w:space="2" w:color="DDDDDD"/>
            <w:right w:val="single" w:sz="6" w:space="2" w:color="DDDDDD"/>
          </w:divBdr>
          <w:divsChild>
            <w:div w:id="1223176102">
              <w:marLeft w:val="0"/>
              <w:marRight w:val="0"/>
              <w:marTop w:val="0"/>
              <w:marBottom w:val="0"/>
              <w:divBdr>
                <w:top w:val="none" w:sz="0" w:space="0" w:color="auto"/>
                <w:left w:val="none" w:sz="0" w:space="0" w:color="auto"/>
                <w:bottom w:val="none" w:sz="0" w:space="0" w:color="auto"/>
                <w:right w:val="none" w:sz="0" w:space="0" w:color="auto"/>
              </w:divBdr>
              <w:divsChild>
                <w:div w:id="926498765">
                  <w:marLeft w:val="0"/>
                  <w:marRight w:val="0"/>
                  <w:marTop w:val="0"/>
                  <w:marBottom w:val="0"/>
                  <w:divBdr>
                    <w:top w:val="none" w:sz="0" w:space="0" w:color="auto"/>
                    <w:left w:val="none" w:sz="0" w:space="0" w:color="auto"/>
                    <w:bottom w:val="none" w:sz="0" w:space="0" w:color="auto"/>
                    <w:right w:val="none" w:sz="0" w:space="0" w:color="auto"/>
                  </w:divBdr>
                </w:div>
                <w:div w:id="1077626933">
                  <w:marLeft w:val="0"/>
                  <w:marRight w:val="0"/>
                  <w:marTop w:val="0"/>
                  <w:marBottom w:val="0"/>
                  <w:divBdr>
                    <w:top w:val="none" w:sz="0" w:space="0" w:color="auto"/>
                    <w:left w:val="none" w:sz="0" w:space="0" w:color="auto"/>
                    <w:bottom w:val="none" w:sz="0" w:space="0" w:color="auto"/>
                    <w:right w:val="none" w:sz="0" w:space="0" w:color="auto"/>
                  </w:divBdr>
                </w:div>
              </w:divsChild>
            </w:div>
            <w:div w:id="540436744">
              <w:marLeft w:val="0"/>
              <w:marRight w:val="0"/>
              <w:marTop w:val="0"/>
              <w:marBottom w:val="0"/>
              <w:divBdr>
                <w:top w:val="none" w:sz="0" w:space="0" w:color="auto"/>
                <w:left w:val="none" w:sz="0" w:space="0" w:color="auto"/>
                <w:bottom w:val="none" w:sz="0" w:space="0" w:color="auto"/>
                <w:right w:val="none" w:sz="0" w:space="0" w:color="auto"/>
              </w:divBdr>
              <w:divsChild>
                <w:div w:id="15427900">
                  <w:marLeft w:val="0"/>
                  <w:marRight w:val="0"/>
                  <w:marTop w:val="0"/>
                  <w:marBottom w:val="0"/>
                  <w:divBdr>
                    <w:top w:val="none" w:sz="0" w:space="0" w:color="auto"/>
                    <w:left w:val="none" w:sz="0" w:space="0" w:color="auto"/>
                    <w:bottom w:val="none" w:sz="0" w:space="0" w:color="auto"/>
                    <w:right w:val="none" w:sz="0" w:space="0" w:color="auto"/>
                  </w:divBdr>
                </w:div>
                <w:div w:id="1366056794">
                  <w:marLeft w:val="0"/>
                  <w:marRight w:val="0"/>
                  <w:marTop w:val="0"/>
                  <w:marBottom w:val="0"/>
                  <w:divBdr>
                    <w:top w:val="none" w:sz="0" w:space="0" w:color="auto"/>
                    <w:left w:val="none" w:sz="0" w:space="0" w:color="auto"/>
                    <w:bottom w:val="none" w:sz="0" w:space="0" w:color="auto"/>
                    <w:right w:val="none" w:sz="0" w:space="0" w:color="auto"/>
                  </w:divBdr>
                </w:div>
              </w:divsChild>
            </w:div>
            <w:div w:id="948926105">
              <w:marLeft w:val="0"/>
              <w:marRight w:val="0"/>
              <w:marTop w:val="0"/>
              <w:marBottom w:val="0"/>
              <w:divBdr>
                <w:top w:val="none" w:sz="0" w:space="0" w:color="auto"/>
                <w:left w:val="none" w:sz="0" w:space="0" w:color="auto"/>
                <w:bottom w:val="none" w:sz="0" w:space="0" w:color="auto"/>
                <w:right w:val="none" w:sz="0" w:space="0" w:color="auto"/>
              </w:divBdr>
              <w:divsChild>
                <w:div w:id="2130852513">
                  <w:marLeft w:val="0"/>
                  <w:marRight w:val="0"/>
                  <w:marTop w:val="0"/>
                  <w:marBottom w:val="0"/>
                  <w:divBdr>
                    <w:top w:val="none" w:sz="0" w:space="0" w:color="auto"/>
                    <w:left w:val="none" w:sz="0" w:space="0" w:color="auto"/>
                    <w:bottom w:val="none" w:sz="0" w:space="0" w:color="auto"/>
                    <w:right w:val="none" w:sz="0" w:space="0" w:color="auto"/>
                  </w:divBdr>
                </w:div>
                <w:div w:id="1229724445">
                  <w:marLeft w:val="0"/>
                  <w:marRight w:val="0"/>
                  <w:marTop w:val="0"/>
                  <w:marBottom w:val="0"/>
                  <w:divBdr>
                    <w:top w:val="none" w:sz="0" w:space="0" w:color="auto"/>
                    <w:left w:val="none" w:sz="0" w:space="0" w:color="auto"/>
                    <w:bottom w:val="none" w:sz="0" w:space="0" w:color="auto"/>
                    <w:right w:val="none" w:sz="0" w:space="0" w:color="auto"/>
                  </w:divBdr>
                </w:div>
              </w:divsChild>
            </w:div>
            <w:div w:id="1525094295">
              <w:marLeft w:val="0"/>
              <w:marRight w:val="0"/>
              <w:marTop w:val="0"/>
              <w:marBottom w:val="0"/>
              <w:divBdr>
                <w:top w:val="none" w:sz="0" w:space="0" w:color="auto"/>
                <w:left w:val="none" w:sz="0" w:space="0" w:color="auto"/>
                <w:bottom w:val="none" w:sz="0" w:space="0" w:color="auto"/>
                <w:right w:val="none" w:sz="0" w:space="0" w:color="auto"/>
              </w:divBdr>
              <w:divsChild>
                <w:div w:id="70661429">
                  <w:marLeft w:val="0"/>
                  <w:marRight w:val="0"/>
                  <w:marTop w:val="0"/>
                  <w:marBottom w:val="0"/>
                  <w:divBdr>
                    <w:top w:val="none" w:sz="0" w:space="0" w:color="auto"/>
                    <w:left w:val="none" w:sz="0" w:space="0" w:color="auto"/>
                    <w:bottom w:val="none" w:sz="0" w:space="0" w:color="auto"/>
                    <w:right w:val="none" w:sz="0" w:space="0" w:color="auto"/>
                  </w:divBdr>
                </w:div>
                <w:div w:id="1279219740">
                  <w:marLeft w:val="0"/>
                  <w:marRight w:val="0"/>
                  <w:marTop w:val="0"/>
                  <w:marBottom w:val="0"/>
                  <w:divBdr>
                    <w:top w:val="none" w:sz="0" w:space="0" w:color="auto"/>
                    <w:left w:val="none" w:sz="0" w:space="0" w:color="auto"/>
                    <w:bottom w:val="none" w:sz="0" w:space="0" w:color="auto"/>
                    <w:right w:val="none" w:sz="0" w:space="0" w:color="auto"/>
                  </w:divBdr>
                </w:div>
              </w:divsChild>
            </w:div>
            <w:div w:id="34432204">
              <w:marLeft w:val="0"/>
              <w:marRight w:val="0"/>
              <w:marTop w:val="0"/>
              <w:marBottom w:val="0"/>
              <w:divBdr>
                <w:top w:val="none" w:sz="0" w:space="0" w:color="auto"/>
                <w:left w:val="none" w:sz="0" w:space="0" w:color="auto"/>
                <w:bottom w:val="none" w:sz="0" w:space="0" w:color="auto"/>
                <w:right w:val="none" w:sz="0" w:space="0" w:color="auto"/>
              </w:divBdr>
            </w:div>
            <w:div w:id="193857535">
              <w:marLeft w:val="0"/>
              <w:marRight w:val="0"/>
              <w:marTop w:val="0"/>
              <w:marBottom w:val="0"/>
              <w:divBdr>
                <w:top w:val="none" w:sz="0" w:space="0" w:color="auto"/>
                <w:left w:val="none" w:sz="0" w:space="0" w:color="auto"/>
                <w:bottom w:val="none" w:sz="0" w:space="0" w:color="auto"/>
                <w:right w:val="none" w:sz="0" w:space="0" w:color="auto"/>
              </w:divBdr>
            </w:div>
          </w:divsChild>
        </w:div>
        <w:div w:id="408624065">
          <w:marLeft w:val="0"/>
          <w:marRight w:val="0"/>
          <w:marTop w:val="0"/>
          <w:marBottom w:val="0"/>
          <w:divBdr>
            <w:top w:val="none" w:sz="0" w:space="0" w:color="auto"/>
            <w:left w:val="none" w:sz="0" w:space="0" w:color="auto"/>
            <w:bottom w:val="none" w:sz="0" w:space="0" w:color="auto"/>
            <w:right w:val="none" w:sz="0" w:space="0" w:color="auto"/>
          </w:divBdr>
        </w:div>
      </w:divsChild>
    </w:div>
    <w:div w:id="1036278576">
      <w:bodyDiv w:val="1"/>
      <w:marLeft w:val="0"/>
      <w:marRight w:val="0"/>
      <w:marTop w:val="0"/>
      <w:marBottom w:val="0"/>
      <w:divBdr>
        <w:top w:val="none" w:sz="0" w:space="0" w:color="auto"/>
        <w:left w:val="none" w:sz="0" w:space="0" w:color="auto"/>
        <w:bottom w:val="none" w:sz="0" w:space="0" w:color="auto"/>
        <w:right w:val="none" w:sz="0" w:space="0" w:color="auto"/>
      </w:divBdr>
      <w:divsChild>
        <w:div w:id="1201162219">
          <w:marLeft w:val="0"/>
          <w:marRight w:val="0"/>
          <w:marTop w:val="0"/>
          <w:marBottom w:val="0"/>
          <w:divBdr>
            <w:top w:val="single" w:sz="6" w:space="2" w:color="DDDDDD"/>
            <w:left w:val="single" w:sz="6" w:space="2" w:color="DDDDDD"/>
            <w:bottom w:val="single" w:sz="6" w:space="2" w:color="DDDDDD"/>
            <w:right w:val="single" w:sz="6" w:space="2" w:color="DDDDDD"/>
          </w:divBdr>
          <w:divsChild>
            <w:div w:id="1127511258">
              <w:marLeft w:val="0"/>
              <w:marRight w:val="0"/>
              <w:marTop w:val="0"/>
              <w:marBottom w:val="0"/>
              <w:divBdr>
                <w:top w:val="none" w:sz="0" w:space="0" w:color="auto"/>
                <w:left w:val="none" w:sz="0" w:space="0" w:color="auto"/>
                <w:bottom w:val="none" w:sz="0" w:space="0" w:color="auto"/>
                <w:right w:val="none" w:sz="0" w:space="0" w:color="auto"/>
              </w:divBdr>
              <w:divsChild>
                <w:div w:id="126320408">
                  <w:marLeft w:val="0"/>
                  <w:marRight w:val="0"/>
                  <w:marTop w:val="0"/>
                  <w:marBottom w:val="0"/>
                  <w:divBdr>
                    <w:top w:val="none" w:sz="0" w:space="0" w:color="auto"/>
                    <w:left w:val="none" w:sz="0" w:space="0" w:color="auto"/>
                    <w:bottom w:val="none" w:sz="0" w:space="0" w:color="auto"/>
                    <w:right w:val="none" w:sz="0" w:space="0" w:color="auto"/>
                  </w:divBdr>
                </w:div>
                <w:div w:id="1501657225">
                  <w:marLeft w:val="0"/>
                  <w:marRight w:val="0"/>
                  <w:marTop w:val="0"/>
                  <w:marBottom w:val="0"/>
                  <w:divBdr>
                    <w:top w:val="none" w:sz="0" w:space="0" w:color="auto"/>
                    <w:left w:val="none" w:sz="0" w:space="0" w:color="auto"/>
                    <w:bottom w:val="none" w:sz="0" w:space="0" w:color="auto"/>
                    <w:right w:val="none" w:sz="0" w:space="0" w:color="auto"/>
                  </w:divBdr>
                </w:div>
              </w:divsChild>
            </w:div>
            <w:div w:id="1679841797">
              <w:marLeft w:val="0"/>
              <w:marRight w:val="0"/>
              <w:marTop w:val="0"/>
              <w:marBottom w:val="0"/>
              <w:divBdr>
                <w:top w:val="none" w:sz="0" w:space="0" w:color="auto"/>
                <w:left w:val="none" w:sz="0" w:space="0" w:color="auto"/>
                <w:bottom w:val="none" w:sz="0" w:space="0" w:color="auto"/>
                <w:right w:val="none" w:sz="0" w:space="0" w:color="auto"/>
              </w:divBdr>
              <w:divsChild>
                <w:div w:id="1773744504">
                  <w:marLeft w:val="0"/>
                  <w:marRight w:val="0"/>
                  <w:marTop w:val="0"/>
                  <w:marBottom w:val="0"/>
                  <w:divBdr>
                    <w:top w:val="none" w:sz="0" w:space="0" w:color="auto"/>
                    <w:left w:val="none" w:sz="0" w:space="0" w:color="auto"/>
                    <w:bottom w:val="none" w:sz="0" w:space="0" w:color="auto"/>
                    <w:right w:val="none" w:sz="0" w:space="0" w:color="auto"/>
                  </w:divBdr>
                </w:div>
                <w:div w:id="1666741255">
                  <w:marLeft w:val="0"/>
                  <w:marRight w:val="0"/>
                  <w:marTop w:val="0"/>
                  <w:marBottom w:val="0"/>
                  <w:divBdr>
                    <w:top w:val="none" w:sz="0" w:space="0" w:color="auto"/>
                    <w:left w:val="none" w:sz="0" w:space="0" w:color="auto"/>
                    <w:bottom w:val="none" w:sz="0" w:space="0" w:color="auto"/>
                    <w:right w:val="none" w:sz="0" w:space="0" w:color="auto"/>
                  </w:divBdr>
                </w:div>
              </w:divsChild>
            </w:div>
            <w:div w:id="1277131726">
              <w:marLeft w:val="0"/>
              <w:marRight w:val="0"/>
              <w:marTop w:val="0"/>
              <w:marBottom w:val="0"/>
              <w:divBdr>
                <w:top w:val="none" w:sz="0" w:space="0" w:color="auto"/>
                <w:left w:val="none" w:sz="0" w:space="0" w:color="auto"/>
                <w:bottom w:val="none" w:sz="0" w:space="0" w:color="auto"/>
                <w:right w:val="none" w:sz="0" w:space="0" w:color="auto"/>
              </w:divBdr>
              <w:divsChild>
                <w:div w:id="265501152">
                  <w:marLeft w:val="0"/>
                  <w:marRight w:val="0"/>
                  <w:marTop w:val="0"/>
                  <w:marBottom w:val="0"/>
                  <w:divBdr>
                    <w:top w:val="none" w:sz="0" w:space="0" w:color="auto"/>
                    <w:left w:val="none" w:sz="0" w:space="0" w:color="auto"/>
                    <w:bottom w:val="none" w:sz="0" w:space="0" w:color="auto"/>
                    <w:right w:val="none" w:sz="0" w:space="0" w:color="auto"/>
                  </w:divBdr>
                </w:div>
                <w:div w:id="1838375474">
                  <w:marLeft w:val="0"/>
                  <w:marRight w:val="0"/>
                  <w:marTop w:val="0"/>
                  <w:marBottom w:val="0"/>
                  <w:divBdr>
                    <w:top w:val="none" w:sz="0" w:space="0" w:color="auto"/>
                    <w:left w:val="none" w:sz="0" w:space="0" w:color="auto"/>
                    <w:bottom w:val="none" w:sz="0" w:space="0" w:color="auto"/>
                    <w:right w:val="none" w:sz="0" w:space="0" w:color="auto"/>
                  </w:divBdr>
                </w:div>
              </w:divsChild>
            </w:div>
            <w:div w:id="372921627">
              <w:marLeft w:val="0"/>
              <w:marRight w:val="0"/>
              <w:marTop w:val="0"/>
              <w:marBottom w:val="0"/>
              <w:divBdr>
                <w:top w:val="none" w:sz="0" w:space="0" w:color="auto"/>
                <w:left w:val="none" w:sz="0" w:space="0" w:color="auto"/>
                <w:bottom w:val="none" w:sz="0" w:space="0" w:color="auto"/>
                <w:right w:val="none" w:sz="0" w:space="0" w:color="auto"/>
              </w:divBdr>
              <w:divsChild>
                <w:div w:id="1007632249">
                  <w:marLeft w:val="0"/>
                  <w:marRight w:val="0"/>
                  <w:marTop w:val="0"/>
                  <w:marBottom w:val="0"/>
                  <w:divBdr>
                    <w:top w:val="none" w:sz="0" w:space="0" w:color="auto"/>
                    <w:left w:val="none" w:sz="0" w:space="0" w:color="auto"/>
                    <w:bottom w:val="none" w:sz="0" w:space="0" w:color="auto"/>
                    <w:right w:val="none" w:sz="0" w:space="0" w:color="auto"/>
                  </w:divBdr>
                </w:div>
                <w:div w:id="732974036">
                  <w:marLeft w:val="0"/>
                  <w:marRight w:val="0"/>
                  <w:marTop w:val="0"/>
                  <w:marBottom w:val="0"/>
                  <w:divBdr>
                    <w:top w:val="none" w:sz="0" w:space="0" w:color="auto"/>
                    <w:left w:val="none" w:sz="0" w:space="0" w:color="auto"/>
                    <w:bottom w:val="none" w:sz="0" w:space="0" w:color="auto"/>
                    <w:right w:val="none" w:sz="0" w:space="0" w:color="auto"/>
                  </w:divBdr>
                </w:div>
              </w:divsChild>
            </w:div>
            <w:div w:id="81069064">
              <w:marLeft w:val="0"/>
              <w:marRight w:val="0"/>
              <w:marTop w:val="0"/>
              <w:marBottom w:val="0"/>
              <w:divBdr>
                <w:top w:val="none" w:sz="0" w:space="0" w:color="auto"/>
                <w:left w:val="none" w:sz="0" w:space="0" w:color="auto"/>
                <w:bottom w:val="none" w:sz="0" w:space="0" w:color="auto"/>
                <w:right w:val="none" w:sz="0" w:space="0" w:color="auto"/>
              </w:divBdr>
            </w:div>
            <w:div w:id="754088473">
              <w:marLeft w:val="0"/>
              <w:marRight w:val="0"/>
              <w:marTop w:val="0"/>
              <w:marBottom w:val="0"/>
              <w:divBdr>
                <w:top w:val="none" w:sz="0" w:space="0" w:color="auto"/>
                <w:left w:val="none" w:sz="0" w:space="0" w:color="auto"/>
                <w:bottom w:val="none" w:sz="0" w:space="0" w:color="auto"/>
                <w:right w:val="none" w:sz="0" w:space="0" w:color="auto"/>
              </w:divBdr>
            </w:div>
          </w:divsChild>
        </w:div>
        <w:div w:id="359667515">
          <w:marLeft w:val="0"/>
          <w:marRight w:val="0"/>
          <w:marTop w:val="0"/>
          <w:marBottom w:val="0"/>
          <w:divBdr>
            <w:top w:val="none" w:sz="0" w:space="0" w:color="auto"/>
            <w:left w:val="none" w:sz="0" w:space="0" w:color="auto"/>
            <w:bottom w:val="none" w:sz="0" w:space="0" w:color="auto"/>
            <w:right w:val="none" w:sz="0" w:space="0" w:color="auto"/>
          </w:divBdr>
        </w:div>
      </w:divsChild>
    </w:div>
    <w:div w:id="1043947121">
      <w:bodyDiv w:val="1"/>
      <w:marLeft w:val="0"/>
      <w:marRight w:val="0"/>
      <w:marTop w:val="0"/>
      <w:marBottom w:val="0"/>
      <w:divBdr>
        <w:top w:val="none" w:sz="0" w:space="0" w:color="auto"/>
        <w:left w:val="none" w:sz="0" w:space="0" w:color="auto"/>
        <w:bottom w:val="none" w:sz="0" w:space="0" w:color="auto"/>
        <w:right w:val="none" w:sz="0" w:space="0" w:color="auto"/>
      </w:divBdr>
      <w:divsChild>
        <w:div w:id="2053072375">
          <w:marLeft w:val="0"/>
          <w:marRight w:val="0"/>
          <w:marTop w:val="0"/>
          <w:marBottom w:val="0"/>
          <w:divBdr>
            <w:top w:val="single" w:sz="6" w:space="2" w:color="DDDDDD"/>
            <w:left w:val="single" w:sz="6" w:space="2" w:color="DDDDDD"/>
            <w:bottom w:val="single" w:sz="6" w:space="2" w:color="DDDDDD"/>
            <w:right w:val="single" w:sz="6" w:space="2" w:color="DDDDDD"/>
          </w:divBdr>
          <w:divsChild>
            <w:div w:id="1734157231">
              <w:marLeft w:val="0"/>
              <w:marRight w:val="0"/>
              <w:marTop w:val="0"/>
              <w:marBottom w:val="0"/>
              <w:divBdr>
                <w:top w:val="none" w:sz="0" w:space="0" w:color="auto"/>
                <w:left w:val="none" w:sz="0" w:space="0" w:color="auto"/>
                <w:bottom w:val="none" w:sz="0" w:space="0" w:color="auto"/>
                <w:right w:val="none" w:sz="0" w:space="0" w:color="auto"/>
              </w:divBdr>
              <w:divsChild>
                <w:div w:id="903180807">
                  <w:marLeft w:val="0"/>
                  <w:marRight w:val="0"/>
                  <w:marTop w:val="0"/>
                  <w:marBottom w:val="0"/>
                  <w:divBdr>
                    <w:top w:val="none" w:sz="0" w:space="0" w:color="auto"/>
                    <w:left w:val="none" w:sz="0" w:space="0" w:color="auto"/>
                    <w:bottom w:val="none" w:sz="0" w:space="0" w:color="auto"/>
                    <w:right w:val="none" w:sz="0" w:space="0" w:color="auto"/>
                  </w:divBdr>
                </w:div>
                <w:div w:id="325985879">
                  <w:marLeft w:val="0"/>
                  <w:marRight w:val="0"/>
                  <w:marTop w:val="0"/>
                  <w:marBottom w:val="0"/>
                  <w:divBdr>
                    <w:top w:val="none" w:sz="0" w:space="0" w:color="auto"/>
                    <w:left w:val="none" w:sz="0" w:space="0" w:color="auto"/>
                    <w:bottom w:val="none" w:sz="0" w:space="0" w:color="auto"/>
                    <w:right w:val="none" w:sz="0" w:space="0" w:color="auto"/>
                  </w:divBdr>
                </w:div>
              </w:divsChild>
            </w:div>
            <w:div w:id="1459641542">
              <w:marLeft w:val="0"/>
              <w:marRight w:val="0"/>
              <w:marTop w:val="0"/>
              <w:marBottom w:val="0"/>
              <w:divBdr>
                <w:top w:val="none" w:sz="0" w:space="0" w:color="auto"/>
                <w:left w:val="none" w:sz="0" w:space="0" w:color="auto"/>
                <w:bottom w:val="none" w:sz="0" w:space="0" w:color="auto"/>
                <w:right w:val="none" w:sz="0" w:space="0" w:color="auto"/>
              </w:divBdr>
              <w:divsChild>
                <w:div w:id="373627736">
                  <w:marLeft w:val="0"/>
                  <w:marRight w:val="0"/>
                  <w:marTop w:val="0"/>
                  <w:marBottom w:val="0"/>
                  <w:divBdr>
                    <w:top w:val="none" w:sz="0" w:space="0" w:color="auto"/>
                    <w:left w:val="none" w:sz="0" w:space="0" w:color="auto"/>
                    <w:bottom w:val="none" w:sz="0" w:space="0" w:color="auto"/>
                    <w:right w:val="none" w:sz="0" w:space="0" w:color="auto"/>
                  </w:divBdr>
                </w:div>
                <w:div w:id="408115522">
                  <w:marLeft w:val="0"/>
                  <w:marRight w:val="0"/>
                  <w:marTop w:val="0"/>
                  <w:marBottom w:val="0"/>
                  <w:divBdr>
                    <w:top w:val="none" w:sz="0" w:space="0" w:color="auto"/>
                    <w:left w:val="none" w:sz="0" w:space="0" w:color="auto"/>
                    <w:bottom w:val="none" w:sz="0" w:space="0" w:color="auto"/>
                    <w:right w:val="none" w:sz="0" w:space="0" w:color="auto"/>
                  </w:divBdr>
                </w:div>
              </w:divsChild>
            </w:div>
            <w:div w:id="1056902069">
              <w:marLeft w:val="0"/>
              <w:marRight w:val="0"/>
              <w:marTop w:val="0"/>
              <w:marBottom w:val="0"/>
              <w:divBdr>
                <w:top w:val="none" w:sz="0" w:space="0" w:color="auto"/>
                <w:left w:val="none" w:sz="0" w:space="0" w:color="auto"/>
                <w:bottom w:val="none" w:sz="0" w:space="0" w:color="auto"/>
                <w:right w:val="none" w:sz="0" w:space="0" w:color="auto"/>
              </w:divBdr>
              <w:divsChild>
                <w:div w:id="1185558602">
                  <w:marLeft w:val="0"/>
                  <w:marRight w:val="0"/>
                  <w:marTop w:val="0"/>
                  <w:marBottom w:val="0"/>
                  <w:divBdr>
                    <w:top w:val="none" w:sz="0" w:space="0" w:color="auto"/>
                    <w:left w:val="none" w:sz="0" w:space="0" w:color="auto"/>
                    <w:bottom w:val="none" w:sz="0" w:space="0" w:color="auto"/>
                    <w:right w:val="none" w:sz="0" w:space="0" w:color="auto"/>
                  </w:divBdr>
                </w:div>
                <w:div w:id="666634476">
                  <w:marLeft w:val="0"/>
                  <w:marRight w:val="0"/>
                  <w:marTop w:val="0"/>
                  <w:marBottom w:val="0"/>
                  <w:divBdr>
                    <w:top w:val="none" w:sz="0" w:space="0" w:color="auto"/>
                    <w:left w:val="none" w:sz="0" w:space="0" w:color="auto"/>
                    <w:bottom w:val="none" w:sz="0" w:space="0" w:color="auto"/>
                    <w:right w:val="none" w:sz="0" w:space="0" w:color="auto"/>
                  </w:divBdr>
                </w:div>
              </w:divsChild>
            </w:div>
            <w:div w:id="436680225">
              <w:marLeft w:val="0"/>
              <w:marRight w:val="0"/>
              <w:marTop w:val="0"/>
              <w:marBottom w:val="0"/>
              <w:divBdr>
                <w:top w:val="none" w:sz="0" w:space="0" w:color="auto"/>
                <w:left w:val="none" w:sz="0" w:space="0" w:color="auto"/>
                <w:bottom w:val="none" w:sz="0" w:space="0" w:color="auto"/>
                <w:right w:val="none" w:sz="0" w:space="0" w:color="auto"/>
              </w:divBdr>
              <w:divsChild>
                <w:div w:id="652490188">
                  <w:marLeft w:val="0"/>
                  <w:marRight w:val="0"/>
                  <w:marTop w:val="0"/>
                  <w:marBottom w:val="0"/>
                  <w:divBdr>
                    <w:top w:val="none" w:sz="0" w:space="0" w:color="auto"/>
                    <w:left w:val="none" w:sz="0" w:space="0" w:color="auto"/>
                    <w:bottom w:val="none" w:sz="0" w:space="0" w:color="auto"/>
                    <w:right w:val="none" w:sz="0" w:space="0" w:color="auto"/>
                  </w:divBdr>
                </w:div>
                <w:div w:id="1514296607">
                  <w:marLeft w:val="0"/>
                  <w:marRight w:val="0"/>
                  <w:marTop w:val="0"/>
                  <w:marBottom w:val="0"/>
                  <w:divBdr>
                    <w:top w:val="none" w:sz="0" w:space="0" w:color="auto"/>
                    <w:left w:val="none" w:sz="0" w:space="0" w:color="auto"/>
                    <w:bottom w:val="none" w:sz="0" w:space="0" w:color="auto"/>
                    <w:right w:val="none" w:sz="0" w:space="0" w:color="auto"/>
                  </w:divBdr>
                </w:div>
              </w:divsChild>
            </w:div>
            <w:div w:id="680399877">
              <w:marLeft w:val="0"/>
              <w:marRight w:val="0"/>
              <w:marTop w:val="0"/>
              <w:marBottom w:val="0"/>
              <w:divBdr>
                <w:top w:val="none" w:sz="0" w:space="0" w:color="auto"/>
                <w:left w:val="none" w:sz="0" w:space="0" w:color="auto"/>
                <w:bottom w:val="none" w:sz="0" w:space="0" w:color="auto"/>
                <w:right w:val="none" w:sz="0" w:space="0" w:color="auto"/>
              </w:divBdr>
            </w:div>
            <w:div w:id="427123999">
              <w:marLeft w:val="0"/>
              <w:marRight w:val="0"/>
              <w:marTop w:val="0"/>
              <w:marBottom w:val="0"/>
              <w:divBdr>
                <w:top w:val="none" w:sz="0" w:space="0" w:color="auto"/>
                <w:left w:val="none" w:sz="0" w:space="0" w:color="auto"/>
                <w:bottom w:val="none" w:sz="0" w:space="0" w:color="auto"/>
                <w:right w:val="none" w:sz="0" w:space="0" w:color="auto"/>
              </w:divBdr>
            </w:div>
          </w:divsChild>
        </w:div>
        <w:div w:id="1458913032">
          <w:marLeft w:val="0"/>
          <w:marRight w:val="0"/>
          <w:marTop w:val="0"/>
          <w:marBottom w:val="0"/>
          <w:divBdr>
            <w:top w:val="none" w:sz="0" w:space="0" w:color="auto"/>
            <w:left w:val="none" w:sz="0" w:space="0" w:color="auto"/>
            <w:bottom w:val="none" w:sz="0" w:space="0" w:color="auto"/>
            <w:right w:val="none" w:sz="0" w:space="0" w:color="auto"/>
          </w:divBdr>
        </w:div>
      </w:divsChild>
    </w:div>
    <w:div w:id="1044527514">
      <w:bodyDiv w:val="1"/>
      <w:marLeft w:val="0"/>
      <w:marRight w:val="0"/>
      <w:marTop w:val="0"/>
      <w:marBottom w:val="0"/>
      <w:divBdr>
        <w:top w:val="none" w:sz="0" w:space="0" w:color="auto"/>
        <w:left w:val="none" w:sz="0" w:space="0" w:color="auto"/>
        <w:bottom w:val="none" w:sz="0" w:space="0" w:color="auto"/>
        <w:right w:val="none" w:sz="0" w:space="0" w:color="auto"/>
      </w:divBdr>
      <w:divsChild>
        <w:div w:id="204366400">
          <w:marLeft w:val="0"/>
          <w:marRight w:val="0"/>
          <w:marTop w:val="0"/>
          <w:marBottom w:val="0"/>
          <w:divBdr>
            <w:top w:val="single" w:sz="6" w:space="2" w:color="DDDDDD"/>
            <w:left w:val="single" w:sz="6" w:space="2" w:color="DDDDDD"/>
            <w:bottom w:val="single" w:sz="6" w:space="2" w:color="DDDDDD"/>
            <w:right w:val="single" w:sz="6" w:space="2" w:color="DDDDDD"/>
          </w:divBdr>
          <w:divsChild>
            <w:div w:id="1697123286">
              <w:marLeft w:val="0"/>
              <w:marRight w:val="0"/>
              <w:marTop w:val="0"/>
              <w:marBottom w:val="0"/>
              <w:divBdr>
                <w:top w:val="none" w:sz="0" w:space="0" w:color="auto"/>
                <w:left w:val="none" w:sz="0" w:space="0" w:color="auto"/>
                <w:bottom w:val="none" w:sz="0" w:space="0" w:color="auto"/>
                <w:right w:val="none" w:sz="0" w:space="0" w:color="auto"/>
              </w:divBdr>
              <w:divsChild>
                <w:div w:id="1500534444">
                  <w:marLeft w:val="0"/>
                  <w:marRight w:val="0"/>
                  <w:marTop w:val="0"/>
                  <w:marBottom w:val="0"/>
                  <w:divBdr>
                    <w:top w:val="none" w:sz="0" w:space="0" w:color="auto"/>
                    <w:left w:val="none" w:sz="0" w:space="0" w:color="auto"/>
                    <w:bottom w:val="none" w:sz="0" w:space="0" w:color="auto"/>
                    <w:right w:val="none" w:sz="0" w:space="0" w:color="auto"/>
                  </w:divBdr>
                </w:div>
                <w:div w:id="425880729">
                  <w:marLeft w:val="0"/>
                  <w:marRight w:val="0"/>
                  <w:marTop w:val="0"/>
                  <w:marBottom w:val="0"/>
                  <w:divBdr>
                    <w:top w:val="none" w:sz="0" w:space="0" w:color="auto"/>
                    <w:left w:val="none" w:sz="0" w:space="0" w:color="auto"/>
                    <w:bottom w:val="none" w:sz="0" w:space="0" w:color="auto"/>
                    <w:right w:val="none" w:sz="0" w:space="0" w:color="auto"/>
                  </w:divBdr>
                </w:div>
              </w:divsChild>
            </w:div>
            <w:div w:id="86193391">
              <w:marLeft w:val="0"/>
              <w:marRight w:val="0"/>
              <w:marTop w:val="0"/>
              <w:marBottom w:val="0"/>
              <w:divBdr>
                <w:top w:val="none" w:sz="0" w:space="0" w:color="auto"/>
                <w:left w:val="none" w:sz="0" w:space="0" w:color="auto"/>
                <w:bottom w:val="none" w:sz="0" w:space="0" w:color="auto"/>
                <w:right w:val="none" w:sz="0" w:space="0" w:color="auto"/>
              </w:divBdr>
              <w:divsChild>
                <w:div w:id="197398126">
                  <w:marLeft w:val="0"/>
                  <w:marRight w:val="0"/>
                  <w:marTop w:val="0"/>
                  <w:marBottom w:val="0"/>
                  <w:divBdr>
                    <w:top w:val="none" w:sz="0" w:space="0" w:color="auto"/>
                    <w:left w:val="none" w:sz="0" w:space="0" w:color="auto"/>
                    <w:bottom w:val="none" w:sz="0" w:space="0" w:color="auto"/>
                    <w:right w:val="none" w:sz="0" w:space="0" w:color="auto"/>
                  </w:divBdr>
                </w:div>
                <w:div w:id="736323204">
                  <w:marLeft w:val="0"/>
                  <w:marRight w:val="0"/>
                  <w:marTop w:val="0"/>
                  <w:marBottom w:val="0"/>
                  <w:divBdr>
                    <w:top w:val="none" w:sz="0" w:space="0" w:color="auto"/>
                    <w:left w:val="none" w:sz="0" w:space="0" w:color="auto"/>
                    <w:bottom w:val="none" w:sz="0" w:space="0" w:color="auto"/>
                    <w:right w:val="none" w:sz="0" w:space="0" w:color="auto"/>
                  </w:divBdr>
                </w:div>
              </w:divsChild>
            </w:div>
            <w:div w:id="1788349559">
              <w:marLeft w:val="0"/>
              <w:marRight w:val="0"/>
              <w:marTop w:val="0"/>
              <w:marBottom w:val="0"/>
              <w:divBdr>
                <w:top w:val="none" w:sz="0" w:space="0" w:color="auto"/>
                <w:left w:val="none" w:sz="0" w:space="0" w:color="auto"/>
                <w:bottom w:val="none" w:sz="0" w:space="0" w:color="auto"/>
                <w:right w:val="none" w:sz="0" w:space="0" w:color="auto"/>
              </w:divBdr>
              <w:divsChild>
                <w:div w:id="1179539255">
                  <w:marLeft w:val="0"/>
                  <w:marRight w:val="0"/>
                  <w:marTop w:val="0"/>
                  <w:marBottom w:val="0"/>
                  <w:divBdr>
                    <w:top w:val="none" w:sz="0" w:space="0" w:color="auto"/>
                    <w:left w:val="none" w:sz="0" w:space="0" w:color="auto"/>
                    <w:bottom w:val="none" w:sz="0" w:space="0" w:color="auto"/>
                    <w:right w:val="none" w:sz="0" w:space="0" w:color="auto"/>
                  </w:divBdr>
                </w:div>
                <w:div w:id="2000956869">
                  <w:marLeft w:val="0"/>
                  <w:marRight w:val="0"/>
                  <w:marTop w:val="0"/>
                  <w:marBottom w:val="0"/>
                  <w:divBdr>
                    <w:top w:val="none" w:sz="0" w:space="0" w:color="auto"/>
                    <w:left w:val="none" w:sz="0" w:space="0" w:color="auto"/>
                    <w:bottom w:val="none" w:sz="0" w:space="0" w:color="auto"/>
                    <w:right w:val="none" w:sz="0" w:space="0" w:color="auto"/>
                  </w:divBdr>
                </w:div>
              </w:divsChild>
            </w:div>
            <w:div w:id="267852089">
              <w:marLeft w:val="0"/>
              <w:marRight w:val="0"/>
              <w:marTop w:val="0"/>
              <w:marBottom w:val="0"/>
              <w:divBdr>
                <w:top w:val="none" w:sz="0" w:space="0" w:color="auto"/>
                <w:left w:val="none" w:sz="0" w:space="0" w:color="auto"/>
                <w:bottom w:val="none" w:sz="0" w:space="0" w:color="auto"/>
                <w:right w:val="none" w:sz="0" w:space="0" w:color="auto"/>
              </w:divBdr>
              <w:divsChild>
                <w:div w:id="946697306">
                  <w:marLeft w:val="0"/>
                  <w:marRight w:val="0"/>
                  <w:marTop w:val="0"/>
                  <w:marBottom w:val="0"/>
                  <w:divBdr>
                    <w:top w:val="none" w:sz="0" w:space="0" w:color="auto"/>
                    <w:left w:val="none" w:sz="0" w:space="0" w:color="auto"/>
                    <w:bottom w:val="none" w:sz="0" w:space="0" w:color="auto"/>
                    <w:right w:val="none" w:sz="0" w:space="0" w:color="auto"/>
                  </w:divBdr>
                </w:div>
                <w:div w:id="1086534553">
                  <w:marLeft w:val="0"/>
                  <w:marRight w:val="0"/>
                  <w:marTop w:val="0"/>
                  <w:marBottom w:val="0"/>
                  <w:divBdr>
                    <w:top w:val="none" w:sz="0" w:space="0" w:color="auto"/>
                    <w:left w:val="none" w:sz="0" w:space="0" w:color="auto"/>
                    <w:bottom w:val="none" w:sz="0" w:space="0" w:color="auto"/>
                    <w:right w:val="none" w:sz="0" w:space="0" w:color="auto"/>
                  </w:divBdr>
                </w:div>
              </w:divsChild>
            </w:div>
            <w:div w:id="788544582">
              <w:marLeft w:val="0"/>
              <w:marRight w:val="0"/>
              <w:marTop w:val="0"/>
              <w:marBottom w:val="0"/>
              <w:divBdr>
                <w:top w:val="none" w:sz="0" w:space="0" w:color="auto"/>
                <w:left w:val="none" w:sz="0" w:space="0" w:color="auto"/>
                <w:bottom w:val="none" w:sz="0" w:space="0" w:color="auto"/>
                <w:right w:val="none" w:sz="0" w:space="0" w:color="auto"/>
              </w:divBdr>
            </w:div>
            <w:div w:id="1746144407">
              <w:marLeft w:val="0"/>
              <w:marRight w:val="0"/>
              <w:marTop w:val="0"/>
              <w:marBottom w:val="0"/>
              <w:divBdr>
                <w:top w:val="none" w:sz="0" w:space="0" w:color="auto"/>
                <w:left w:val="none" w:sz="0" w:space="0" w:color="auto"/>
                <w:bottom w:val="none" w:sz="0" w:space="0" w:color="auto"/>
                <w:right w:val="none" w:sz="0" w:space="0" w:color="auto"/>
              </w:divBdr>
            </w:div>
          </w:divsChild>
        </w:div>
        <w:div w:id="1366249696">
          <w:marLeft w:val="0"/>
          <w:marRight w:val="0"/>
          <w:marTop w:val="0"/>
          <w:marBottom w:val="0"/>
          <w:divBdr>
            <w:top w:val="none" w:sz="0" w:space="0" w:color="auto"/>
            <w:left w:val="none" w:sz="0" w:space="0" w:color="auto"/>
            <w:bottom w:val="none" w:sz="0" w:space="0" w:color="auto"/>
            <w:right w:val="none" w:sz="0" w:space="0" w:color="auto"/>
          </w:divBdr>
        </w:div>
      </w:divsChild>
    </w:div>
    <w:div w:id="1055080790">
      <w:bodyDiv w:val="1"/>
      <w:marLeft w:val="0"/>
      <w:marRight w:val="0"/>
      <w:marTop w:val="0"/>
      <w:marBottom w:val="0"/>
      <w:divBdr>
        <w:top w:val="none" w:sz="0" w:space="0" w:color="auto"/>
        <w:left w:val="none" w:sz="0" w:space="0" w:color="auto"/>
        <w:bottom w:val="none" w:sz="0" w:space="0" w:color="auto"/>
        <w:right w:val="none" w:sz="0" w:space="0" w:color="auto"/>
      </w:divBdr>
      <w:divsChild>
        <w:div w:id="1188636378">
          <w:marLeft w:val="0"/>
          <w:marRight w:val="0"/>
          <w:marTop w:val="0"/>
          <w:marBottom w:val="0"/>
          <w:divBdr>
            <w:top w:val="single" w:sz="6" w:space="2" w:color="DDDDDD"/>
            <w:left w:val="single" w:sz="6" w:space="2" w:color="DDDDDD"/>
            <w:bottom w:val="single" w:sz="6" w:space="2" w:color="DDDDDD"/>
            <w:right w:val="single" w:sz="6" w:space="2" w:color="DDDDDD"/>
          </w:divBdr>
          <w:divsChild>
            <w:div w:id="1500464910">
              <w:marLeft w:val="0"/>
              <w:marRight w:val="0"/>
              <w:marTop w:val="0"/>
              <w:marBottom w:val="0"/>
              <w:divBdr>
                <w:top w:val="none" w:sz="0" w:space="0" w:color="auto"/>
                <w:left w:val="none" w:sz="0" w:space="0" w:color="auto"/>
                <w:bottom w:val="none" w:sz="0" w:space="0" w:color="auto"/>
                <w:right w:val="none" w:sz="0" w:space="0" w:color="auto"/>
              </w:divBdr>
              <w:divsChild>
                <w:div w:id="934090019">
                  <w:marLeft w:val="0"/>
                  <w:marRight w:val="0"/>
                  <w:marTop w:val="0"/>
                  <w:marBottom w:val="0"/>
                  <w:divBdr>
                    <w:top w:val="none" w:sz="0" w:space="0" w:color="auto"/>
                    <w:left w:val="none" w:sz="0" w:space="0" w:color="auto"/>
                    <w:bottom w:val="none" w:sz="0" w:space="0" w:color="auto"/>
                    <w:right w:val="none" w:sz="0" w:space="0" w:color="auto"/>
                  </w:divBdr>
                </w:div>
                <w:div w:id="1877350310">
                  <w:marLeft w:val="0"/>
                  <w:marRight w:val="0"/>
                  <w:marTop w:val="0"/>
                  <w:marBottom w:val="0"/>
                  <w:divBdr>
                    <w:top w:val="none" w:sz="0" w:space="0" w:color="auto"/>
                    <w:left w:val="none" w:sz="0" w:space="0" w:color="auto"/>
                    <w:bottom w:val="none" w:sz="0" w:space="0" w:color="auto"/>
                    <w:right w:val="none" w:sz="0" w:space="0" w:color="auto"/>
                  </w:divBdr>
                </w:div>
              </w:divsChild>
            </w:div>
            <w:div w:id="1414428228">
              <w:marLeft w:val="0"/>
              <w:marRight w:val="0"/>
              <w:marTop w:val="0"/>
              <w:marBottom w:val="0"/>
              <w:divBdr>
                <w:top w:val="none" w:sz="0" w:space="0" w:color="auto"/>
                <w:left w:val="none" w:sz="0" w:space="0" w:color="auto"/>
                <w:bottom w:val="none" w:sz="0" w:space="0" w:color="auto"/>
                <w:right w:val="none" w:sz="0" w:space="0" w:color="auto"/>
              </w:divBdr>
              <w:divsChild>
                <w:div w:id="2074038908">
                  <w:marLeft w:val="0"/>
                  <w:marRight w:val="0"/>
                  <w:marTop w:val="0"/>
                  <w:marBottom w:val="0"/>
                  <w:divBdr>
                    <w:top w:val="none" w:sz="0" w:space="0" w:color="auto"/>
                    <w:left w:val="none" w:sz="0" w:space="0" w:color="auto"/>
                    <w:bottom w:val="none" w:sz="0" w:space="0" w:color="auto"/>
                    <w:right w:val="none" w:sz="0" w:space="0" w:color="auto"/>
                  </w:divBdr>
                </w:div>
                <w:div w:id="2137791092">
                  <w:marLeft w:val="0"/>
                  <w:marRight w:val="0"/>
                  <w:marTop w:val="0"/>
                  <w:marBottom w:val="0"/>
                  <w:divBdr>
                    <w:top w:val="none" w:sz="0" w:space="0" w:color="auto"/>
                    <w:left w:val="none" w:sz="0" w:space="0" w:color="auto"/>
                    <w:bottom w:val="none" w:sz="0" w:space="0" w:color="auto"/>
                    <w:right w:val="none" w:sz="0" w:space="0" w:color="auto"/>
                  </w:divBdr>
                </w:div>
              </w:divsChild>
            </w:div>
            <w:div w:id="1204635768">
              <w:marLeft w:val="0"/>
              <w:marRight w:val="0"/>
              <w:marTop w:val="0"/>
              <w:marBottom w:val="0"/>
              <w:divBdr>
                <w:top w:val="none" w:sz="0" w:space="0" w:color="auto"/>
                <w:left w:val="none" w:sz="0" w:space="0" w:color="auto"/>
                <w:bottom w:val="none" w:sz="0" w:space="0" w:color="auto"/>
                <w:right w:val="none" w:sz="0" w:space="0" w:color="auto"/>
              </w:divBdr>
              <w:divsChild>
                <w:div w:id="1272856611">
                  <w:marLeft w:val="0"/>
                  <w:marRight w:val="0"/>
                  <w:marTop w:val="0"/>
                  <w:marBottom w:val="0"/>
                  <w:divBdr>
                    <w:top w:val="none" w:sz="0" w:space="0" w:color="auto"/>
                    <w:left w:val="none" w:sz="0" w:space="0" w:color="auto"/>
                    <w:bottom w:val="none" w:sz="0" w:space="0" w:color="auto"/>
                    <w:right w:val="none" w:sz="0" w:space="0" w:color="auto"/>
                  </w:divBdr>
                </w:div>
                <w:div w:id="266042845">
                  <w:marLeft w:val="0"/>
                  <w:marRight w:val="0"/>
                  <w:marTop w:val="0"/>
                  <w:marBottom w:val="0"/>
                  <w:divBdr>
                    <w:top w:val="none" w:sz="0" w:space="0" w:color="auto"/>
                    <w:left w:val="none" w:sz="0" w:space="0" w:color="auto"/>
                    <w:bottom w:val="none" w:sz="0" w:space="0" w:color="auto"/>
                    <w:right w:val="none" w:sz="0" w:space="0" w:color="auto"/>
                  </w:divBdr>
                </w:div>
              </w:divsChild>
            </w:div>
            <w:div w:id="939291595">
              <w:marLeft w:val="0"/>
              <w:marRight w:val="0"/>
              <w:marTop w:val="0"/>
              <w:marBottom w:val="0"/>
              <w:divBdr>
                <w:top w:val="none" w:sz="0" w:space="0" w:color="auto"/>
                <w:left w:val="none" w:sz="0" w:space="0" w:color="auto"/>
                <w:bottom w:val="none" w:sz="0" w:space="0" w:color="auto"/>
                <w:right w:val="none" w:sz="0" w:space="0" w:color="auto"/>
              </w:divBdr>
              <w:divsChild>
                <w:div w:id="1263104791">
                  <w:marLeft w:val="0"/>
                  <w:marRight w:val="0"/>
                  <w:marTop w:val="0"/>
                  <w:marBottom w:val="0"/>
                  <w:divBdr>
                    <w:top w:val="none" w:sz="0" w:space="0" w:color="auto"/>
                    <w:left w:val="none" w:sz="0" w:space="0" w:color="auto"/>
                    <w:bottom w:val="none" w:sz="0" w:space="0" w:color="auto"/>
                    <w:right w:val="none" w:sz="0" w:space="0" w:color="auto"/>
                  </w:divBdr>
                </w:div>
                <w:div w:id="1959146531">
                  <w:marLeft w:val="0"/>
                  <w:marRight w:val="0"/>
                  <w:marTop w:val="0"/>
                  <w:marBottom w:val="0"/>
                  <w:divBdr>
                    <w:top w:val="none" w:sz="0" w:space="0" w:color="auto"/>
                    <w:left w:val="none" w:sz="0" w:space="0" w:color="auto"/>
                    <w:bottom w:val="none" w:sz="0" w:space="0" w:color="auto"/>
                    <w:right w:val="none" w:sz="0" w:space="0" w:color="auto"/>
                  </w:divBdr>
                </w:div>
              </w:divsChild>
            </w:div>
            <w:div w:id="1728185794">
              <w:marLeft w:val="0"/>
              <w:marRight w:val="0"/>
              <w:marTop w:val="0"/>
              <w:marBottom w:val="0"/>
              <w:divBdr>
                <w:top w:val="none" w:sz="0" w:space="0" w:color="auto"/>
                <w:left w:val="none" w:sz="0" w:space="0" w:color="auto"/>
                <w:bottom w:val="none" w:sz="0" w:space="0" w:color="auto"/>
                <w:right w:val="none" w:sz="0" w:space="0" w:color="auto"/>
              </w:divBdr>
            </w:div>
            <w:div w:id="1637368755">
              <w:marLeft w:val="0"/>
              <w:marRight w:val="0"/>
              <w:marTop w:val="0"/>
              <w:marBottom w:val="0"/>
              <w:divBdr>
                <w:top w:val="none" w:sz="0" w:space="0" w:color="auto"/>
                <w:left w:val="none" w:sz="0" w:space="0" w:color="auto"/>
                <w:bottom w:val="none" w:sz="0" w:space="0" w:color="auto"/>
                <w:right w:val="none" w:sz="0" w:space="0" w:color="auto"/>
              </w:divBdr>
            </w:div>
          </w:divsChild>
        </w:div>
        <w:div w:id="332340514">
          <w:marLeft w:val="0"/>
          <w:marRight w:val="0"/>
          <w:marTop w:val="0"/>
          <w:marBottom w:val="0"/>
          <w:divBdr>
            <w:top w:val="none" w:sz="0" w:space="0" w:color="auto"/>
            <w:left w:val="none" w:sz="0" w:space="0" w:color="auto"/>
            <w:bottom w:val="none" w:sz="0" w:space="0" w:color="auto"/>
            <w:right w:val="none" w:sz="0" w:space="0" w:color="auto"/>
          </w:divBdr>
        </w:div>
      </w:divsChild>
    </w:div>
    <w:div w:id="1068302951">
      <w:bodyDiv w:val="1"/>
      <w:marLeft w:val="0"/>
      <w:marRight w:val="0"/>
      <w:marTop w:val="0"/>
      <w:marBottom w:val="0"/>
      <w:divBdr>
        <w:top w:val="none" w:sz="0" w:space="0" w:color="auto"/>
        <w:left w:val="none" w:sz="0" w:space="0" w:color="auto"/>
        <w:bottom w:val="none" w:sz="0" w:space="0" w:color="auto"/>
        <w:right w:val="none" w:sz="0" w:space="0" w:color="auto"/>
      </w:divBdr>
      <w:divsChild>
        <w:div w:id="863053890">
          <w:marLeft w:val="0"/>
          <w:marRight w:val="0"/>
          <w:marTop w:val="0"/>
          <w:marBottom w:val="0"/>
          <w:divBdr>
            <w:top w:val="single" w:sz="6" w:space="2" w:color="DDDDDD"/>
            <w:left w:val="single" w:sz="6" w:space="2" w:color="DDDDDD"/>
            <w:bottom w:val="single" w:sz="6" w:space="2" w:color="DDDDDD"/>
            <w:right w:val="single" w:sz="6" w:space="2" w:color="DDDDDD"/>
          </w:divBdr>
          <w:divsChild>
            <w:div w:id="1404839391">
              <w:marLeft w:val="0"/>
              <w:marRight w:val="0"/>
              <w:marTop w:val="0"/>
              <w:marBottom w:val="0"/>
              <w:divBdr>
                <w:top w:val="none" w:sz="0" w:space="0" w:color="auto"/>
                <w:left w:val="none" w:sz="0" w:space="0" w:color="auto"/>
                <w:bottom w:val="none" w:sz="0" w:space="0" w:color="auto"/>
                <w:right w:val="none" w:sz="0" w:space="0" w:color="auto"/>
              </w:divBdr>
              <w:divsChild>
                <w:div w:id="118691130">
                  <w:marLeft w:val="0"/>
                  <w:marRight w:val="0"/>
                  <w:marTop w:val="0"/>
                  <w:marBottom w:val="0"/>
                  <w:divBdr>
                    <w:top w:val="none" w:sz="0" w:space="0" w:color="auto"/>
                    <w:left w:val="none" w:sz="0" w:space="0" w:color="auto"/>
                    <w:bottom w:val="none" w:sz="0" w:space="0" w:color="auto"/>
                    <w:right w:val="none" w:sz="0" w:space="0" w:color="auto"/>
                  </w:divBdr>
                </w:div>
                <w:div w:id="1397317294">
                  <w:marLeft w:val="0"/>
                  <w:marRight w:val="0"/>
                  <w:marTop w:val="0"/>
                  <w:marBottom w:val="0"/>
                  <w:divBdr>
                    <w:top w:val="none" w:sz="0" w:space="0" w:color="auto"/>
                    <w:left w:val="none" w:sz="0" w:space="0" w:color="auto"/>
                    <w:bottom w:val="none" w:sz="0" w:space="0" w:color="auto"/>
                    <w:right w:val="none" w:sz="0" w:space="0" w:color="auto"/>
                  </w:divBdr>
                </w:div>
              </w:divsChild>
            </w:div>
            <w:div w:id="2118869309">
              <w:marLeft w:val="0"/>
              <w:marRight w:val="0"/>
              <w:marTop w:val="0"/>
              <w:marBottom w:val="0"/>
              <w:divBdr>
                <w:top w:val="none" w:sz="0" w:space="0" w:color="auto"/>
                <w:left w:val="none" w:sz="0" w:space="0" w:color="auto"/>
                <w:bottom w:val="none" w:sz="0" w:space="0" w:color="auto"/>
                <w:right w:val="none" w:sz="0" w:space="0" w:color="auto"/>
              </w:divBdr>
              <w:divsChild>
                <w:div w:id="1675188050">
                  <w:marLeft w:val="0"/>
                  <w:marRight w:val="0"/>
                  <w:marTop w:val="0"/>
                  <w:marBottom w:val="0"/>
                  <w:divBdr>
                    <w:top w:val="none" w:sz="0" w:space="0" w:color="auto"/>
                    <w:left w:val="none" w:sz="0" w:space="0" w:color="auto"/>
                    <w:bottom w:val="none" w:sz="0" w:space="0" w:color="auto"/>
                    <w:right w:val="none" w:sz="0" w:space="0" w:color="auto"/>
                  </w:divBdr>
                </w:div>
                <w:div w:id="3560040">
                  <w:marLeft w:val="0"/>
                  <w:marRight w:val="0"/>
                  <w:marTop w:val="0"/>
                  <w:marBottom w:val="0"/>
                  <w:divBdr>
                    <w:top w:val="none" w:sz="0" w:space="0" w:color="auto"/>
                    <w:left w:val="none" w:sz="0" w:space="0" w:color="auto"/>
                    <w:bottom w:val="none" w:sz="0" w:space="0" w:color="auto"/>
                    <w:right w:val="none" w:sz="0" w:space="0" w:color="auto"/>
                  </w:divBdr>
                </w:div>
              </w:divsChild>
            </w:div>
            <w:div w:id="1569849664">
              <w:marLeft w:val="0"/>
              <w:marRight w:val="0"/>
              <w:marTop w:val="0"/>
              <w:marBottom w:val="0"/>
              <w:divBdr>
                <w:top w:val="none" w:sz="0" w:space="0" w:color="auto"/>
                <w:left w:val="none" w:sz="0" w:space="0" w:color="auto"/>
                <w:bottom w:val="none" w:sz="0" w:space="0" w:color="auto"/>
                <w:right w:val="none" w:sz="0" w:space="0" w:color="auto"/>
              </w:divBdr>
              <w:divsChild>
                <w:div w:id="2116292301">
                  <w:marLeft w:val="0"/>
                  <w:marRight w:val="0"/>
                  <w:marTop w:val="0"/>
                  <w:marBottom w:val="0"/>
                  <w:divBdr>
                    <w:top w:val="none" w:sz="0" w:space="0" w:color="auto"/>
                    <w:left w:val="none" w:sz="0" w:space="0" w:color="auto"/>
                    <w:bottom w:val="none" w:sz="0" w:space="0" w:color="auto"/>
                    <w:right w:val="none" w:sz="0" w:space="0" w:color="auto"/>
                  </w:divBdr>
                </w:div>
                <w:div w:id="1739205657">
                  <w:marLeft w:val="0"/>
                  <w:marRight w:val="0"/>
                  <w:marTop w:val="0"/>
                  <w:marBottom w:val="0"/>
                  <w:divBdr>
                    <w:top w:val="none" w:sz="0" w:space="0" w:color="auto"/>
                    <w:left w:val="none" w:sz="0" w:space="0" w:color="auto"/>
                    <w:bottom w:val="none" w:sz="0" w:space="0" w:color="auto"/>
                    <w:right w:val="none" w:sz="0" w:space="0" w:color="auto"/>
                  </w:divBdr>
                </w:div>
              </w:divsChild>
            </w:div>
            <w:div w:id="462965169">
              <w:marLeft w:val="0"/>
              <w:marRight w:val="0"/>
              <w:marTop w:val="0"/>
              <w:marBottom w:val="0"/>
              <w:divBdr>
                <w:top w:val="none" w:sz="0" w:space="0" w:color="auto"/>
                <w:left w:val="none" w:sz="0" w:space="0" w:color="auto"/>
                <w:bottom w:val="none" w:sz="0" w:space="0" w:color="auto"/>
                <w:right w:val="none" w:sz="0" w:space="0" w:color="auto"/>
              </w:divBdr>
              <w:divsChild>
                <w:div w:id="1993018512">
                  <w:marLeft w:val="0"/>
                  <w:marRight w:val="0"/>
                  <w:marTop w:val="0"/>
                  <w:marBottom w:val="0"/>
                  <w:divBdr>
                    <w:top w:val="none" w:sz="0" w:space="0" w:color="auto"/>
                    <w:left w:val="none" w:sz="0" w:space="0" w:color="auto"/>
                    <w:bottom w:val="none" w:sz="0" w:space="0" w:color="auto"/>
                    <w:right w:val="none" w:sz="0" w:space="0" w:color="auto"/>
                  </w:divBdr>
                </w:div>
                <w:div w:id="1835103951">
                  <w:marLeft w:val="0"/>
                  <w:marRight w:val="0"/>
                  <w:marTop w:val="0"/>
                  <w:marBottom w:val="0"/>
                  <w:divBdr>
                    <w:top w:val="none" w:sz="0" w:space="0" w:color="auto"/>
                    <w:left w:val="none" w:sz="0" w:space="0" w:color="auto"/>
                    <w:bottom w:val="none" w:sz="0" w:space="0" w:color="auto"/>
                    <w:right w:val="none" w:sz="0" w:space="0" w:color="auto"/>
                  </w:divBdr>
                </w:div>
              </w:divsChild>
            </w:div>
            <w:div w:id="378016631">
              <w:marLeft w:val="0"/>
              <w:marRight w:val="0"/>
              <w:marTop w:val="0"/>
              <w:marBottom w:val="0"/>
              <w:divBdr>
                <w:top w:val="none" w:sz="0" w:space="0" w:color="auto"/>
                <w:left w:val="none" w:sz="0" w:space="0" w:color="auto"/>
                <w:bottom w:val="none" w:sz="0" w:space="0" w:color="auto"/>
                <w:right w:val="none" w:sz="0" w:space="0" w:color="auto"/>
              </w:divBdr>
            </w:div>
            <w:div w:id="1235049730">
              <w:marLeft w:val="0"/>
              <w:marRight w:val="0"/>
              <w:marTop w:val="0"/>
              <w:marBottom w:val="0"/>
              <w:divBdr>
                <w:top w:val="none" w:sz="0" w:space="0" w:color="auto"/>
                <w:left w:val="none" w:sz="0" w:space="0" w:color="auto"/>
                <w:bottom w:val="none" w:sz="0" w:space="0" w:color="auto"/>
                <w:right w:val="none" w:sz="0" w:space="0" w:color="auto"/>
              </w:divBdr>
            </w:div>
          </w:divsChild>
        </w:div>
        <w:div w:id="282735">
          <w:marLeft w:val="0"/>
          <w:marRight w:val="0"/>
          <w:marTop w:val="0"/>
          <w:marBottom w:val="0"/>
          <w:divBdr>
            <w:top w:val="none" w:sz="0" w:space="0" w:color="auto"/>
            <w:left w:val="none" w:sz="0" w:space="0" w:color="auto"/>
            <w:bottom w:val="none" w:sz="0" w:space="0" w:color="auto"/>
            <w:right w:val="none" w:sz="0" w:space="0" w:color="auto"/>
          </w:divBdr>
        </w:div>
      </w:divsChild>
    </w:div>
    <w:div w:id="1093625948">
      <w:bodyDiv w:val="1"/>
      <w:marLeft w:val="0"/>
      <w:marRight w:val="0"/>
      <w:marTop w:val="0"/>
      <w:marBottom w:val="0"/>
      <w:divBdr>
        <w:top w:val="none" w:sz="0" w:space="0" w:color="auto"/>
        <w:left w:val="none" w:sz="0" w:space="0" w:color="auto"/>
        <w:bottom w:val="none" w:sz="0" w:space="0" w:color="auto"/>
        <w:right w:val="none" w:sz="0" w:space="0" w:color="auto"/>
      </w:divBdr>
      <w:divsChild>
        <w:div w:id="592474938">
          <w:marLeft w:val="0"/>
          <w:marRight w:val="0"/>
          <w:marTop w:val="0"/>
          <w:marBottom w:val="0"/>
          <w:divBdr>
            <w:top w:val="single" w:sz="6" w:space="2" w:color="DDDDDD"/>
            <w:left w:val="single" w:sz="6" w:space="2" w:color="DDDDDD"/>
            <w:bottom w:val="single" w:sz="6" w:space="2" w:color="DDDDDD"/>
            <w:right w:val="single" w:sz="6" w:space="2" w:color="DDDDDD"/>
          </w:divBdr>
          <w:divsChild>
            <w:div w:id="655114501">
              <w:marLeft w:val="0"/>
              <w:marRight w:val="0"/>
              <w:marTop w:val="0"/>
              <w:marBottom w:val="0"/>
              <w:divBdr>
                <w:top w:val="none" w:sz="0" w:space="0" w:color="auto"/>
                <w:left w:val="none" w:sz="0" w:space="0" w:color="auto"/>
                <w:bottom w:val="none" w:sz="0" w:space="0" w:color="auto"/>
                <w:right w:val="none" w:sz="0" w:space="0" w:color="auto"/>
              </w:divBdr>
              <w:divsChild>
                <w:div w:id="284652849">
                  <w:marLeft w:val="0"/>
                  <w:marRight w:val="0"/>
                  <w:marTop w:val="0"/>
                  <w:marBottom w:val="0"/>
                  <w:divBdr>
                    <w:top w:val="none" w:sz="0" w:space="0" w:color="auto"/>
                    <w:left w:val="none" w:sz="0" w:space="0" w:color="auto"/>
                    <w:bottom w:val="none" w:sz="0" w:space="0" w:color="auto"/>
                    <w:right w:val="none" w:sz="0" w:space="0" w:color="auto"/>
                  </w:divBdr>
                </w:div>
                <w:div w:id="320475555">
                  <w:marLeft w:val="0"/>
                  <w:marRight w:val="0"/>
                  <w:marTop w:val="0"/>
                  <w:marBottom w:val="0"/>
                  <w:divBdr>
                    <w:top w:val="none" w:sz="0" w:space="0" w:color="auto"/>
                    <w:left w:val="none" w:sz="0" w:space="0" w:color="auto"/>
                    <w:bottom w:val="none" w:sz="0" w:space="0" w:color="auto"/>
                    <w:right w:val="none" w:sz="0" w:space="0" w:color="auto"/>
                  </w:divBdr>
                </w:div>
              </w:divsChild>
            </w:div>
            <w:div w:id="373970272">
              <w:marLeft w:val="0"/>
              <w:marRight w:val="0"/>
              <w:marTop w:val="0"/>
              <w:marBottom w:val="0"/>
              <w:divBdr>
                <w:top w:val="none" w:sz="0" w:space="0" w:color="auto"/>
                <w:left w:val="none" w:sz="0" w:space="0" w:color="auto"/>
                <w:bottom w:val="none" w:sz="0" w:space="0" w:color="auto"/>
                <w:right w:val="none" w:sz="0" w:space="0" w:color="auto"/>
              </w:divBdr>
              <w:divsChild>
                <w:div w:id="1859001781">
                  <w:marLeft w:val="0"/>
                  <w:marRight w:val="0"/>
                  <w:marTop w:val="0"/>
                  <w:marBottom w:val="0"/>
                  <w:divBdr>
                    <w:top w:val="none" w:sz="0" w:space="0" w:color="auto"/>
                    <w:left w:val="none" w:sz="0" w:space="0" w:color="auto"/>
                    <w:bottom w:val="none" w:sz="0" w:space="0" w:color="auto"/>
                    <w:right w:val="none" w:sz="0" w:space="0" w:color="auto"/>
                  </w:divBdr>
                </w:div>
                <w:div w:id="645622578">
                  <w:marLeft w:val="0"/>
                  <w:marRight w:val="0"/>
                  <w:marTop w:val="0"/>
                  <w:marBottom w:val="0"/>
                  <w:divBdr>
                    <w:top w:val="none" w:sz="0" w:space="0" w:color="auto"/>
                    <w:left w:val="none" w:sz="0" w:space="0" w:color="auto"/>
                    <w:bottom w:val="none" w:sz="0" w:space="0" w:color="auto"/>
                    <w:right w:val="none" w:sz="0" w:space="0" w:color="auto"/>
                  </w:divBdr>
                </w:div>
              </w:divsChild>
            </w:div>
            <w:div w:id="910310180">
              <w:marLeft w:val="0"/>
              <w:marRight w:val="0"/>
              <w:marTop w:val="0"/>
              <w:marBottom w:val="0"/>
              <w:divBdr>
                <w:top w:val="none" w:sz="0" w:space="0" w:color="auto"/>
                <w:left w:val="none" w:sz="0" w:space="0" w:color="auto"/>
                <w:bottom w:val="none" w:sz="0" w:space="0" w:color="auto"/>
                <w:right w:val="none" w:sz="0" w:space="0" w:color="auto"/>
              </w:divBdr>
              <w:divsChild>
                <w:div w:id="1747419032">
                  <w:marLeft w:val="0"/>
                  <w:marRight w:val="0"/>
                  <w:marTop w:val="0"/>
                  <w:marBottom w:val="0"/>
                  <w:divBdr>
                    <w:top w:val="none" w:sz="0" w:space="0" w:color="auto"/>
                    <w:left w:val="none" w:sz="0" w:space="0" w:color="auto"/>
                    <w:bottom w:val="none" w:sz="0" w:space="0" w:color="auto"/>
                    <w:right w:val="none" w:sz="0" w:space="0" w:color="auto"/>
                  </w:divBdr>
                </w:div>
                <w:div w:id="481388960">
                  <w:marLeft w:val="0"/>
                  <w:marRight w:val="0"/>
                  <w:marTop w:val="0"/>
                  <w:marBottom w:val="0"/>
                  <w:divBdr>
                    <w:top w:val="none" w:sz="0" w:space="0" w:color="auto"/>
                    <w:left w:val="none" w:sz="0" w:space="0" w:color="auto"/>
                    <w:bottom w:val="none" w:sz="0" w:space="0" w:color="auto"/>
                    <w:right w:val="none" w:sz="0" w:space="0" w:color="auto"/>
                  </w:divBdr>
                </w:div>
              </w:divsChild>
            </w:div>
            <w:div w:id="456610221">
              <w:marLeft w:val="0"/>
              <w:marRight w:val="0"/>
              <w:marTop w:val="0"/>
              <w:marBottom w:val="0"/>
              <w:divBdr>
                <w:top w:val="none" w:sz="0" w:space="0" w:color="auto"/>
                <w:left w:val="none" w:sz="0" w:space="0" w:color="auto"/>
                <w:bottom w:val="none" w:sz="0" w:space="0" w:color="auto"/>
                <w:right w:val="none" w:sz="0" w:space="0" w:color="auto"/>
              </w:divBdr>
              <w:divsChild>
                <w:div w:id="1739748817">
                  <w:marLeft w:val="0"/>
                  <w:marRight w:val="0"/>
                  <w:marTop w:val="0"/>
                  <w:marBottom w:val="0"/>
                  <w:divBdr>
                    <w:top w:val="none" w:sz="0" w:space="0" w:color="auto"/>
                    <w:left w:val="none" w:sz="0" w:space="0" w:color="auto"/>
                    <w:bottom w:val="none" w:sz="0" w:space="0" w:color="auto"/>
                    <w:right w:val="none" w:sz="0" w:space="0" w:color="auto"/>
                  </w:divBdr>
                </w:div>
                <w:div w:id="2030403227">
                  <w:marLeft w:val="0"/>
                  <w:marRight w:val="0"/>
                  <w:marTop w:val="0"/>
                  <w:marBottom w:val="0"/>
                  <w:divBdr>
                    <w:top w:val="none" w:sz="0" w:space="0" w:color="auto"/>
                    <w:left w:val="none" w:sz="0" w:space="0" w:color="auto"/>
                    <w:bottom w:val="none" w:sz="0" w:space="0" w:color="auto"/>
                    <w:right w:val="none" w:sz="0" w:space="0" w:color="auto"/>
                  </w:divBdr>
                </w:div>
              </w:divsChild>
            </w:div>
            <w:div w:id="2026400041">
              <w:marLeft w:val="0"/>
              <w:marRight w:val="0"/>
              <w:marTop w:val="0"/>
              <w:marBottom w:val="0"/>
              <w:divBdr>
                <w:top w:val="none" w:sz="0" w:space="0" w:color="auto"/>
                <w:left w:val="none" w:sz="0" w:space="0" w:color="auto"/>
                <w:bottom w:val="none" w:sz="0" w:space="0" w:color="auto"/>
                <w:right w:val="none" w:sz="0" w:space="0" w:color="auto"/>
              </w:divBdr>
            </w:div>
            <w:div w:id="1586497260">
              <w:marLeft w:val="0"/>
              <w:marRight w:val="0"/>
              <w:marTop w:val="0"/>
              <w:marBottom w:val="0"/>
              <w:divBdr>
                <w:top w:val="none" w:sz="0" w:space="0" w:color="auto"/>
                <w:left w:val="none" w:sz="0" w:space="0" w:color="auto"/>
                <w:bottom w:val="none" w:sz="0" w:space="0" w:color="auto"/>
                <w:right w:val="none" w:sz="0" w:space="0" w:color="auto"/>
              </w:divBdr>
            </w:div>
          </w:divsChild>
        </w:div>
        <w:div w:id="1660958942">
          <w:marLeft w:val="0"/>
          <w:marRight w:val="0"/>
          <w:marTop w:val="0"/>
          <w:marBottom w:val="0"/>
          <w:divBdr>
            <w:top w:val="none" w:sz="0" w:space="0" w:color="auto"/>
            <w:left w:val="none" w:sz="0" w:space="0" w:color="auto"/>
            <w:bottom w:val="none" w:sz="0" w:space="0" w:color="auto"/>
            <w:right w:val="none" w:sz="0" w:space="0" w:color="auto"/>
          </w:divBdr>
        </w:div>
      </w:divsChild>
    </w:div>
    <w:div w:id="1118453974">
      <w:bodyDiv w:val="1"/>
      <w:marLeft w:val="0"/>
      <w:marRight w:val="0"/>
      <w:marTop w:val="0"/>
      <w:marBottom w:val="0"/>
      <w:divBdr>
        <w:top w:val="none" w:sz="0" w:space="0" w:color="auto"/>
        <w:left w:val="none" w:sz="0" w:space="0" w:color="auto"/>
        <w:bottom w:val="none" w:sz="0" w:space="0" w:color="auto"/>
        <w:right w:val="none" w:sz="0" w:space="0" w:color="auto"/>
      </w:divBdr>
      <w:divsChild>
        <w:div w:id="1249344622">
          <w:marLeft w:val="0"/>
          <w:marRight w:val="0"/>
          <w:marTop w:val="0"/>
          <w:marBottom w:val="0"/>
          <w:divBdr>
            <w:top w:val="single" w:sz="6" w:space="2" w:color="DDDDDD"/>
            <w:left w:val="single" w:sz="6" w:space="2" w:color="DDDDDD"/>
            <w:bottom w:val="single" w:sz="6" w:space="2" w:color="DDDDDD"/>
            <w:right w:val="single" w:sz="6" w:space="2" w:color="DDDDDD"/>
          </w:divBdr>
          <w:divsChild>
            <w:div w:id="2129738512">
              <w:marLeft w:val="0"/>
              <w:marRight w:val="0"/>
              <w:marTop w:val="0"/>
              <w:marBottom w:val="0"/>
              <w:divBdr>
                <w:top w:val="none" w:sz="0" w:space="0" w:color="auto"/>
                <w:left w:val="none" w:sz="0" w:space="0" w:color="auto"/>
                <w:bottom w:val="none" w:sz="0" w:space="0" w:color="auto"/>
                <w:right w:val="none" w:sz="0" w:space="0" w:color="auto"/>
              </w:divBdr>
              <w:divsChild>
                <w:div w:id="1368869556">
                  <w:marLeft w:val="0"/>
                  <w:marRight w:val="0"/>
                  <w:marTop w:val="0"/>
                  <w:marBottom w:val="0"/>
                  <w:divBdr>
                    <w:top w:val="none" w:sz="0" w:space="0" w:color="auto"/>
                    <w:left w:val="none" w:sz="0" w:space="0" w:color="auto"/>
                    <w:bottom w:val="none" w:sz="0" w:space="0" w:color="auto"/>
                    <w:right w:val="none" w:sz="0" w:space="0" w:color="auto"/>
                  </w:divBdr>
                </w:div>
                <w:div w:id="2077707346">
                  <w:marLeft w:val="0"/>
                  <w:marRight w:val="0"/>
                  <w:marTop w:val="0"/>
                  <w:marBottom w:val="0"/>
                  <w:divBdr>
                    <w:top w:val="none" w:sz="0" w:space="0" w:color="auto"/>
                    <w:left w:val="none" w:sz="0" w:space="0" w:color="auto"/>
                    <w:bottom w:val="none" w:sz="0" w:space="0" w:color="auto"/>
                    <w:right w:val="none" w:sz="0" w:space="0" w:color="auto"/>
                  </w:divBdr>
                </w:div>
              </w:divsChild>
            </w:div>
            <w:div w:id="1436440534">
              <w:marLeft w:val="0"/>
              <w:marRight w:val="0"/>
              <w:marTop w:val="0"/>
              <w:marBottom w:val="0"/>
              <w:divBdr>
                <w:top w:val="none" w:sz="0" w:space="0" w:color="auto"/>
                <w:left w:val="none" w:sz="0" w:space="0" w:color="auto"/>
                <w:bottom w:val="none" w:sz="0" w:space="0" w:color="auto"/>
                <w:right w:val="none" w:sz="0" w:space="0" w:color="auto"/>
              </w:divBdr>
              <w:divsChild>
                <w:div w:id="1539776576">
                  <w:marLeft w:val="0"/>
                  <w:marRight w:val="0"/>
                  <w:marTop w:val="0"/>
                  <w:marBottom w:val="0"/>
                  <w:divBdr>
                    <w:top w:val="none" w:sz="0" w:space="0" w:color="auto"/>
                    <w:left w:val="none" w:sz="0" w:space="0" w:color="auto"/>
                    <w:bottom w:val="none" w:sz="0" w:space="0" w:color="auto"/>
                    <w:right w:val="none" w:sz="0" w:space="0" w:color="auto"/>
                  </w:divBdr>
                </w:div>
                <w:div w:id="1101028831">
                  <w:marLeft w:val="0"/>
                  <w:marRight w:val="0"/>
                  <w:marTop w:val="0"/>
                  <w:marBottom w:val="0"/>
                  <w:divBdr>
                    <w:top w:val="none" w:sz="0" w:space="0" w:color="auto"/>
                    <w:left w:val="none" w:sz="0" w:space="0" w:color="auto"/>
                    <w:bottom w:val="none" w:sz="0" w:space="0" w:color="auto"/>
                    <w:right w:val="none" w:sz="0" w:space="0" w:color="auto"/>
                  </w:divBdr>
                </w:div>
              </w:divsChild>
            </w:div>
            <w:div w:id="515774863">
              <w:marLeft w:val="0"/>
              <w:marRight w:val="0"/>
              <w:marTop w:val="0"/>
              <w:marBottom w:val="0"/>
              <w:divBdr>
                <w:top w:val="none" w:sz="0" w:space="0" w:color="auto"/>
                <w:left w:val="none" w:sz="0" w:space="0" w:color="auto"/>
                <w:bottom w:val="none" w:sz="0" w:space="0" w:color="auto"/>
                <w:right w:val="none" w:sz="0" w:space="0" w:color="auto"/>
              </w:divBdr>
              <w:divsChild>
                <w:div w:id="1401177128">
                  <w:marLeft w:val="0"/>
                  <w:marRight w:val="0"/>
                  <w:marTop w:val="0"/>
                  <w:marBottom w:val="0"/>
                  <w:divBdr>
                    <w:top w:val="none" w:sz="0" w:space="0" w:color="auto"/>
                    <w:left w:val="none" w:sz="0" w:space="0" w:color="auto"/>
                    <w:bottom w:val="none" w:sz="0" w:space="0" w:color="auto"/>
                    <w:right w:val="none" w:sz="0" w:space="0" w:color="auto"/>
                  </w:divBdr>
                </w:div>
                <w:div w:id="1323851026">
                  <w:marLeft w:val="0"/>
                  <w:marRight w:val="0"/>
                  <w:marTop w:val="0"/>
                  <w:marBottom w:val="0"/>
                  <w:divBdr>
                    <w:top w:val="none" w:sz="0" w:space="0" w:color="auto"/>
                    <w:left w:val="none" w:sz="0" w:space="0" w:color="auto"/>
                    <w:bottom w:val="none" w:sz="0" w:space="0" w:color="auto"/>
                    <w:right w:val="none" w:sz="0" w:space="0" w:color="auto"/>
                  </w:divBdr>
                </w:div>
              </w:divsChild>
            </w:div>
            <w:div w:id="17388860">
              <w:marLeft w:val="0"/>
              <w:marRight w:val="0"/>
              <w:marTop w:val="0"/>
              <w:marBottom w:val="0"/>
              <w:divBdr>
                <w:top w:val="none" w:sz="0" w:space="0" w:color="auto"/>
                <w:left w:val="none" w:sz="0" w:space="0" w:color="auto"/>
                <w:bottom w:val="none" w:sz="0" w:space="0" w:color="auto"/>
                <w:right w:val="none" w:sz="0" w:space="0" w:color="auto"/>
              </w:divBdr>
              <w:divsChild>
                <w:div w:id="49111090">
                  <w:marLeft w:val="0"/>
                  <w:marRight w:val="0"/>
                  <w:marTop w:val="0"/>
                  <w:marBottom w:val="0"/>
                  <w:divBdr>
                    <w:top w:val="none" w:sz="0" w:space="0" w:color="auto"/>
                    <w:left w:val="none" w:sz="0" w:space="0" w:color="auto"/>
                    <w:bottom w:val="none" w:sz="0" w:space="0" w:color="auto"/>
                    <w:right w:val="none" w:sz="0" w:space="0" w:color="auto"/>
                  </w:divBdr>
                </w:div>
                <w:div w:id="2142571971">
                  <w:marLeft w:val="0"/>
                  <w:marRight w:val="0"/>
                  <w:marTop w:val="0"/>
                  <w:marBottom w:val="0"/>
                  <w:divBdr>
                    <w:top w:val="none" w:sz="0" w:space="0" w:color="auto"/>
                    <w:left w:val="none" w:sz="0" w:space="0" w:color="auto"/>
                    <w:bottom w:val="none" w:sz="0" w:space="0" w:color="auto"/>
                    <w:right w:val="none" w:sz="0" w:space="0" w:color="auto"/>
                  </w:divBdr>
                </w:div>
              </w:divsChild>
            </w:div>
            <w:div w:id="110786685">
              <w:marLeft w:val="0"/>
              <w:marRight w:val="0"/>
              <w:marTop w:val="0"/>
              <w:marBottom w:val="0"/>
              <w:divBdr>
                <w:top w:val="none" w:sz="0" w:space="0" w:color="auto"/>
                <w:left w:val="none" w:sz="0" w:space="0" w:color="auto"/>
                <w:bottom w:val="none" w:sz="0" w:space="0" w:color="auto"/>
                <w:right w:val="none" w:sz="0" w:space="0" w:color="auto"/>
              </w:divBdr>
            </w:div>
            <w:div w:id="2043702622">
              <w:marLeft w:val="0"/>
              <w:marRight w:val="0"/>
              <w:marTop w:val="0"/>
              <w:marBottom w:val="0"/>
              <w:divBdr>
                <w:top w:val="none" w:sz="0" w:space="0" w:color="auto"/>
                <w:left w:val="none" w:sz="0" w:space="0" w:color="auto"/>
                <w:bottom w:val="none" w:sz="0" w:space="0" w:color="auto"/>
                <w:right w:val="none" w:sz="0" w:space="0" w:color="auto"/>
              </w:divBdr>
            </w:div>
          </w:divsChild>
        </w:div>
        <w:div w:id="812065186">
          <w:marLeft w:val="0"/>
          <w:marRight w:val="0"/>
          <w:marTop w:val="0"/>
          <w:marBottom w:val="0"/>
          <w:divBdr>
            <w:top w:val="none" w:sz="0" w:space="0" w:color="auto"/>
            <w:left w:val="none" w:sz="0" w:space="0" w:color="auto"/>
            <w:bottom w:val="none" w:sz="0" w:space="0" w:color="auto"/>
            <w:right w:val="none" w:sz="0" w:space="0" w:color="auto"/>
          </w:divBdr>
        </w:div>
      </w:divsChild>
    </w:div>
    <w:div w:id="1131944296">
      <w:bodyDiv w:val="1"/>
      <w:marLeft w:val="0"/>
      <w:marRight w:val="0"/>
      <w:marTop w:val="0"/>
      <w:marBottom w:val="0"/>
      <w:divBdr>
        <w:top w:val="none" w:sz="0" w:space="0" w:color="auto"/>
        <w:left w:val="none" w:sz="0" w:space="0" w:color="auto"/>
        <w:bottom w:val="none" w:sz="0" w:space="0" w:color="auto"/>
        <w:right w:val="none" w:sz="0" w:space="0" w:color="auto"/>
      </w:divBdr>
      <w:divsChild>
        <w:div w:id="1531146613">
          <w:marLeft w:val="0"/>
          <w:marRight w:val="0"/>
          <w:marTop w:val="0"/>
          <w:marBottom w:val="0"/>
          <w:divBdr>
            <w:top w:val="single" w:sz="6" w:space="2" w:color="DDDDDD"/>
            <w:left w:val="single" w:sz="6" w:space="2" w:color="DDDDDD"/>
            <w:bottom w:val="single" w:sz="6" w:space="2" w:color="DDDDDD"/>
            <w:right w:val="single" w:sz="6" w:space="2" w:color="DDDDDD"/>
          </w:divBdr>
          <w:divsChild>
            <w:div w:id="360789635">
              <w:marLeft w:val="0"/>
              <w:marRight w:val="0"/>
              <w:marTop w:val="0"/>
              <w:marBottom w:val="0"/>
              <w:divBdr>
                <w:top w:val="none" w:sz="0" w:space="0" w:color="auto"/>
                <w:left w:val="none" w:sz="0" w:space="0" w:color="auto"/>
                <w:bottom w:val="none" w:sz="0" w:space="0" w:color="auto"/>
                <w:right w:val="none" w:sz="0" w:space="0" w:color="auto"/>
              </w:divBdr>
              <w:divsChild>
                <w:div w:id="2051371087">
                  <w:marLeft w:val="0"/>
                  <w:marRight w:val="0"/>
                  <w:marTop w:val="0"/>
                  <w:marBottom w:val="0"/>
                  <w:divBdr>
                    <w:top w:val="none" w:sz="0" w:space="0" w:color="auto"/>
                    <w:left w:val="none" w:sz="0" w:space="0" w:color="auto"/>
                    <w:bottom w:val="none" w:sz="0" w:space="0" w:color="auto"/>
                    <w:right w:val="none" w:sz="0" w:space="0" w:color="auto"/>
                  </w:divBdr>
                </w:div>
                <w:div w:id="1071007586">
                  <w:marLeft w:val="0"/>
                  <w:marRight w:val="0"/>
                  <w:marTop w:val="0"/>
                  <w:marBottom w:val="0"/>
                  <w:divBdr>
                    <w:top w:val="none" w:sz="0" w:space="0" w:color="auto"/>
                    <w:left w:val="none" w:sz="0" w:space="0" w:color="auto"/>
                    <w:bottom w:val="none" w:sz="0" w:space="0" w:color="auto"/>
                    <w:right w:val="none" w:sz="0" w:space="0" w:color="auto"/>
                  </w:divBdr>
                </w:div>
              </w:divsChild>
            </w:div>
            <w:div w:id="1624190906">
              <w:marLeft w:val="0"/>
              <w:marRight w:val="0"/>
              <w:marTop w:val="0"/>
              <w:marBottom w:val="0"/>
              <w:divBdr>
                <w:top w:val="none" w:sz="0" w:space="0" w:color="auto"/>
                <w:left w:val="none" w:sz="0" w:space="0" w:color="auto"/>
                <w:bottom w:val="none" w:sz="0" w:space="0" w:color="auto"/>
                <w:right w:val="none" w:sz="0" w:space="0" w:color="auto"/>
              </w:divBdr>
              <w:divsChild>
                <w:div w:id="1606962542">
                  <w:marLeft w:val="0"/>
                  <w:marRight w:val="0"/>
                  <w:marTop w:val="0"/>
                  <w:marBottom w:val="0"/>
                  <w:divBdr>
                    <w:top w:val="none" w:sz="0" w:space="0" w:color="auto"/>
                    <w:left w:val="none" w:sz="0" w:space="0" w:color="auto"/>
                    <w:bottom w:val="none" w:sz="0" w:space="0" w:color="auto"/>
                    <w:right w:val="none" w:sz="0" w:space="0" w:color="auto"/>
                  </w:divBdr>
                </w:div>
                <w:div w:id="343285494">
                  <w:marLeft w:val="0"/>
                  <w:marRight w:val="0"/>
                  <w:marTop w:val="0"/>
                  <w:marBottom w:val="0"/>
                  <w:divBdr>
                    <w:top w:val="none" w:sz="0" w:space="0" w:color="auto"/>
                    <w:left w:val="none" w:sz="0" w:space="0" w:color="auto"/>
                    <w:bottom w:val="none" w:sz="0" w:space="0" w:color="auto"/>
                    <w:right w:val="none" w:sz="0" w:space="0" w:color="auto"/>
                  </w:divBdr>
                </w:div>
              </w:divsChild>
            </w:div>
            <w:div w:id="804547551">
              <w:marLeft w:val="0"/>
              <w:marRight w:val="0"/>
              <w:marTop w:val="0"/>
              <w:marBottom w:val="0"/>
              <w:divBdr>
                <w:top w:val="none" w:sz="0" w:space="0" w:color="auto"/>
                <w:left w:val="none" w:sz="0" w:space="0" w:color="auto"/>
                <w:bottom w:val="none" w:sz="0" w:space="0" w:color="auto"/>
                <w:right w:val="none" w:sz="0" w:space="0" w:color="auto"/>
              </w:divBdr>
              <w:divsChild>
                <w:div w:id="255987818">
                  <w:marLeft w:val="0"/>
                  <w:marRight w:val="0"/>
                  <w:marTop w:val="0"/>
                  <w:marBottom w:val="0"/>
                  <w:divBdr>
                    <w:top w:val="none" w:sz="0" w:space="0" w:color="auto"/>
                    <w:left w:val="none" w:sz="0" w:space="0" w:color="auto"/>
                    <w:bottom w:val="none" w:sz="0" w:space="0" w:color="auto"/>
                    <w:right w:val="none" w:sz="0" w:space="0" w:color="auto"/>
                  </w:divBdr>
                </w:div>
                <w:div w:id="1094403375">
                  <w:marLeft w:val="0"/>
                  <w:marRight w:val="0"/>
                  <w:marTop w:val="0"/>
                  <w:marBottom w:val="0"/>
                  <w:divBdr>
                    <w:top w:val="none" w:sz="0" w:space="0" w:color="auto"/>
                    <w:left w:val="none" w:sz="0" w:space="0" w:color="auto"/>
                    <w:bottom w:val="none" w:sz="0" w:space="0" w:color="auto"/>
                    <w:right w:val="none" w:sz="0" w:space="0" w:color="auto"/>
                  </w:divBdr>
                </w:div>
              </w:divsChild>
            </w:div>
            <w:div w:id="1029836057">
              <w:marLeft w:val="0"/>
              <w:marRight w:val="0"/>
              <w:marTop w:val="0"/>
              <w:marBottom w:val="0"/>
              <w:divBdr>
                <w:top w:val="none" w:sz="0" w:space="0" w:color="auto"/>
                <w:left w:val="none" w:sz="0" w:space="0" w:color="auto"/>
                <w:bottom w:val="none" w:sz="0" w:space="0" w:color="auto"/>
                <w:right w:val="none" w:sz="0" w:space="0" w:color="auto"/>
              </w:divBdr>
              <w:divsChild>
                <w:div w:id="2102531863">
                  <w:marLeft w:val="0"/>
                  <w:marRight w:val="0"/>
                  <w:marTop w:val="0"/>
                  <w:marBottom w:val="0"/>
                  <w:divBdr>
                    <w:top w:val="none" w:sz="0" w:space="0" w:color="auto"/>
                    <w:left w:val="none" w:sz="0" w:space="0" w:color="auto"/>
                    <w:bottom w:val="none" w:sz="0" w:space="0" w:color="auto"/>
                    <w:right w:val="none" w:sz="0" w:space="0" w:color="auto"/>
                  </w:divBdr>
                </w:div>
                <w:div w:id="1598054869">
                  <w:marLeft w:val="0"/>
                  <w:marRight w:val="0"/>
                  <w:marTop w:val="0"/>
                  <w:marBottom w:val="0"/>
                  <w:divBdr>
                    <w:top w:val="none" w:sz="0" w:space="0" w:color="auto"/>
                    <w:left w:val="none" w:sz="0" w:space="0" w:color="auto"/>
                    <w:bottom w:val="none" w:sz="0" w:space="0" w:color="auto"/>
                    <w:right w:val="none" w:sz="0" w:space="0" w:color="auto"/>
                  </w:divBdr>
                </w:div>
              </w:divsChild>
            </w:div>
            <w:div w:id="37122331">
              <w:marLeft w:val="0"/>
              <w:marRight w:val="0"/>
              <w:marTop w:val="0"/>
              <w:marBottom w:val="0"/>
              <w:divBdr>
                <w:top w:val="none" w:sz="0" w:space="0" w:color="auto"/>
                <w:left w:val="none" w:sz="0" w:space="0" w:color="auto"/>
                <w:bottom w:val="none" w:sz="0" w:space="0" w:color="auto"/>
                <w:right w:val="none" w:sz="0" w:space="0" w:color="auto"/>
              </w:divBdr>
            </w:div>
            <w:div w:id="1143499589">
              <w:marLeft w:val="0"/>
              <w:marRight w:val="0"/>
              <w:marTop w:val="0"/>
              <w:marBottom w:val="0"/>
              <w:divBdr>
                <w:top w:val="none" w:sz="0" w:space="0" w:color="auto"/>
                <w:left w:val="none" w:sz="0" w:space="0" w:color="auto"/>
                <w:bottom w:val="none" w:sz="0" w:space="0" w:color="auto"/>
                <w:right w:val="none" w:sz="0" w:space="0" w:color="auto"/>
              </w:divBdr>
            </w:div>
          </w:divsChild>
        </w:div>
        <w:div w:id="1887372413">
          <w:marLeft w:val="0"/>
          <w:marRight w:val="0"/>
          <w:marTop w:val="0"/>
          <w:marBottom w:val="0"/>
          <w:divBdr>
            <w:top w:val="none" w:sz="0" w:space="0" w:color="auto"/>
            <w:left w:val="none" w:sz="0" w:space="0" w:color="auto"/>
            <w:bottom w:val="none" w:sz="0" w:space="0" w:color="auto"/>
            <w:right w:val="none" w:sz="0" w:space="0" w:color="auto"/>
          </w:divBdr>
        </w:div>
      </w:divsChild>
    </w:div>
    <w:div w:id="1137918546">
      <w:bodyDiv w:val="1"/>
      <w:marLeft w:val="0"/>
      <w:marRight w:val="0"/>
      <w:marTop w:val="0"/>
      <w:marBottom w:val="0"/>
      <w:divBdr>
        <w:top w:val="none" w:sz="0" w:space="0" w:color="auto"/>
        <w:left w:val="none" w:sz="0" w:space="0" w:color="auto"/>
        <w:bottom w:val="none" w:sz="0" w:space="0" w:color="auto"/>
        <w:right w:val="none" w:sz="0" w:space="0" w:color="auto"/>
      </w:divBdr>
      <w:divsChild>
        <w:div w:id="1385835702">
          <w:marLeft w:val="0"/>
          <w:marRight w:val="0"/>
          <w:marTop w:val="0"/>
          <w:marBottom w:val="0"/>
          <w:divBdr>
            <w:top w:val="single" w:sz="6" w:space="2" w:color="DDDDDD"/>
            <w:left w:val="single" w:sz="6" w:space="2" w:color="DDDDDD"/>
            <w:bottom w:val="single" w:sz="6" w:space="2" w:color="DDDDDD"/>
            <w:right w:val="single" w:sz="6" w:space="2" w:color="DDDDDD"/>
          </w:divBdr>
          <w:divsChild>
            <w:div w:id="412624376">
              <w:marLeft w:val="0"/>
              <w:marRight w:val="0"/>
              <w:marTop w:val="0"/>
              <w:marBottom w:val="0"/>
              <w:divBdr>
                <w:top w:val="none" w:sz="0" w:space="0" w:color="auto"/>
                <w:left w:val="none" w:sz="0" w:space="0" w:color="auto"/>
                <w:bottom w:val="none" w:sz="0" w:space="0" w:color="auto"/>
                <w:right w:val="none" w:sz="0" w:space="0" w:color="auto"/>
              </w:divBdr>
              <w:divsChild>
                <w:div w:id="289824088">
                  <w:marLeft w:val="0"/>
                  <w:marRight w:val="0"/>
                  <w:marTop w:val="0"/>
                  <w:marBottom w:val="0"/>
                  <w:divBdr>
                    <w:top w:val="none" w:sz="0" w:space="0" w:color="auto"/>
                    <w:left w:val="none" w:sz="0" w:space="0" w:color="auto"/>
                    <w:bottom w:val="none" w:sz="0" w:space="0" w:color="auto"/>
                    <w:right w:val="none" w:sz="0" w:space="0" w:color="auto"/>
                  </w:divBdr>
                </w:div>
                <w:div w:id="591284867">
                  <w:marLeft w:val="0"/>
                  <w:marRight w:val="0"/>
                  <w:marTop w:val="0"/>
                  <w:marBottom w:val="0"/>
                  <w:divBdr>
                    <w:top w:val="none" w:sz="0" w:space="0" w:color="auto"/>
                    <w:left w:val="none" w:sz="0" w:space="0" w:color="auto"/>
                    <w:bottom w:val="none" w:sz="0" w:space="0" w:color="auto"/>
                    <w:right w:val="none" w:sz="0" w:space="0" w:color="auto"/>
                  </w:divBdr>
                </w:div>
              </w:divsChild>
            </w:div>
            <w:div w:id="618755455">
              <w:marLeft w:val="0"/>
              <w:marRight w:val="0"/>
              <w:marTop w:val="0"/>
              <w:marBottom w:val="0"/>
              <w:divBdr>
                <w:top w:val="none" w:sz="0" w:space="0" w:color="auto"/>
                <w:left w:val="none" w:sz="0" w:space="0" w:color="auto"/>
                <w:bottom w:val="none" w:sz="0" w:space="0" w:color="auto"/>
                <w:right w:val="none" w:sz="0" w:space="0" w:color="auto"/>
              </w:divBdr>
              <w:divsChild>
                <w:div w:id="1022436426">
                  <w:marLeft w:val="0"/>
                  <w:marRight w:val="0"/>
                  <w:marTop w:val="0"/>
                  <w:marBottom w:val="0"/>
                  <w:divBdr>
                    <w:top w:val="none" w:sz="0" w:space="0" w:color="auto"/>
                    <w:left w:val="none" w:sz="0" w:space="0" w:color="auto"/>
                    <w:bottom w:val="none" w:sz="0" w:space="0" w:color="auto"/>
                    <w:right w:val="none" w:sz="0" w:space="0" w:color="auto"/>
                  </w:divBdr>
                </w:div>
                <w:div w:id="1144544083">
                  <w:marLeft w:val="0"/>
                  <w:marRight w:val="0"/>
                  <w:marTop w:val="0"/>
                  <w:marBottom w:val="0"/>
                  <w:divBdr>
                    <w:top w:val="none" w:sz="0" w:space="0" w:color="auto"/>
                    <w:left w:val="none" w:sz="0" w:space="0" w:color="auto"/>
                    <w:bottom w:val="none" w:sz="0" w:space="0" w:color="auto"/>
                    <w:right w:val="none" w:sz="0" w:space="0" w:color="auto"/>
                  </w:divBdr>
                </w:div>
              </w:divsChild>
            </w:div>
            <w:div w:id="319886898">
              <w:marLeft w:val="0"/>
              <w:marRight w:val="0"/>
              <w:marTop w:val="0"/>
              <w:marBottom w:val="0"/>
              <w:divBdr>
                <w:top w:val="none" w:sz="0" w:space="0" w:color="auto"/>
                <w:left w:val="none" w:sz="0" w:space="0" w:color="auto"/>
                <w:bottom w:val="none" w:sz="0" w:space="0" w:color="auto"/>
                <w:right w:val="none" w:sz="0" w:space="0" w:color="auto"/>
              </w:divBdr>
              <w:divsChild>
                <w:div w:id="804006890">
                  <w:marLeft w:val="0"/>
                  <w:marRight w:val="0"/>
                  <w:marTop w:val="0"/>
                  <w:marBottom w:val="0"/>
                  <w:divBdr>
                    <w:top w:val="none" w:sz="0" w:space="0" w:color="auto"/>
                    <w:left w:val="none" w:sz="0" w:space="0" w:color="auto"/>
                    <w:bottom w:val="none" w:sz="0" w:space="0" w:color="auto"/>
                    <w:right w:val="none" w:sz="0" w:space="0" w:color="auto"/>
                  </w:divBdr>
                </w:div>
                <w:div w:id="955331031">
                  <w:marLeft w:val="0"/>
                  <w:marRight w:val="0"/>
                  <w:marTop w:val="0"/>
                  <w:marBottom w:val="0"/>
                  <w:divBdr>
                    <w:top w:val="none" w:sz="0" w:space="0" w:color="auto"/>
                    <w:left w:val="none" w:sz="0" w:space="0" w:color="auto"/>
                    <w:bottom w:val="none" w:sz="0" w:space="0" w:color="auto"/>
                    <w:right w:val="none" w:sz="0" w:space="0" w:color="auto"/>
                  </w:divBdr>
                </w:div>
              </w:divsChild>
            </w:div>
            <w:div w:id="1864248324">
              <w:marLeft w:val="0"/>
              <w:marRight w:val="0"/>
              <w:marTop w:val="0"/>
              <w:marBottom w:val="0"/>
              <w:divBdr>
                <w:top w:val="none" w:sz="0" w:space="0" w:color="auto"/>
                <w:left w:val="none" w:sz="0" w:space="0" w:color="auto"/>
                <w:bottom w:val="none" w:sz="0" w:space="0" w:color="auto"/>
                <w:right w:val="none" w:sz="0" w:space="0" w:color="auto"/>
              </w:divBdr>
              <w:divsChild>
                <w:div w:id="2015450178">
                  <w:marLeft w:val="0"/>
                  <w:marRight w:val="0"/>
                  <w:marTop w:val="0"/>
                  <w:marBottom w:val="0"/>
                  <w:divBdr>
                    <w:top w:val="none" w:sz="0" w:space="0" w:color="auto"/>
                    <w:left w:val="none" w:sz="0" w:space="0" w:color="auto"/>
                    <w:bottom w:val="none" w:sz="0" w:space="0" w:color="auto"/>
                    <w:right w:val="none" w:sz="0" w:space="0" w:color="auto"/>
                  </w:divBdr>
                </w:div>
                <w:div w:id="2091534791">
                  <w:marLeft w:val="0"/>
                  <w:marRight w:val="0"/>
                  <w:marTop w:val="0"/>
                  <w:marBottom w:val="0"/>
                  <w:divBdr>
                    <w:top w:val="none" w:sz="0" w:space="0" w:color="auto"/>
                    <w:left w:val="none" w:sz="0" w:space="0" w:color="auto"/>
                    <w:bottom w:val="none" w:sz="0" w:space="0" w:color="auto"/>
                    <w:right w:val="none" w:sz="0" w:space="0" w:color="auto"/>
                  </w:divBdr>
                </w:div>
              </w:divsChild>
            </w:div>
            <w:div w:id="619146303">
              <w:marLeft w:val="0"/>
              <w:marRight w:val="0"/>
              <w:marTop w:val="0"/>
              <w:marBottom w:val="0"/>
              <w:divBdr>
                <w:top w:val="none" w:sz="0" w:space="0" w:color="auto"/>
                <w:left w:val="none" w:sz="0" w:space="0" w:color="auto"/>
                <w:bottom w:val="none" w:sz="0" w:space="0" w:color="auto"/>
                <w:right w:val="none" w:sz="0" w:space="0" w:color="auto"/>
              </w:divBdr>
            </w:div>
            <w:div w:id="1471827585">
              <w:marLeft w:val="0"/>
              <w:marRight w:val="0"/>
              <w:marTop w:val="0"/>
              <w:marBottom w:val="0"/>
              <w:divBdr>
                <w:top w:val="none" w:sz="0" w:space="0" w:color="auto"/>
                <w:left w:val="none" w:sz="0" w:space="0" w:color="auto"/>
                <w:bottom w:val="none" w:sz="0" w:space="0" w:color="auto"/>
                <w:right w:val="none" w:sz="0" w:space="0" w:color="auto"/>
              </w:divBdr>
            </w:div>
          </w:divsChild>
        </w:div>
        <w:div w:id="1645693809">
          <w:marLeft w:val="0"/>
          <w:marRight w:val="0"/>
          <w:marTop w:val="0"/>
          <w:marBottom w:val="0"/>
          <w:divBdr>
            <w:top w:val="none" w:sz="0" w:space="0" w:color="auto"/>
            <w:left w:val="none" w:sz="0" w:space="0" w:color="auto"/>
            <w:bottom w:val="none" w:sz="0" w:space="0" w:color="auto"/>
            <w:right w:val="none" w:sz="0" w:space="0" w:color="auto"/>
          </w:divBdr>
        </w:div>
      </w:divsChild>
    </w:div>
    <w:div w:id="1149440060">
      <w:bodyDiv w:val="1"/>
      <w:marLeft w:val="0"/>
      <w:marRight w:val="0"/>
      <w:marTop w:val="0"/>
      <w:marBottom w:val="0"/>
      <w:divBdr>
        <w:top w:val="none" w:sz="0" w:space="0" w:color="auto"/>
        <w:left w:val="none" w:sz="0" w:space="0" w:color="auto"/>
        <w:bottom w:val="none" w:sz="0" w:space="0" w:color="auto"/>
        <w:right w:val="none" w:sz="0" w:space="0" w:color="auto"/>
      </w:divBdr>
      <w:divsChild>
        <w:div w:id="1536651799">
          <w:marLeft w:val="0"/>
          <w:marRight w:val="0"/>
          <w:marTop w:val="0"/>
          <w:marBottom w:val="0"/>
          <w:divBdr>
            <w:top w:val="none" w:sz="0" w:space="0" w:color="auto"/>
            <w:left w:val="none" w:sz="0" w:space="0" w:color="auto"/>
            <w:bottom w:val="none" w:sz="0" w:space="0" w:color="auto"/>
            <w:right w:val="none" w:sz="0" w:space="0" w:color="auto"/>
          </w:divBdr>
          <w:divsChild>
            <w:div w:id="331030765">
              <w:marLeft w:val="0"/>
              <w:marRight w:val="0"/>
              <w:marTop w:val="0"/>
              <w:marBottom w:val="0"/>
              <w:divBdr>
                <w:top w:val="none" w:sz="0" w:space="0" w:color="auto"/>
                <w:left w:val="none" w:sz="0" w:space="0" w:color="auto"/>
                <w:bottom w:val="none" w:sz="0" w:space="0" w:color="auto"/>
                <w:right w:val="none" w:sz="0" w:space="0" w:color="auto"/>
              </w:divBdr>
            </w:div>
            <w:div w:id="643003893">
              <w:marLeft w:val="0"/>
              <w:marRight w:val="0"/>
              <w:marTop w:val="0"/>
              <w:marBottom w:val="0"/>
              <w:divBdr>
                <w:top w:val="none" w:sz="0" w:space="0" w:color="auto"/>
                <w:left w:val="none" w:sz="0" w:space="0" w:color="auto"/>
                <w:bottom w:val="none" w:sz="0" w:space="0" w:color="auto"/>
                <w:right w:val="none" w:sz="0" w:space="0" w:color="auto"/>
              </w:divBdr>
            </w:div>
            <w:div w:id="1486319573">
              <w:marLeft w:val="0"/>
              <w:marRight w:val="0"/>
              <w:marTop w:val="0"/>
              <w:marBottom w:val="0"/>
              <w:divBdr>
                <w:top w:val="none" w:sz="0" w:space="0" w:color="auto"/>
                <w:left w:val="none" w:sz="0" w:space="0" w:color="auto"/>
                <w:bottom w:val="none" w:sz="0" w:space="0" w:color="auto"/>
                <w:right w:val="none" w:sz="0" w:space="0" w:color="auto"/>
              </w:divBdr>
            </w:div>
          </w:divsChild>
        </w:div>
        <w:div w:id="846598887">
          <w:marLeft w:val="0"/>
          <w:marRight w:val="0"/>
          <w:marTop w:val="0"/>
          <w:marBottom w:val="0"/>
          <w:divBdr>
            <w:top w:val="none" w:sz="0" w:space="0" w:color="auto"/>
            <w:left w:val="none" w:sz="0" w:space="0" w:color="auto"/>
            <w:bottom w:val="none" w:sz="0" w:space="0" w:color="auto"/>
            <w:right w:val="none" w:sz="0" w:space="0" w:color="auto"/>
          </w:divBdr>
          <w:divsChild>
            <w:div w:id="186140407">
              <w:marLeft w:val="0"/>
              <w:marRight w:val="0"/>
              <w:marTop w:val="0"/>
              <w:marBottom w:val="0"/>
              <w:divBdr>
                <w:top w:val="none" w:sz="0" w:space="0" w:color="auto"/>
                <w:left w:val="none" w:sz="0" w:space="0" w:color="auto"/>
                <w:bottom w:val="none" w:sz="0" w:space="0" w:color="auto"/>
                <w:right w:val="none" w:sz="0" w:space="0" w:color="auto"/>
              </w:divBdr>
              <w:divsChild>
                <w:div w:id="101726552">
                  <w:marLeft w:val="0"/>
                  <w:marRight w:val="0"/>
                  <w:marTop w:val="0"/>
                  <w:marBottom w:val="0"/>
                  <w:divBdr>
                    <w:top w:val="none" w:sz="0" w:space="0" w:color="auto"/>
                    <w:left w:val="none" w:sz="0" w:space="0" w:color="auto"/>
                    <w:bottom w:val="none" w:sz="0" w:space="0" w:color="auto"/>
                    <w:right w:val="none" w:sz="0" w:space="0" w:color="auto"/>
                  </w:divBdr>
                  <w:divsChild>
                    <w:div w:id="2002931384">
                      <w:marLeft w:val="0"/>
                      <w:marRight w:val="0"/>
                      <w:marTop w:val="0"/>
                      <w:marBottom w:val="0"/>
                      <w:divBdr>
                        <w:top w:val="none" w:sz="0" w:space="0" w:color="auto"/>
                        <w:left w:val="single" w:sz="18" w:space="8" w:color="6CE26C"/>
                        <w:bottom w:val="none" w:sz="0" w:space="0" w:color="auto"/>
                        <w:right w:val="single" w:sz="6" w:space="6" w:color="E7E5DC"/>
                      </w:divBdr>
                    </w:div>
                  </w:divsChild>
                </w:div>
                <w:div w:id="1094742877">
                  <w:marLeft w:val="0"/>
                  <w:marRight w:val="0"/>
                  <w:marTop w:val="0"/>
                  <w:marBottom w:val="0"/>
                  <w:divBdr>
                    <w:top w:val="none" w:sz="0" w:space="0" w:color="auto"/>
                    <w:left w:val="none" w:sz="0" w:space="0" w:color="auto"/>
                    <w:bottom w:val="none" w:sz="0" w:space="0" w:color="auto"/>
                    <w:right w:val="none" w:sz="0" w:space="0" w:color="auto"/>
                  </w:divBdr>
                </w:div>
                <w:div w:id="1839609939">
                  <w:marLeft w:val="0"/>
                  <w:marRight w:val="0"/>
                  <w:marTop w:val="0"/>
                  <w:marBottom w:val="0"/>
                  <w:divBdr>
                    <w:top w:val="none" w:sz="0" w:space="0" w:color="auto"/>
                    <w:left w:val="none" w:sz="0" w:space="0" w:color="auto"/>
                    <w:bottom w:val="none" w:sz="0" w:space="0" w:color="auto"/>
                    <w:right w:val="none" w:sz="0" w:space="0" w:color="auto"/>
                  </w:divBdr>
                </w:div>
                <w:div w:id="1671129686">
                  <w:marLeft w:val="0"/>
                  <w:marRight w:val="0"/>
                  <w:marTop w:val="0"/>
                  <w:marBottom w:val="0"/>
                  <w:divBdr>
                    <w:top w:val="none" w:sz="0" w:space="0" w:color="auto"/>
                    <w:left w:val="none" w:sz="0" w:space="0" w:color="auto"/>
                    <w:bottom w:val="none" w:sz="0" w:space="0" w:color="auto"/>
                    <w:right w:val="none" w:sz="0" w:space="0" w:color="auto"/>
                  </w:divBdr>
                  <w:divsChild>
                    <w:div w:id="1807429822">
                      <w:marLeft w:val="0"/>
                      <w:marRight w:val="0"/>
                      <w:marTop w:val="0"/>
                      <w:marBottom w:val="0"/>
                      <w:divBdr>
                        <w:top w:val="none" w:sz="0" w:space="0" w:color="auto"/>
                        <w:left w:val="none" w:sz="0" w:space="0" w:color="auto"/>
                        <w:bottom w:val="none" w:sz="0" w:space="0" w:color="auto"/>
                        <w:right w:val="none" w:sz="0" w:space="0" w:color="auto"/>
                      </w:divBdr>
                      <w:divsChild>
                        <w:div w:id="136374854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65380340">
              <w:marLeft w:val="0"/>
              <w:marRight w:val="0"/>
              <w:marTop w:val="0"/>
              <w:marBottom w:val="0"/>
              <w:divBdr>
                <w:top w:val="none" w:sz="0" w:space="0" w:color="auto"/>
                <w:left w:val="none" w:sz="0" w:space="0" w:color="auto"/>
                <w:bottom w:val="none" w:sz="0" w:space="0" w:color="auto"/>
                <w:right w:val="none" w:sz="0" w:space="0" w:color="auto"/>
              </w:divBdr>
              <w:divsChild>
                <w:div w:id="425031570">
                  <w:marLeft w:val="0"/>
                  <w:marRight w:val="0"/>
                  <w:marTop w:val="0"/>
                  <w:marBottom w:val="0"/>
                  <w:divBdr>
                    <w:top w:val="none" w:sz="0" w:space="0" w:color="auto"/>
                    <w:left w:val="none" w:sz="0" w:space="0" w:color="auto"/>
                    <w:bottom w:val="none" w:sz="0" w:space="0" w:color="auto"/>
                    <w:right w:val="none" w:sz="0" w:space="0" w:color="auto"/>
                  </w:divBdr>
                </w:div>
                <w:div w:id="1416315361">
                  <w:marLeft w:val="0"/>
                  <w:marRight w:val="0"/>
                  <w:marTop w:val="0"/>
                  <w:marBottom w:val="0"/>
                  <w:divBdr>
                    <w:top w:val="none" w:sz="0" w:space="0" w:color="auto"/>
                    <w:left w:val="none" w:sz="0" w:space="0" w:color="auto"/>
                    <w:bottom w:val="none" w:sz="0" w:space="0" w:color="auto"/>
                    <w:right w:val="none" w:sz="0" w:space="0" w:color="auto"/>
                  </w:divBdr>
                  <w:divsChild>
                    <w:div w:id="297078595">
                      <w:marLeft w:val="0"/>
                      <w:marRight w:val="0"/>
                      <w:marTop w:val="0"/>
                      <w:marBottom w:val="0"/>
                      <w:divBdr>
                        <w:top w:val="none" w:sz="0" w:space="0" w:color="auto"/>
                        <w:left w:val="none" w:sz="0" w:space="0" w:color="auto"/>
                        <w:bottom w:val="none" w:sz="0" w:space="0" w:color="auto"/>
                        <w:right w:val="none" w:sz="0" w:space="0" w:color="auto"/>
                      </w:divBdr>
                      <w:divsChild>
                        <w:div w:id="109231497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37782876">
              <w:marLeft w:val="0"/>
              <w:marRight w:val="0"/>
              <w:marTop w:val="0"/>
              <w:marBottom w:val="0"/>
              <w:divBdr>
                <w:top w:val="none" w:sz="0" w:space="0" w:color="auto"/>
                <w:left w:val="none" w:sz="0" w:space="0" w:color="auto"/>
                <w:bottom w:val="none" w:sz="0" w:space="0" w:color="auto"/>
                <w:right w:val="none" w:sz="0" w:space="0" w:color="auto"/>
              </w:divBdr>
            </w:div>
            <w:div w:id="1243104762">
              <w:marLeft w:val="0"/>
              <w:marRight w:val="0"/>
              <w:marTop w:val="0"/>
              <w:marBottom w:val="0"/>
              <w:divBdr>
                <w:top w:val="none" w:sz="0" w:space="0" w:color="auto"/>
                <w:left w:val="none" w:sz="0" w:space="0" w:color="auto"/>
                <w:bottom w:val="none" w:sz="0" w:space="0" w:color="auto"/>
                <w:right w:val="none" w:sz="0" w:space="0" w:color="auto"/>
              </w:divBdr>
            </w:div>
            <w:div w:id="519589342">
              <w:marLeft w:val="0"/>
              <w:marRight w:val="0"/>
              <w:marTop w:val="0"/>
              <w:marBottom w:val="0"/>
              <w:divBdr>
                <w:top w:val="none" w:sz="0" w:space="0" w:color="auto"/>
                <w:left w:val="none" w:sz="0" w:space="0" w:color="auto"/>
                <w:bottom w:val="none" w:sz="0" w:space="0" w:color="auto"/>
                <w:right w:val="none" w:sz="0" w:space="0" w:color="auto"/>
              </w:divBdr>
            </w:div>
            <w:div w:id="1533111457">
              <w:marLeft w:val="0"/>
              <w:marRight w:val="0"/>
              <w:marTop w:val="0"/>
              <w:marBottom w:val="0"/>
              <w:divBdr>
                <w:top w:val="none" w:sz="0" w:space="0" w:color="auto"/>
                <w:left w:val="none" w:sz="0" w:space="0" w:color="auto"/>
                <w:bottom w:val="none" w:sz="0" w:space="0" w:color="auto"/>
                <w:right w:val="none" w:sz="0" w:space="0" w:color="auto"/>
              </w:divBdr>
            </w:div>
            <w:div w:id="179978898">
              <w:marLeft w:val="0"/>
              <w:marRight w:val="0"/>
              <w:marTop w:val="0"/>
              <w:marBottom w:val="0"/>
              <w:divBdr>
                <w:top w:val="none" w:sz="0" w:space="0" w:color="auto"/>
                <w:left w:val="none" w:sz="0" w:space="0" w:color="auto"/>
                <w:bottom w:val="none" w:sz="0" w:space="0" w:color="auto"/>
                <w:right w:val="none" w:sz="0" w:space="0" w:color="auto"/>
              </w:divBdr>
            </w:div>
            <w:div w:id="2024161666">
              <w:marLeft w:val="0"/>
              <w:marRight w:val="0"/>
              <w:marTop w:val="0"/>
              <w:marBottom w:val="0"/>
              <w:divBdr>
                <w:top w:val="none" w:sz="0" w:space="0" w:color="auto"/>
                <w:left w:val="none" w:sz="0" w:space="0" w:color="auto"/>
                <w:bottom w:val="none" w:sz="0" w:space="0" w:color="auto"/>
                <w:right w:val="none" w:sz="0" w:space="0" w:color="auto"/>
              </w:divBdr>
            </w:div>
            <w:div w:id="1107696255">
              <w:marLeft w:val="0"/>
              <w:marRight w:val="0"/>
              <w:marTop w:val="0"/>
              <w:marBottom w:val="0"/>
              <w:divBdr>
                <w:top w:val="none" w:sz="0" w:space="0" w:color="auto"/>
                <w:left w:val="none" w:sz="0" w:space="0" w:color="auto"/>
                <w:bottom w:val="none" w:sz="0" w:space="0" w:color="auto"/>
                <w:right w:val="none" w:sz="0" w:space="0" w:color="auto"/>
              </w:divBdr>
            </w:div>
            <w:div w:id="81293724">
              <w:marLeft w:val="0"/>
              <w:marRight w:val="0"/>
              <w:marTop w:val="0"/>
              <w:marBottom w:val="0"/>
              <w:divBdr>
                <w:top w:val="none" w:sz="0" w:space="0" w:color="auto"/>
                <w:left w:val="none" w:sz="0" w:space="0" w:color="auto"/>
                <w:bottom w:val="none" w:sz="0" w:space="0" w:color="auto"/>
                <w:right w:val="none" w:sz="0" w:space="0" w:color="auto"/>
              </w:divBdr>
            </w:div>
            <w:div w:id="624654859">
              <w:marLeft w:val="0"/>
              <w:marRight w:val="0"/>
              <w:marTop w:val="0"/>
              <w:marBottom w:val="0"/>
              <w:divBdr>
                <w:top w:val="none" w:sz="0" w:space="0" w:color="auto"/>
                <w:left w:val="none" w:sz="0" w:space="0" w:color="auto"/>
                <w:bottom w:val="none" w:sz="0" w:space="0" w:color="auto"/>
                <w:right w:val="none" w:sz="0" w:space="0" w:color="auto"/>
              </w:divBdr>
            </w:div>
            <w:div w:id="824318160">
              <w:marLeft w:val="0"/>
              <w:marRight w:val="0"/>
              <w:marTop w:val="0"/>
              <w:marBottom w:val="0"/>
              <w:divBdr>
                <w:top w:val="none" w:sz="0" w:space="0" w:color="auto"/>
                <w:left w:val="none" w:sz="0" w:space="0" w:color="auto"/>
                <w:bottom w:val="none" w:sz="0" w:space="0" w:color="auto"/>
                <w:right w:val="none" w:sz="0" w:space="0" w:color="auto"/>
              </w:divBdr>
            </w:div>
            <w:div w:id="1185290437">
              <w:marLeft w:val="0"/>
              <w:marRight w:val="0"/>
              <w:marTop w:val="0"/>
              <w:marBottom w:val="0"/>
              <w:divBdr>
                <w:top w:val="none" w:sz="0" w:space="0" w:color="auto"/>
                <w:left w:val="none" w:sz="0" w:space="0" w:color="auto"/>
                <w:bottom w:val="none" w:sz="0" w:space="0" w:color="auto"/>
                <w:right w:val="none" w:sz="0" w:space="0" w:color="auto"/>
              </w:divBdr>
              <w:divsChild>
                <w:div w:id="147332321">
                  <w:marLeft w:val="0"/>
                  <w:marRight w:val="0"/>
                  <w:marTop w:val="0"/>
                  <w:marBottom w:val="0"/>
                  <w:divBdr>
                    <w:top w:val="none" w:sz="0" w:space="0" w:color="auto"/>
                    <w:left w:val="none" w:sz="0" w:space="0" w:color="auto"/>
                    <w:bottom w:val="none" w:sz="0" w:space="0" w:color="auto"/>
                    <w:right w:val="none" w:sz="0" w:space="0" w:color="auto"/>
                  </w:divBdr>
                  <w:divsChild>
                    <w:div w:id="181764707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798524334">
              <w:marLeft w:val="0"/>
              <w:marRight w:val="0"/>
              <w:marTop w:val="0"/>
              <w:marBottom w:val="0"/>
              <w:divBdr>
                <w:top w:val="none" w:sz="0" w:space="0" w:color="auto"/>
                <w:left w:val="none" w:sz="0" w:space="0" w:color="auto"/>
                <w:bottom w:val="none" w:sz="0" w:space="0" w:color="auto"/>
                <w:right w:val="none" w:sz="0" w:space="0" w:color="auto"/>
              </w:divBdr>
              <w:divsChild>
                <w:div w:id="250166489">
                  <w:marLeft w:val="0"/>
                  <w:marRight w:val="0"/>
                  <w:marTop w:val="0"/>
                  <w:marBottom w:val="0"/>
                  <w:divBdr>
                    <w:top w:val="none" w:sz="0" w:space="0" w:color="auto"/>
                    <w:left w:val="none" w:sz="0" w:space="0" w:color="auto"/>
                    <w:bottom w:val="none" w:sz="0" w:space="0" w:color="auto"/>
                    <w:right w:val="none" w:sz="0" w:space="0" w:color="auto"/>
                  </w:divBdr>
                  <w:divsChild>
                    <w:div w:id="126453225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sChild>
    </w:div>
    <w:div w:id="1155341191">
      <w:bodyDiv w:val="1"/>
      <w:marLeft w:val="0"/>
      <w:marRight w:val="0"/>
      <w:marTop w:val="0"/>
      <w:marBottom w:val="0"/>
      <w:divBdr>
        <w:top w:val="none" w:sz="0" w:space="0" w:color="auto"/>
        <w:left w:val="none" w:sz="0" w:space="0" w:color="auto"/>
        <w:bottom w:val="none" w:sz="0" w:space="0" w:color="auto"/>
        <w:right w:val="none" w:sz="0" w:space="0" w:color="auto"/>
      </w:divBdr>
    </w:div>
    <w:div w:id="1188834988">
      <w:bodyDiv w:val="1"/>
      <w:marLeft w:val="0"/>
      <w:marRight w:val="0"/>
      <w:marTop w:val="0"/>
      <w:marBottom w:val="0"/>
      <w:divBdr>
        <w:top w:val="none" w:sz="0" w:space="0" w:color="auto"/>
        <w:left w:val="none" w:sz="0" w:space="0" w:color="auto"/>
        <w:bottom w:val="none" w:sz="0" w:space="0" w:color="auto"/>
        <w:right w:val="none" w:sz="0" w:space="0" w:color="auto"/>
      </w:divBdr>
      <w:divsChild>
        <w:div w:id="859467101">
          <w:marLeft w:val="0"/>
          <w:marRight w:val="0"/>
          <w:marTop w:val="0"/>
          <w:marBottom w:val="0"/>
          <w:divBdr>
            <w:top w:val="single" w:sz="6" w:space="2" w:color="DDDDDD"/>
            <w:left w:val="single" w:sz="6" w:space="2" w:color="DDDDDD"/>
            <w:bottom w:val="single" w:sz="6" w:space="2" w:color="DDDDDD"/>
            <w:right w:val="single" w:sz="6" w:space="2" w:color="DDDDDD"/>
          </w:divBdr>
          <w:divsChild>
            <w:div w:id="1538006158">
              <w:marLeft w:val="0"/>
              <w:marRight w:val="0"/>
              <w:marTop w:val="0"/>
              <w:marBottom w:val="0"/>
              <w:divBdr>
                <w:top w:val="none" w:sz="0" w:space="0" w:color="auto"/>
                <w:left w:val="none" w:sz="0" w:space="0" w:color="auto"/>
                <w:bottom w:val="none" w:sz="0" w:space="0" w:color="auto"/>
                <w:right w:val="none" w:sz="0" w:space="0" w:color="auto"/>
              </w:divBdr>
              <w:divsChild>
                <w:div w:id="1431047115">
                  <w:marLeft w:val="0"/>
                  <w:marRight w:val="0"/>
                  <w:marTop w:val="0"/>
                  <w:marBottom w:val="0"/>
                  <w:divBdr>
                    <w:top w:val="none" w:sz="0" w:space="0" w:color="auto"/>
                    <w:left w:val="none" w:sz="0" w:space="0" w:color="auto"/>
                    <w:bottom w:val="none" w:sz="0" w:space="0" w:color="auto"/>
                    <w:right w:val="none" w:sz="0" w:space="0" w:color="auto"/>
                  </w:divBdr>
                </w:div>
                <w:div w:id="2082603681">
                  <w:marLeft w:val="0"/>
                  <w:marRight w:val="0"/>
                  <w:marTop w:val="0"/>
                  <w:marBottom w:val="0"/>
                  <w:divBdr>
                    <w:top w:val="none" w:sz="0" w:space="0" w:color="auto"/>
                    <w:left w:val="none" w:sz="0" w:space="0" w:color="auto"/>
                    <w:bottom w:val="none" w:sz="0" w:space="0" w:color="auto"/>
                    <w:right w:val="none" w:sz="0" w:space="0" w:color="auto"/>
                  </w:divBdr>
                </w:div>
              </w:divsChild>
            </w:div>
            <w:div w:id="2091074806">
              <w:marLeft w:val="0"/>
              <w:marRight w:val="0"/>
              <w:marTop w:val="0"/>
              <w:marBottom w:val="0"/>
              <w:divBdr>
                <w:top w:val="none" w:sz="0" w:space="0" w:color="auto"/>
                <w:left w:val="none" w:sz="0" w:space="0" w:color="auto"/>
                <w:bottom w:val="none" w:sz="0" w:space="0" w:color="auto"/>
                <w:right w:val="none" w:sz="0" w:space="0" w:color="auto"/>
              </w:divBdr>
              <w:divsChild>
                <w:div w:id="2021928470">
                  <w:marLeft w:val="0"/>
                  <w:marRight w:val="0"/>
                  <w:marTop w:val="0"/>
                  <w:marBottom w:val="0"/>
                  <w:divBdr>
                    <w:top w:val="none" w:sz="0" w:space="0" w:color="auto"/>
                    <w:left w:val="none" w:sz="0" w:space="0" w:color="auto"/>
                    <w:bottom w:val="none" w:sz="0" w:space="0" w:color="auto"/>
                    <w:right w:val="none" w:sz="0" w:space="0" w:color="auto"/>
                  </w:divBdr>
                </w:div>
                <w:div w:id="648829264">
                  <w:marLeft w:val="0"/>
                  <w:marRight w:val="0"/>
                  <w:marTop w:val="0"/>
                  <w:marBottom w:val="0"/>
                  <w:divBdr>
                    <w:top w:val="none" w:sz="0" w:space="0" w:color="auto"/>
                    <w:left w:val="none" w:sz="0" w:space="0" w:color="auto"/>
                    <w:bottom w:val="none" w:sz="0" w:space="0" w:color="auto"/>
                    <w:right w:val="none" w:sz="0" w:space="0" w:color="auto"/>
                  </w:divBdr>
                </w:div>
              </w:divsChild>
            </w:div>
            <w:div w:id="1272201790">
              <w:marLeft w:val="0"/>
              <w:marRight w:val="0"/>
              <w:marTop w:val="0"/>
              <w:marBottom w:val="0"/>
              <w:divBdr>
                <w:top w:val="none" w:sz="0" w:space="0" w:color="auto"/>
                <w:left w:val="none" w:sz="0" w:space="0" w:color="auto"/>
                <w:bottom w:val="none" w:sz="0" w:space="0" w:color="auto"/>
                <w:right w:val="none" w:sz="0" w:space="0" w:color="auto"/>
              </w:divBdr>
              <w:divsChild>
                <w:div w:id="948901890">
                  <w:marLeft w:val="0"/>
                  <w:marRight w:val="0"/>
                  <w:marTop w:val="0"/>
                  <w:marBottom w:val="0"/>
                  <w:divBdr>
                    <w:top w:val="none" w:sz="0" w:space="0" w:color="auto"/>
                    <w:left w:val="none" w:sz="0" w:space="0" w:color="auto"/>
                    <w:bottom w:val="none" w:sz="0" w:space="0" w:color="auto"/>
                    <w:right w:val="none" w:sz="0" w:space="0" w:color="auto"/>
                  </w:divBdr>
                </w:div>
                <w:div w:id="207880831">
                  <w:marLeft w:val="0"/>
                  <w:marRight w:val="0"/>
                  <w:marTop w:val="0"/>
                  <w:marBottom w:val="0"/>
                  <w:divBdr>
                    <w:top w:val="none" w:sz="0" w:space="0" w:color="auto"/>
                    <w:left w:val="none" w:sz="0" w:space="0" w:color="auto"/>
                    <w:bottom w:val="none" w:sz="0" w:space="0" w:color="auto"/>
                    <w:right w:val="none" w:sz="0" w:space="0" w:color="auto"/>
                  </w:divBdr>
                </w:div>
              </w:divsChild>
            </w:div>
            <w:div w:id="1543903162">
              <w:marLeft w:val="0"/>
              <w:marRight w:val="0"/>
              <w:marTop w:val="0"/>
              <w:marBottom w:val="0"/>
              <w:divBdr>
                <w:top w:val="none" w:sz="0" w:space="0" w:color="auto"/>
                <w:left w:val="none" w:sz="0" w:space="0" w:color="auto"/>
                <w:bottom w:val="none" w:sz="0" w:space="0" w:color="auto"/>
                <w:right w:val="none" w:sz="0" w:space="0" w:color="auto"/>
              </w:divBdr>
              <w:divsChild>
                <w:div w:id="1348285619">
                  <w:marLeft w:val="0"/>
                  <w:marRight w:val="0"/>
                  <w:marTop w:val="0"/>
                  <w:marBottom w:val="0"/>
                  <w:divBdr>
                    <w:top w:val="none" w:sz="0" w:space="0" w:color="auto"/>
                    <w:left w:val="none" w:sz="0" w:space="0" w:color="auto"/>
                    <w:bottom w:val="none" w:sz="0" w:space="0" w:color="auto"/>
                    <w:right w:val="none" w:sz="0" w:space="0" w:color="auto"/>
                  </w:divBdr>
                </w:div>
                <w:div w:id="1441340277">
                  <w:marLeft w:val="0"/>
                  <w:marRight w:val="0"/>
                  <w:marTop w:val="0"/>
                  <w:marBottom w:val="0"/>
                  <w:divBdr>
                    <w:top w:val="none" w:sz="0" w:space="0" w:color="auto"/>
                    <w:left w:val="none" w:sz="0" w:space="0" w:color="auto"/>
                    <w:bottom w:val="none" w:sz="0" w:space="0" w:color="auto"/>
                    <w:right w:val="none" w:sz="0" w:space="0" w:color="auto"/>
                  </w:divBdr>
                </w:div>
              </w:divsChild>
            </w:div>
            <w:div w:id="1029064701">
              <w:marLeft w:val="0"/>
              <w:marRight w:val="0"/>
              <w:marTop w:val="0"/>
              <w:marBottom w:val="0"/>
              <w:divBdr>
                <w:top w:val="none" w:sz="0" w:space="0" w:color="auto"/>
                <w:left w:val="none" w:sz="0" w:space="0" w:color="auto"/>
                <w:bottom w:val="none" w:sz="0" w:space="0" w:color="auto"/>
                <w:right w:val="none" w:sz="0" w:space="0" w:color="auto"/>
              </w:divBdr>
            </w:div>
            <w:div w:id="1682390458">
              <w:marLeft w:val="0"/>
              <w:marRight w:val="0"/>
              <w:marTop w:val="0"/>
              <w:marBottom w:val="0"/>
              <w:divBdr>
                <w:top w:val="none" w:sz="0" w:space="0" w:color="auto"/>
                <w:left w:val="none" w:sz="0" w:space="0" w:color="auto"/>
                <w:bottom w:val="none" w:sz="0" w:space="0" w:color="auto"/>
                <w:right w:val="none" w:sz="0" w:space="0" w:color="auto"/>
              </w:divBdr>
            </w:div>
          </w:divsChild>
        </w:div>
        <w:div w:id="894586787">
          <w:marLeft w:val="0"/>
          <w:marRight w:val="0"/>
          <w:marTop w:val="0"/>
          <w:marBottom w:val="0"/>
          <w:divBdr>
            <w:top w:val="none" w:sz="0" w:space="0" w:color="auto"/>
            <w:left w:val="none" w:sz="0" w:space="0" w:color="auto"/>
            <w:bottom w:val="none" w:sz="0" w:space="0" w:color="auto"/>
            <w:right w:val="none" w:sz="0" w:space="0" w:color="auto"/>
          </w:divBdr>
        </w:div>
      </w:divsChild>
    </w:div>
    <w:div w:id="1193111670">
      <w:bodyDiv w:val="1"/>
      <w:marLeft w:val="0"/>
      <w:marRight w:val="0"/>
      <w:marTop w:val="0"/>
      <w:marBottom w:val="0"/>
      <w:divBdr>
        <w:top w:val="none" w:sz="0" w:space="0" w:color="auto"/>
        <w:left w:val="none" w:sz="0" w:space="0" w:color="auto"/>
        <w:bottom w:val="none" w:sz="0" w:space="0" w:color="auto"/>
        <w:right w:val="none" w:sz="0" w:space="0" w:color="auto"/>
      </w:divBdr>
      <w:divsChild>
        <w:div w:id="1752775227">
          <w:marLeft w:val="0"/>
          <w:marRight w:val="0"/>
          <w:marTop w:val="0"/>
          <w:marBottom w:val="0"/>
          <w:divBdr>
            <w:top w:val="single" w:sz="6" w:space="2" w:color="DDDDDD"/>
            <w:left w:val="single" w:sz="6" w:space="2" w:color="DDDDDD"/>
            <w:bottom w:val="single" w:sz="6" w:space="2" w:color="DDDDDD"/>
            <w:right w:val="single" w:sz="6" w:space="2" w:color="DDDDDD"/>
          </w:divBdr>
          <w:divsChild>
            <w:div w:id="1780300164">
              <w:marLeft w:val="0"/>
              <w:marRight w:val="0"/>
              <w:marTop w:val="0"/>
              <w:marBottom w:val="0"/>
              <w:divBdr>
                <w:top w:val="none" w:sz="0" w:space="0" w:color="auto"/>
                <w:left w:val="none" w:sz="0" w:space="0" w:color="auto"/>
                <w:bottom w:val="none" w:sz="0" w:space="0" w:color="auto"/>
                <w:right w:val="none" w:sz="0" w:space="0" w:color="auto"/>
              </w:divBdr>
              <w:divsChild>
                <w:div w:id="71706899">
                  <w:marLeft w:val="0"/>
                  <w:marRight w:val="0"/>
                  <w:marTop w:val="0"/>
                  <w:marBottom w:val="0"/>
                  <w:divBdr>
                    <w:top w:val="none" w:sz="0" w:space="0" w:color="auto"/>
                    <w:left w:val="none" w:sz="0" w:space="0" w:color="auto"/>
                    <w:bottom w:val="none" w:sz="0" w:space="0" w:color="auto"/>
                    <w:right w:val="none" w:sz="0" w:space="0" w:color="auto"/>
                  </w:divBdr>
                </w:div>
                <w:div w:id="1187207847">
                  <w:marLeft w:val="0"/>
                  <w:marRight w:val="0"/>
                  <w:marTop w:val="0"/>
                  <w:marBottom w:val="0"/>
                  <w:divBdr>
                    <w:top w:val="none" w:sz="0" w:space="0" w:color="auto"/>
                    <w:left w:val="none" w:sz="0" w:space="0" w:color="auto"/>
                    <w:bottom w:val="none" w:sz="0" w:space="0" w:color="auto"/>
                    <w:right w:val="none" w:sz="0" w:space="0" w:color="auto"/>
                  </w:divBdr>
                </w:div>
              </w:divsChild>
            </w:div>
            <w:div w:id="1332828161">
              <w:marLeft w:val="0"/>
              <w:marRight w:val="0"/>
              <w:marTop w:val="0"/>
              <w:marBottom w:val="0"/>
              <w:divBdr>
                <w:top w:val="none" w:sz="0" w:space="0" w:color="auto"/>
                <w:left w:val="none" w:sz="0" w:space="0" w:color="auto"/>
                <w:bottom w:val="none" w:sz="0" w:space="0" w:color="auto"/>
                <w:right w:val="none" w:sz="0" w:space="0" w:color="auto"/>
              </w:divBdr>
              <w:divsChild>
                <w:div w:id="596063444">
                  <w:marLeft w:val="0"/>
                  <w:marRight w:val="0"/>
                  <w:marTop w:val="0"/>
                  <w:marBottom w:val="0"/>
                  <w:divBdr>
                    <w:top w:val="none" w:sz="0" w:space="0" w:color="auto"/>
                    <w:left w:val="none" w:sz="0" w:space="0" w:color="auto"/>
                    <w:bottom w:val="none" w:sz="0" w:space="0" w:color="auto"/>
                    <w:right w:val="none" w:sz="0" w:space="0" w:color="auto"/>
                  </w:divBdr>
                </w:div>
                <w:div w:id="990060908">
                  <w:marLeft w:val="0"/>
                  <w:marRight w:val="0"/>
                  <w:marTop w:val="0"/>
                  <w:marBottom w:val="0"/>
                  <w:divBdr>
                    <w:top w:val="none" w:sz="0" w:space="0" w:color="auto"/>
                    <w:left w:val="none" w:sz="0" w:space="0" w:color="auto"/>
                    <w:bottom w:val="none" w:sz="0" w:space="0" w:color="auto"/>
                    <w:right w:val="none" w:sz="0" w:space="0" w:color="auto"/>
                  </w:divBdr>
                </w:div>
              </w:divsChild>
            </w:div>
            <w:div w:id="232736418">
              <w:marLeft w:val="0"/>
              <w:marRight w:val="0"/>
              <w:marTop w:val="0"/>
              <w:marBottom w:val="0"/>
              <w:divBdr>
                <w:top w:val="none" w:sz="0" w:space="0" w:color="auto"/>
                <w:left w:val="none" w:sz="0" w:space="0" w:color="auto"/>
                <w:bottom w:val="none" w:sz="0" w:space="0" w:color="auto"/>
                <w:right w:val="none" w:sz="0" w:space="0" w:color="auto"/>
              </w:divBdr>
              <w:divsChild>
                <w:div w:id="1381050279">
                  <w:marLeft w:val="0"/>
                  <w:marRight w:val="0"/>
                  <w:marTop w:val="0"/>
                  <w:marBottom w:val="0"/>
                  <w:divBdr>
                    <w:top w:val="none" w:sz="0" w:space="0" w:color="auto"/>
                    <w:left w:val="none" w:sz="0" w:space="0" w:color="auto"/>
                    <w:bottom w:val="none" w:sz="0" w:space="0" w:color="auto"/>
                    <w:right w:val="none" w:sz="0" w:space="0" w:color="auto"/>
                  </w:divBdr>
                </w:div>
                <w:div w:id="1200313477">
                  <w:marLeft w:val="0"/>
                  <w:marRight w:val="0"/>
                  <w:marTop w:val="0"/>
                  <w:marBottom w:val="0"/>
                  <w:divBdr>
                    <w:top w:val="none" w:sz="0" w:space="0" w:color="auto"/>
                    <w:left w:val="none" w:sz="0" w:space="0" w:color="auto"/>
                    <w:bottom w:val="none" w:sz="0" w:space="0" w:color="auto"/>
                    <w:right w:val="none" w:sz="0" w:space="0" w:color="auto"/>
                  </w:divBdr>
                </w:div>
              </w:divsChild>
            </w:div>
            <w:div w:id="1339043447">
              <w:marLeft w:val="0"/>
              <w:marRight w:val="0"/>
              <w:marTop w:val="0"/>
              <w:marBottom w:val="0"/>
              <w:divBdr>
                <w:top w:val="none" w:sz="0" w:space="0" w:color="auto"/>
                <w:left w:val="none" w:sz="0" w:space="0" w:color="auto"/>
                <w:bottom w:val="none" w:sz="0" w:space="0" w:color="auto"/>
                <w:right w:val="none" w:sz="0" w:space="0" w:color="auto"/>
              </w:divBdr>
              <w:divsChild>
                <w:div w:id="1336570807">
                  <w:marLeft w:val="0"/>
                  <w:marRight w:val="0"/>
                  <w:marTop w:val="0"/>
                  <w:marBottom w:val="0"/>
                  <w:divBdr>
                    <w:top w:val="none" w:sz="0" w:space="0" w:color="auto"/>
                    <w:left w:val="none" w:sz="0" w:space="0" w:color="auto"/>
                    <w:bottom w:val="none" w:sz="0" w:space="0" w:color="auto"/>
                    <w:right w:val="none" w:sz="0" w:space="0" w:color="auto"/>
                  </w:divBdr>
                </w:div>
                <w:div w:id="1348487939">
                  <w:marLeft w:val="0"/>
                  <w:marRight w:val="0"/>
                  <w:marTop w:val="0"/>
                  <w:marBottom w:val="0"/>
                  <w:divBdr>
                    <w:top w:val="none" w:sz="0" w:space="0" w:color="auto"/>
                    <w:left w:val="none" w:sz="0" w:space="0" w:color="auto"/>
                    <w:bottom w:val="none" w:sz="0" w:space="0" w:color="auto"/>
                    <w:right w:val="none" w:sz="0" w:space="0" w:color="auto"/>
                  </w:divBdr>
                </w:div>
              </w:divsChild>
            </w:div>
            <w:div w:id="821895585">
              <w:marLeft w:val="0"/>
              <w:marRight w:val="0"/>
              <w:marTop w:val="0"/>
              <w:marBottom w:val="0"/>
              <w:divBdr>
                <w:top w:val="none" w:sz="0" w:space="0" w:color="auto"/>
                <w:left w:val="none" w:sz="0" w:space="0" w:color="auto"/>
                <w:bottom w:val="none" w:sz="0" w:space="0" w:color="auto"/>
                <w:right w:val="none" w:sz="0" w:space="0" w:color="auto"/>
              </w:divBdr>
            </w:div>
            <w:div w:id="964627089">
              <w:marLeft w:val="0"/>
              <w:marRight w:val="0"/>
              <w:marTop w:val="0"/>
              <w:marBottom w:val="0"/>
              <w:divBdr>
                <w:top w:val="none" w:sz="0" w:space="0" w:color="auto"/>
                <w:left w:val="none" w:sz="0" w:space="0" w:color="auto"/>
                <w:bottom w:val="none" w:sz="0" w:space="0" w:color="auto"/>
                <w:right w:val="none" w:sz="0" w:space="0" w:color="auto"/>
              </w:divBdr>
            </w:div>
          </w:divsChild>
        </w:div>
        <w:div w:id="142819644">
          <w:marLeft w:val="0"/>
          <w:marRight w:val="0"/>
          <w:marTop w:val="0"/>
          <w:marBottom w:val="0"/>
          <w:divBdr>
            <w:top w:val="none" w:sz="0" w:space="0" w:color="auto"/>
            <w:left w:val="none" w:sz="0" w:space="0" w:color="auto"/>
            <w:bottom w:val="none" w:sz="0" w:space="0" w:color="auto"/>
            <w:right w:val="none" w:sz="0" w:space="0" w:color="auto"/>
          </w:divBdr>
        </w:div>
      </w:divsChild>
    </w:div>
    <w:div w:id="1207910769">
      <w:bodyDiv w:val="1"/>
      <w:marLeft w:val="0"/>
      <w:marRight w:val="0"/>
      <w:marTop w:val="0"/>
      <w:marBottom w:val="0"/>
      <w:divBdr>
        <w:top w:val="none" w:sz="0" w:space="0" w:color="auto"/>
        <w:left w:val="none" w:sz="0" w:space="0" w:color="auto"/>
        <w:bottom w:val="none" w:sz="0" w:space="0" w:color="auto"/>
        <w:right w:val="none" w:sz="0" w:space="0" w:color="auto"/>
      </w:divBdr>
    </w:div>
    <w:div w:id="1209612645">
      <w:bodyDiv w:val="1"/>
      <w:marLeft w:val="0"/>
      <w:marRight w:val="0"/>
      <w:marTop w:val="0"/>
      <w:marBottom w:val="0"/>
      <w:divBdr>
        <w:top w:val="none" w:sz="0" w:space="0" w:color="auto"/>
        <w:left w:val="none" w:sz="0" w:space="0" w:color="auto"/>
        <w:bottom w:val="none" w:sz="0" w:space="0" w:color="auto"/>
        <w:right w:val="none" w:sz="0" w:space="0" w:color="auto"/>
      </w:divBdr>
      <w:divsChild>
        <w:div w:id="1653632293">
          <w:marLeft w:val="0"/>
          <w:marRight w:val="0"/>
          <w:marTop w:val="0"/>
          <w:marBottom w:val="0"/>
          <w:divBdr>
            <w:top w:val="single" w:sz="6" w:space="2" w:color="DDDDDD"/>
            <w:left w:val="single" w:sz="6" w:space="2" w:color="DDDDDD"/>
            <w:bottom w:val="single" w:sz="6" w:space="2" w:color="DDDDDD"/>
            <w:right w:val="single" w:sz="6" w:space="2" w:color="DDDDDD"/>
          </w:divBdr>
          <w:divsChild>
            <w:div w:id="1660618567">
              <w:marLeft w:val="0"/>
              <w:marRight w:val="0"/>
              <w:marTop w:val="0"/>
              <w:marBottom w:val="0"/>
              <w:divBdr>
                <w:top w:val="none" w:sz="0" w:space="0" w:color="auto"/>
                <w:left w:val="none" w:sz="0" w:space="0" w:color="auto"/>
                <w:bottom w:val="none" w:sz="0" w:space="0" w:color="auto"/>
                <w:right w:val="none" w:sz="0" w:space="0" w:color="auto"/>
              </w:divBdr>
              <w:divsChild>
                <w:div w:id="1632831527">
                  <w:marLeft w:val="0"/>
                  <w:marRight w:val="0"/>
                  <w:marTop w:val="0"/>
                  <w:marBottom w:val="0"/>
                  <w:divBdr>
                    <w:top w:val="none" w:sz="0" w:space="0" w:color="auto"/>
                    <w:left w:val="none" w:sz="0" w:space="0" w:color="auto"/>
                    <w:bottom w:val="none" w:sz="0" w:space="0" w:color="auto"/>
                    <w:right w:val="none" w:sz="0" w:space="0" w:color="auto"/>
                  </w:divBdr>
                </w:div>
                <w:div w:id="1068114268">
                  <w:marLeft w:val="0"/>
                  <w:marRight w:val="0"/>
                  <w:marTop w:val="0"/>
                  <w:marBottom w:val="0"/>
                  <w:divBdr>
                    <w:top w:val="none" w:sz="0" w:space="0" w:color="auto"/>
                    <w:left w:val="none" w:sz="0" w:space="0" w:color="auto"/>
                    <w:bottom w:val="none" w:sz="0" w:space="0" w:color="auto"/>
                    <w:right w:val="none" w:sz="0" w:space="0" w:color="auto"/>
                  </w:divBdr>
                </w:div>
              </w:divsChild>
            </w:div>
            <w:div w:id="1881822135">
              <w:marLeft w:val="0"/>
              <w:marRight w:val="0"/>
              <w:marTop w:val="0"/>
              <w:marBottom w:val="0"/>
              <w:divBdr>
                <w:top w:val="none" w:sz="0" w:space="0" w:color="auto"/>
                <w:left w:val="none" w:sz="0" w:space="0" w:color="auto"/>
                <w:bottom w:val="none" w:sz="0" w:space="0" w:color="auto"/>
                <w:right w:val="none" w:sz="0" w:space="0" w:color="auto"/>
              </w:divBdr>
              <w:divsChild>
                <w:div w:id="1153444342">
                  <w:marLeft w:val="0"/>
                  <w:marRight w:val="0"/>
                  <w:marTop w:val="0"/>
                  <w:marBottom w:val="0"/>
                  <w:divBdr>
                    <w:top w:val="none" w:sz="0" w:space="0" w:color="auto"/>
                    <w:left w:val="none" w:sz="0" w:space="0" w:color="auto"/>
                    <w:bottom w:val="none" w:sz="0" w:space="0" w:color="auto"/>
                    <w:right w:val="none" w:sz="0" w:space="0" w:color="auto"/>
                  </w:divBdr>
                </w:div>
                <w:div w:id="1556745386">
                  <w:marLeft w:val="0"/>
                  <w:marRight w:val="0"/>
                  <w:marTop w:val="0"/>
                  <w:marBottom w:val="0"/>
                  <w:divBdr>
                    <w:top w:val="none" w:sz="0" w:space="0" w:color="auto"/>
                    <w:left w:val="none" w:sz="0" w:space="0" w:color="auto"/>
                    <w:bottom w:val="none" w:sz="0" w:space="0" w:color="auto"/>
                    <w:right w:val="none" w:sz="0" w:space="0" w:color="auto"/>
                  </w:divBdr>
                </w:div>
              </w:divsChild>
            </w:div>
            <w:div w:id="1927421700">
              <w:marLeft w:val="0"/>
              <w:marRight w:val="0"/>
              <w:marTop w:val="0"/>
              <w:marBottom w:val="0"/>
              <w:divBdr>
                <w:top w:val="none" w:sz="0" w:space="0" w:color="auto"/>
                <w:left w:val="none" w:sz="0" w:space="0" w:color="auto"/>
                <w:bottom w:val="none" w:sz="0" w:space="0" w:color="auto"/>
                <w:right w:val="none" w:sz="0" w:space="0" w:color="auto"/>
              </w:divBdr>
              <w:divsChild>
                <w:div w:id="629015998">
                  <w:marLeft w:val="0"/>
                  <w:marRight w:val="0"/>
                  <w:marTop w:val="0"/>
                  <w:marBottom w:val="0"/>
                  <w:divBdr>
                    <w:top w:val="none" w:sz="0" w:space="0" w:color="auto"/>
                    <w:left w:val="none" w:sz="0" w:space="0" w:color="auto"/>
                    <w:bottom w:val="none" w:sz="0" w:space="0" w:color="auto"/>
                    <w:right w:val="none" w:sz="0" w:space="0" w:color="auto"/>
                  </w:divBdr>
                </w:div>
                <w:div w:id="1206600945">
                  <w:marLeft w:val="0"/>
                  <w:marRight w:val="0"/>
                  <w:marTop w:val="0"/>
                  <w:marBottom w:val="0"/>
                  <w:divBdr>
                    <w:top w:val="none" w:sz="0" w:space="0" w:color="auto"/>
                    <w:left w:val="none" w:sz="0" w:space="0" w:color="auto"/>
                    <w:bottom w:val="none" w:sz="0" w:space="0" w:color="auto"/>
                    <w:right w:val="none" w:sz="0" w:space="0" w:color="auto"/>
                  </w:divBdr>
                </w:div>
              </w:divsChild>
            </w:div>
            <w:div w:id="2059088174">
              <w:marLeft w:val="0"/>
              <w:marRight w:val="0"/>
              <w:marTop w:val="0"/>
              <w:marBottom w:val="0"/>
              <w:divBdr>
                <w:top w:val="none" w:sz="0" w:space="0" w:color="auto"/>
                <w:left w:val="none" w:sz="0" w:space="0" w:color="auto"/>
                <w:bottom w:val="none" w:sz="0" w:space="0" w:color="auto"/>
                <w:right w:val="none" w:sz="0" w:space="0" w:color="auto"/>
              </w:divBdr>
              <w:divsChild>
                <w:div w:id="1856336298">
                  <w:marLeft w:val="0"/>
                  <w:marRight w:val="0"/>
                  <w:marTop w:val="0"/>
                  <w:marBottom w:val="0"/>
                  <w:divBdr>
                    <w:top w:val="none" w:sz="0" w:space="0" w:color="auto"/>
                    <w:left w:val="none" w:sz="0" w:space="0" w:color="auto"/>
                    <w:bottom w:val="none" w:sz="0" w:space="0" w:color="auto"/>
                    <w:right w:val="none" w:sz="0" w:space="0" w:color="auto"/>
                  </w:divBdr>
                </w:div>
                <w:div w:id="844131816">
                  <w:marLeft w:val="0"/>
                  <w:marRight w:val="0"/>
                  <w:marTop w:val="0"/>
                  <w:marBottom w:val="0"/>
                  <w:divBdr>
                    <w:top w:val="none" w:sz="0" w:space="0" w:color="auto"/>
                    <w:left w:val="none" w:sz="0" w:space="0" w:color="auto"/>
                    <w:bottom w:val="none" w:sz="0" w:space="0" w:color="auto"/>
                    <w:right w:val="none" w:sz="0" w:space="0" w:color="auto"/>
                  </w:divBdr>
                </w:div>
              </w:divsChild>
            </w:div>
            <w:div w:id="1241796022">
              <w:marLeft w:val="0"/>
              <w:marRight w:val="0"/>
              <w:marTop w:val="0"/>
              <w:marBottom w:val="0"/>
              <w:divBdr>
                <w:top w:val="none" w:sz="0" w:space="0" w:color="auto"/>
                <w:left w:val="none" w:sz="0" w:space="0" w:color="auto"/>
                <w:bottom w:val="none" w:sz="0" w:space="0" w:color="auto"/>
                <w:right w:val="none" w:sz="0" w:space="0" w:color="auto"/>
              </w:divBdr>
            </w:div>
            <w:div w:id="1515148109">
              <w:marLeft w:val="0"/>
              <w:marRight w:val="0"/>
              <w:marTop w:val="0"/>
              <w:marBottom w:val="0"/>
              <w:divBdr>
                <w:top w:val="none" w:sz="0" w:space="0" w:color="auto"/>
                <w:left w:val="none" w:sz="0" w:space="0" w:color="auto"/>
                <w:bottom w:val="none" w:sz="0" w:space="0" w:color="auto"/>
                <w:right w:val="none" w:sz="0" w:space="0" w:color="auto"/>
              </w:divBdr>
            </w:div>
          </w:divsChild>
        </w:div>
        <w:div w:id="1071659457">
          <w:marLeft w:val="0"/>
          <w:marRight w:val="0"/>
          <w:marTop w:val="0"/>
          <w:marBottom w:val="0"/>
          <w:divBdr>
            <w:top w:val="none" w:sz="0" w:space="0" w:color="auto"/>
            <w:left w:val="none" w:sz="0" w:space="0" w:color="auto"/>
            <w:bottom w:val="none" w:sz="0" w:space="0" w:color="auto"/>
            <w:right w:val="none" w:sz="0" w:space="0" w:color="auto"/>
          </w:divBdr>
        </w:div>
      </w:divsChild>
    </w:div>
    <w:div w:id="1212883762">
      <w:bodyDiv w:val="1"/>
      <w:marLeft w:val="0"/>
      <w:marRight w:val="0"/>
      <w:marTop w:val="0"/>
      <w:marBottom w:val="0"/>
      <w:divBdr>
        <w:top w:val="none" w:sz="0" w:space="0" w:color="auto"/>
        <w:left w:val="none" w:sz="0" w:space="0" w:color="auto"/>
        <w:bottom w:val="none" w:sz="0" w:space="0" w:color="auto"/>
        <w:right w:val="none" w:sz="0" w:space="0" w:color="auto"/>
      </w:divBdr>
      <w:divsChild>
        <w:div w:id="1048531689">
          <w:marLeft w:val="0"/>
          <w:marRight w:val="0"/>
          <w:marTop w:val="0"/>
          <w:marBottom w:val="0"/>
          <w:divBdr>
            <w:top w:val="single" w:sz="6" w:space="2" w:color="DDDDDD"/>
            <w:left w:val="single" w:sz="6" w:space="2" w:color="DDDDDD"/>
            <w:bottom w:val="single" w:sz="6" w:space="2" w:color="DDDDDD"/>
            <w:right w:val="single" w:sz="6" w:space="2" w:color="DDDDDD"/>
          </w:divBdr>
          <w:divsChild>
            <w:div w:id="752819170">
              <w:marLeft w:val="0"/>
              <w:marRight w:val="0"/>
              <w:marTop w:val="0"/>
              <w:marBottom w:val="0"/>
              <w:divBdr>
                <w:top w:val="none" w:sz="0" w:space="0" w:color="auto"/>
                <w:left w:val="none" w:sz="0" w:space="0" w:color="auto"/>
                <w:bottom w:val="none" w:sz="0" w:space="0" w:color="auto"/>
                <w:right w:val="none" w:sz="0" w:space="0" w:color="auto"/>
              </w:divBdr>
              <w:divsChild>
                <w:div w:id="866676710">
                  <w:marLeft w:val="0"/>
                  <w:marRight w:val="0"/>
                  <w:marTop w:val="0"/>
                  <w:marBottom w:val="0"/>
                  <w:divBdr>
                    <w:top w:val="none" w:sz="0" w:space="0" w:color="auto"/>
                    <w:left w:val="none" w:sz="0" w:space="0" w:color="auto"/>
                    <w:bottom w:val="none" w:sz="0" w:space="0" w:color="auto"/>
                    <w:right w:val="none" w:sz="0" w:space="0" w:color="auto"/>
                  </w:divBdr>
                </w:div>
                <w:div w:id="1860775877">
                  <w:marLeft w:val="0"/>
                  <w:marRight w:val="0"/>
                  <w:marTop w:val="0"/>
                  <w:marBottom w:val="0"/>
                  <w:divBdr>
                    <w:top w:val="none" w:sz="0" w:space="0" w:color="auto"/>
                    <w:left w:val="none" w:sz="0" w:space="0" w:color="auto"/>
                    <w:bottom w:val="none" w:sz="0" w:space="0" w:color="auto"/>
                    <w:right w:val="none" w:sz="0" w:space="0" w:color="auto"/>
                  </w:divBdr>
                </w:div>
              </w:divsChild>
            </w:div>
            <w:div w:id="1158376204">
              <w:marLeft w:val="0"/>
              <w:marRight w:val="0"/>
              <w:marTop w:val="0"/>
              <w:marBottom w:val="0"/>
              <w:divBdr>
                <w:top w:val="none" w:sz="0" w:space="0" w:color="auto"/>
                <w:left w:val="none" w:sz="0" w:space="0" w:color="auto"/>
                <w:bottom w:val="none" w:sz="0" w:space="0" w:color="auto"/>
                <w:right w:val="none" w:sz="0" w:space="0" w:color="auto"/>
              </w:divBdr>
              <w:divsChild>
                <w:div w:id="1046417742">
                  <w:marLeft w:val="0"/>
                  <w:marRight w:val="0"/>
                  <w:marTop w:val="0"/>
                  <w:marBottom w:val="0"/>
                  <w:divBdr>
                    <w:top w:val="none" w:sz="0" w:space="0" w:color="auto"/>
                    <w:left w:val="none" w:sz="0" w:space="0" w:color="auto"/>
                    <w:bottom w:val="none" w:sz="0" w:space="0" w:color="auto"/>
                    <w:right w:val="none" w:sz="0" w:space="0" w:color="auto"/>
                  </w:divBdr>
                </w:div>
                <w:div w:id="1651129270">
                  <w:marLeft w:val="0"/>
                  <w:marRight w:val="0"/>
                  <w:marTop w:val="0"/>
                  <w:marBottom w:val="0"/>
                  <w:divBdr>
                    <w:top w:val="none" w:sz="0" w:space="0" w:color="auto"/>
                    <w:left w:val="none" w:sz="0" w:space="0" w:color="auto"/>
                    <w:bottom w:val="none" w:sz="0" w:space="0" w:color="auto"/>
                    <w:right w:val="none" w:sz="0" w:space="0" w:color="auto"/>
                  </w:divBdr>
                </w:div>
              </w:divsChild>
            </w:div>
            <w:div w:id="888953175">
              <w:marLeft w:val="0"/>
              <w:marRight w:val="0"/>
              <w:marTop w:val="0"/>
              <w:marBottom w:val="0"/>
              <w:divBdr>
                <w:top w:val="none" w:sz="0" w:space="0" w:color="auto"/>
                <w:left w:val="none" w:sz="0" w:space="0" w:color="auto"/>
                <w:bottom w:val="none" w:sz="0" w:space="0" w:color="auto"/>
                <w:right w:val="none" w:sz="0" w:space="0" w:color="auto"/>
              </w:divBdr>
              <w:divsChild>
                <w:div w:id="1099371321">
                  <w:marLeft w:val="0"/>
                  <w:marRight w:val="0"/>
                  <w:marTop w:val="0"/>
                  <w:marBottom w:val="0"/>
                  <w:divBdr>
                    <w:top w:val="none" w:sz="0" w:space="0" w:color="auto"/>
                    <w:left w:val="none" w:sz="0" w:space="0" w:color="auto"/>
                    <w:bottom w:val="none" w:sz="0" w:space="0" w:color="auto"/>
                    <w:right w:val="none" w:sz="0" w:space="0" w:color="auto"/>
                  </w:divBdr>
                </w:div>
                <w:div w:id="1822043661">
                  <w:marLeft w:val="0"/>
                  <w:marRight w:val="0"/>
                  <w:marTop w:val="0"/>
                  <w:marBottom w:val="0"/>
                  <w:divBdr>
                    <w:top w:val="none" w:sz="0" w:space="0" w:color="auto"/>
                    <w:left w:val="none" w:sz="0" w:space="0" w:color="auto"/>
                    <w:bottom w:val="none" w:sz="0" w:space="0" w:color="auto"/>
                    <w:right w:val="none" w:sz="0" w:space="0" w:color="auto"/>
                  </w:divBdr>
                </w:div>
              </w:divsChild>
            </w:div>
            <w:div w:id="1044670325">
              <w:marLeft w:val="0"/>
              <w:marRight w:val="0"/>
              <w:marTop w:val="0"/>
              <w:marBottom w:val="0"/>
              <w:divBdr>
                <w:top w:val="none" w:sz="0" w:space="0" w:color="auto"/>
                <w:left w:val="none" w:sz="0" w:space="0" w:color="auto"/>
                <w:bottom w:val="none" w:sz="0" w:space="0" w:color="auto"/>
                <w:right w:val="none" w:sz="0" w:space="0" w:color="auto"/>
              </w:divBdr>
              <w:divsChild>
                <w:div w:id="188228339">
                  <w:marLeft w:val="0"/>
                  <w:marRight w:val="0"/>
                  <w:marTop w:val="0"/>
                  <w:marBottom w:val="0"/>
                  <w:divBdr>
                    <w:top w:val="none" w:sz="0" w:space="0" w:color="auto"/>
                    <w:left w:val="none" w:sz="0" w:space="0" w:color="auto"/>
                    <w:bottom w:val="none" w:sz="0" w:space="0" w:color="auto"/>
                    <w:right w:val="none" w:sz="0" w:space="0" w:color="auto"/>
                  </w:divBdr>
                </w:div>
                <w:div w:id="1530608959">
                  <w:marLeft w:val="0"/>
                  <w:marRight w:val="0"/>
                  <w:marTop w:val="0"/>
                  <w:marBottom w:val="0"/>
                  <w:divBdr>
                    <w:top w:val="none" w:sz="0" w:space="0" w:color="auto"/>
                    <w:left w:val="none" w:sz="0" w:space="0" w:color="auto"/>
                    <w:bottom w:val="none" w:sz="0" w:space="0" w:color="auto"/>
                    <w:right w:val="none" w:sz="0" w:space="0" w:color="auto"/>
                  </w:divBdr>
                </w:div>
              </w:divsChild>
            </w:div>
            <w:div w:id="539972147">
              <w:marLeft w:val="0"/>
              <w:marRight w:val="0"/>
              <w:marTop w:val="0"/>
              <w:marBottom w:val="0"/>
              <w:divBdr>
                <w:top w:val="none" w:sz="0" w:space="0" w:color="auto"/>
                <w:left w:val="none" w:sz="0" w:space="0" w:color="auto"/>
                <w:bottom w:val="none" w:sz="0" w:space="0" w:color="auto"/>
                <w:right w:val="none" w:sz="0" w:space="0" w:color="auto"/>
              </w:divBdr>
            </w:div>
            <w:div w:id="98109455">
              <w:marLeft w:val="0"/>
              <w:marRight w:val="0"/>
              <w:marTop w:val="0"/>
              <w:marBottom w:val="0"/>
              <w:divBdr>
                <w:top w:val="none" w:sz="0" w:space="0" w:color="auto"/>
                <w:left w:val="none" w:sz="0" w:space="0" w:color="auto"/>
                <w:bottom w:val="none" w:sz="0" w:space="0" w:color="auto"/>
                <w:right w:val="none" w:sz="0" w:space="0" w:color="auto"/>
              </w:divBdr>
            </w:div>
          </w:divsChild>
        </w:div>
        <w:div w:id="1743023123">
          <w:marLeft w:val="0"/>
          <w:marRight w:val="0"/>
          <w:marTop w:val="0"/>
          <w:marBottom w:val="0"/>
          <w:divBdr>
            <w:top w:val="none" w:sz="0" w:space="0" w:color="auto"/>
            <w:left w:val="none" w:sz="0" w:space="0" w:color="auto"/>
            <w:bottom w:val="none" w:sz="0" w:space="0" w:color="auto"/>
            <w:right w:val="none" w:sz="0" w:space="0" w:color="auto"/>
          </w:divBdr>
        </w:div>
      </w:divsChild>
    </w:div>
    <w:div w:id="1228153017">
      <w:bodyDiv w:val="1"/>
      <w:marLeft w:val="0"/>
      <w:marRight w:val="0"/>
      <w:marTop w:val="0"/>
      <w:marBottom w:val="0"/>
      <w:divBdr>
        <w:top w:val="none" w:sz="0" w:space="0" w:color="auto"/>
        <w:left w:val="none" w:sz="0" w:space="0" w:color="auto"/>
        <w:bottom w:val="none" w:sz="0" w:space="0" w:color="auto"/>
        <w:right w:val="none" w:sz="0" w:space="0" w:color="auto"/>
      </w:divBdr>
      <w:divsChild>
        <w:div w:id="968822677">
          <w:marLeft w:val="0"/>
          <w:marRight w:val="0"/>
          <w:marTop w:val="0"/>
          <w:marBottom w:val="0"/>
          <w:divBdr>
            <w:top w:val="single" w:sz="6" w:space="2" w:color="DDDDDD"/>
            <w:left w:val="single" w:sz="6" w:space="2" w:color="DDDDDD"/>
            <w:bottom w:val="single" w:sz="6" w:space="2" w:color="DDDDDD"/>
            <w:right w:val="single" w:sz="6" w:space="2" w:color="DDDDDD"/>
          </w:divBdr>
          <w:divsChild>
            <w:div w:id="1862082931">
              <w:marLeft w:val="0"/>
              <w:marRight w:val="0"/>
              <w:marTop w:val="0"/>
              <w:marBottom w:val="0"/>
              <w:divBdr>
                <w:top w:val="none" w:sz="0" w:space="0" w:color="auto"/>
                <w:left w:val="none" w:sz="0" w:space="0" w:color="auto"/>
                <w:bottom w:val="none" w:sz="0" w:space="0" w:color="auto"/>
                <w:right w:val="none" w:sz="0" w:space="0" w:color="auto"/>
              </w:divBdr>
              <w:divsChild>
                <w:div w:id="1247882434">
                  <w:marLeft w:val="0"/>
                  <w:marRight w:val="0"/>
                  <w:marTop w:val="0"/>
                  <w:marBottom w:val="0"/>
                  <w:divBdr>
                    <w:top w:val="none" w:sz="0" w:space="0" w:color="auto"/>
                    <w:left w:val="none" w:sz="0" w:space="0" w:color="auto"/>
                    <w:bottom w:val="none" w:sz="0" w:space="0" w:color="auto"/>
                    <w:right w:val="none" w:sz="0" w:space="0" w:color="auto"/>
                  </w:divBdr>
                </w:div>
                <w:div w:id="685445878">
                  <w:marLeft w:val="0"/>
                  <w:marRight w:val="0"/>
                  <w:marTop w:val="0"/>
                  <w:marBottom w:val="0"/>
                  <w:divBdr>
                    <w:top w:val="none" w:sz="0" w:space="0" w:color="auto"/>
                    <w:left w:val="none" w:sz="0" w:space="0" w:color="auto"/>
                    <w:bottom w:val="none" w:sz="0" w:space="0" w:color="auto"/>
                    <w:right w:val="none" w:sz="0" w:space="0" w:color="auto"/>
                  </w:divBdr>
                </w:div>
              </w:divsChild>
            </w:div>
            <w:div w:id="595944513">
              <w:marLeft w:val="0"/>
              <w:marRight w:val="0"/>
              <w:marTop w:val="0"/>
              <w:marBottom w:val="0"/>
              <w:divBdr>
                <w:top w:val="none" w:sz="0" w:space="0" w:color="auto"/>
                <w:left w:val="none" w:sz="0" w:space="0" w:color="auto"/>
                <w:bottom w:val="none" w:sz="0" w:space="0" w:color="auto"/>
                <w:right w:val="none" w:sz="0" w:space="0" w:color="auto"/>
              </w:divBdr>
              <w:divsChild>
                <w:div w:id="1475178918">
                  <w:marLeft w:val="0"/>
                  <w:marRight w:val="0"/>
                  <w:marTop w:val="0"/>
                  <w:marBottom w:val="0"/>
                  <w:divBdr>
                    <w:top w:val="none" w:sz="0" w:space="0" w:color="auto"/>
                    <w:left w:val="none" w:sz="0" w:space="0" w:color="auto"/>
                    <w:bottom w:val="none" w:sz="0" w:space="0" w:color="auto"/>
                    <w:right w:val="none" w:sz="0" w:space="0" w:color="auto"/>
                  </w:divBdr>
                </w:div>
                <w:div w:id="331180340">
                  <w:marLeft w:val="0"/>
                  <w:marRight w:val="0"/>
                  <w:marTop w:val="0"/>
                  <w:marBottom w:val="0"/>
                  <w:divBdr>
                    <w:top w:val="none" w:sz="0" w:space="0" w:color="auto"/>
                    <w:left w:val="none" w:sz="0" w:space="0" w:color="auto"/>
                    <w:bottom w:val="none" w:sz="0" w:space="0" w:color="auto"/>
                    <w:right w:val="none" w:sz="0" w:space="0" w:color="auto"/>
                  </w:divBdr>
                </w:div>
              </w:divsChild>
            </w:div>
            <w:div w:id="1004937311">
              <w:marLeft w:val="0"/>
              <w:marRight w:val="0"/>
              <w:marTop w:val="0"/>
              <w:marBottom w:val="0"/>
              <w:divBdr>
                <w:top w:val="none" w:sz="0" w:space="0" w:color="auto"/>
                <w:left w:val="none" w:sz="0" w:space="0" w:color="auto"/>
                <w:bottom w:val="none" w:sz="0" w:space="0" w:color="auto"/>
                <w:right w:val="none" w:sz="0" w:space="0" w:color="auto"/>
              </w:divBdr>
              <w:divsChild>
                <w:div w:id="1174497561">
                  <w:marLeft w:val="0"/>
                  <w:marRight w:val="0"/>
                  <w:marTop w:val="0"/>
                  <w:marBottom w:val="0"/>
                  <w:divBdr>
                    <w:top w:val="none" w:sz="0" w:space="0" w:color="auto"/>
                    <w:left w:val="none" w:sz="0" w:space="0" w:color="auto"/>
                    <w:bottom w:val="none" w:sz="0" w:space="0" w:color="auto"/>
                    <w:right w:val="none" w:sz="0" w:space="0" w:color="auto"/>
                  </w:divBdr>
                </w:div>
                <w:div w:id="2043436740">
                  <w:marLeft w:val="0"/>
                  <w:marRight w:val="0"/>
                  <w:marTop w:val="0"/>
                  <w:marBottom w:val="0"/>
                  <w:divBdr>
                    <w:top w:val="none" w:sz="0" w:space="0" w:color="auto"/>
                    <w:left w:val="none" w:sz="0" w:space="0" w:color="auto"/>
                    <w:bottom w:val="none" w:sz="0" w:space="0" w:color="auto"/>
                    <w:right w:val="none" w:sz="0" w:space="0" w:color="auto"/>
                  </w:divBdr>
                </w:div>
              </w:divsChild>
            </w:div>
            <w:div w:id="1581327374">
              <w:marLeft w:val="0"/>
              <w:marRight w:val="0"/>
              <w:marTop w:val="0"/>
              <w:marBottom w:val="0"/>
              <w:divBdr>
                <w:top w:val="none" w:sz="0" w:space="0" w:color="auto"/>
                <w:left w:val="none" w:sz="0" w:space="0" w:color="auto"/>
                <w:bottom w:val="none" w:sz="0" w:space="0" w:color="auto"/>
                <w:right w:val="none" w:sz="0" w:space="0" w:color="auto"/>
              </w:divBdr>
              <w:divsChild>
                <w:div w:id="2076514033">
                  <w:marLeft w:val="0"/>
                  <w:marRight w:val="0"/>
                  <w:marTop w:val="0"/>
                  <w:marBottom w:val="0"/>
                  <w:divBdr>
                    <w:top w:val="none" w:sz="0" w:space="0" w:color="auto"/>
                    <w:left w:val="none" w:sz="0" w:space="0" w:color="auto"/>
                    <w:bottom w:val="none" w:sz="0" w:space="0" w:color="auto"/>
                    <w:right w:val="none" w:sz="0" w:space="0" w:color="auto"/>
                  </w:divBdr>
                </w:div>
                <w:div w:id="920525701">
                  <w:marLeft w:val="0"/>
                  <w:marRight w:val="0"/>
                  <w:marTop w:val="0"/>
                  <w:marBottom w:val="0"/>
                  <w:divBdr>
                    <w:top w:val="none" w:sz="0" w:space="0" w:color="auto"/>
                    <w:left w:val="none" w:sz="0" w:space="0" w:color="auto"/>
                    <w:bottom w:val="none" w:sz="0" w:space="0" w:color="auto"/>
                    <w:right w:val="none" w:sz="0" w:space="0" w:color="auto"/>
                  </w:divBdr>
                </w:div>
              </w:divsChild>
            </w:div>
            <w:div w:id="1117336310">
              <w:marLeft w:val="0"/>
              <w:marRight w:val="0"/>
              <w:marTop w:val="0"/>
              <w:marBottom w:val="0"/>
              <w:divBdr>
                <w:top w:val="none" w:sz="0" w:space="0" w:color="auto"/>
                <w:left w:val="none" w:sz="0" w:space="0" w:color="auto"/>
                <w:bottom w:val="none" w:sz="0" w:space="0" w:color="auto"/>
                <w:right w:val="none" w:sz="0" w:space="0" w:color="auto"/>
              </w:divBdr>
            </w:div>
            <w:div w:id="352149282">
              <w:marLeft w:val="0"/>
              <w:marRight w:val="0"/>
              <w:marTop w:val="0"/>
              <w:marBottom w:val="0"/>
              <w:divBdr>
                <w:top w:val="none" w:sz="0" w:space="0" w:color="auto"/>
                <w:left w:val="none" w:sz="0" w:space="0" w:color="auto"/>
                <w:bottom w:val="none" w:sz="0" w:space="0" w:color="auto"/>
                <w:right w:val="none" w:sz="0" w:space="0" w:color="auto"/>
              </w:divBdr>
            </w:div>
          </w:divsChild>
        </w:div>
        <w:div w:id="1624385150">
          <w:marLeft w:val="0"/>
          <w:marRight w:val="0"/>
          <w:marTop w:val="0"/>
          <w:marBottom w:val="0"/>
          <w:divBdr>
            <w:top w:val="none" w:sz="0" w:space="0" w:color="auto"/>
            <w:left w:val="none" w:sz="0" w:space="0" w:color="auto"/>
            <w:bottom w:val="none" w:sz="0" w:space="0" w:color="auto"/>
            <w:right w:val="none" w:sz="0" w:space="0" w:color="auto"/>
          </w:divBdr>
        </w:div>
      </w:divsChild>
    </w:div>
    <w:div w:id="1248004866">
      <w:bodyDiv w:val="1"/>
      <w:marLeft w:val="0"/>
      <w:marRight w:val="0"/>
      <w:marTop w:val="0"/>
      <w:marBottom w:val="0"/>
      <w:divBdr>
        <w:top w:val="none" w:sz="0" w:space="0" w:color="auto"/>
        <w:left w:val="none" w:sz="0" w:space="0" w:color="auto"/>
        <w:bottom w:val="none" w:sz="0" w:space="0" w:color="auto"/>
        <w:right w:val="none" w:sz="0" w:space="0" w:color="auto"/>
      </w:divBdr>
      <w:divsChild>
        <w:div w:id="1564028741">
          <w:marLeft w:val="0"/>
          <w:marRight w:val="0"/>
          <w:marTop w:val="0"/>
          <w:marBottom w:val="0"/>
          <w:divBdr>
            <w:top w:val="single" w:sz="6" w:space="2" w:color="DDDDDD"/>
            <w:left w:val="single" w:sz="6" w:space="2" w:color="DDDDDD"/>
            <w:bottom w:val="single" w:sz="6" w:space="2" w:color="DDDDDD"/>
            <w:right w:val="single" w:sz="6" w:space="2" w:color="DDDDDD"/>
          </w:divBdr>
          <w:divsChild>
            <w:div w:id="829439971">
              <w:marLeft w:val="0"/>
              <w:marRight w:val="0"/>
              <w:marTop w:val="0"/>
              <w:marBottom w:val="0"/>
              <w:divBdr>
                <w:top w:val="none" w:sz="0" w:space="0" w:color="auto"/>
                <w:left w:val="none" w:sz="0" w:space="0" w:color="auto"/>
                <w:bottom w:val="none" w:sz="0" w:space="0" w:color="auto"/>
                <w:right w:val="none" w:sz="0" w:space="0" w:color="auto"/>
              </w:divBdr>
              <w:divsChild>
                <w:div w:id="2089185114">
                  <w:marLeft w:val="0"/>
                  <w:marRight w:val="0"/>
                  <w:marTop w:val="0"/>
                  <w:marBottom w:val="0"/>
                  <w:divBdr>
                    <w:top w:val="none" w:sz="0" w:space="0" w:color="auto"/>
                    <w:left w:val="none" w:sz="0" w:space="0" w:color="auto"/>
                    <w:bottom w:val="none" w:sz="0" w:space="0" w:color="auto"/>
                    <w:right w:val="none" w:sz="0" w:space="0" w:color="auto"/>
                  </w:divBdr>
                </w:div>
                <w:div w:id="49961484">
                  <w:marLeft w:val="0"/>
                  <w:marRight w:val="0"/>
                  <w:marTop w:val="0"/>
                  <w:marBottom w:val="0"/>
                  <w:divBdr>
                    <w:top w:val="none" w:sz="0" w:space="0" w:color="auto"/>
                    <w:left w:val="none" w:sz="0" w:space="0" w:color="auto"/>
                    <w:bottom w:val="none" w:sz="0" w:space="0" w:color="auto"/>
                    <w:right w:val="none" w:sz="0" w:space="0" w:color="auto"/>
                  </w:divBdr>
                </w:div>
              </w:divsChild>
            </w:div>
            <w:div w:id="1846090461">
              <w:marLeft w:val="0"/>
              <w:marRight w:val="0"/>
              <w:marTop w:val="0"/>
              <w:marBottom w:val="0"/>
              <w:divBdr>
                <w:top w:val="none" w:sz="0" w:space="0" w:color="auto"/>
                <w:left w:val="none" w:sz="0" w:space="0" w:color="auto"/>
                <w:bottom w:val="none" w:sz="0" w:space="0" w:color="auto"/>
                <w:right w:val="none" w:sz="0" w:space="0" w:color="auto"/>
              </w:divBdr>
              <w:divsChild>
                <w:div w:id="1899366114">
                  <w:marLeft w:val="0"/>
                  <w:marRight w:val="0"/>
                  <w:marTop w:val="0"/>
                  <w:marBottom w:val="0"/>
                  <w:divBdr>
                    <w:top w:val="none" w:sz="0" w:space="0" w:color="auto"/>
                    <w:left w:val="none" w:sz="0" w:space="0" w:color="auto"/>
                    <w:bottom w:val="none" w:sz="0" w:space="0" w:color="auto"/>
                    <w:right w:val="none" w:sz="0" w:space="0" w:color="auto"/>
                  </w:divBdr>
                </w:div>
                <w:div w:id="378937716">
                  <w:marLeft w:val="0"/>
                  <w:marRight w:val="0"/>
                  <w:marTop w:val="0"/>
                  <w:marBottom w:val="0"/>
                  <w:divBdr>
                    <w:top w:val="none" w:sz="0" w:space="0" w:color="auto"/>
                    <w:left w:val="none" w:sz="0" w:space="0" w:color="auto"/>
                    <w:bottom w:val="none" w:sz="0" w:space="0" w:color="auto"/>
                    <w:right w:val="none" w:sz="0" w:space="0" w:color="auto"/>
                  </w:divBdr>
                </w:div>
              </w:divsChild>
            </w:div>
            <w:div w:id="606889744">
              <w:marLeft w:val="0"/>
              <w:marRight w:val="0"/>
              <w:marTop w:val="0"/>
              <w:marBottom w:val="0"/>
              <w:divBdr>
                <w:top w:val="none" w:sz="0" w:space="0" w:color="auto"/>
                <w:left w:val="none" w:sz="0" w:space="0" w:color="auto"/>
                <w:bottom w:val="none" w:sz="0" w:space="0" w:color="auto"/>
                <w:right w:val="none" w:sz="0" w:space="0" w:color="auto"/>
              </w:divBdr>
              <w:divsChild>
                <w:div w:id="229190759">
                  <w:marLeft w:val="0"/>
                  <w:marRight w:val="0"/>
                  <w:marTop w:val="0"/>
                  <w:marBottom w:val="0"/>
                  <w:divBdr>
                    <w:top w:val="none" w:sz="0" w:space="0" w:color="auto"/>
                    <w:left w:val="none" w:sz="0" w:space="0" w:color="auto"/>
                    <w:bottom w:val="none" w:sz="0" w:space="0" w:color="auto"/>
                    <w:right w:val="none" w:sz="0" w:space="0" w:color="auto"/>
                  </w:divBdr>
                </w:div>
                <w:div w:id="125465676">
                  <w:marLeft w:val="0"/>
                  <w:marRight w:val="0"/>
                  <w:marTop w:val="0"/>
                  <w:marBottom w:val="0"/>
                  <w:divBdr>
                    <w:top w:val="none" w:sz="0" w:space="0" w:color="auto"/>
                    <w:left w:val="none" w:sz="0" w:space="0" w:color="auto"/>
                    <w:bottom w:val="none" w:sz="0" w:space="0" w:color="auto"/>
                    <w:right w:val="none" w:sz="0" w:space="0" w:color="auto"/>
                  </w:divBdr>
                </w:div>
              </w:divsChild>
            </w:div>
            <w:div w:id="1719433558">
              <w:marLeft w:val="0"/>
              <w:marRight w:val="0"/>
              <w:marTop w:val="0"/>
              <w:marBottom w:val="0"/>
              <w:divBdr>
                <w:top w:val="none" w:sz="0" w:space="0" w:color="auto"/>
                <w:left w:val="none" w:sz="0" w:space="0" w:color="auto"/>
                <w:bottom w:val="none" w:sz="0" w:space="0" w:color="auto"/>
                <w:right w:val="none" w:sz="0" w:space="0" w:color="auto"/>
              </w:divBdr>
              <w:divsChild>
                <w:div w:id="1785152956">
                  <w:marLeft w:val="0"/>
                  <w:marRight w:val="0"/>
                  <w:marTop w:val="0"/>
                  <w:marBottom w:val="0"/>
                  <w:divBdr>
                    <w:top w:val="none" w:sz="0" w:space="0" w:color="auto"/>
                    <w:left w:val="none" w:sz="0" w:space="0" w:color="auto"/>
                    <w:bottom w:val="none" w:sz="0" w:space="0" w:color="auto"/>
                    <w:right w:val="none" w:sz="0" w:space="0" w:color="auto"/>
                  </w:divBdr>
                </w:div>
                <w:div w:id="1761222117">
                  <w:marLeft w:val="0"/>
                  <w:marRight w:val="0"/>
                  <w:marTop w:val="0"/>
                  <w:marBottom w:val="0"/>
                  <w:divBdr>
                    <w:top w:val="none" w:sz="0" w:space="0" w:color="auto"/>
                    <w:left w:val="none" w:sz="0" w:space="0" w:color="auto"/>
                    <w:bottom w:val="none" w:sz="0" w:space="0" w:color="auto"/>
                    <w:right w:val="none" w:sz="0" w:space="0" w:color="auto"/>
                  </w:divBdr>
                </w:div>
              </w:divsChild>
            </w:div>
            <w:div w:id="2019843084">
              <w:marLeft w:val="0"/>
              <w:marRight w:val="0"/>
              <w:marTop w:val="0"/>
              <w:marBottom w:val="0"/>
              <w:divBdr>
                <w:top w:val="none" w:sz="0" w:space="0" w:color="auto"/>
                <w:left w:val="none" w:sz="0" w:space="0" w:color="auto"/>
                <w:bottom w:val="none" w:sz="0" w:space="0" w:color="auto"/>
                <w:right w:val="none" w:sz="0" w:space="0" w:color="auto"/>
              </w:divBdr>
            </w:div>
            <w:div w:id="1595169277">
              <w:marLeft w:val="0"/>
              <w:marRight w:val="0"/>
              <w:marTop w:val="0"/>
              <w:marBottom w:val="0"/>
              <w:divBdr>
                <w:top w:val="none" w:sz="0" w:space="0" w:color="auto"/>
                <w:left w:val="none" w:sz="0" w:space="0" w:color="auto"/>
                <w:bottom w:val="none" w:sz="0" w:space="0" w:color="auto"/>
                <w:right w:val="none" w:sz="0" w:space="0" w:color="auto"/>
              </w:divBdr>
            </w:div>
          </w:divsChild>
        </w:div>
        <w:div w:id="88627562">
          <w:marLeft w:val="0"/>
          <w:marRight w:val="0"/>
          <w:marTop w:val="0"/>
          <w:marBottom w:val="0"/>
          <w:divBdr>
            <w:top w:val="none" w:sz="0" w:space="0" w:color="auto"/>
            <w:left w:val="none" w:sz="0" w:space="0" w:color="auto"/>
            <w:bottom w:val="none" w:sz="0" w:space="0" w:color="auto"/>
            <w:right w:val="none" w:sz="0" w:space="0" w:color="auto"/>
          </w:divBdr>
        </w:div>
      </w:divsChild>
    </w:div>
    <w:div w:id="1268732400">
      <w:bodyDiv w:val="1"/>
      <w:marLeft w:val="0"/>
      <w:marRight w:val="0"/>
      <w:marTop w:val="0"/>
      <w:marBottom w:val="0"/>
      <w:divBdr>
        <w:top w:val="none" w:sz="0" w:space="0" w:color="auto"/>
        <w:left w:val="none" w:sz="0" w:space="0" w:color="auto"/>
        <w:bottom w:val="none" w:sz="0" w:space="0" w:color="auto"/>
        <w:right w:val="none" w:sz="0" w:space="0" w:color="auto"/>
      </w:divBdr>
      <w:divsChild>
        <w:div w:id="1882589451">
          <w:marLeft w:val="0"/>
          <w:marRight w:val="0"/>
          <w:marTop w:val="0"/>
          <w:marBottom w:val="0"/>
          <w:divBdr>
            <w:top w:val="single" w:sz="6" w:space="2" w:color="DDDDDD"/>
            <w:left w:val="single" w:sz="6" w:space="2" w:color="DDDDDD"/>
            <w:bottom w:val="single" w:sz="6" w:space="2" w:color="DDDDDD"/>
            <w:right w:val="single" w:sz="6" w:space="2" w:color="DDDDDD"/>
          </w:divBdr>
          <w:divsChild>
            <w:div w:id="1068188867">
              <w:marLeft w:val="0"/>
              <w:marRight w:val="0"/>
              <w:marTop w:val="0"/>
              <w:marBottom w:val="0"/>
              <w:divBdr>
                <w:top w:val="none" w:sz="0" w:space="0" w:color="auto"/>
                <w:left w:val="none" w:sz="0" w:space="0" w:color="auto"/>
                <w:bottom w:val="none" w:sz="0" w:space="0" w:color="auto"/>
                <w:right w:val="none" w:sz="0" w:space="0" w:color="auto"/>
              </w:divBdr>
              <w:divsChild>
                <w:div w:id="1657300316">
                  <w:marLeft w:val="0"/>
                  <w:marRight w:val="0"/>
                  <w:marTop w:val="0"/>
                  <w:marBottom w:val="0"/>
                  <w:divBdr>
                    <w:top w:val="none" w:sz="0" w:space="0" w:color="auto"/>
                    <w:left w:val="none" w:sz="0" w:space="0" w:color="auto"/>
                    <w:bottom w:val="none" w:sz="0" w:space="0" w:color="auto"/>
                    <w:right w:val="none" w:sz="0" w:space="0" w:color="auto"/>
                  </w:divBdr>
                </w:div>
                <w:div w:id="252588868">
                  <w:marLeft w:val="0"/>
                  <w:marRight w:val="0"/>
                  <w:marTop w:val="0"/>
                  <w:marBottom w:val="0"/>
                  <w:divBdr>
                    <w:top w:val="none" w:sz="0" w:space="0" w:color="auto"/>
                    <w:left w:val="none" w:sz="0" w:space="0" w:color="auto"/>
                    <w:bottom w:val="none" w:sz="0" w:space="0" w:color="auto"/>
                    <w:right w:val="none" w:sz="0" w:space="0" w:color="auto"/>
                  </w:divBdr>
                </w:div>
              </w:divsChild>
            </w:div>
            <w:div w:id="313729886">
              <w:marLeft w:val="0"/>
              <w:marRight w:val="0"/>
              <w:marTop w:val="0"/>
              <w:marBottom w:val="0"/>
              <w:divBdr>
                <w:top w:val="none" w:sz="0" w:space="0" w:color="auto"/>
                <w:left w:val="none" w:sz="0" w:space="0" w:color="auto"/>
                <w:bottom w:val="none" w:sz="0" w:space="0" w:color="auto"/>
                <w:right w:val="none" w:sz="0" w:space="0" w:color="auto"/>
              </w:divBdr>
              <w:divsChild>
                <w:div w:id="431508143">
                  <w:marLeft w:val="0"/>
                  <w:marRight w:val="0"/>
                  <w:marTop w:val="0"/>
                  <w:marBottom w:val="0"/>
                  <w:divBdr>
                    <w:top w:val="none" w:sz="0" w:space="0" w:color="auto"/>
                    <w:left w:val="none" w:sz="0" w:space="0" w:color="auto"/>
                    <w:bottom w:val="none" w:sz="0" w:space="0" w:color="auto"/>
                    <w:right w:val="none" w:sz="0" w:space="0" w:color="auto"/>
                  </w:divBdr>
                </w:div>
                <w:div w:id="880871088">
                  <w:marLeft w:val="0"/>
                  <w:marRight w:val="0"/>
                  <w:marTop w:val="0"/>
                  <w:marBottom w:val="0"/>
                  <w:divBdr>
                    <w:top w:val="none" w:sz="0" w:space="0" w:color="auto"/>
                    <w:left w:val="none" w:sz="0" w:space="0" w:color="auto"/>
                    <w:bottom w:val="none" w:sz="0" w:space="0" w:color="auto"/>
                    <w:right w:val="none" w:sz="0" w:space="0" w:color="auto"/>
                  </w:divBdr>
                </w:div>
              </w:divsChild>
            </w:div>
            <w:div w:id="537816077">
              <w:marLeft w:val="0"/>
              <w:marRight w:val="0"/>
              <w:marTop w:val="0"/>
              <w:marBottom w:val="0"/>
              <w:divBdr>
                <w:top w:val="none" w:sz="0" w:space="0" w:color="auto"/>
                <w:left w:val="none" w:sz="0" w:space="0" w:color="auto"/>
                <w:bottom w:val="none" w:sz="0" w:space="0" w:color="auto"/>
                <w:right w:val="none" w:sz="0" w:space="0" w:color="auto"/>
              </w:divBdr>
              <w:divsChild>
                <w:div w:id="1631978316">
                  <w:marLeft w:val="0"/>
                  <w:marRight w:val="0"/>
                  <w:marTop w:val="0"/>
                  <w:marBottom w:val="0"/>
                  <w:divBdr>
                    <w:top w:val="none" w:sz="0" w:space="0" w:color="auto"/>
                    <w:left w:val="none" w:sz="0" w:space="0" w:color="auto"/>
                    <w:bottom w:val="none" w:sz="0" w:space="0" w:color="auto"/>
                    <w:right w:val="none" w:sz="0" w:space="0" w:color="auto"/>
                  </w:divBdr>
                </w:div>
                <w:div w:id="1942105018">
                  <w:marLeft w:val="0"/>
                  <w:marRight w:val="0"/>
                  <w:marTop w:val="0"/>
                  <w:marBottom w:val="0"/>
                  <w:divBdr>
                    <w:top w:val="none" w:sz="0" w:space="0" w:color="auto"/>
                    <w:left w:val="none" w:sz="0" w:space="0" w:color="auto"/>
                    <w:bottom w:val="none" w:sz="0" w:space="0" w:color="auto"/>
                    <w:right w:val="none" w:sz="0" w:space="0" w:color="auto"/>
                  </w:divBdr>
                </w:div>
              </w:divsChild>
            </w:div>
            <w:div w:id="715590391">
              <w:marLeft w:val="0"/>
              <w:marRight w:val="0"/>
              <w:marTop w:val="0"/>
              <w:marBottom w:val="0"/>
              <w:divBdr>
                <w:top w:val="none" w:sz="0" w:space="0" w:color="auto"/>
                <w:left w:val="none" w:sz="0" w:space="0" w:color="auto"/>
                <w:bottom w:val="none" w:sz="0" w:space="0" w:color="auto"/>
                <w:right w:val="none" w:sz="0" w:space="0" w:color="auto"/>
              </w:divBdr>
              <w:divsChild>
                <w:div w:id="1445274450">
                  <w:marLeft w:val="0"/>
                  <w:marRight w:val="0"/>
                  <w:marTop w:val="0"/>
                  <w:marBottom w:val="0"/>
                  <w:divBdr>
                    <w:top w:val="none" w:sz="0" w:space="0" w:color="auto"/>
                    <w:left w:val="none" w:sz="0" w:space="0" w:color="auto"/>
                    <w:bottom w:val="none" w:sz="0" w:space="0" w:color="auto"/>
                    <w:right w:val="none" w:sz="0" w:space="0" w:color="auto"/>
                  </w:divBdr>
                </w:div>
                <w:div w:id="344330696">
                  <w:marLeft w:val="0"/>
                  <w:marRight w:val="0"/>
                  <w:marTop w:val="0"/>
                  <w:marBottom w:val="0"/>
                  <w:divBdr>
                    <w:top w:val="none" w:sz="0" w:space="0" w:color="auto"/>
                    <w:left w:val="none" w:sz="0" w:space="0" w:color="auto"/>
                    <w:bottom w:val="none" w:sz="0" w:space="0" w:color="auto"/>
                    <w:right w:val="none" w:sz="0" w:space="0" w:color="auto"/>
                  </w:divBdr>
                </w:div>
              </w:divsChild>
            </w:div>
            <w:div w:id="1049302946">
              <w:marLeft w:val="0"/>
              <w:marRight w:val="0"/>
              <w:marTop w:val="0"/>
              <w:marBottom w:val="0"/>
              <w:divBdr>
                <w:top w:val="none" w:sz="0" w:space="0" w:color="auto"/>
                <w:left w:val="none" w:sz="0" w:space="0" w:color="auto"/>
                <w:bottom w:val="none" w:sz="0" w:space="0" w:color="auto"/>
                <w:right w:val="none" w:sz="0" w:space="0" w:color="auto"/>
              </w:divBdr>
            </w:div>
            <w:div w:id="989360292">
              <w:marLeft w:val="0"/>
              <w:marRight w:val="0"/>
              <w:marTop w:val="0"/>
              <w:marBottom w:val="0"/>
              <w:divBdr>
                <w:top w:val="none" w:sz="0" w:space="0" w:color="auto"/>
                <w:left w:val="none" w:sz="0" w:space="0" w:color="auto"/>
                <w:bottom w:val="none" w:sz="0" w:space="0" w:color="auto"/>
                <w:right w:val="none" w:sz="0" w:space="0" w:color="auto"/>
              </w:divBdr>
            </w:div>
          </w:divsChild>
        </w:div>
        <w:div w:id="1963420118">
          <w:marLeft w:val="0"/>
          <w:marRight w:val="0"/>
          <w:marTop w:val="0"/>
          <w:marBottom w:val="0"/>
          <w:divBdr>
            <w:top w:val="none" w:sz="0" w:space="0" w:color="auto"/>
            <w:left w:val="none" w:sz="0" w:space="0" w:color="auto"/>
            <w:bottom w:val="none" w:sz="0" w:space="0" w:color="auto"/>
            <w:right w:val="none" w:sz="0" w:space="0" w:color="auto"/>
          </w:divBdr>
        </w:div>
      </w:divsChild>
    </w:div>
    <w:div w:id="1269506103">
      <w:bodyDiv w:val="1"/>
      <w:marLeft w:val="0"/>
      <w:marRight w:val="0"/>
      <w:marTop w:val="0"/>
      <w:marBottom w:val="0"/>
      <w:divBdr>
        <w:top w:val="none" w:sz="0" w:space="0" w:color="auto"/>
        <w:left w:val="none" w:sz="0" w:space="0" w:color="auto"/>
        <w:bottom w:val="none" w:sz="0" w:space="0" w:color="auto"/>
        <w:right w:val="none" w:sz="0" w:space="0" w:color="auto"/>
      </w:divBdr>
      <w:divsChild>
        <w:div w:id="37051314">
          <w:marLeft w:val="0"/>
          <w:marRight w:val="0"/>
          <w:marTop w:val="0"/>
          <w:marBottom w:val="0"/>
          <w:divBdr>
            <w:top w:val="single" w:sz="6" w:space="2" w:color="DDDDDD"/>
            <w:left w:val="single" w:sz="6" w:space="2" w:color="DDDDDD"/>
            <w:bottom w:val="single" w:sz="6" w:space="2" w:color="DDDDDD"/>
            <w:right w:val="single" w:sz="6" w:space="2" w:color="DDDDDD"/>
          </w:divBdr>
          <w:divsChild>
            <w:div w:id="1423840800">
              <w:marLeft w:val="0"/>
              <w:marRight w:val="0"/>
              <w:marTop w:val="0"/>
              <w:marBottom w:val="0"/>
              <w:divBdr>
                <w:top w:val="none" w:sz="0" w:space="0" w:color="auto"/>
                <w:left w:val="none" w:sz="0" w:space="0" w:color="auto"/>
                <w:bottom w:val="none" w:sz="0" w:space="0" w:color="auto"/>
                <w:right w:val="none" w:sz="0" w:space="0" w:color="auto"/>
              </w:divBdr>
              <w:divsChild>
                <w:div w:id="958101223">
                  <w:marLeft w:val="0"/>
                  <w:marRight w:val="0"/>
                  <w:marTop w:val="0"/>
                  <w:marBottom w:val="0"/>
                  <w:divBdr>
                    <w:top w:val="none" w:sz="0" w:space="0" w:color="auto"/>
                    <w:left w:val="none" w:sz="0" w:space="0" w:color="auto"/>
                    <w:bottom w:val="none" w:sz="0" w:space="0" w:color="auto"/>
                    <w:right w:val="none" w:sz="0" w:space="0" w:color="auto"/>
                  </w:divBdr>
                </w:div>
                <w:div w:id="646544929">
                  <w:marLeft w:val="0"/>
                  <w:marRight w:val="0"/>
                  <w:marTop w:val="0"/>
                  <w:marBottom w:val="0"/>
                  <w:divBdr>
                    <w:top w:val="none" w:sz="0" w:space="0" w:color="auto"/>
                    <w:left w:val="none" w:sz="0" w:space="0" w:color="auto"/>
                    <w:bottom w:val="none" w:sz="0" w:space="0" w:color="auto"/>
                    <w:right w:val="none" w:sz="0" w:space="0" w:color="auto"/>
                  </w:divBdr>
                </w:div>
              </w:divsChild>
            </w:div>
            <w:div w:id="561446978">
              <w:marLeft w:val="0"/>
              <w:marRight w:val="0"/>
              <w:marTop w:val="0"/>
              <w:marBottom w:val="0"/>
              <w:divBdr>
                <w:top w:val="none" w:sz="0" w:space="0" w:color="auto"/>
                <w:left w:val="none" w:sz="0" w:space="0" w:color="auto"/>
                <w:bottom w:val="none" w:sz="0" w:space="0" w:color="auto"/>
                <w:right w:val="none" w:sz="0" w:space="0" w:color="auto"/>
              </w:divBdr>
              <w:divsChild>
                <w:div w:id="1337264127">
                  <w:marLeft w:val="0"/>
                  <w:marRight w:val="0"/>
                  <w:marTop w:val="0"/>
                  <w:marBottom w:val="0"/>
                  <w:divBdr>
                    <w:top w:val="none" w:sz="0" w:space="0" w:color="auto"/>
                    <w:left w:val="none" w:sz="0" w:space="0" w:color="auto"/>
                    <w:bottom w:val="none" w:sz="0" w:space="0" w:color="auto"/>
                    <w:right w:val="none" w:sz="0" w:space="0" w:color="auto"/>
                  </w:divBdr>
                </w:div>
                <w:div w:id="1041708927">
                  <w:marLeft w:val="0"/>
                  <w:marRight w:val="0"/>
                  <w:marTop w:val="0"/>
                  <w:marBottom w:val="0"/>
                  <w:divBdr>
                    <w:top w:val="none" w:sz="0" w:space="0" w:color="auto"/>
                    <w:left w:val="none" w:sz="0" w:space="0" w:color="auto"/>
                    <w:bottom w:val="none" w:sz="0" w:space="0" w:color="auto"/>
                    <w:right w:val="none" w:sz="0" w:space="0" w:color="auto"/>
                  </w:divBdr>
                </w:div>
              </w:divsChild>
            </w:div>
            <w:div w:id="1178693737">
              <w:marLeft w:val="0"/>
              <w:marRight w:val="0"/>
              <w:marTop w:val="0"/>
              <w:marBottom w:val="0"/>
              <w:divBdr>
                <w:top w:val="none" w:sz="0" w:space="0" w:color="auto"/>
                <w:left w:val="none" w:sz="0" w:space="0" w:color="auto"/>
                <w:bottom w:val="none" w:sz="0" w:space="0" w:color="auto"/>
                <w:right w:val="none" w:sz="0" w:space="0" w:color="auto"/>
              </w:divBdr>
              <w:divsChild>
                <w:div w:id="1985695891">
                  <w:marLeft w:val="0"/>
                  <w:marRight w:val="0"/>
                  <w:marTop w:val="0"/>
                  <w:marBottom w:val="0"/>
                  <w:divBdr>
                    <w:top w:val="none" w:sz="0" w:space="0" w:color="auto"/>
                    <w:left w:val="none" w:sz="0" w:space="0" w:color="auto"/>
                    <w:bottom w:val="none" w:sz="0" w:space="0" w:color="auto"/>
                    <w:right w:val="none" w:sz="0" w:space="0" w:color="auto"/>
                  </w:divBdr>
                </w:div>
                <w:div w:id="741565962">
                  <w:marLeft w:val="0"/>
                  <w:marRight w:val="0"/>
                  <w:marTop w:val="0"/>
                  <w:marBottom w:val="0"/>
                  <w:divBdr>
                    <w:top w:val="none" w:sz="0" w:space="0" w:color="auto"/>
                    <w:left w:val="none" w:sz="0" w:space="0" w:color="auto"/>
                    <w:bottom w:val="none" w:sz="0" w:space="0" w:color="auto"/>
                    <w:right w:val="none" w:sz="0" w:space="0" w:color="auto"/>
                  </w:divBdr>
                </w:div>
              </w:divsChild>
            </w:div>
            <w:div w:id="2093044320">
              <w:marLeft w:val="0"/>
              <w:marRight w:val="0"/>
              <w:marTop w:val="0"/>
              <w:marBottom w:val="0"/>
              <w:divBdr>
                <w:top w:val="none" w:sz="0" w:space="0" w:color="auto"/>
                <w:left w:val="none" w:sz="0" w:space="0" w:color="auto"/>
                <w:bottom w:val="none" w:sz="0" w:space="0" w:color="auto"/>
                <w:right w:val="none" w:sz="0" w:space="0" w:color="auto"/>
              </w:divBdr>
              <w:divsChild>
                <w:div w:id="410389370">
                  <w:marLeft w:val="0"/>
                  <w:marRight w:val="0"/>
                  <w:marTop w:val="0"/>
                  <w:marBottom w:val="0"/>
                  <w:divBdr>
                    <w:top w:val="none" w:sz="0" w:space="0" w:color="auto"/>
                    <w:left w:val="none" w:sz="0" w:space="0" w:color="auto"/>
                    <w:bottom w:val="none" w:sz="0" w:space="0" w:color="auto"/>
                    <w:right w:val="none" w:sz="0" w:space="0" w:color="auto"/>
                  </w:divBdr>
                </w:div>
                <w:div w:id="1350401960">
                  <w:marLeft w:val="0"/>
                  <w:marRight w:val="0"/>
                  <w:marTop w:val="0"/>
                  <w:marBottom w:val="0"/>
                  <w:divBdr>
                    <w:top w:val="none" w:sz="0" w:space="0" w:color="auto"/>
                    <w:left w:val="none" w:sz="0" w:space="0" w:color="auto"/>
                    <w:bottom w:val="none" w:sz="0" w:space="0" w:color="auto"/>
                    <w:right w:val="none" w:sz="0" w:space="0" w:color="auto"/>
                  </w:divBdr>
                </w:div>
              </w:divsChild>
            </w:div>
            <w:div w:id="1522739890">
              <w:marLeft w:val="0"/>
              <w:marRight w:val="0"/>
              <w:marTop w:val="0"/>
              <w:marBottom w:val="0"/>
              <w:divBdr>
                <w:top w:val="none" w:sz="0" w:space="0" w:color="auto"/>
                <w:left w:val="none" w:sz="0" w:space="0" w:color="auto"/>
                <w:bottom w:val="none" w:sz="0" w:space="0" w:color="auto"/>
                <w:right w:val="none" w:sz="0" w:space="0" w:color="auto"/>
              </w:divBdr>
            </w:div>
            <w:div w:id="135686955">
              <w:marLeft w:val="0"/>
              <w:marRight w:val="0"/>
              <w:marTop w:val="0"/>
              <w:marBottom w:val="0"/>
              <w:divBdr>
                <w:top w:val="none" w:sz="0" w:space="0" w:color="auto"/>
                <w:left w:val="none" w:sz="0" w:space="0" w:color="auto"/>
                <w:bottom w:val="none" w:sz="0" w:space="0" w:color="auto"/>
                <w:right w:val="none" w:sz="0" w:space="0" w:color="auto"/>
              </w:divBdr>
            </w:div>
          </w:divsChild>
        </w:div>
        <w:div w:id="1862627278">
          <w:marLeft w:val="0"/>
          <w:marRight w:val="0"/>
          <w:marTop w:val="0"/>
          <w:marBottom w:val="0"/>
          <w:divBdr>
            <w:top w:val="none" w:sz="0" w:space="0" w:color="auto"/>
            <w:left w:val="none" w:sz="0" w:space="0" w:color="auto"/>
            <w:bottom w:val="none" w:sz="0" w:space="0" w:color="auto"/>
            <w:right w:val="none" w:sz="0" w:space="0" w:color="auto"/>
          </w:divBdr>
        </w:div>
      </w:divsChild>
    </w:div>
    <w:div w:id="1275749610">
      <w:bodyDiv w:val="1"/>
      <w:marLeft w:val="0"/>
      <w:marRight w:val="0"/>
      <w:marTop w:val="0"/>
      <w:marBottom w:val="0"/>
      <w:divBdr>
        <w:top w:val="none" w:sz="0" w:space="0" w:color="auto"/>
        <w:left w:val="none" w:sz="0" w:space="0" w:color="auto"/>
        <w:bottom w:val="none" w:sz="0" w:space="0" w:color="auto"/>
        <w:right w:val="none" w:sz="0" w:space="0" w:color="auto"/>
      </w:divBdr>
      <w:divsChild>
        <w:div w:id="129131633">
          <w:marLeft w:val="0"/>
          <w:marRight w:val="0"/>
          <w:marTop w:val="0"/>
          <w:marBottom w:val="0"/>
          <w:divBdr>
            <w:top w:val="single" w:sz="6" w:space="2" w:color="DDDDDD"/>
            <w:left w:val="single" w:sz="6" w:space="2" w:color="DDDDDD"/>
            <w:bottom w:val="single" w:sz="6" w:space="2" w:color="DDDDDD"/>
            <w:right w:val="single" w:sz="6" w:space="2" w:color="DDDDDD"/>
          </w:divBdr>
          <w:divsChild>
            <w:div w:id="1220021031">
              <w:marLeft w:val="0"/>
              <w:marRight w:val="0"/>
              <w:marTop w:val="0"/>
              <w:marBottom w:val="0"/>
              <w:divBdr>
                <w:top w:val="none" w:sz="0" w:space="0" w:color="auto"/>
                <w:left w:val="none" w:sz="0" w:space="0" w:color="auto"/>
                <w:bottom w:val="none" w:sz="0" w:space="0" w:color="auto"/>
                <w:right w:val="none" w:sz="0" w:space="0" w:color="auto"/>
              </w:divBdr>
              <w:divsChild>
                <w:div w:id="889608150">
                  <w:marLeft w:val="0"/>
                  <w:marRight w:val="0"/>
                  <w:marTop w:val="0"/>
                  <w:marBottom w:val="0"/>
                  <w:divBdr>
                    <w:top w:val="none" w:sz="0" w:space="0" w:color="auto"/>
                    <w:left w:val="none" w:sz="0" w:space="0" w:color="auto"/>
                    <w:bottom w:val="none" w:sz="0" w:space="0" w:color="auto"/>
                    <w:right w:val="none" w:sz="0" w:space="0" w:color="auto"/>
                  </w:divBdr>
                </w:div>
                <w:div w:id="1202941511">
                  <w:marLeft w:val="0"/>
                  <w:marRight w:val="0"/>
                  <w:marTop w:val="0"/>
                  <w:marBottom w:val="0"/>
                  <w:divBdr>
                    <w:top w:val="none" w:sz="0" w:space="0" w:color="auto"/>
                    <w:left w:val="none" w:sz="0" w:space="0" w:color="auto"/>
                    <w:bottom w:val="none" w:sz="0" w:space="0" w:color="auto"/>
                    <w:right w:val="none" w:sz="0" w:space="0" w:color="auto"/>
                  </w:divBdr>
                </w:div>
              </w:divsChild>
            </w:div>
            <w:div w:id="1005520134">
              <w:marLeft w:val="0"/>
              <w:marRight w:val="0"/>
              <w:marTop w:val="0"/>
              <w:marBottom w:val="0"/>
              <w:divBdr>
                <w:top w:val="none" w:sz="0" w:space="0" w:color="auto"/>
                <w:left w:val="none" w:sz="0" w:space="0" w:color="auto"/>
                <w:bottom w:val="none" w:sz="0" w:space="0" w:color="auto"/>
                <w:right w:val="none" w:sz="0" w:space="0" w:color="auto"/>
              </w:divBdr>
              <w:divsChild>
                <w:div w:id="1901820014">
                  <w:marLeft w:val="0"/>
                  <w:marRight w:val="0"/>
                  <w:marTop w:val="0"/>
                  <w:marBottom w:val="0"/>
                  <w:divBdr>
                    <w:top w:val="none" w:sz="0" w:space="0" w:color="auto"/>
                    <w:left w:val="none" w:sz="0" w:space="0" w:color="auto"/>
                    <w:bottom w:val="none" w:sz="0" w:space="0" w:color="auto"/>
                    <w:right w:val="none" w:sz="0" w:space="0" w:color="auto"/>
                  </w:divBdr>
                </w:div>
                <w:div w:id="1042100396">
                  <w:marLeft w:val="0"/>
                  <w:marRight w:val="0"/>
                  <w:marTop w:val="0"/>
                  <w:marBottom w:val="0"/>
                  <w:divBdr>
                    <w:top w:val="none" w:sz="0" w:space="0" w:color="auto"/>
                    <w:left w:val="none" w:sz="0" w:space="0" w:color="auto"/>
                    <w:bottom w:val="none" w:sz="0" w:space="0" w:color="auto"/>
                    <w:right w:val="none" w:sz="0" w:space="0" w:color="auto"/>
                  </w:divBdr>
                </w:div>
              </w:divsChild>
            </w:div>
            <w:div w:id="517499443">
              <w:marLeft w:val="0"/>
              <w:marRight w:val="0"/>
              <w:marTop w:val="0"/>
              <w:marBottom w:val="0"/>
              <w:divBdr>
                <w:top w:val="none" w:sz="0" w:space="0" w:color="auto"/>
                <w:left w:val="none" w:sz="0" w:space="0" w:color="auto"/>
                <w:bottom w:val="none" w:sz="0" w:space="0" w:color="auto"/>
                <w:right w:val="none" w:sz="0" w:space="0" w:color="auto"/>
              </w:divBdr>
              <w:divsChild>
                <w:div w:id="1119375612">
                  <w:marLeft w:val="0"/>
                  <w:marRight w:val="0"/>
                  <w:marTop w:val="0"/>
                  <w:marBottom w:val="0"/>
                  <w:divBdr>
                    <w:top w:val="none" w:sz="0" w:space="0" w:color="auto"/>
                    <w:left w:val="none" w:sz="0" w:space="0" w:color="auto"/>
                    <w:bottom w:val="none" w:sz="0" w:space="0" w:color="auto"/>
                    <w:right w:val="none" w:sz="0" w:space="0" w:color="auto"/>
                  </w:divBdr>
                </w:div>
                <w:div w:id="72632249">
                  <w:marLeft w:val="0"/>
                  <w:marRight w:val="0"/>
                  <w:marTop w:val="0"/>
                  <w:marBottom w:val="0"/>
                  <w:divBdr>
                    <w:top w:val="none" w:sz="0" w:space="0" w:color="auto"/>
                    <w:left w:val="none" w:sz="0" w:space="0" w:color="auto"/>
                    <w:bottom w:val="none" w:sz="0" w:space="0" w:color="auto"/>
                    <w:right w:val="none" w:sz="0" w:space="0" w:color="auto"/>
                  </w:divBdr>
                </w:div>
              </w:divsChild>
            </w:div>
            <w:div w:id="1824540574">
              <w:marLeft w:val="0"/>
              <w:marRight w:val="0"/>
              <w:marTop w:val="0"/>
              <w:marBottom w:val="0"/>
              <w:divBdr>
                <w:top w:val="none" w:sz="0" w:space="0" w:color="auto"/>
                <w:left w:val="none" w:sz="0" w:space="0" w:color="auto"/>
                <w:bottom w:val="none" w:sz="0" w:space="0" w:color="auto"/>
                <w:right w:val="none" w:sz="0" w:space="0" w:color="auto"/>
              </w:divBdr>
              <w:divsChild>
                <w:div w:id="1398018028">
                  <w:marLeft w:val="0"/>
                  <w:marRight w:val="0"/>
                  <w:marTop w:val="0"/>
                  <w:marBottom w:val="0"/>
                  <w:divBdr>
                    <w:top w:val="none" w:sz="0" w:space="0" w:color="auto"/>
                    <w:left w:val="none" w:sz="0" w:space="0" w:color="auto"/>
                    <w:bottom w:val="none" w:sz="0" w:space="0" w:color="auto"/>
                    <w:right w:val="none" w:sz="0" w:space="0" w:color="auto"/>
                  </w:divBdr>
                </w:div>
                <w:div w:id="1373725742">
                  <w:marLeft w:val="0"/>
                  <w:marRight w:val="0"/>
                  <w:marTop w:val="0"/>
                  <w:marBottom w:val="0"/>
                  <w:divBdr>
                    <w:top w:val="none" w:sz="0" w:space="0" w:color="auto"/>
                    <w:left w:val="none" w:sz="0" w:space="0" w:color="auto"/>
                    <w:bottom w:val="none" w:sz="0" w:space="0" w:color="auto"/>
                    <w:right w:val="none" w:sz="0" w:space="0" w:color="auto"/>
                  </w:divBdr>
                </w:div>
              </w:divsChild>
            </w:div>
            <w:div w:id="403184127">
              <w:marLeft w:val="0"/>
              <w:marRight w:val="0"/>
              <w:marTop w:val="0"/>
              <w:marBottom w:val="0"/>
              <w:divBdr>
                <w:top w:val="none" w:sz="0" w:space="0" w:color="auto"/>
                <w:left w:val="none" w:sz="0" w:space="0" w:color="auto"/>
                <w:bottom w:val="none" w:sz="0" w:space="0" w:color="auto"/>
                <w:right w:val="none" w:sz="0" w:space="0" w:color="auto"/>
              </w:divBdr>
            </w:div>
            <w:div w:id="1316569563">
              <w:marLeft w:val="0"/>
              <w:marRight w:val="0"/>
              <w:marTop w:val="0"/>
              <w:marBottom w:val="0"/>
              <w:divBdr>
                <w:top w:val="none" w:sz="0" w:space="0" w:color="auto"/>
                <w:left w:val="none" w:sz="0" w:space="0" w:color="auto"/>
                <w:bottom w:val="none" w:sz="0" w:space="0" w:color="auto"/>
                <w:right w:val="none" w:sz="0" w:space="0" w:color="auto"/>
              </w:divBdr>
            </w:div>
          </w:divsChild>
        </w:div>
        <w:div w:id="1773738935">
          <w:marLeft w:val="0"/>
          <w:marRight w:val="0"/>
          <w:marTop w:val="0"/>
          <w:marBottom w:val="0"/>
          <w:divBdr>
            <w:top w:val="none" w:sz="0" w:space="0" w:color="auto"/>
            <w:left w:val="none" w:sz="0" w:space="0" w:color="auto"/>
            <w:bottom w:val="none" w:sz="0" w:space="0" w:color="auto"/>
            <w:right w:val="none" w:sz="0" w:space="0" w:color="auto"/>
          </w:divBdr>
        </w:div>
      </w:divsChild>
    </w:div>
    <w:div w:id="1279797100">
      <w:bodyDiv w:val="1"/>
      <w:marLeft w:val="0"/>
      <w:marRight w:val="0"/>
      <w:marTop w:val="0"/>
      <w:marBottom w:val="0"/>
      <w:divBdr>
        <w:top w:val="none" w:sz="0" w:space="0" w:color="auto"/>
        <w:left w:val="none" w:sz="0" w:space="0" w:color="auto"/>
        <w:bottom w:val="none" w:sz="0" w:space="0" w:color="auto"/>
        <w:right w:val="none" w:sz="0" w:space="0" w:color="auto"/>
      </w:divBdr>
      <w:divsChild>
        <w:div w:id="2113547598">
          <w:marLeft w:val="0"/>
          <w:marRight w:val="0"/>
          <w:marTop w:val="0"/>
          <w:marBottom w:val="0"/>
          <w:divBdr>
            <w:top w:val="single" w:sz="6" w:space="2" w:color="DDDDDD"/>
            <w:left w:val="single" w:sz="6" w:space="2" w:color="DDDDDD"/>
            <w:bottom w:val="single" w:sz="6" w:space="2" w:color="DDDDDD"/>
            <w:right w:val="single" w:sz="6" w:space="2" w:color="DDDDDD"/>
          </w:divBdr>
          <w:divsChild>
            <w:div w:id="182868980">
              <w:marLeft w:val="0"/>
              <w:marRight w:val="0"/>
              <w:marTop w:val="0"/>
              <w:marBottom w:val="0"/>
              <w:divBdr>
                <w:top w:val="none" w:sz="0" w:space="0" w:color="auto"/>
                <w:left w:val="none" w:sz="0" w:space="0" w:color="auto"/>
                <w:bottom w:val="none" w:sz="0" w:space="0" w:color="auto"/>
                <w:right w:val="none" w:sz="0" w:space="0" w:color="auto"/>
              </w:divBdr>
              <w:divsChild>
                <w:div w:id="1752001171">
                  <w:marLeft w:val="0"/>
                  <w:marRight w:val="0"/>
                  <w:marTop w:val="0"/>
                  <w:marBottom w:val="0"/>
                  <w:divBdr>
                    <w:top w:val="none" w:sz="0" w:space="0" w:color="auto"/>
                    <w:left w:val="none" w:sz="0" w:space="0" w:color="auto"/>
                    <w:bottom w:val="none" w:sz="0" w:space="0" w:color="auto"/>
                    <w:right w:val="none" w:sz="0" w:space="0" w:color="auto"/>
                  </w:divBdr>
                </w:div>
                <w:div w:id="624435359">
                  <w:marLeft w:val="0"/>
                  <w:marRight w:val="0"/>
                  <w:marTop w:val="0"/>
                  <w:marBottom w:val="0"/>
                  <w:divBdr>
                    <w:top w:val="none" w:sz="0" w:space="0" w:color="auto"/>
                    <w:left w:val="none" w:sz="0" w:space="0" w:color="auto"/>
                    <w:bottom w:val="none" w:sz="0" w:space="0" w:color="auto"/>
                    <w:right w:val="none" w:sz="0" w:space="0" w:color="auto"/>
                  </w:divBdr>
                </w:div>
              </w:divsChild>
            </w:div>
            <w:div w:id="1539078297">
              <w:marLeft w:val="0"/>
              <w:marRight w:val="0"/>
              <w:marTop w:val="0"/>
              <w:marBottom w:val="0"/>
              <w:divBdr>
                <w:top w:val="none" w:sz="0" w:space="0" w:color="auto"/>
                <w:left w:val="none" w:sz="0" w:space="0" w:color="auto"/>
                <w:bottom w:val="none" w:sz="0" w:space="0" w:color="auto"/>
                <w:right w:val="none" w:sz="0" w:space="0" w:color="auto"/>
              </w:divBdr>
              <w:divsChild>
                <w:div w:id="849416613">
                  <w:marLeft w:val="0"/>
                  <w:marRight w:val="0"/>
                  <w:marTop w:val="0"/>
                  <w:marBottom w:val="0"/>
                  <w:divBdr>
                    <w:top w:val="none" w:sz="0" w:space="0" w:color="auto"/>
                    <w:left w:val="none" w:sz="0" w:space="0" w:color="auto"/>
                    <w:bottom w:val="none" w:sz="0" w:space="0" w:color="auto"/>
                    <w:right w:val="none" w:sz="0" w:space="0" w:color="auto"/>
                  </w:divBdr>
                </w:div>
                <w:div w:id="1751540432">
                  <w:marLeft w:val="0"/>
                  <w:marRight w:val="0"/>
                  <w:marTop w:val="0"/>
                  <w:marBottom w:val="0"/>
                  <w:divBdr>
                    <w:top w:val="none" w:sz="0" w:space="0" w:color="auto"/>
                    <w:left w:val="none" w:sz="0" w:space="0" w:color="auto"/>
                    <w:bottom w:val="none" w:sz="0" w:space="0" w:color="auto"/>
                    <w:right w:val="none" w:sz="0" w:space="0" w:color="auto"/>
                  </w:divBdr>
                </w:div>
              </w:divsChild>
            </w:div>
            <w:div w:id="1563831365">
              <w:marLeft w:val="0"/>
              <w:marRight w:val="0"/>
              <w:marTop w:val="0"/>
              <w:marBottom w:val="0"/>
              <w:divBdr>
                <w:top w:val="none" w:sz="0" w:space="0" w:color="auto"/>
                <w:left w:val="none" w:sz="0" w:space="0" w:color="auto"/>
                <w:bottom w:val="none" w:sz="0" w:space="0" w:color="auto"/>
                <w:right w:val="none" w:sz="0" w:space="0" w:color="auto"/>
              </w:divBdr>
              <w:divsChild>
                <w:div w:id="927225788">
                  <w:marLeft w:val="0"/>
                  <w:marRight w:val="0"/>
                  <w:marTop w:val="0"/>
                  <w:marBottom w:val="0"/>
                  <w:divBdr>
                    <w:top w:val="none" w:sz="0" w:space="0" w:color="auto"/>
                    <w:left w:val="none" w:sz="0" w:space="0" w:color="auto"/>
                    <w:bottom w:val="none" w:sz="0" w:space="0" w:color="auto"/>
                    <w:right w:val="none" w:sz="0" w:space="0" w:color="auto"/>
                  </w:divBdr>
                </w:div>
                <w:div w:id="1606419345">
                  <w:marLeft w:val="0"/>
                  <w:marRight w:val="0"/>
                  <w:marTop w:val="0"/>
                  <w:marBottom w:val="0"/>
                  <w:divBdr>
                    <w:top w:val="none" w:sz="0" w:space="0" w:color="auto"/>
                    <w:left w:val="none" w:sz="0" w:space="0" w:color="auto"/>
                    <w:bottom w:val="none" w:sz="0" w:space="0" w:color="auto"/>
                    <w:right w:val="none" w:sz="0" w:space="0" w:color="auto"/>
                  </w:divBdr>
                </w:div>
              </w:divsChild>
            </w:div>
            <w:div w:id="1727803666">
              <w:marLeft w:val="0"/>
              <w:marRight w:val="0"/>
              <w:marTop w:val="0"/>
              <w:marBottom w:val="0"/>
              <w:divBdr>
                <w:top w:val="none" w:sz="0" w:space="0" w:color="auto"/>
                <w:left w:val="none" w:sz="0" w:space="0" w:color="auto"/>
                <w:bottom w:val="none" w:sz="0" w:space="0" w:color="auto"/>
                <w:right w:val="none" w:sz="0" w:space="0" w:color="auto"/>
              </w:divBdr>
              <w:divsChild>
                <w:div w:id="1496456455">
                  <w:marLeft w:val="0"/>
                  <w:marRight w:val="0"/>
                  <w:marTop w:val="0"/>
                  <w:marBottom w:val="0"/>
                  <w:divBdr>
                    <w:top w:val="none" w:sz="0" w:space="0" w:color="auto"/>
                    <w:left w:val="none" w:sz="0" w:space="0" w:color="auto"/>
                    <w:bottom w:val="none" w:sz="0" w:space="0" w:color="auto"/>
                    <w:right w:val="none" w:sz="0" w:space="0" w:color="auto"/>
                  </w:divBdr>
                </w:div>
                <w:div w:id="855575569">
                  <w:marLeft w:val="0"/>
                  <w:marRight w:val="0"/>
                  <w:marTop w:val="0"/>
                  <w:marBottom w:val="0"/>
                  <w:divBdr>
                    <w:top w:val="none" w:sz="0" w:space="0" w:color="auto"/>
                    <w:left w:val="none" w:sz="0" w:space="0" w:color="auto"/>
                    <w:bottom w:val="none" w:sz="0" w:space="0" w:color="auto"/>
                    <w:right w:val="none" w:sz="0" w:space="0" w:color="auto"/>
                  </w:divBdr>
                </w:div>
              </w:divsChild>
            </w:div>
            <w:div w:id="512577739">
              <w:marLeft w:val="0"/>
              <w:marRight w:val="0"/>
              <w:marTop w:val="0"/>
              <w:marBottom w:val="0"/>
              <w:divBdr>
                <w:top w:val="none" w:sz="0" w:space="0" w:color="auto"/>
                <w:left w:val="none" w:sz="0" w:space="0" w:color="auto"/>
                <w:bottom w:val="none" w:sz="0" w:space="0" w:color="auto"/>
                <w:right w:val="none" w:sz="0" w:space="0" w:color="auto"/>
              </w:divBdr>
            </w:div>
            <w:div w:id="212352661">
              <w:marLeft w:val="0"/>
              <w:marRight w:val="0"/>
              <w:marTop w:val="0"/>
              <w:marBottom w:val="0"/>
              <w:divBdr>
                <w:top w:val="none" w:sz="0" w:space="0" w:color="auto"/>
                <w:left w:val="none" w:sz="0" w:space="0" w:color="auto"/>
                <w:bottom w:val="none" w:sz="0" w:space="0" w:color="auto"/>
                <w:right w:val="none" w:sz="0" w:space="0" w:color="auto"/>
              </w:divBdr>
            </w:div>
          </w:divsChild>
        </w:div>
        <w:div w:id="788935492">
          <w:marLeft w:val="0"/>
          <w:marRight w:val="0"/>
          <w:marTop w:val="0"/>
          <w:marBottom w:val="0"/>
          <w:divBdr>
            <w:top w:val="none" w:sz="0" w:space="0" w:color="auto"/>
            <w:left w:val="none" w:sz="0" w:space="0" w:color="auto"/>
            <w:bottom w:val="none" w:sz="0" w:space="0" w:color="auto"/>
            <w:right w:val="none" w:sz="0" w:space="0" w:color="auto"/>
          </w:divBdr>
        </w:div>
      </w:divsChild>
    </w:div>
    <w:div w:id="1294598723">
      <w:bodyDiv w:val="1"/>
      <w:marLeft w:val="0"/>
      <w:marRight w:val="0"/>
      <w:marTop w:val="0"/>
      <w:marBottom w:val="0"/>
      <w:divBdr>
        <w:top w:val="none" w:sz="0" w:space="0" w:color="auto"/>
        <w:left w:val="none" w:sz="0" w:space="0" w:color="auto"/>
        <w:bottom w:val="none" w:sz="0" w:space="0" w:color="auto"/>
        <w:right w:val="none" w:sz="0" w:space="0" w:color="auto"/>
      </w:divBdr>
      <w:divsChild>
        <w:div w:id="1966420906">
          <w:marLeft w:val="0"/>
          <w:marRight w:val="0"/>
          <w:marTop w:val="0"/>
          <w:marBottom w:val="0"/>
          <w:divBdr>
            <w:top w:val="single" w:sz="6" w:space="2" w:color="DDDDDD"/>
            <w:left w:val="single" w:sz="6" w:space="2" w:color="DDDDDD"/>
            <w:bottom w:val="single" w:sz="6" w:space="2" w:color="DDDDDD"/>
            <w:right w:val="single" w:sz="6" w:space="2" w:color="DDDDDD"/>
          </w:divBdr>
          <w:divsChild>
            <w:div w:id="1081560522">
              <w:marLeft w:val="0"/>
              <w:marRight w:val="0"/>
              <w:marTop w:val="0"/>
              <w:marBottom w:val="0"/>
              <w:divBdr>
                <w:top w:val="none" w:sz="0" w:space="0" w:color="auto"/>
                <w:left w:val="none" w:sz="0" w:space="0" w:color="auto"/>
                <w:bottom w:val="none" w:sz="0" w:space="0" w:color="auto"/>
                <w:right w:val="none" w:sz="0" w:space="0" w:color="auto"/>
              </w:divBdr>
              <w:divsChild>
                <w:div w:id="66270860">
                  <w:marLeft w:val="0"/>
                  <w:marRight w:val="0"/>
                  <w:marTop w:val="0"/>
                  <w:marBottom w:val="0"/>
                  <w:divBdr>
                    <w:top w:val="none" w:sz="0" w:space="0" w:color="auto"/>
                    <w:left w:val="none" w:sz="0" w:space="0" w:color="auto"/>
                    <w:bottom w:val="none" w:sz="0" w:space="0" w:color="auto"/>
                    <w:right w:val="none" w:sz="0" w:space="0" w:color="auto"/>
                  </w:divBdr>
                </w:div>
                <w:div w:id="897280232">
                  <w:marLeft w:val="0"/>
                  <w:marRight w:val="0"/>
                  <w:marTop w:val="0"/>
                  <w:marBottom w:val="0"/>
                  <w:divBdr>
                    <w:top w:val="none" w:sz="0" w:space="0" w:color="auto"/>
                    <w:left w:val="none" w:sz="0" w:space="0" w:color="auto"/>
                    <w:bottom w:val="none" w:sz="0" w:space="0" w:color="auto"/>
                    <w:right w:val="none" w:sz="0" w:space="0" w:color="auto"/>
                  </w:divBdr>
                </w:div>
              </w:divsChild>
            </w:div>
            <w:div w:id="268707862">
              <w:marLeft w:val="0"/>
              <w:marRight w:val="0"/>
              <w:marTop w:val="0"/>
              <w:marBottom w:val="0"/>
              <w:divBdr>
                <w:top w:val="none" w:sz="0" w:space="0" w:color="auto"/>
                <w:left w:val="none" w:sz="0" w:space="0" w:color="auto"/>
                <w:bottom w:val="none" w:sz="0" w:space="0" w:color="auto"/>
                <w:right w:val="none" w:sz="0" w:space="0" w:color="auto"/>
              </w:divBdr>
              <w:divsChild>
                <w:div w:id="1649288563">
                  <w:marLeft w:val="0"/>
                  <w:marRight w:val="0"/>
                  <w:marTop w:val="0"/>
                  <w:marBottom w:val="0"/>
                  <w:divBdr>
                    <w:top w:val="none" w:sz="0" w:space="0" w:color="auto"/>
                    <w:left w:val="none" w:sz="0" w:space="0" w:color="auto"/>
                    <w:bottom w:val="none" w:sz="0" w:space="0" w:color="auto"/>
                    <w:right w:val="none" w:sz="0" w:space="0" w:color="auto"/>
                  </w:divBdr>
                </w:div>
                <w:div w:id="1041130623">
                  <w:marLeft w:val="0"/>
                  <w:marRight w:val="0"/>
                  <w:marTop w:val="0"/>
                  <w:marBottom w:val="0"/>
                  <w:divBdr>
                    <w:top w:val="none" w:sz="0" w:space="0" w:color="auto"/>
                    <w:left w:val="none" w:sz="0" w:space="0" w:color="auto"/>
                    <w:bottom w:val="none" w:sz="0" w:space="0" w:color="auto"/>
                    <w:right w:val="none" w:sz="0" w:space="0" w:color="auto"/>
                  </w:divBdr>
                </w:div>
              </w:divsChild>
            </w:div>
            <w:div w:id="16278870">
              <w:marLeft w:val="0"/>
              <w:marRight w:val="0"/>
              <w:marTop w:val="0"/>
              <w:marBottom w:val="0"/>
              <w:divBdr>
                <w:top w:val="none" w:sz="0" w:space="0" w:color="auto"/>
                <w:left w:val="none" w:sz="0" w:space="0" w:color="auto"/>
                <w:bottom w:val="none" w:sz="0" w:space="0" w:color="auto"/>
                <w:right w:val="none" w:sz="0" w:space="0" w:color="auto"/>
              </w:divBdr>
              <w:divsChild>
                <w:div w:id="1757247016">
                  <w:marLeft w:val="0"/>
                  <w:marRight w:val="0"/>
                  <w:marTop w:val="0"/>
                  <w:marBottom w:val="0"/>
                  <w:divBdr>
                    <w:top w:val="none" w:sz="0" w:space="0" w:color="auto"/>
                    <w:left w:val="none" w:sz="0" w:space="0" w:color="auto"/>
                    <w:bottom w:val="none" w:sz="0" w:space="0" w:color="auto"/>
                    <w:right w:val="none" w:sz="0" w:space="0" w:color="auto"/>
                  </w:divBdr>
                </w:div>
                <w:div w:id="161093807">
                  <w:marLeft w:val="0"/>
                  <w:marRight w:val="0"/>
                  <w:marTop w:val="0"/>
                  <w:marBottom w:val="0"/>
                  <w:divBdr>
                    <w:top w:val="none" w:sz="0" w:space="0" w:color="auto"/>
                    <w:left w:val="none" w:sz="0" w:space="0" w:color="auto"/>
                    <w:bottom w:val="none" w:sz="0" w:space="0" w:color="auto"/>
                    <w:right w:val="none" w:sz="0" w:space="0" w:color="auto"/>
                  </w:divBdr>
                </w:div>
              </w:divsChild>
            </w:div>
            <w:div w:id="182477204">
              <w:marLeft w:val="0"/>
              <w:marRight w:val="0"/>
              <w:marTop w:val="0"/>
              <w:marBottom w:val="0"/>
              <w:divBdr>
                <w:top w:val="none" w:sz="0" w:space="0" w:color="auto"/>
                <w:left w:val="none" w:sz="0" w:space="0" w:color="auto"/>
                <w:bottom w:val="none" w:sz="0" w:space="0" w:color="auto"/>
                <w:right w:val="none" w:sz="0" w:space="0" w:color="auto"/>
              </w:divBdr>
              <w:divsChild>
                <w:div w:id="1056973721">
                  <w:marLeft w:val="0"/>
                  <w:marRight w:val="0"/>
                  <w:marTop w:val="0"/>
                  <w:marBottom w:val="0"/>
                  <w:divBdr>
                    <w:top w:val="none" w:sz="0" w:space="0" w:color="auto"/>
                    <w:left w:val="none" w:sz="0" w:space="0" w:color="auto"/>
                    <w:bottom w:val="none" w:sz="0" w:space="0" w:color="auto"/>
                    <w:right w:val="none" w:sz="0" w:space="0" w:color="auto"/>
                  </w:divBdr>
                </w:div>
                <w:div w:id="659699886">
                  <w:marLeft w:val="0"/>
                  <w:marRight w:val="0"/>
                  <w:marTop w:val="0"/>
                  <w:marBottom w:val="0"/>
                  <w:divBdr>
                    <w:top w:val="none" w:sz="0" w:space="0" w:color="auto"/>
                    <w:left w:val="none" w:sz="0" w:space="0" w:color="auto"/>
                    <w:bottom w:val="none" w:sz="0" w:space="0" w:color="auto"/>
                    <w:right w:val="none" w:sz="0" w:space="0" w:color="auto"/>
                  </w:divBdr>
                </w:div>
              </w:divsChild>
            </w:div>
            <w:div w:id="1515086">
              <w:marLeft w:val="0"/>
              <w:marRight w:val="0"/>
              <w:marTop w:val="0"/>
              <w:marBottom w:val="0"/>
              <w:divBdr>
                <w:top w:val="none" w:sz="0" w:space="0" w:color="auto"/>
                <w:left w:val="none" w:sz="0" w:space="0" w:color="auto"/>
                <w:bottom w:val="none" w:sz="0" w:space="0" w:color="auto"/>
                <w:right w:val="none" w:sz="0" w:space="0" w:color="auto"/>
              </w:divBdr>
            </w:div>
            <w:div w:id="449979864">
              <w:marLeft w:val="0"/>
              <w:marRight w:val="0"/>
              <w:marTop w:val="0"/>
              <w:marBottom w:val="0"/>
              <w:divBdr>
                <w:top w:val="none" w:sz="0" w:space="0" w:color="auto"/>
                <w:left w:val="none" w:sz="0" w:space="0" w:color="auto"/>
                <w:bottom w:val="none" w:sz="0" w:space="0" w:color="auto"/>
                <w:right w:val="none" w:sz="0" w:space="0" w:color="auto"/>
              </w:divBdr>
            </w:div>
          </w:divsChild>
        </w:div>
        <w:div w:id="185873614">
          <w:marLeft w:val="0"/>
          <w:marRight w:val="0"/>
          <w:marTop w:val="0"/>
          <w:marBottom w:val="0"/>
          <w:divBdr>
            <w:top w:val="none" w:sz="0" w:space="0" w:color="auto"/>
            <w:left w:val="none" w:sz="0" w:space="0" w:color="auto"/>
            <w:bottom w:val="none" w:sz="0" w:space="0" w:color="auto"/>
            <w:right w:val="none" w:sz="0" w:space="0" w:color="auto"/>
          </w:divBdr>
        </w:div>
      </w:divsChild>
    </w:div>
    <w:div w:id="1321421866">
      <w:bodyDiv w:val="1"/>
      <w:marLeft w:val="0"/>
      <w:marRight w:val="0"/>
      <w:marTop w:val="0"/>
      <w:marBottom w:val="0"/>
      <w:divBdr>
        <w:top w:val="none" w:sz="0" w:space="0" w:color="auto"/>
        <w:left w:val="none" w:sz="0" w:space="0" w:color="auto"/>
        <w:bottom w:val="none" w:sz="0" w:space="0" w:color="auto"/>
        <w:right w:val="none" w:sz="0" w:space="0" w:color="auto"/>
      </w:divBdr>
      <w:divsChild>
        <w:div w:id="475488083">
          <w:marLeft w:val="0"/>
          <w:marRight w:val="0"/>
          <w:marTop w:val="0"/>
          <w:marBottom w:val="0"/>
          <w:divBdr>
            <w:top w:val="single" w:sz="6" w:space="2" w:color="DDDDDD"/>
            <w:left w:val="single" w:sz="6" w:space="2" w:color="DDDDDD"/>
            <w:bottom w:val="single" w:sz="6" w:space="2" w:color="DDDDDD"/>
            <w:right w:val="single" w:sz="6" w:space="2" w:color="DDDDDD"/>
          </w:divBdr>
          <w:divsChild>
            <w:div w:id="2037122648">
              <w:marLeft w:val="0"/>
              <w:marRight w:val="0"/>
              <w:marTop w:val="0"/>
              <w:marBottom w:val="0"/>
              <w:divBdr>
                <w:top w:val="none" w:sz="0" w:space="0" w:color="auto"/>
                <w:left w:val="none" w:sz="0" w:space="0" w:color="auto"/>
                <w:bottom w:val="none" w:sz="0" w:space="0" w:color="auto"/>
                <w:right w:val="none" w:sz="0" w:space="0" w:color="auto"/>
              </w:divBdr>
              <w:divsChild>
                <w:div w:id="279648195">
                  <w:marLeft w:val="0"/>
                  <w:marRight w:val="0"/>
                  <w:marTop w:val="0"/>
                  <w:marBottom w:val="0"/>
                  <w:divBdr>
                    <w:top w:val="none" w:sz="0" w:space="0" w:color="auto"/>
                    <w:left w:val="none" w:sz="0" w:space="0" w:color="auto"/>
                    <w:bottom w:val="none" w:sz="0" w:space="0" w:color="auto"/>
                    <w:right w:val="none" w:sz="0" w:space="0" w:color="auto"/>
                  </w:divBdr>
                </w:div>
                <w:div w:id="662662492">
                  <w:marLeft w:val="0"/>
                  <w:marRight w:val="0"/>
                  <w:marTop w:val="0"/>
                  <w:marBottom w:val="0"/>
                  <w:divBdr>
                    <w:top w:val="none" w:sz="0" w:space="0" w:color="auto"/>
                    <w:left w:val="none" w:sz="0" w:space="0" w:color="auto"/>
                    <w:bottom w:val="none" w:sz="0" w:space="0" w:color="auto"/>
                    <w:right w:val="none" w:sz="0" w:space="0" w:color="auto"/>
                  </w:divBdr>
                </w:div>
              </w:divsChild>
            </w:div>
            <w:div w:id="1910728590">
              <w:marLeft w:val="0"/>
              <w:marRight w:val="0"/>
              <w:marTop w:val="0"/>
              <w:marBottom w:val="0"/>
              <w:divBdr>
                <w:top w:val="none" w:sz="0" w:space="0" w:color="auto"/>
                <w:left w:val="none" w:sz="0" w:space="0" w:color="auto"/>
                <w:bottom w:val="none" w:sz="0" w:space="0" w:color="auto"/>
                <w:right w:val="none" w:sz="0" w:space="0" w:color="auto"/>
              </w:divBdr>
              <w:divsChild>
                <w:div w:id="1642925782">
                  <w:marLeft w:val="0"/>
                  <w:marRight w:val="0"/>
                  <w:marTop w:val="0"/>
                  <w:marBottom w:val="0"/>
                  <w:divBdr>
                    <w:top w:val="none" w:sz="0" w:space="0" w:color="auto"/>
                    <w:left w:val="none" w:sz="0" w:space="0" w:color="auto"/>
                    <w:bottom w:val="none" w:sz="0" w:space="0" w:color="auto"/>
                    <w:right w:val="none" w:sz="0" w:space="0" w:color="auto"/>
                  </w:divBdr>
                </w:div>
                <w:div w:id="584342784">
                  <w:marLeft w:val="0"/>
                  <w:marRight w:val="0"/>
                  <w:marTop w:val="0"/>
                  <w:marBottom w:val="0"/>
                  <w:divBdr>
                    <w:top w:val="none" w:sz="0" w:space="0" w:color="auto"/>
                    <w:left w:val="none" w:sz="0" w:space="0" w:color="auto"/>
                    <w:bottom w:val="none" w:sz="0" w:space="0" w:color="auto"/>
                    <w:right w:val="none" w:sz="0" w:space="0" w:color="auto"/>
                  </w:divBdr>
                </w:div>
              </w:divsChild>
            </w:div>
            <w:div w:id="1880241448">
              <w:marLeft w:val="0"/>
              <w:marRight w:val="0"/>
              <w:marTop w:val="0"/>
              <w:marBottom w:val="0"/>
              <w:divBdr>
                <w:top w:val="none" w:sz="0" w:space="0" w:color="auto"/>
                <w:left w:val="none" w:sz="0" w:space="0" w:color="auto"/>
                <w:bottom w:val="none" w:sz="0" w:space="0" w:color="auto"/>
                <w:right w:val="none" w:sz="0" w:space="0" w:color="auto"/>
              </w:divBdr>
              <w:divsChild>
                <w:div w:id="1773014544">
                  <w:marLeft w:val="0"/>
                  <w:marRight w:val="0"/>
                  <w:marTop w:val="0"/>
                  <w:marBottom w:val="0"/>
                  <w:divBdr>
                    <w:top w:val="none" w:sz="0" w:space="0" w:color="auto"/>
                    <w:left w:val="none" w:sz="0" w:space="0" w:color="auto"/>
                    <w:bottom w:val="none" w:sz="0" w:space="0" w:color="auto"/>
                    <w:right w:val="none" w:sz="0" w:space="0" w:color="auto"/>
                  </w:divBdr>
                </w:div>
                <w:div w:id="413821325">
                  <w:marLeft w:val="0"/>
                  <w:marRight w:val="0"/>
                  <w:marTop w:val="0"/>
                  <w:marBottom w:val="0"/>
                  <w:divBdr>
                    <w:top w:val="none" w:sz="0" w:space="0" w:color="auto"/>
                    <w:left w:val="none" w:sz="0" w:space="0" w:color="auto"/>
                    <w:bottom w:val="none" w:sz="0" w:space="0" w:color="auto"/>
                    <w:right w:val="none" w:sz="0" w:space="0" w:color="auto"/>
                  </w:divBdr>
                </w:div>
              </w:divsChild>
            </w:div>
            <w:div w:id="1521041832">
              <w:marLeft w:val="0"/>
              <w:marRight w:val="0"/>
              <w:marTop w:val="0"/>
              <w:marBottom w:val="0"/>
              <w:divBdr>
                <w:top w:val="none" w:sz="0" w:space="0" w:color="auto"/>
                <w:left w:val="none" w:sz="0" w:space="0" w:color="auto"/>
                <w:bottom w:val="none" w:sz="0" w:space="0" w:color="auto"/>
                <w:right w:val="none" w:sz="0" w:space="0" w:color="auto"/>
              </w:divBdr>
              <w:divsChild>
                <w:div w:id="1225337097">
                  <w:marLeft w:val="0"/>
                  <w:marRight w:val="0"/>
                  <w:marTop w:val="0"/>
                  <w:marBottom w:val="0"/>
                  <w:divBdr>
                    <w:top w:val="none" w:sz="0" w:space="0" w:color="auto"/>
                    <w:left w:val="none" w:sz="0" w:space="0" w:color="auto"/>
                    <w:bottom w:val="none" w:sz="0" w:space="0" w:color="auto"/>
                    <w:right w:val="none" w:sz="0" w:space="0" w:color="auto"/>
                  </w:divBdr>
                </w:div>
                <w:div w:id="1425809893">
                  <w:marLeft w:val="0"/>
                  <w:marRight w:val="0"/>
                  <w:marTop w:val="0"/>
                  <w:marBottom w:val="0"/>
                  <w:divBdr>
                    <w:top w:val="none" w:sz="0" w:space="0" w:color="auto"/>
                    <w:left w:val="none" w:sz="0" w:space="0" w:color="auto"/>
                    <w:bottom w:val="none" w:sz="0" w:space="0" w:color="auto"/>
                    <w:right w:val="none" w:sz="0" w:space="0" w:color="auto"/>
                  </w:divBdr>
                </w:div>
              </w:divsChild>
            </w:div>
            <w:div w:id="1701708762">
              <w:marLeft w:val="0"/>
              <w:marRight w:val="0"/>
              <w:marTop w:val="0"/>
              <w:marBottom w:val="0"/>
              <w:divBdr>
                <w:top w:val="none" w:sz="0" w:space="0" w:color="auto"/>
                <w:left w:val="none" w:sz="0" w:space="0" w:color="auto"/>
                <w:bottom w:val="none" w:sz="0" w:space="0" w:color="auto"/>
                <w:right w:val="none" w:sz="0" w:space="0" w:color="auto"/>
              </w:divBdr>
            </w:div>
            <w:div w:id="1440182160">
              <w:marLeft w:val="0"/>
              <w:marRight w:val="0"/>
              <w:marTop w:val="0"/>
              <w:marBottom w:val="0"/>
              <w:divBdr>
                <w:top w:val="none" w:sz="0" w:space="0" w:color="auto"/>
                <w:left w:val="none" w:sz="0" w:space="0" w:color="auto"/>
                <w:bottom w:val="none" w:sz="0" w:space="0" w:color="auto"/>
                <w:right w:val="none" w:sz="0" w:space="0" w:color="auto"/>
              </w:divBdr>
            </w:div>
          </w:divsChild>
        </w:div>
        <w:div w:id="292565384">
          <w:marLeft w:val="0"/>
          <w:marRight w:val="0"/>
          <w:marTop w:val="0"/>
          <w:marBottom w:val="0"/>
          <w:divBdr>
            <w:top w:val="none" w:sz="0" w:space="0" w:color="auto"/>
            <w:left w:val="none" w:sz="0" w:space="0" w:color="auto"/>
            <w:bottom w:val="none" w:sz="0" w:space="0" w:color="auto"/>
            <w:right w:val="none" w:sz="0" w:space="0" w:color="auto"/>
          </w:divBdr>
        </w:div>
      </w:divsChild>
    </w:div>
    <w:div w:id="1322389600">
      <w:bodyDiv w:val="1"/>
      <w:marLeft w:val="0"/>
      <w:marRight w:val="0"/>
      <w:marTop w:val="0"/>
      <w:marBottom w:val="0"/>
      <w:divBdr>
        <w:top w:val="none" w:sz="0" w:space="0" w:color="auto"/>
        <w:left w:val="none" w:sz="0" w:space="0" w:color="auto"/>
        <w:bottom w:val="none" w:sz="0" w:space="0" w:color="auto"/>
        <w:right w:val="none" w:sz="0" w:space="0" w:color="auto"/>
      </w:divBdr>
      <w:divsChild>
        <w:div w:id="856961342">
          <w:marLeft w:val="0"/>
          <w:marRight w:val="0"/>
          <w:marTop w:val="0"/>
          <w:marBottom w:val="0"/>
          <w:divBdr>
            <w:top w:val="single" w:sz="6" w:space="2" w:color="DDDDDD"/>
            <w:left w:val="single" w:sz="6" w:space="2" w:color="DDDDDD"/>
            <w:bottom w:val="single" w:sz="6" w:space="2" w:color="DDDDDD"/>
            <w:right w:val="single" w:sz="6" w:space="2" w:color="DDDDDD"/>
          </w:divBdr>
          <w:divsChild>
            <w:div w:id="1031537972">
              <w:marLeft w:val="0"/>
              <w:marRight w:val="0"/>
              <w:marTop w:val="0"/>
              <w:marBottom w:val="0"/>
              <w:divBdr>
                <w:top w:val="none" w:sz="0" w:space="0" w:color="auto"/>
                <w:left w:val="none" w:sz="0" w:space="0" w:color="auto"/>
                <w:bottom w:val="none" w:sz="0" w:space="0" w:color="auto"/>
                <w:right w:val="none" w:sz="0" w:space="0" w:color="auto"/>
              </w:divBdr>
              <w:divsChild>
                <w:div w:id="333924280">
                  <w:marLeft w:val="0"/>
                  <w:marRight w:val="0"/>
                  <w:marTop w:val="0"/>
                  <w:marBottom w:val="0"/>
                  <w:divBdr>
                    <w:top w:val="none" w:sz="0" w:space="0" w:color="auto"/>
                    <w:left w:val="none" w:sz="0" w:space="0" w:color="auto"/>
                    <w:bottom w:val="none" w:sz="0" w:space="0" w:color="auto"/>
                    <w:right w:val="none" w:sz="0" w:space="0" w:color="auto"/>
                  </w:divBdr>
                </w:div>
                <w:div w:id="189420718">
                  <w:marLeft w:val="0"/>
                  <w:marRight w:val="0"/>
                  <w:marTop w:val="0"/>
                  <w:marBottom w:val="0"/>
                  <w:divBdr>
                    <w:top w:val="none" w:sz="0" w:space="0" w:color="auto"/>
                    <w:left w:val="none" w:sz="0" w:space="0" w:color="auto"/>
                    <w:bottom w:val="none" w:sz="0" w:space="0" w:color="auto"/>
                    <w:right w:val="none" w:sz="0" w:space="0" w:color="auto"/>
                  </w:divBdr>
                </w:div>
              </w:divsChild>
            </w:div>
            <w:div w:id="2063211335">
              <w:marLeft w:val="0"/>
              <w:marRight w:val="0"/>
              <w:marTop w:val="0"/>
              <w:marBottom w:val="0"/>
              <w:divBdr>
                <w:top w:val="none" w:sz="0" w:space="0" w:color="auto"/>
                <w:left w:val="none" w:sz="0" w:space="0" w:color="auto"/>
                <w:bottom w:val="none" w:sz="0" w:space="0" w:color="auto"/>
                <w:right w:val="none" w:sz="0" w:space="0" w:color="auto"/>
              </w:divBdr>
              <w:divsChild>
                <w:div w:id="660500079">
                  <w:marLeft w:val="0"/>
                  <w:marRight w:val="0"/>
                  <w:marTop w:val="0"/>
                  <w:marBottom w:val="0"/>
                  <w:divBdr>
                    <w:top w:val="none" w:sz="0" w:space="0" w:color="auto"/>
                    <w:left w:val="none" w:sz="0" w:space="0" w:color="auto"/>
                    <w:bottom w:val="none" w:sz="0" w:space="0" w:color="auto"/>
                    <w:right w:val="none" w:sz="0" w:space="0" w:color="auto"/>
                  </w:divBdr>
                </w:div>
                <w:div w:id="1399747015">
                  <w:marLeft w:val="0"/>
                  <w:marRight w:val="0"/>
                  <w:marTop w:val="0"/>
                  <w:marBottom w:val="0"/>
                  <w:divBdr>
                    <w:top w:val="none" w:sz="0" w:space="0" w:color="auto"/>
                    <w:left w:val="none" w:sz="0" w:space="0" w:color="auto"/>
                    <w:bottom w:val="none" w:sz="0" w:space="0" w:color="auto"/>
                    <w:right w:val="none" w:sz="0" w:space="0" w:color="auto"/>
                  </w:divBdr>
                </w:div>
              </w:divsChild>
            </w:div>
            <w:div w:id="1462647308">
              <w:marLeft w:val="0"/>
              <w:marRight w:val="0"/>
              <w:marTop w:val="0"/>
              <w:marBottom w:val="0"/>
              <w:divBdr>
                <w:top w:val="none" w:sz="0" w:space="0" w:color="auto"/>
                <w:left w:val="none" w:sz="0" w:space="0" w:color="auto"/>
                <w:bottom w:val="none" w:sz="0" w:space="0" w:color="auto"/>
                <w:right w:val="none" w:sz="0" w:space="0" w:color="auto"/>
              </w:divBdr>
              <w:divsChild>
                <w:div w:id="157504653">
                  <w:marLeft w:val="0"/>
                  <w:marRight w:val="0"/>
                  <w:marTop w:val="0"/>
                  <w:marBottom w:val="0"/>
                  <w:divBdr>
                    <w:top w:val="none" w:sz="0" w:space="0" w:color="auto"/>
                    <w:left w:val="none" w:sz="0" w:space="0" w:color="auto"/>
                    <w:bottom w:val="none" w:sz="0" w:space="0" w:color="auto"/>
                    <w:right w:val="none" w:sz="0" w:space="0" w:color="auto"/>
                  </w:divBdr>
                </w:div>
                <w:div w:id="1464229270">
                  <w:marLeft w:val="0"/>
                  <w:marRight w:val="0"/>
                  <w:marTop w:val="0"/>
                  <w:marBottom w:val="0"/>
                  <w:divBdr>
                    <w:top w:val="none" w:sz="0" w:space="0" w:color="auto"/>
                    <w:left w:val="none" w:sz="0" w:space="0" w:color="auto"/>
                    <w:bottom w:val="none" w:sz="0" w:space="0" w:color="auto"/>
                    <w:right w:val="none" w:sz="0" w:space="0" w:color="auto"/>
                  </w:divBdr>
                </w:div>
              </w:divsChild>
            </w:div>
            <w:div w:id="720247272">
              <w:marLeft w:val="0"/>
              <w:marRight w:val="0"/>
              <w:marTop w:val="0"/>
              <w:marBottom w:val="0"/>
              <w:divBdr>
                <w:top w:val="none" w:sz="0" w:space="0" w:color="auto"/>
                <w:left w:val="none" w:sz="0" w:space="0" w:color="auto"/>
                <w:bottom w:val="none" w:sz="0" w:space="0" w:color="auto"/>
                <w:right w:val="none" w:sz="0" w:space="0" w:color="auto"/>
              </w:divBdr>
              <w:divsChild>
                <w:div w:id="22294661">
                  <w:marLeft w:val="0"/>
                  <w:marRight w:val="0"/>
                  <w:marTop w:val="0"/>
                  <w:marBottom w:val="0"/>
                  <w:divBdr>
                    <w:top w:val="none" w:sz="0" w:space="0" w:color="auto"/>
                    <w:left w:val="none" w:sz="0" w:space="0" w:color="auto"/>
                    <w:bottom w:val="none" w:sz="0" w:space="0" w:color="auto"/>
                    <w:right w:val="none" w:sz="0" w:space="0" w:color="auto"/>
                  </w:divBdr>
                </w:div>
                <w:div w:id="1870607058">
                  <w:marLeft w:val="0"/>
                  <w:marRight w:val="0"/>
                  <w:marTop w:val="0"/>
                  <w:marBottom w:val="0"/>
                  <w:divBdr>
                    <w:top w:val="none" w:sz="0" w:space="0" w:color="auto"/>
                    <w:left w:val="none" w:sz="0" w:space="0" w:color="auto"/>
                    <w:bottom w:val="none" w:sz="0" w:space="0" w:color="auto"/>
                    <w:right w:val="none" w:sz="0" w:space="0" w:color="auto"/>
                  </w:divBdr>
                </w:div>
              </w:divsChild>
            </w:div>
            <w:div w:id="1727219759">
              <w:marLeft w:val="0"/>
              <w:marRight w:val="0"/>
              <w:marTop w:val="0"/>
              <w:marBottom w:val="0"/>
              <w:divBdr>
                <w:top w:val="none" w:sz="0" w:space="0" w:color="auto"/>
                <w:left w:val="none" w:sz="0" w:space="0" w:color="auto"/>
                <w:bottom w:val="none" w:sz="0" w:space="0" w:color="auto"/>
                <w:right w:val="none" w:sz="0" w:space="0" w:color="auto"/>
              </w:divBdr>
            </w:div>
            <w:div w:id="1629118876">
              <w:marLeft w:val="0"/>
              <w:marRight w:val="0"/>
              <w:marTop w:val="0"/>
              <w:marBottom w:val="0"/>
              <w:divBdr>
                <w:top w:val="none" w:sz="0" w:space="0" w:color="auto"/>
                <w:left w:val="none" w:sz="0" w:space="0" w:color="auto"/>
                <w:bottom w:val="none" w:sz="0" w:space="0" w:color="auto"/>
                <w:right w:val="none" w:sz="0" w:space="0" w:color="auto"/>
              </w:divBdr>
            </w:div>
          </w:divsChild>
        </w:div>
        <w:div w:id="500703420">
          <w:marLeft w:val="0"/>
          <w:marRight w:val="0"/>
          <w:marTop w:val="0"/>
          <w:marBottom w:val="0"/>
          <w:divBdr>
            <w:top w:val="none" w:sz="0" w:space="0" w:color="auto"/>
            <w:left w:val="none" w:sz="0" w:space="0" w:color="auto"/>
            <w:bottom w:val="none" w:sz="0" w:space="0" w:color="auto"/>
            <w:right w:val="none" w:sz="0" w:space="0" w:color="auto"/>
          </w:divBdr>
        </w:div>
      </w:divsChild>
    </w:div>
    <w:div w:id="1341464653">
      <w:bodyDiv w:val="1"/>
      <w:marLeft w:val="0"/>
      <w:marRight w:val="0"/>
      <w:marTop w:val="0"/>
      <w:marBottom w:val="0"/>
      <w:divBdr>
        <w:top w:val="none" w:sz="0" w:space="0" w:color="auto"/>
        <w:left w:val="none" w:sz="0" w:space="0" w:color="auto"/>
        <w:bottom w:val="none" w:sz="0" w:space="0" w:color="auto"/>
        <w:right w:val="none" w:sz="0" w:space="0" w:color="auto"/>
      </w:divBdr>
      <w:divsChild>
        <w:div w:id="1536118166">
          <w:marLeft w:val="0"/>
          <w:marRight w:val="0"/>
          <w:marTop w:val="0"/>
          <w:marBottom w:val="0"/>
          <w:divBdr>
            <w:top w:val="single" w:sz="6" w:space="2" w:color="DDDDDD"/>
            <w:left w:val="single" w:sz="6" w:space="2" w:color="DDDDDD"/>
            <w:bottom w:val="single" w:sz="6" w:space="2" w:color="DDDDDD"/>
            <w:right w:val="single" w:sz="6" w:space="2" w:color="DDDDDD"/>
          </w:divBdr>
          <w:divsChild>
            <w:div w:id="1706127919">
              <w:marLeft w:val="0"/>
              <w:marRight w:val="0"/>
              <w:marTop w:val="0"/>
              <w:marBottom w:val="0"/>
              <w:divBdr>
                <w:top w:val="none" w:sz="0" w:space="0" w:color="auto"/>
                <w:left w:val="none" w:sz="0" w:space="0" w:color="auto"/>
                <w:bottom w:val="none" w:sz="0" w:space="0" w:color="auto"/>
                <w:right w:val="none" w:sz="0" w:space="0" w:color="auto"/>
              </w:divBdr>
              <w:divsChild>
                <w:div w:id="1094596157">
                  <w:marLeft w:val="0"/>
                  <w:marRight w:val="0"/>
                  <w:marTop w:val="0"/>
                  <w:marBottom w:val="0"/>
                  <w:divBdr>
                    <w:top w:val="none" w:sz="0" w:space="0" w:color="auto"/>
                    <w:left w:val="none" w:sz="0" w:space="0" w:color="auto"/>
                    <w:bottom w:val="none" w:sz="0" w:space="0" w:color="auto"/>
                    <w:right w:val="none" w:sz="0" w:space="0" w:color="auto"/>
                  </w:divBdr>
                </w:div>
                <w:div w:id="1266769829">
                  <w:marLeft w:val="0"/>
                  <w:marRight w:val="0"/>
                  <w:marTop w:val="0"/>
                  <w:marBottom w:val="0"/>
                  <w:divBdr>
                    <w:top w:val="none" w:sz="0" w:space="0" w:color="auto"/>
                    <w:left w:val="none" w:sz="0" w:space="0" w:color="auto"/>
                    <w:bottom w:val="none" w:sz="0" w:space="0" w:color="auto"/>
                    <w:right w:val="none" w:sz="0" w:space="0" w:color="auto"/>
                  </w:divBdr>
                </w:div>
              </w:divsChild>
            </w:div>
            <w:div w:id="1486820086">
              <w:marLeft w:val="0"/>
              <w:marRight w:val="0"/>
              <w:marTop w:val="0"/>
              <w:marBottom w:val="0"/>
              <w:divBdr>
                <w:top w:val="none" w:sz="0" w:space="0" w:color="auto"/>
                <w:left w:val="none" w:sz="0" w:space="0" w:color="auto"/>
                <w:bottom w:val="none" w:sz="0" w:space="0" w:color="auto"/>
                <w:right w:val="none" w:sz="0" w:space="0" w:color="auto"/>
              </w:divBdr>
              <w:divsChild>
                <w:div w:id="827214982">
                  <w:marLeft w:val="0"/>
                  <w:marRight w:val="0"/>
                  <w:marTop w:val="0"/>
                  <w:marBottom w:val="0"/>
                  <w:divBdr>
                    <w:top w:val="none" w:sz="0" w:space="0" w:color="auto"/>
                    <w:left w:val="none" w:sz="0" w:space="0" w:color="auto"/>
                    <w:bottom w:val="none" w:sz="0" w:space="0" w:color="auto"/>
                    <w:right w:val="none" w:sz="0" w:space="0" w:color="auto"/>
                  </w:divBdr>
                </w:div>
                <w:div w:id="1375545963">
                  <w:marLeft w:val="0"/>
                  <w:marRight w:val="0"/>
                  <w:marTop w:val="0"/>
                  <w:marBottom w:val="0"/>
                  <w:divBdr>
                    <w:top w:val="none" w:sz="0" w:space="0" w:color="auto"/>
                    <w:left w:val="none" w:sz="0" w:space="0" w:color="auto"/>
                    <w:bottom w:val="none" w:sz="0" w:space="0" w:color="auto"/>
                    <w:right w:val="none" w:sz="0" w:space="0" w:color="auto"/>
                  </w:divBdr>
                </w:div>
              </w:divsChild>
            </w:div>
            <w:div w:id="820196385">
              <w:marLeft w:val="0"/>
              <w:marRight w:val="0"/>
              <w:marTop w:val="0"/>
              <w:marBottom w:val="0"/>
              <w:divBdr>
                <w:top w:val="none" w:sz="0" w:space="0" w:color="auto"/>
                <w:left w:val="none" w:sz="0" w:space="0" w:color="auto"/>
                <w:bottom w:val="none" w:sz="0" w:space="0" w:color="auto"/>
                <w:right w:val="none" w:sz="0" w:space="0" w:color="auto"/>
              </w:divBdr>
              <w:divsChild>
                <w:div w:id="50621830">
                  <w:marLeft w:val="0"/>
                  <w:marRight w:val="0"/>
                  <w:marTop w:val="0"/>
                  <w:marBottom w:val="0"/>
                  <w:divBdr>
                    <w:top w:val="none" w:sz="0" w:space="0" w:color="auto"/>
                    <w:left w:val="none" w:sz="0" w:space="0" w:color="auto"/>
                    <w:bottom w:val="none" w:sz="0" w:space="0" w:color="auto"/>
                    <w:right w:val="none" w:sz="0" w:space="0" w:color="auto"/>
                  </w:divBdr>
                </w:div>
                <w:div w:id="1303848140">
                  <w:marLeft w:val="0"/>
                  <w:marRight w:val="0"/>
                  <w:marTop w:val="0"/>
                  <w:marBottom w:val="0"/>
                  <w:divBdr>
                    <w:top w:val="none" w:sz="0" w:space="0" w:color="auto"/>
                    <w:left w:val="none" w:sz="0" w:space="0" w:color="auto"/>
                    <w:bottom w:val="none" w:sz="0" w:space="0" w:color="auto"/>
                    <w:right w:val="none" w:sz="0" w:space="0" w:color="auto"/>
                  </w:divBdr>
                </w:div>
              </w:divsChild>
            </w:div>
            <w:div w:id="525407573">
              <w:marLeft w:val="0"/>
              <w:marRight w:val="0"/>
              <w:marTop w:val="0"/>
              <w:marBottom w:val="0"/>
              <w:divBdr>
                <w:top w:val="none" w:sz="0" w:space="0" w:color="auto"/>
                <w:left w:val="none" w:sz="0" w:space="0" w:color="auto"/>
                <w:bottom w:val="none" w:sz="0" w:space="0" w:color="auto"/>
                <w:right w:val="none" w:sz="0" w:space="0" w:color="auto"/>
              </w:divBdr>
              <w:divsChild>
                <w:div w:id="1791589115">
                  <w:marLeft w:val="0"/>
                  <w:marRight w:val="0"/>
                  <w:marTop w:val="0"/>
                  <w:marBottom w:val="0"/>
                  <w:divBdr>
                    <w:top w:val="none" w:sz="0" w:space="0" w:color="auto"/>
                    <w:left w:val="none" w:sz="0" w:space="0" w:color="auto"/>
                    <w:bottom w:val="none" w:sz="0" w:space="0" w:color="auto"/>
                    <w:right w:val="none" w:sz="0" w:space="0" w:color="auto"/>
                  </w:divBdr>
                </w:div>
                <w:div w:id="317148977">
                  <w:marLeft w:val="0"/>
                  <w:marRight w:val="0"/>
                  <w:marTop w:val="0"/>
                  <w:marBottom w:val="0"/>
                  <w:divBdr>
                    <w:top w:val="none" w:sz="0" w:space="0" w:color="auto"/>
                    <w:left w:val="none" w:sz="0" w:space="0" w:color="auto"/>
                    <w:bottom w:val="none" w:sz="0" w:space="0" w:color="auto"/>
                    <w:right w:val="none" w:sz="0" w:space="0" w:color="auto"/>
                  </w:divBdr>
                </w:div>
              </w:divsChild>
            </w:div>
            <w:div w:id="1504197432">
              <w:marLeft w:val="0"/>
              <w:marRight w:val="0"/>
              <w:marTop w:val="0"/>
              <w:marBottom w:val="0"/>
              <w:divBdr>
                <w:top w:val="none" w:sz="0" w:space="0" w:color="auto"/>
                <w:left w:val="none" w:sz="0" w:space="0" w:color="auto"/>
                <w:bottom w:val="none" w:sz="0" w:space="0" w:color="auto"/>
                <w:right w:val="none" w:sz="0" w:space="0" w:color="auto"/>
              </w:divBdr>
            </w:div>
            <w:div w:id="1981105056">
              <w:marLeft w:val="0"/>
              <w:marRight w:val="0"/>
              <w:marTop w:val="0"/>
              <w:marBottom w:val="0"/>
              <w:divBdr>
                <w:top w:val="none" w:sz="0" w:space="0" w:color="auto"/>
                <w:left w:val="none" w:sz="0" w:space="0" w:color="auto"/>
                <w:bottom w:val="none" w:sz="0" w:space="0" w:color="auto"/>
                <w:right w:val="none" w:sz="0" w:space="0" w:color="auto"/>
              </w:divBdr>
            </w:div>
          </w:divsChild>
        </w:div>
        <w:div w:id="621114138">
          <w:marLeft w:val="0"/>
          <w:marRight w:val="0"/>
          <w:marTop w:val="0"/>
          <w:marBottom w:val="0"/>
          <w:divBdr>
            <w:top w:val="none" w:sz="0" w:space="0" w:color="auto"/>
            <w:left w:val="none" w:sz="0" w:space="0" w:color="auto"/>
            <w:bottom w:val="none" w:sz="0" w:space="0" w:color="auto"/>
            <w:right w:val="none" w:sz="0" w:space="0" w:color="auto"/>
          </w:divBdr>
        </w:div>
      </w:divsChild>
    </w:div>
    <w:div w:id="1344433414">
      <w:bodyDiv w:val="1"/>
      <w:marLeft w:val="0"/>
      <w:marRight w:val="0"/>
      <w:marTop w:val="0"/>
      <w:marBottom w:val="0"/>
      <w:divBdr>
        <w:top w:val="none" w:sz="0" w:space="0" w:color="auto"/>
        <w:left w:val="none" w:sz="0" w:space="0" w:color="auto"/>
        <w:bottom w:val="none" w:sz="0" w:space="0" w:color="auto"/>
        <w:right w:val="none" w:sz="0" w:space="0" w:color="auto"/>
      </w:divBdr>
      <w:divsChild>
        <w:div w:id="568030247">
          <w:marLeft w:val="0"/>
          <w:marRight w:val="0"/>
          <w:marTop w:val="0"/>
          <w:marBottom w:val="0"/>
          <w:divBdr>
            <w:top w:val="single" w:sz="6" w:space="2" w:color="DDDDDD"/>
            <w:left w:val="single" w:sz="6" w:space="2" w:color="DDDDDD"/>
            <w:bottom w:val="single" w:sz="6" w:space="2" w:color="DDDDDD"/>
            <w:right w:val="single" w:sz="6" w:space="2" w:color="DDDDDD"/>
          </w:divBdr>
          <w:divsChild>
            <w:div w:id="687675815">
              <w:marLeft w:val="0"/>
              <w:marRight w:val="0"/>
              <w:marTop w:val="0"/>
              <w:marBottom w:val="0"/>
              <w:divBdr>
                <w:top w:val="none" w:sz="0" w:space="0" w:color="auto"/>
                <w:left w:val="none" w:sz="0" w:space="0" w:color="auto"/>
                <w:bottom w:val="none" w:sz="0" w:space="0" w:color="auto"/>
                <w:right w:val="none" w:sz="0" w:space="0" w:color="auto"/>
              </w:divBdr>
              <w:divsChild>
                <w:div w:id="1425344639">
                  <w:marLeft w:val="0"/>
                  <w:marRight w:val="0"/>
                  <w:marTop w:val="0"/>
                  <w:marBottom w:val="0"/>
                  <w:divBdr>
                    <w:top w:val="none" w:sz="0" w:space="0" w:color="auto"/>
                    <w:left w:val="none" w:sz="0" w:space="0" w:color="auto"/>
                    <w:bottom w:val="none" w:sz="0" w:space="0" w:color="auto"/>
                    <w:right w:val="none" w:sz="0" w:space="0" w:color="auto"/>
                  </w:divBdr>
                </w:div>
                <w:div w:id="121923582">
                  <w:marLeft w:val="0"/>
                  <w:marRight w:val="0"/>
                  <w:marTop w:val="0"/>
                  <w:marBottom w:val="0"/>
                  <w:divBdr>
                    <w:top w:val="none" w:sz="0" w:space="0" w:color="auto"/>
                    <w:left w:val="none" w:sz="0" w:space="0" w:color="auto"/>
                    <w:bottom w:val="none" w:sz="0" w:space="0" w:color="auto"/>
                    <w:right w:val="none" w:sz="0" w:space="0" w:color="auto"/>
                  </w:divBdr>
                </w:div>
              </w:divsChild>
            </w:div>
            <w:div w:id="1166944080">
              <w:marLeft w:val="0"/>
              <w:marRight w:val="0"/>
              <w:marTop w:val="0"/>
              <w:marBottom w:val="0"/>
              <w:divBdr>
                <w:top w:val="none" w:sz="0" w:space="0" w:color="auto"/>
                <w:left w:val="none" w:sz="0" w:space="0" w:color="auto"/>
                <w:bottom w:val="none" w:sz="0" w:space="0" w:color="auto"/>
                <w:right w:val="none" w:sz="0" w:space="0" w:color="auto"/>
              </w:divBdr>
              <w:divsChild>
                <w:div w:id="748305319">
                  <w:marLeft w:val="0"/>
                  <w:marRight w:val="0"/>
                  <w:marTop w:val="0"/>
                  <w:marBottom w:val="0"/>
                  <w:divBdr>
                    <w:top w:val="none" w:sz="0" w:space="0" w:color="auto"/>
                    <w:left w:val="none" w:sz="0" w:space="0" w:color="auto"/>
                    <w:bottom w:val="none" w:sz="0" w:space="0" w:color="auto"/>
                    <w:right w:val="none" w:sz="0" w:space="0" w:color="auto"/>
                  </w:divBdr>
                </w:div>
                <w:div w:id="564493186">
                  <w:marLeft w:val="0"/>
                  <w:marRight w:val="0"/>
                  <w:marTop w:val="0"/>
                  <w:marBottom w:val="0"/>
                  <w:divBdr>
                    <w:top w:val="none" w:sz="0" w:space="0" w:color="auto"/>
                    <w:left w:val="none" w:sz="0" w:space="0" w:color="auto"/>
                    <w:bottom w:val="none" w:sz="0" w:space="0" w:color="auto"/>
                    <w:right w:val="none" w:sz="0" w:space="0" w:color="auto"/>
                  </w:divBdr>
                </w:div>
              </w:divsChild>
            </w:div>
            <w:div w:id="81487922">
              <w:marLeft w:val="0"/>
              <w:marRight w:val="0"/>
              <w:marTop w:val="0"/>
              <w:marBottom w:val="0"/>
              <w:divBdr>
                <w:top w:val="none" w:sz="0" w:space="0" w:color="auto"/>
                <w:left w:val="none" w:sz="0" w:space="0" w:color="auto"/>
                <w:bottom w:val="none" w:sz="0" w:space="0" w:color="auto"/>
                <w:right w:val="none" w:sz="0" w:space="0" w:color="auto"/>
              </w:divBdr>
              <w:divsChild>
                <w:div w:id="799417170">
                  <w:marLeft w:val="0"/>
                  <w:marRight w:val="0"/>
                  <w:marTop w:val="0"/>
                  <w:marBottom w:val="0"/>
                  <w:divBdr>
                    <w:top w:val="none" w:sz="0" w:space="0" w:color="auto"/>
                    <w:left w:val="none" w:sz="0" w:space="0" w:color="auto"/>
                    <w:bottom w:val="none" w:sz="0" w:space="0" w:color="auto"/>
                    <w:right w:val="none" w:sz="0" w:space="0" w:color="auto"/>
                  </w:divBdr>
                </w:div>
                <w:div w:id="582419339">
                  <w:marLeft w:val="0"/>
                  <w:marRight w:val="0"/>
                  <w:marTop w:val="0"/>
                  <w:marBottom w:val="0"/>
                  <w:divBdr>
                    <w:top w:val="none" w:sz="0" w:space="0" w:color="auto"/>
                    <w:left w:val="none" w:sz="0" w:space="0" w:color="auto"/>
                    <w:bottom w:val="none" w:sz="0" w:space="0" w:color="auto"/>
                    <w:right w:val="none" w:sz="0" w:space="0" w:color="auto"/>
                  </w:divBdr>
                </w:div>
              </w:divsChild>
            </w:div>
            <w:div w:id="224922444">
              <w:marLeft w:val="0"/>
              <w:marRight w:val="0"/>
              <w:marTop w:val="0"/>
              <w:marBottom w:val="0"/>
              <w:divBdr>
                <w:top w:val="none" w:sz="0" w:space="0" w:color="auto"/>
                <w:left w:val="none" w:sz="0" w:space="0" w:color="auto"/>
                <w:bottom w:val="none" w:sz="0" w:space="0" w:color="auto"/>
                <w:right w:val="none" w:sz="0" w:space="0" w:color="auto"/>
              </w:divBdr>
              <w:divsChild>
                <w:div w:id="1632591300">
                  <w:marLeft w:val="0"/>
                  <w:marRight w:val="0"/>
                  <w:marTop w:val="0"/>
                  <w:marBottom w:val="0"/>
                  <w:divBdr>
                    <w:top w:val="none" w:sz="0" w:space="0" w:color="auto"/>
                    <w:left w:val="none" w:sz="0" w:space="0" w:color="auto"/>
                    <w:bottom w:val="none" w:sz="0" w:space="0" w:color="auto"/>
                    <w:right w:val="none" w:sz="0" w:space="0" w:color="auto"/>
                  </w:divBdr>
                </w:div>
                <w:div w:id="1256136530">
                  <w:marLeft w:val="0"/>
                  <w:marRight w:val="0"/>
                  <w:marTop w:val="0"/>
                  <w:marBottom w:val="0"/>
                  <w:divBdr>
                    <w:top w:val="none" w:sz="0" w:space="0" w:color="auto"/>
                    <w:left w:val="none" w:sz="0" w:space="0" w:color="auto"/>
                    <w:bottom w:val="none" w:sz="0" w:space="0" w:color="auto"/>
                    <w:right w:val="none" w:sz="0" w:space="0" w:color="auto"/>
                  </w:divBdr>
                </w:div>
              </w:divsChild>
            </w:div>
            <w:div w:id="1813791923">
              <w:marLeft w:val="0"/>
              <w:marRight w:val="0"/>
              <w:marTop w:val="0"/>
              <w:marBottom w:val="0"/>
              <w:divBdr>
                <w:top w:val="none" w:sz="0" w:space="0" w:color="auto"/>
                <w:left w:val="none" w:sz="0" w:space="0" w:color="auto"/>
                <w:bottom w:val="none" w:sz="0" w:space="0" w:color="auto"/>
                <w:right w:val="none" w:sz="0" w:space="0" w:color="auto"/>
              </w:divBdr>
            </w:div>
            <w:div w:id="706178073">
              <w:marLeft w:val="0"/>
              <w:marRight w:val="0"/>
              <w:marTop w:val="0"/>
              <w:marBottom w:val="0"/>
              <w:divBdr>
                <w:top w:val="none" w:sz="0" w:space="0" w:color="auto"/>
                <w:left w:val="none" w:sz="0" w:space="0" w:color="auto"/>
                <w:bottom w:val="none" w:sz="0" w:space="0" w:color="auto"/>
                <w:right w:val="none" w:sz="0" w:space="0" w:color="auto"/>
              </w:divBdr>
            </w:div>
          </w:divsChild>
        </w:div>
        <w:div w:id="503327515">
          <w:marLeft w:val="0"/>
          <w:marRight w:val="0"/>
          <w:marTop w:val="0"/>
          <w:marBottom w:val="0"/>
          <w:divBdr>
            <w:top w:val="none" w:sz="0" w:space="0" w:color="auto"/>
            <w:left w:val="none" w:sz="0" w:space="0" w:color="auto"/>
            <w:bottom w:val="none" w:sz="0" w:space="0" w:color="auto"/>
            <w:right w:val="none" w:sz="0" w:space="0" w:color="auto"/>
          </w:divBdr>
        </w:div>
      </w:divsChild>
    </w:div>
    <w:div w:id="1423796077">
      <w:bodyDiv w:val="1"/>
      <w:marLeft w:val="0"/>
      <w:marRight w:val="0"/>
      <w:marTop w:val="0"/>
      <w:marBottom w:val="0"/>
      <w:divBdr>
        <w:top w:val="none" w:sz="0" w:space="0" w:color="auto"/>
        <w:left w:val="none" w:sz="0" w:space="0" w:color="auto"/>
        <w:bottom w:val="none" w:sz="0" w:space="0" w:color="auto"/>
        <w:right w:val="none" w:sz="0" w:space="0" w:color="auto"/>
      </w:divBdr>
      <w:divsChild>
        <w:div w:id="1600134966">
          <w:marLeft w:val="0"/>
          <w:marRight w:val="0"/>
          <w:marTop w:val="0"/>
          <w:marBottom w:val="0"/>
          <w:divBdr>
            <w:top w:val="single" w:sz="6" w:space="2" w:color="DDDDDD"/>
            <w:left w:val="single" w:sz="6" w:space="2" w:color="DDDDDD"/>
            <w:bottom w:val="single" w:sz="6" w:space="2" w:color="DDDDDD"/>
            <w:right w:val="single" w:sz="6" w:space="2" w:color="DDDDDD"/>
          </w:divBdr>
          <w:divsChild>
            <w:div w:id="762071535">
              <w:marLeft w:val="0"/>
              <w:marRight w:val="0"/>
              <w:marTop w:val="0"/>
              <w:marBottom w:val="0"/>
              <w:divBdr>
                <w:top w:val="none" w:sz="0" w:space="0" w:color="auto"/>
                <w:left w:val="none" w:sz="0" w:space="0" w:color="auto"/>
                <w:bottom w:val="none" w:sz="0" w:space="0" w:color="auto"/>
                <w:right w:val="none" w:sz="0" w:space="0" w:color="auto"/>
              </w:divBdr>
              <w:divsChild>
                <w:div w:id="869804657">
                  <w:marLeft w:val="0"/>
                  <w:marRight w:val="0"/>
                  <w:marTop w:val="0"/>
                  <w:marBottom w:val="0"/>
                  <w:divBdr>
                    <w:top w:val="none" w:sz="0" w:space="0" w:color="auto"/>
                    <w:left w:val="none" w:sz="0" w:space="0" w:color="auto"/>
                    <w:bottom w:val="none" w:sz="0" w:space="0" w:color="auto"/>
                    <w:right w:val="none" w:sz="0" w:space="0" w:color="auto"/>
                  </w:divBdr>
                </w:div>
                <w:div w:id="1301568336">
                  <w:marLeft w:val="0"/>
                  <w:marRight w:val="0"/>
                  <w:marTop w:val="0"/>
                  <w:marBottom w:val="0"/>
                  <w:divBdr>
                    <w:top w:val="none" w:sz="0" w:space="0" w:color="auto"/>
                    <w:left w:val="none" w:sz="0" w:space="0" w:color="auto"/>
                    <w:bottom w:val="none" w:sz="0" w:space="0" w:color="auto"/>
                    <w:right w:val="none" w:sz="0" w:space="0" w:color="auto"/>
                  </w:divBdr>
                </w:div>
              </w:divsChild>
            </w:div>
            <w:div w:id="1379696054">
              <w:marLeft w:val="0"/>
              <w:marRight w:val="0"/>
              <w:marTop w:val="0"/>
              <w:marBottom w:val="0"/>
              <w:divBdr>
                <w:top w:val="none" w:sz="0" w:space="0" w:color="auto"/>
                <w:left w:val="none" w:sz="0" w:space="0" w:color="auto"/>
                <w:bottom w:val="none" w:sz="0" w:space="0" w:color="auto"/>
                <w:right w:val="none" w:sz="0" w:space="0" w:color="auto"/>
              </w:divBdr>
              <w:divsChild>
                <w:div w:id="2065249650">
                  <w:marLeft w:val="0"/>
                  <w:marRight w:val="0"/>
                  <w:marTop w:val="0"/>
                  <w:marBottom w:val="0"/>
                  <w:divBdr>
                    <w:top w:val="none" w:sz="0" w:space="0" w:color="auto"/>
                    <w:left w:val="none" w:sz="0" w:space="0" w:color="auto"/>
                    <w:bottom w:val="none" w:sz="0" w:space="0" w:color="auto"/>
                    <w:right w:val="none" w:sz="0" w:space="0" w:color="auto"/>
                  </w:divBdr>
                </w:div>
                <w:div w:id="2105951249">
                  <w:marLeft w:val="0"/>
                  <w:marRight w:val="0"/>
                  <w:marTop w:val="0"/>
                  <w:marBottom w:val="0"/>
                  <w:divBdr>
                    <w:top w:val="none" w:sz="0" w:space="0" w:color="auto"/>
                    <w:left w:val="none" w:sz="0" w:space="0" w:color="auto"/>
                    <w:bottom w:val="none" w:sz="0" w:space="0" w:color="auto"/>
                    <w:right w:val="none" w:sz="0" w:space="0" w:color="auto"/>
                  </w:divBdr>
                </w:div>
              </w:divsChild>
            </w:div>
            <w:div w:id="434596215">
              <w:marLeft w:val="0"/>
              <w:marRight w:val="0"/>
              <w:marTop w:val="0"/>
              <w:marBottom w:val="0"/>
              <w:divBdr>
                <w:top w:val="none" w:sz="0" w:space="0" w:color="auto"/>
                <w:left w:val="none" w:sz="0" w:space="0" w:color="auto"/>
                <w:bottom w:val="none" w:sz="0" w:space="0" w:color="auto"/>
                <w:right w:val="none" w:sz="0" w:space="0" w:color="auto"/>
              </w:divBdr>
              <w:divsChild>
                <w:div w:id="1659652754">
                  <w:marLeft w:val="0"/>
                  <w:marRight w:val="0"/>
                  <w:marTop w:val="0"/>
                  <w:marBottom w:val="0"/>
                  <w:divBdr>
                    <w:top w:val="none" w:sz="0" w:space="0" w:color="auto"/>
                    <w:left w:val="none" w:sz="0" w:space="0" w:color="auto"/>
                    <w:bottom w:val="none" w:sz="0" w:space="0" w:color="auto"/>
                    <w:right w:val="none" w:sz="0" w:space="0" w:color="auto"/>
                  </w:divBdr>
                </w:div>
                <w:div w:id="1720744072">
                  <w:marLeft w:val="0"/>
                  <w:marRight w:val="0"/>
                  <w:marTop w:val="0"/>
                  <w:marBottom w:val="0"/>
                  <w:divBdr>
                    <w:top w:val="none" w:sz="0" w:space="0" w:color="auto"/>
                    <w:left w:val="none" w:sz="0" w:space="0" w:color="auto"/>
                    <w:bottom w:val="none" w:sz="0" w:space="0" w:color="auto"/>
                    <w:right w:val="none" w:sz="0" w:space="0" w:color="auto"/>
                  </w:divBdr>
                </w:div>
              </w:divsChild>
            </w:div>
            <w:div w:id="57096495">
              <w:marLeft w:val="0"/>
              <w:marRight w:val="0"/>
              <w:marTop w:val="0"/>
              <w:marBottom w:val="0"/>
              <w:divBdr>
                <w:top w:val="none" w:sz="0" w:space="0" w:color="auto"/>
                <w:left w:val="none" w:sz="0" w:space="0" w:color="auto"/>
                <w:bottom w:val="none" w:sz="0" w:space="0" w:color="auto"/>
                <w:right w:val="none" w:sz="0" w:space="0" w:color="auto"/>
              </w:divBdr>
              <w:divsChild>
                <w:div w:id="333388030">
                  <w:marLeft w:val="0"/>
                  <w:marRight w:val="0"/>
                  <w:marTop w:val="0"/>
                  <w:marBottom w:val="0"/>
                  <w:divBdr>
                    <w:top w:val="none" w:sz="0" w:space="0" w:color="auto"/>
                    <w:left w:val="none" w:sz="0" w:space="0" w:color="auto"/>
                    <w:bottom w:val="none" w:sz="0" w:space="0" w:color="auto"/>
                    <w:right w:val="none" w:sz="0" w:space="0" w:color="auto"/>
                  </w:divBdr>
                </w:div>
                <w:div w:id="1727950642">
                  <w:marLeft w:val="0"/>
                  <w:marRight w:val="0"/>
                  <w:marTop w:val="0"/>
                  <w:marBottom w:val="0"/>
                  <w:divBdr>
                    <w:top w:val="none" w:sz="0" w:space="0" w:color="auto"/>
                    <w:left w:val="none" w:sz="0" w:space="0" w:color="auto"/>
                    <w:bottom w:val="none" w:sz="0" w:space="0" w:color="auto"/>
                    <w:right w:val="none" w:sz="0" w:space="0" w:color="auto"/>
                  </w:divBdr>
                </w:div>
              </w:divsChild>
            </w:div>
            <w:div w:id="1472598471">
              <w:marLeft w:val="0"/>
              <w:marRight w:val="0"/>
              <w:marTop w:val="0"/>
              <w:marBottom w:val="0"/>
              <w:divBdr>
                <w:top w:val="none" w:sz="0" w:space="0" w:color="auto"/>
                <w:left w:val="none" w:sz="0" w:space="0" w:color="auto"/>
                <w:bottom w:val="none" w:sz="0" w:space="0" w:color="auto"/>
                <w:right w:val="none" w:sz="0" w:space="0" w:color="auto"/>
              </w:divBdr>
            </w:div>
            <w:div w:id="436415053">
              <w:marLeft w:val="0"/>
              <w:marRight w:val="0"/>
              <w:marTop w:val="0"/>
              <w:marBottom w:val="0"/>
              <w:divBdr>
                <w:top w:val="none" w:sz="0" w:space="0" w:color="auto"/>
                <w:left w:val="none" w:sz="0" w:space="0" w:color="auto"/>
                <w:bottom w:val="none" w:sz="0" w:space="0" w:color="auto"/>
                <w:right w:val="none" w:sz="0" w:space="0" w:color="auto"/>
              </w:divBdr>
            </w:div>
          </w:divsChild>
        </w:div>
        <w:div w:id="1893078009">
          <w:marLeft w:val="0"/>
          <w:marRight w:val="0"/>
          <w:marTop w:val="0"/>
          <w:marBottom w:val="0"/>
          <w:divBdr>
            <w:top w:val="none" w:sz="0" w:space="0" w:color="auto"/>
            <w:left w:val="none" w:sz="0" w:space="0" w:color="auto"/>
            <w:bottom w:val="none" w:sz="0" w:space="0" w:color="auto"/>
            <w:right w:val="none" w:sz="0" w:space="0" w:color="auto"/>
          </w:divBdr>
        </w:div>
      </w:divsChild>
    </w:div>
    <w:div w:id="1447890200">
      <w:bodyDiv w:val="1"/>
      <w:marLeft w:val="0"/>
      <w:marRight w:val="0"/>
      <w:marTop w:val="0"/>
      <w:marBottom w:val="0"/>
      <w:divBdr>
        <w:top w:val="none" w:sz="0" w:space="0" w:color="auto"/>
        <w:left w:val="none" w:sz="0" w:space="0" w:color="auto"/>
        <w:bottom w:val="none" w:sz="0" w:space="0" w:color="auto"/>
        <w:right w:val="none" w:sz="0" w:space="0" w:color="auto"/>
      </w:divBdr>
      <w:divsChild>
        <w:div w:id="1616019206">
          <w:marLeft w:val="0"/>
          <w:marRight w:val="0"/>
          <w:marTop w:val="0"/>
          <w:marBottom w:val="0"/>
          <w:divBdr>
            <w:top w:val="single" w:sz="6" w:space="2" w:color="DDDDDD"/>
            <w:left w:val="single" w:sz="6" w:space="2" w:color="DDDDDD"/>
            <w:bottom w:val="single" w:sz="6" w:space="2" w:color="DDDDDD"/>
            <w:right w:val="single" w:sz="6" w:space="2" w:color="DDDDDD"/>
          </w:divBdr>
          <w:divsChild>
            <w:div w:id="116879438">
              <w:marLeft w:val="0"/>
              <w:marRight w:val="0"/>
              <w:marTop w:val="0"/>
              <w:marBottom w:val="0"/>
              <w:divBdr>
                <w:top w:val="none" w:sz="0" w:space="0" w:color="auto"/>
                <w:left w:val="none" w:sz="0" w:space="0" w:color="auto"/>
                <w:bottom w:val="none" w:sz="0" w:space="0" w:color="auto"/>
                <w:right w:val="none" w:sz="0" w:space="0" w:color="auto"/>
              </w:divBdr>
              <w:divsChild>
                <w:div w:id="119803277">
                  <w:marLeft w:val="0"/>
                  <w:marRight w:val="0"/>
                  <w:marTop w:val="0"/>
                  <w:marBottom w:val="0"/>
                  <w:divBdr>
                    <w:top w:val="none" w:sz="0" w:space="0" w:color="auto"/>
                    <w:left w:val="none" w:sz="0" w:space="0" w:color="auto"/>
                    <w:bottom w:val="none" w:sz="0" w:space="0" w:color="auto"/>
                    <w:right w:val="none" w:sz="0" w:space="0" w:color="auto"/>
                  </w:divBdr>
                </w:div>
                <w:div w:id="1598099427">
                  <w:marLeft w:val="0"/>
                  <w:marRight w:val="0"/>
                  <w:marTop w:val="0"/>
                  <w:marBottom w:val="0"/>
                  <w:divBdr>
                    <w:top w:val="none" w:sz="0" w:space="0" w:color="auto"/>
                    <w:left w:val="none" w:sz="0" w:space="0" w:color="auto"/>
                    <w:bottom w:val="none" w:sz="0" w:space="0" w:color="auto"/>
                    <w:right w:val="none" w:sz="0" w:space="0" w:color="auto"/>
                  </w:divBdr>
                </w:div>
              </w:divsChild>
            </w:div>
            <w:div w:id="826357639">
              <w:marLeft w:val="0"/>
              <w:marRight w:val="0"/>
              <w:marTop w:val="0"/>
              <w:marBottom w:val="0"/>
              <w:divBdr>
                <w:top w:val="none" w:sz="0" w:space="0" w:color="auto"/>
                <w:left w:val="none" w:sz="0" w:space="0" w:color="auto"/>
                <w:bottom w:val="none" w:sz="0" w:space="0" w:color="auto"/>
                <w:right w:val="none" w:sz="0" w:space="0" w:color="auto"/>
              </w:divBdr>
              <w:divsChild>
                <w:div w:id="265430938">
                  <w:marLeft w:val="0"/>
                  <w:marRight w:val="0"/>
                  <w:marTop w:val="0"/>
                  <w:marBottom w:val="0"/>
                  <w:divBdr>
                    <w:top w:val="none" w:sz="0" w:space="0" w:color="auto"/>
                    <w:left w:val="none" w:sz="0" w:space="0" w:color="auto"/>
                    <w:bottom w:val="none" w:sz="0" w:space="0" w:color="auto"/>
                    <w:right w:val="none" w:sz="0" w:space="0" w:color="auto"/>
                  </w:divBdr>
                </w:div>
                <w:div w:id="1468158676">
                  <w:marLeft w:val="0"/>
                  <w:marRight w:val="0"/>
                  <w:marTop w:val="0"/>
                  <w:marBottom w:val="0"/>
                  <w:divBdr>
                    <w:top w:val="none" w:sz="0" w:space="0" w:color="auto"/>
                    <w:left w:val="none" w:sz="0" w:space="0" w:color="auto"/>
                    <w:bottom w:val="none" w:sz="0" w:space="0" w:color="auto"/>
                    <w:right w:val="none" w:sz="0" w:space="0" w:color="auto"/>
                  </w:divBdr>
                </w:div>
              </w:divsChild>
            </w:div>
            <w:div w:id="186875529">
              <w:marLeft w:val="0"/>
              <w:marRight w:val="0"/>
              <w:marTop w:val="0"/>
              <w:marBottom w:val="0"/>
              <w:divBdr>
                <w:top w:val="none" w:sz="0" w:space="0" w:color="auto"/>
                <w:left w:val="none" w:sz="0" w:space="0" w:color="auto"/>
                <w:bottom w:val="none" w:sz="0" w:space="0" w:color="auto"/>
                <w:right w:val="none" w:sz="0" w:space="0" w:color="auto"/>
              </w:divBdr>
              <w:divsChild>
                <w:div w:id="1587498857">
                  <w:marLeft w:val="0"/>
                  <w:marRight w:val="0"/>
                  <w:marTop w:val="0"/>
                  <w:marBottom w:val="0"/>
                  <w:divBdr>
                    <w:top w:val="none" w:sz="0" w:space="0" w:color="auto"/>
                    <w:left w:val="none" w:sz="0" w:space="0" w:color="auto"/>
                    <w:bottom w:val="none" w:sz="0" w:space="0" w:color="auto"/>
                    <w:right w:val="none" w:sz="0" w:space="0" w:color="auto"/>
                  </w:divBdr>
                </w:div>
                <w:div w:id="158036533">
                  <w:marLeft w:val="0"/>
                  <w:marRight w:val="0"/>
                  <w:marTop w:val="0"/>
                  <w:marBottom w:val="0"/>
                  <w:divBdr>
                    <w:top w:val="none" w:sz="0" w:space="0" w:color="auto"/>
                    <w:left w:val="none" w:sz="0" w:space="0" w:color="auto"/>
                    <w:bottom w:val="none" w:sz="0" w:space="0" w:color="auto"/>
                    <w:right w:val="none" w:sz="0" w:space="0" w:color="auto"/>
                  </w:divBdr>
                </w:div>
              </w:divsChild>
            </w:div>
            <w:div w:id="613562180">
              <w:marLeft w:val="0"/>
              <w:marRight w:val="0"/>
              <w:marTop w:val="0"/>
              <w:marBottom w:val="0"/>
              <w:divBdr>
                <w:top w:val="none" w:sz="0" w:space="0" w:color="auto"/>
                <w:left w:val="none" w:sz="0" w:space="0" w:color="auto"/>
                <w:bottom w:val="none" w:sz="0" w:space="0" w:color="auto"/>
                <w:right w:val="none" w:sz="0" w:space="0" w:color="auto"/>
              </w:divBdr>
              <w:divsChild>
                <w:div w:id="129516883">
                  <w:marLeft w:val="0"/>
                  <w:marRight w:val="0"/>
                  <w:marTop w:val="0"/>
                  <w:marBottom w:val="0"/>
                  <w:divBdr>
                    <w:top w:val="none" w:sz="0" w:space="0" w:color="auto"/>
                    <w:left w:val="none" w:sz="0" w:space="0" w:color="auto"/>
                    <w:bottom w:val="none" w:sz="0" w:space="0" w:color="auto"/>
                    <w:right w:val="none" w:sz="0" w:space="0" w:color="auto"/>
                  </w:divBdr>
                </w:div>
                <w:div w:id="348139904">
                  <w:marLeft w:val="0"/>
                  <w:marRight w:val="0"/>
                  <w:marTop w:val="0"/>
                  <w:marBottom w:val="0"/>
                  <w:divBdr>
                    <w:top w:val="none" w:sz="0" w:space="0" w:color="auto"/>
                    <w:left w:val="none" w:sz="0" w:space="0" w:color="auto"/>
                    <w:bottom w:val="none" w:sz="0" w:space="0" w:color="auto"/>
                    <w:right w:val="none" w:sz="0" w:space="0" w:color="auto"/>
                  </w:divBdr>
                </w:div>
              </w:divsChild>
            </w:div>
            <w:div w:id="1269434607">
              <w:marLeft w:val="0"/>
              <w:marRight w:val="0"/>
              <w:marTop w:val="0"/>
              <w:marBottom w:val="0"/>
              <w:divBdr>
                <w:top w:val="none" w:sz="0" w:space="0" w:color="auto"/>
                <w:left w:val="none" w:sz="0" w:space="0" w:color="auto"/>
                <w:bottom w:val="none" w:sz="0" w:space="0" w:color="auto"/>
                <w:right w:val="none" w:sz="0" w:space="0" w:color="auto"/>
              </w:divBdr>
            </w:div>
            <w:div w:id="938414194">
              <w:marLeft w:val="0"/>
              <w:marRight w:val="0"/>
              <w:marTop w:val="0"/>
              <w:marBottom w:val="0"/>
              <w:divBdr>
                <w:top w:val="none" w:sz="0" w:space="0" w:color="auto"/>
                <w:left w:val="none" w:sz="0" w:space="0" w:color="auto"/>
                <w:bottom w:val="none" w:sz="0" w:space="0" w:color="auto"/>
                <w:right w:val="none" w:sz="0" w:space="0" w:color="auto"/>
              </w:divBdr>
            </w:div>
          </w:divsChild>
        </w:div>
        <w:div w:id="823813089">
          <w:marLeft w:val="0"/>
          <w:marRight w:val="0"/>
          <w:marTop w:val="0"/>
          <w:marBottom w:val="0"/>
          <w:divBdr>
            <w:top w:val="none" w:sz="0" w:space="0" w:color="auto"/>
            <w:left w:val="none" w:sz="0" w:space="0" w:color="auto"/>
            <w:bottom w:val="none" w:sz="0" w:space="0" w:color="auto"/>
            <w:right w:val="none" w:sz="0" w:space="0" w:color="auto"/>
          </w:divBdr>
        </w:div>
      </w:divsChild>
    </w:div>
    <w:div w:id="1457144826">
      <w:bodyDiv w:val="1"/>
      <w:marLeft w:val="0"/>
      <w:marRight w:val="0"/>
      <w:marTop w:val="0"/>
      <w:marBottom w:val="0"/>
      <w:divBdr>
        <w:top w:val="none" w:sz="0" w:space="0" w:color="auto"/>
        <w:left w:val="none" w:sz="0" w:space="0" w:color="auto"/>
        <w:bottom w:val="none" w:sz="0" w:space="0" w:color="auto"/>
        <w:right w:val="none" w:sz="0" w:space="0" w:color="auto"/>
      </w:divBdr>
      <w:divsChild>
        <w:div w:id="607782841">
          <w:marLeft w:val="0"/>
          <w:marRight w:val="0"/>
          <w:marTop w:val="0"/>
          <w:marBottom w:val="0"/>
          <w:divBdr>
            <w:top w:val="single" w:sz="6" w:space="2" w:color="DDDDDD"/>
            <w:left w:val="single" w:sz="6" w:space="2" w:color="DDDDDD"/>
            <w:bottom w:val="single" w:sz="6" w:space="2" w:color="DDDDDD"/>
            <w:right w:val="single" w:sz="6" w:space="2" w:color="DDDDDD"/>
          </w:divBdr>
          <w:divsChild>
            <w:div w:id="1347439171">
              <w:marLeft w:val="0"/>
              <w:marRight w:val="0"/>
              <w:marTop w:val="0"/>
              <w:marBottom w:val="0"/>
              <w:divBdr>
                <w:top w:val="none" w:sz="0" w:space="0" w:color="auto"/>
                <w:left w:val="none" w:sz="0" w:space="0" w:color="auto"/>
                <w:bottom w:val="none" w:sz="0" w:space="0" w:color="auto"/>
                <w:right w:val="none" w:sz="0" w:space="0" w:color="auto"/>
              </w:divBdr>
              <w:divsChild>
                <w:div w:id="65346915">
                  <w:marLeft w:val="0"/>
                  <w:marRight w:val="0"/>
                  <w:marTop w:val="0"/>
                  <w:marBottom w:val="0"/>
                  <w:divBdr>
                    <w:top w:val="none" w:sz="0" w:space="0" w:color="auto"/>
                    <w:left w:val="none" w:sz="0" w:space="0" w:color="auto"/>
                    <w:bottom w:val="none" w:sz="0" w:space="0" w:color="auto"/>
                    <w:right w:val="none" w:sz="0" w:space="0" w:color="auto"/>
                  </w:divBdr>
                </w:div>
                <w:div w:id="2037659467">
                  <w:marLeft w:val="0"/>
                  <w:marRight w:val="0"/>
                  <w:marTop w:val="0"/>
                  <w:marBottom w:val="0"/>
                  <w:divBdr>
                    <w:top w:val="none" w:sz="0" w:space="0" w:color="auto"/>
                    <w:left w:val="none" w:sz="0" w:space="0" w:color="auto"/>
                    <w:bottom w:val="none" w:sz="0" w:space="0" w:color="auto"/>
                    <w:right w:val="none" w:sz="0" w:space="0" w:color="auto"/>
                  </w:divBdr>
                </w:div>
              </w:divsChild>
            </w:div>
            <w:div w:id="1307471248">
              <w:marLeft w:val="0"/>
              <w:marRight w:val="0"/>
              <w:marTop w:val="0"/>
              <w:marBottom w:val="0"/>
              <w:divBdr>
                <w:top w:val="none" w:sz="0" w:space="0" w:color="auto"/>
                <w:left w:val="none" w:sz="0" w:space="0" w:color="auto"/>
                <w:bottom w:val="none" w:sz="0" w:space="0" w:color="auto"/>
                <w:right w:val="none" w:sz="0" w:space="0" w:color="auto"/>
              </w:divBdr>
              <w:divsChild>
                <w:div w:id="276450657">
                  <w:marLeft w:val="0"/>
                  <w:marRight w:val="0"/>
                  <w:marTop w:val="0"/>
                  <w:marBottom w:val="0"/>
                  <w:divBdr>
                    <w:top w:val="none" w:sz="0" w:space="0" w:color="auto"/>
                    <w:left w:val="none" w:sz="0" w:space="0" w:color="auto"/>
                    <w:bottom w:val="none" w:sz="0" w:space="0" w:color="auto"/>
                    <w:right w:val="none" w:sz="0" w:space="0" w:color="auto"/>
                  </w:divBdr>
                </w:div>
                <w:div w:id="509179050">
                  <w:marLeft w:val="0"/>
                  <w:marRight w:val="0"/>
                  <w:marTop w:val="0"/>
                  <w:marBottom w:val="0"/>
                  <w:divBdr>
                    <w:top w:val="none" w:sz="0" w:space="0" w:color="auto"/>
                    <w:left w:val="none" w:sz="0" w:space="0" w:color="auto"/>
                    <w:bottom w:val="none" w:sz="0" w:space="0" w:color="auto"/>
                    <w:right w:val="none" w:sz="0" w:space="0" w:color="auto"/>
                  </w:divBdr>
                </w:div>
              </w:divsChild>
            </w:div>
            <w:div w:id="1494687442">
              <w:marLeft w:val="0"/>
              <w:marRight w:val="0"/>
              <w:marTop w:val="0"/>
              <w:marBottom w:val="0"/>
              <w:divBdr>
                <w:top w:val="none" w:sz="0" w:space="0" w:color="auto"/>
                <w:left w:val="none" w:sz="0" w:space="0" w:color="auto"/>
                <w:bottom w:val="none" w:sz="0" w:space="0" w:color="auto"/>
                <w:right w:val="none" w:sz="0" w:space="0" w:color="auto"/>
              </w:divBdr>
              <w:divsChild>
                <w:div w:id="1722166110">
                  <w:marLeft w:val="0"/>
                  <w:marRight w:val="0"/>
                  <w:marTop w:val="0"/>
                  <w:marBottom w:val="0"/>
                  <w:divBdr>
                    <w:top w:val="none" w:sz="0" w:space="0" w:color="auto"/>
                    <w:left w:val="none" w:sz="0" w:space="0" w:color="auto"/>
                    <w:bottom w:val="none" w:sz="0" w:space="0" w:color="auto"/>
                    <w:right w:val="none" w:sz="0" w:space="0" w:color="auto"/>
                  </w:divBdr>
                </w:div>
                <w:div w:id="1548831278">
                  <w:marLeft w:val="0"/>
                  <w:marRight w:val="0"/>
                  <w:marTop w:val="0"/>
                  <w:marBottom w:val="0"/>
                  <w:divBdr>
                    <w:top w:val="none" w:sz="0" w:space="0" w:color="auto"/>
                    <w:left w:val="none" w:sz="0" w:space="0" w:color="auto"/>
                    <w:bottom w:val="none" w:sz="0" w:space="0" w:color="auto"/>
                    <w:right w:val="none" w:sz="0" w:space="0" w:color="auto"/>
                  </w:divBdr>
                </w:div>
              </w:divsChild>
            </w:div>
            <w:div w:id="1585069888">
              <w:marLeft w:val="0"/>
              <w:marRight w:val="0"/>
              <w:marTop w:val="0"/>
              <w:marBottom w:val="0"/>
              <w:divBdr>
                <w:top w:val="none" w:sz="0" w:space="0" w:color="auto"/>
                <w:left w:val="none" w:sz="0" w:space="0" w:color="auto"/>
                <w:bottom w:val="none" w:sz="0" w:space="0" w:color="auto"/>
                <w:right w:val="none" w:sz="0" w:space="0" w:color="auto"/>
              </w:divBdr>
              <w:divsChild>
                <w:div w:id="2022396063">
                  <w:marLeft w:val="0"/>
                  <w:marRight w:val="0"/>
                  <w:marTop w:val="0"/>
                  <w:marBottom w:val="0"/>
                  <w:divBdr>
                    <w:top w:val="none" w:sz="0" w:space="0" w:color="auto"/>
                    <w:left w:val="none" w:sz="0" w:space="0" w:color="auto"/>
                    <w:bottom w:val="none" w:sz="0" w:space="0" w:color="auto"/>
                    <w:right w:val="none" w:sz="0" w:space="0" w:color="auto"/>
                  </w:divBdr>
                </w:div>
                <w:div w:id="336080218">
                  <w:marLeft w:val="0"/>
                  <w:marRight w:val="0"/>
                  <w:marTop w:val="0"/>
                  <w:marBottom w:val="0"/>
                  <w:divBdr>
                    <w:top w:val="none" w:sz="0" w:space="0" w:color="auto"/>
                    <w:left w:val="none" w:sz="0" w:space="0" w:color="auto"/>
                    <w:bottom w:val="none" w:sz="0" w:space="0" w:color="auto"/>
                    <w:right w:val="none" w:sz="0" w:space="0" w:color="auto"/>
                  </w:divBdr>
                </w:div>
              </w:divsChild>
            </w:div>
            <w:div w:id="466049732">
              <w:marLeft w:val="0"/>
              <w:marRight w:val="0"/>
              <w:marTop w:val="0"/>
              <w:marBottom w:val="0"/>
              <w:divBdr>
                <w:top w:val="none" w:sz="0" w:space="0" w:color="auto"/>
                <w:left w:val="none" w:sz="0" w:space="0" w:color="auto"/>
                <w:bottom w:val="none" w:sz="0" w:space="0" w:color="auto"/>
                <w:right w:val="none" w:sz="0" w:space="0" w:color="auto"/>
              </w:divBdr>
            </w:div>
            <w:div w:id="609821636">
              <w:marLeft w:val="0"/>
              <w:marRight w:val="0"/>
              <w:marTop w:val="0"/>
              <w:marBottom w:val="0"/>
              <w:divBdr>
                <w:top w:val="none" w:sz="0" w:space="0" w:color="auto"/>
                <w:left w:val="none" w:sz="0" w:space="0" w:color="auto"/>
                <w:bottom w:val="none" w:sz="0" w:space="0" w:color="auto"/>
                <w:right w:val="none" w:sz="0" w:space="0" w:color="auto"/>
              </w:divBdr>
            </w:div>
          </w:divsChild>
        </w:div>
        <w:div w:id="1453671004">
          <w:marLeft w:val="0"/>
          <w:marRight w:val="0"/>
          <w:marTop w:val="0"/>
          <w:marBottom w:val="0"/>
          <w:divBdr>
            <w:top w:val="none" w:sz="0" w:space="0" w:color="auto"/>
            <w:left w:val="none" w:sz="0" w:space="0" w:color="auto"/>
            <w:bottom w:val="none" w:sz="0" w:space="0" w:color="auto"/>
            <w:right w:val="none" w:sz="0" w:space="0" w:color="auto"/>
          </w:divBdr>
        </w:div>
      </w:divsChild>
    </w:div>
    <w:div w:id="1478645823">
      <w:bodyDiv w:val="1"/>
      <w:marLeft w:val="0"/>
      <w:marRight w:val="0"/>
      <w:marTop w:val="0"/>
      <w:marBottom w:val="0"/>
      <w:divBdr>
        <w:top w:val="none" w:sz="0" w:space="0" w:color="auto"/>
        <w:left w:val="none" w:sz="0" w:space="0" w:color="auto"/>
        <w:bottom w:val="none" w:sz="0" w:space="0" w:color="auto"/>
        <w:right w:val="none" w:sz="0" w:space="0" w:color="auto"/>
      </w:divBdr>
      <w:divsChild>
        <w:div w:id="569968296">
          <w:marLeft w:val="0"/>
          <w:marRight w:val="0"/>
          <w:marTop w:val="0"/>
          <w:marBottom w:val="0"/>
          <w:divBdr>
            <w:top w:val="single" w:sz="6" w:space="2" w:color="DDDDDD"/>
            <w:left w:val="single" w:sz="6" w:space="2" w:color="DDDDDD"/>
            <w:bottom w:val="single" w:sz="6" w:space="2" w:color="DDDDDD"/>
            <w:right w:val="single" w:sz="6" w:space="2" w:color="DDDDDD"/>
          </w:divBdr>
          <w:divsChild>
            <w:div w:id="1477262105">
              <w:marLeft w:val="0"/>
              <w:marRight w:val="0"/>
              <w:marTop w:val="0"/>
              <w:marBottom w:val="0"/>
              <w:divBdr>
                <w:top w:val="none" w:sz="0" w:space="0" w:color="auto"/>
                <w:left w:val="none" w:sz="0" w:space="0" w:color="auto"/>
                <w:bottom w:val="none" w:sz="0" w:space="0" w:color="auto"/>
                <w:right w:val="none" w:sz="0" w:space="0" w:color="auto"/>
              </w:divBdr>
              <w:divsChild>
                <w:div w:id="1027028543">
                  <w:marLeft w:val="0"/>
                  <w:marRight w:val="0"/>
                  <w:marTop w:val="0"/>
                  <w:marBottom w:val="0"/>
                  <w:divBdr>
                    <w:top w:val="none" w:sz="0" w:space="0" w:color="auto"/>
                    <w:left w:val="none" w:sz="0" w:space="0" w:color="auto"/>
                    <w:bottom w:val="none" w:sz="0" w:space="0" w:color="auto"/>
                    <w:right w:val="none" w:sz="0" w:space="0" w:color="auto"/>
                  </w:divBdr>
                </w:div>
                <w:div w:id="657925341">
                  <w:marLeft w:val="0"/>
                  <w:marRight w:val="0"/>
                  <w:marTop w:val="0"/>
                  <w:marBottom w:val="0"/>
                  <w:divBdr>
                    <w:top w:val="none" w:sz="0" w:space="0" w:color="auto"/>
                    <w:left w:val="none" w:sz="0" w:space="0" w:color="auto"/>
                    <w:bottom w:val="none" w:sz="0" w:space="0" w:color="auto"/>
                    <w:right w:val="none" w:sz="0" w:space="0" w:color="auto"/>
                  </w:divBdr>
                </w:div>
              </w:divsChild>
            </w:div>
            <w:div w:id="490558719">
              <w:marLeft w:val="0"/>
              <w:marRight w:val="0"/>
              <w:marTop w:val="0"/>
              <w:marBottom w:val="0"/>
              <w:divBdr>
                <w:top w:val="none" w:sz="0" w:space="0" w:color="auto"/>
                <w:left w:val="none" w:sz="0" w:space="0" w:color="auto"/>
                <w:bottom w:val="none" w:sz="0" w:space="0" w:color="auto"/>
                <w:right w:val="none" w:sz="0" w:space="0" w:color="auto"/>
              </w:divBdr>
              <w:divsChild>
                <w:div w:id="1023358101">
                  <w:marLeft w:val="0"/>
                  <w:marRight w:val="0"/>
                  <w:marTop w:val="0"/>
                  <w:marBottom w:val="0"/>
                  <w:divBdr>
                    <w:top w:val="none" w:sz="0" w:space="0" w:color="auto"/>
                    <w:left w:val="none" w:sz="0" w:space="0" w:color="auto"/>
                    <w:bottom w:val="none" w:sz="0" w:space="0" w:color="auto"/>
                    <w:right w:val="none" w:sz="0" w:space="0" w:color="auto"/>
                  </w:divBdr>
                </w:div>
                <w:div w:id="1315186605">
                  <w:marLeft w:val="0"/>
                  <w:marRight w:val="0"/>
                  <w:marTop w:val="0"/>
                  <w:marBottom w:val="0"/>
                  <w:divBdr>
                    <w:top w:val="none" w:sz="0" w:space="0" w:color="auto"/>
                    <w:left w:val="none" w:sz="0" w:space="0" w:color="auto"/>
                    <w:bottom w:val="none" w:sz="0" w:space="0" w:color="auto"/>
                    <w:right w:val="none" w:sz="0" w:space="0" w:color="auto"/>
                  </w:divBdr>
                </w:div>
              </w:divsChild>
            </w:div>
            <w:div w:id="719208348">
              <w:marLeft w:val="0"/>
              <w:marRight w:val="0"/>
              <w:marTop w:val="0"/>
              <w:marBottom w:val="0"/>
              <w:divBdr>
                <w:top w:val="none" w:sz="0" w:space="0" w:color="auto"/>
                <w:left w:val="none" w:sz="0" w:space="0" w:color="auto"/>
                <w:bottom w:val="none" w:sz="0" w:space="0" w:color="auto"/>
                <w:right w:val="none" w:sz="0" w:space="0" w:color="auto"/>
              </w:divBdr>
              <w:divsChild>
                <w:div w:id="1313173250">
                  <w:marLeft w:val="0"/>
                  <w:marRight w:val="0"/>
                  <w:marTop w:val="0"/>
                  <w:marBottom w:val="0"/>
                  <w:divBdr>
                    <w:top w:val="none" w:sz="0" w:space="0" w:color="auto"/>
                    <w:left w:val="none" w:sz="0" w:space="0" w:color="auto"/>
                    <w:bottom w:val="none" w:sz="0" w:space="0" w:color="auto"/>
                    <w:right w:val="none" w:sz="0" w:space="0" w:color="auto"/>
                  </w:divBdr>
                </w:div>
                <w:div w:id="1245604452">
                  <w:marLeft w:val="0"/>
                  <w:marRight w:val="0"/>
                  <w:marTop w:val="0"/>
                  <w:marBottom w:val="0"/>
                  <w:divBdr>
                    <w:top w:val="none" w:sz="0" w:space="0" w:color="auto"/>
                    <w:left w:val="none" w:sz="0" w:space="0" w:color="auto"/>
                    <w:bottom w:val="none" w:sz="0" w:space="0" w:color="auto"/>
                    <w:right w:val="none" w:sz="0" w:space="0" w:color="auto"/>
                  </w:divBdr>
                </w:div>
              </w:divsChild>
            </w:div>
            <w:div w:id="683362512">
              <w:marLeft w:val="0"/>
              <w:marRight w:val="0"/>
              <w:marTop w:val="0"/>
              <w:marBottom w:val="0"/>
              <w:divBdr>
                <w:top w:val="none" w:sz="0" w:space="0" w:color="auto"/>
                <w:left w:val="none" w:sz="0" w:space="0" w:color="auto"/>
                <w:bottom w:val="none" w:sz="0" w:space="0" w:color="auto"/>
                <w:right w:val="none" w:sz="0" w:space="0" w:color="auto"/>
              </w:divBdr>
              <w:divsChild>
                <w:div w:id="1821537101">
                  <w:marLeft w:val="0"/>
                  <w:marRight w:val="0"/>
                  <w:marTop w:val="0"/>
                  <w:marBottom w:val="0"/>
                  <w:divBdr>
                    <w:top w:val="none" w:sz="0" w:space="0" w:color="auto"/>
                    <w:left w:val="none" w:sz="0" w:space="0" w:color="auto"/>
                    <w:bottom w:val="none" w:sz="0" w:space="0" w:color="auto"/>
                    <w:right w:val="none" w:sz="0" w:space="0" w:color="auto"/>
                  </w:divBdr>
                </w:div>
                <w:div w:id="2082869867">
                  <w:marLeft w:val="0"/>
                  <w:marRight w:val="0"/>
                  <w:marTop w:val="0"/>
                  <w:marBottom w:val="0"/>
                  <w:divBdr>
                    <w:top w:val="none" w:sz="0" w:space="0" w:color="auto"/>
                    <w:left w:val="none" w:sz="0" w:space="0" w:color="auto"/>
                    <w:bottom w:val="none" w:sz="0" w:space="0" w:color="auto"/>
                    <w:right w:val="none" w:sz="0" w:space="0" w:color="auto"/>
                  </w:divBdr>
                </w:div>
              </w:divsChild>
            </w:div>
            <w:div w:id="1713337123">
              <w:marLeft w:val="0"/>
              <w:marRight w:val="0"/>
              <w:marTop w:val="0"/>
              <w:marBottom w:val="0"/>
              <w:divBdr>
                <w:top w:val="none" w:sz="0" w:space="0" w:color="auto"/>
                <w:left w:val="none" w:sz="0" w:space="0" w:color="auto"/>
                <w:bottom w:val="none" w:sz="0" w:space="0" w:color="auto"/>
                <w:right w:val="none" w:sz="0" w:space="0" w:color="auto"/>
              </w:divBdr>
            </w:div>
            <w:div w:id="1045108218">
              <w:marLeft w:val="0"/>
              <w:marRight w:val="0"/>
              <w:marTop w:val="0"/>
              <w:marBottom w:val="0"/>
              <w:divBdr>
                <w:top w:val="none" w:sz="0" w:space="0" w:color="auto"/>
                <w:left w:val="none" w:sz="0" w:space="0" w:color="auto"/>
                <w:bottom w:val="none" w:sz="0" w:space="0" w:color="auto"/>
                <w:right w:val="none" w:sz="0" w:space="0" w:color="auto"/>
              </w:divBdr>
            </w:div>
          </w:divsChild>
        </w:div>
        <w:div w:id="1522354774">
          <w:marLeft w:val="0"/>
          <w:marRight w:val="0"/>
          <w:marTop w:val="0"/>
          <w:marBottom w:val="0"/>
          <w:divBdr>
            <w:top w:val="none" w:sz="0" w:space="0" w:color="auto"/>
            <w:left w:val="none" w:sz="0" w:space="0" w:color="auto"/>
            <w:bottom w:val="none" w:sz="0" w:space="0" w:color="auto"/>
            <w:right w:val="none" w:sz="0" w:space="0" w:color="auto"/>
          </w:divBdr>
        </w:div>
      </w:divsChild>
    </w:div>
    <w:div w:id="1483617223">
      <w:bodyDiv w:val="1"/>
      <w:marLeft w:val="0"/>
      <w:marRight w:val="0"/>
      <w:marTop w:val="0"/>
      <w:marBottom w:val="0"/>
      <w:divBdr>
        <w:top w:val="none" w:sz="0" w:space="0" w:color="auto"/>
        <w:left w:val="none" w:sz="0" w:space="0" w:color="auto"/>
        <w:bottom w:val="none" w:sz="0" w:space="0" w:color="auto"/>
        <w:right w:val="none" w:sz="0" w:space="0" w:color="auto"/>
      </w:divBdr>
      <w:divsChild>
        <w:div w:id="1918051478">
          <w:marLeft w:val="0"/>
          <w:marRight w:val="0"/>
          <w:marTop w:val="0"/>
          <w:marBottom w:val="0"/>
          <w:divBdr>
            <w:top w:val="single" w:sz="6" w:space="2" w:color="DDDDDD"/>
            <w:left w:val="single" w:sz="6" w:space="2" w:color="DDDDDD"/>
            <w:bottom w:val="single" w:sz="6" w:space="2" w:color="DDDDDD"/>
            <w:right w:val="single" w:sz="6" w:space="2" w:color="DDDDDD"/>
          </w:divBdr>
          <w:divsChild>
            <w:div w:id="393162847">
              <w:marLeft w:val="0"/>
              <w:marRight w:val="0"/>
              <w:marTop w:val="0"/>
              <w:marBottom w:val="0"/>
              <w:divBdr>
                <w:top w:val="none" w:sz="0" w:space="0" w:color="auto"/>
                <w:left w:val="none" w:sz="0" w:space="0" w:color="auto"/>
                <w:bottom w:val="none" w:sz="0" w:space="0" w:color="auto"/>
                <w:right w:val="none" w:sz="0" w:space="0" w:color="auto"/>
              </w:divBdr>
              <w:divsChild>
                <w:div w:id="1375078748">
                  <w:marLeft w:val="0"/>
                  <w:marRight w:val="0"/>
                  <w:marTop w:val="0"/>
                  <w:marBottom w:val="0"/>
                  <w:divBdr>
                    <w:top w:val="none" w:sz="0" w:space="0" w:color="auto"/>
                    <w:left w:val="none" w:sz="0" w:space="0" w:color="auto"/>
                    <w:bottom w:val="none" w:sz="0" w:space="0" w:color="auto"/>
                    <w:right w:val="none" w:sz="0" w:space="0" w:color="auto"/>
                  </w:divBdr>
                </w:div>
                <w:div w:id="177891516">
                  <w:marLeft w:val="0"/>
                  <w:marRight w:val="0"/>
                  <w:marTop w:val="0"/>
                  <w:marBottom w:val="0"/>
                  <w:divBdr>
                    <w:top w:val="none" w:sz="0" w:space="0" w:color="auto"/>
                    <w:left w:val="none" w:sz="0" w:space="0" w:color="auto"/>
                    <w:bottom w:val="none" w:sz="0" w:space="0" w:color="auto"/>
                    <w:right w:val="none" w:sz="0" w:space="0" w:color="auto"/>
                  </w:divBdr>
                </w:div>
              </w:divsChild>
            </w:div>
            <w:div w:id="1065496668">
              <w:marLeft w:val="0"/>
              <w:marRight w:val="0"/>
              <w:marTop w:val="0"/>
              <w:marBottom w:val="0"/>
              <w:divBdr>
                <w:top w:val="none" w:sz="0" w:space="0" w:color="auto"/>
                <w:left w:val="none" w:sz="0" w:space="0" w:color="auto"/>
                <w:bottom w:val="none" w:sz="0" w:space="0" w:color="auto"/>
                <w:right w:val="none" w:sz="0" w:space="0" w:color="auto"/>
              </w:divBdr>
              <w:divsChild>
                <w:div w:id="941911034">
                  <w:marLeft w:val="0"/>
                  <w:marRight w:val="0"/>
                  <w:marTop w:val="0"/>
                  <w:marBottom w:val="0"/>
                  <w:divBdr>
                    <w:top w:val="none" w:sz="0" w:space="0" w:color="auto"/>
                    <w:left w:val="none" w:sz="0" w:space="0" w:color="auto"/>
                    <w:bottom w:val="none" w:sz="0" w:space="0" w:color="auto"/>
                    <w:right w:val="none" w:sz="0" w:space="0" w:color="auto"/>
                  </w:divBdr>
                </w:div>
                <w:div w:id="115834260">
                  <w:marLeft w:val="0"/>
                  <w:marRight w:val="0"/>
                  <w:marTop w:val="0"/>
                  <w:marBottom w:val="0"/>
                  <w:divBdr>
                    <w:top w:val="none" w:sz="0" w:space="0" w:color="auto"/>
                    <w:left w:val="none" w:sz="0" w:space="0" w:color="auto"/>
                    <w:bottom w:val="none" w:sz="0" w:space="0" w:color="auto"/>
                    <w:right w:val="none" w:sz="0" w:space="0" w:color="auto"/>
                  </w:divBdr>
                </w:div>
              </w:divsChild>
            </w:div>
            <w:div w:id="266042109">
              <w:marLeft w:val="0"/>
              <w:marRight w:val="0"/>
              <w:marTop w:val="0"/>
              <w:marBottom w:val="0"/>
              <w:divBdr>
                <w:top w:val="none" w:sz="0" w:space="0" w:color="auto"/>
                <w:left w:val="none" w:sz="0" w:space="0" w:color="auto"/>
                <w:bottom w:val="none" w:sz="0" w:space="0" w:color="auto"/>
                <w:right w:val="none" w:sz="0" w:space="0" w:color="auto"/>
              </w:divBdr>
              <w:divsChild>
                <w:div w:id="1189415117">
                  <w:marLeft w:val="0"/>
                  <w:marRight w:val="0"/>
                  <w:marTop w:val="0"/>
                  <w:marBottom w:val="0"/>
                  <w:divBdr>
                    <w:top w:val="none" w:sz="0" w:space="0" w:color="auto"/>
                    <w:left w:val="none" w:sz="0" w:space="0" w:color="auto"/>
                    <w:bottom w:val="none" w:sz="0" w:space="0" w:color="auto"/>
                    <w:right w:val="none" w:sz="0" w:space="0" w:color="auto"/>
                  </w:divBdr>
                </w:div>
                <w:div w:id="968315356">
                  <w:marLeft w:val="0"/>
                  <w:marRight w:val="0"/>
                  <w:marTop w:val="0"/>
                  <w:marBottom w:val="0"/>
                  <w:divBdr>
                    <w:top w:val="none" w:sz="0" w:space="0" w:color="auto"/>
                    <w:left w:val="none" w:sz="0" w:space="0" w:color="auto"/>
                    <w:bottom w:val="none" w:sz="0" w:space="0" w:color="auto"/>
                    <w:right w:val="none" w:sz="0" w:space="0" w:color="auto"/>
                  </w:divBdr>
                </w:div>
              </w:divsChild>
            </w:div>
            <w:div w:id="489442719">
              <w:marLeft w:val="0"/>
              <w:marRight w:val="0"/>
              <w:marTop w:val="0"/>
              <w:marBottom w:val="0"/>
              <w:divBdr>
                <w:top w:val="none" w:sz="0" w:space="0" w:color="auto"/>
                <w:left w:val="none" w:sz="0" w:space="0" w:color="auto"/>
                <w:bottom w:val="none" w:sz="0" w:space="0" w:color="auto"/>
                <w:right w:val="none" w:sz="0" w:space="0" w:color="auto"/>
              </w:divBdr>
              <w:divsChild>
                <w:div w:id="2011786243">
                  <w:marLeft w:val="0"/>
                  <w:marRight w:val="0"/>
                  <w:marTop w:val="0"/>
                  <w:marBottom w:val="0"/>
                  <w:divBdr>
                    <w:top w:val="none" w:sz="0" w:space="0" w:color="auto"/>
                    <w:left w:val="none" w:sz="0" w:space="0" w:color="auto"/>
                    <w:bottom w:val="none" w:sz="0" w:space="0" w:color="auto"/>
                    <w:right w:val="none" w:sz="0" w:space="0" w:color="auto"/>
                  </w:divBdr>
                </w:div>
                <w:div w:id="1255748242">
                  <w:marLeft w:val="0"/>
                  <w:marRight w:val="0"/>
                  <w:marTop w:val="0"/>
                  <w:marBottom w:val="0"/>
                  <w:divBdr>
                    <w:top w:val="none" w:sz="0" w:space="0" w:color="auto"/>
                    <w:left w:val="none" w:sz="0" w:space="0" w:color="auto"/>
                    <w:bottom w:val="none" w:sz="0" w:space="0" w:color="auto"/>
                    <w:right w:val="none" w:sz="0" w:space="0" w:color="auto"/>
                  </w:divBdr>
                </w:div>
              </w:divsChild>
            </w:div>
            <w:div w:id="1834292414">
              <w:marLeft w:val="0"/>
              <w:marRight w:val="0"/>
              <w:marTop w:val="0"/>
              <w:marBottom w:val="0"/>
              <w:divBdr>
                <w:top w:val="none" w:sz="0" w:space="0" w:color="auto"/>
                <w:left w:val="none" w:sz="0" w:space="0" w:color="auto"/>
                <w:bottom w:val="none" w:sz="0" w:space="0" w:color="auto"/>
                <w:right w:val="none" w:sz="0" w:space="0" w:color="auto"/>
              </w:divBdr>
            </w:div>
            <w:div w:id="1345859010">
              <w:marLeft w:val="0"/>
              <w:marRight w:val="0"/>
              <w:marTop w:val="0"/>
              <w:marBottom w:val="0"/>
              <w:divBdr>
                <w:top w:val="none" w:sz="0" w:space="0" w:color="auto"/>
                <w:left w:val="none" w:sz="0" w:space="0" w:color="auto"/>
                <w:bottom w:val="none" w:sz="0" w:space="0" w:color="auto"/>
                <w:right w:val="none" w:sz="0" w:space="0" w:color="auto"/>
              </w:divBdr>
            </w:div>
          </w:divsChild>
        </w:div>
        <w:div w:id="265046353">
          <w:marLeft w:val="0"/>
          <w:marRight w:val="0"/>
          <w:marTop w:val="0"/>
          <w:marBottom w:val="0"/>
          <w:divBdr>
            <w:top w:val="none" w:sz="0" w:space="0" w:color="auto"/>
            <w:left w:val="none" w:sz="0" w:space="0" w:color="auto"/>
            <w:bottom w:val="none" w:sz="0" w:space="0" w:color="auto"/>
            <w:right w:val="none" w:sz="0" w:space="0" w:color="auto"/>
          </w:divBdr>
        </w:div>
      </w:divsChild>
    </w:div>
    <w:div w:id="1489444261">
      <w:bodyDiv w:val="1"/>
      <w:marLeft w:val="0"/>
      <w:marRight w:val="0"/>
      <w:marTop w:val="0"/>
      <w:marBottom w:val="0"/>
      <w:divBdr>
        <w:top w:val="none" w:sz="0" w:space="0" w:color="auto"/>
        <w:left w:val="none" w:sz="0" w:space="0" w:color="auto"/>
        <w:bottom w:val="none" w:sz="0" w:space="0" w:color="auto"/>
        <w:right w:val="none" w:sz="0" w:space="0" w:color="auto"/>
      </w:divBdr>
      <w:divsChild>
        <w:div w:id="907685604">
          <w:marLeft w:val="0"/>
          <w:marRight w:val="0"/>
          <w:marTop w:val="0"/>
          <w:marBottom w:val="0"/>
          <w:divBdr>
            <w:top w:val="single" w:sz="6" w:space="2" w:color="DDDDDD"/>
            <w:left w:val="single" w:sz="6" w:space="2" w:color="DDDDDD"/>
            <w:bottom w:val="single" w:sz="6" w:space="2" w:color="DDDDDD"/>
            <w:right w:val="single" w:sz="6" w:space="2" w:color="DDDDDD"/>
          </w:divBdr>
          <w:divsChild>
            <w:div w:id="1628851727">
              <w:marLeft w:val="0"/>
              <w:marRight w:val="0"/>
              <w:marTop w:val="0"/>
              <w:marBottom w:val="0"/>
              <w:divBdr>
                <w:top w:val="none" w:sz="0" w:space="0" w:color="auto"/>
                <w:left w:val="none" w:sz="0" w:space="0" w:color="auto"/>
                <w:bottom w:val="none" w:sz="0" w:space="0" w:color="auto"/>
                <w:right w:val="none" w:sz="0" w:space="0" w:color="auto"/>
              </w:divBdr>
              <w:divsChild>
                <w:div w:id="1286425979">
                  <w:marLeft w:val="0"/>
                  <w:marRight w:val="0"/>
                  <w:marTop w:val="0"/>
                  <w:marBottom w:val="0"/>
                  <w:divBdr>
                    <w:top w:val="none" w:sz="0" w:space="0" w:color="auto"/>
                    <w:left w:val="none" w:sz="0" w:space="0" w:color="auto"/>
                    <w:bottom w:val="none" w:sz="0" w:space="0" w:color="auto"/>
                    <w:right w:val="none" w:sz="0" w:space="0" w:color="auto"/>
                  </w:divBdr>
                </w:div>
                <w:div w:id="2074549236">
                  <w:marLeft w:val="0"/>
                  <w:marRight w:val="0"/>
                  <w:marTop w:val="0"/>
                  <w:marBottom w:val="0"/>
                  <w:divBdr>
                    <w:top w:val="none" w:sz="0" w:space="0" w:color="auto"/>
                    <w:left w:val="none" w:sz="0" w:space="0" w:color="auto"/>
                    <w:bottom w:val="none" w:sz="0" w:space="0" w:color="auto"/>
                    <w:right w:val="none" w:sz="0" w:space="0" w:color="auto"/>
                  </w:divBdr>
                </w:div>
              </w:divsChild>
            </w:div>
            <w:div w:id="1120535591">
              <w:marLeft w:val="0"/>
              <w:marRight w:val="0"/>
              <w:marTop w:val="0"/>
              <w:marBottom w:val="0"/>
              <w:divBdr>
                <w:top w:val="none" w:sz="0" w:space="0" w:color="auto"/>
                <w:left w:val="none" w:sz="0" w:space="0" w:color="auto"/>
                <w:bottom w:val="none" w:sz="0" w:space="0" w:color="auto"/>
                <w:right w:val="none" w:sz="0" w:space="0" w:color="auto"/>
              </w:divBdr>
              <w:divsChild>
                <w:div w:id="892080060">
                  <w:marLeft w:val="0"/>
                  <w:marRight w:val="0"/>
                  <w:marTop w:val="0"/>
                  <w:marBottom w:val="0"/>
                  <w:divBdr>
                    <w:top w:val="none" w:sz="0" w:space="0" w:color="auto"/>
                    <w:left w:val="none" w:sz="0" w:space="0" w:color="auto"/>
                    <w:bottom w:val="none" w:sz="0" w:space="0" w:color="auto"/>
                    <w:right w:val="none" w:sz="0" w:space="0" w:color="auto"/>
                  </w:divBdr>
                </w:div>
                <w:div w:id="545335197">
                  <w:marLeft w:val="0"/>
                  <w:marRight w:val="0"/>
                  <w:marTop w:val="0"/>
                  <w:marBottom w:val="0"/>
                  <w:divBdr>
                    <w:top w:val="none" w:sz="0" w:space="0" w:color="auto"/>
                    <w:left w:val="none" w:sz="0" w:space="0" w:color="auto"/>
                    <w:bottom w:val="none" w:sz="0" w:space="0" w:color="auto"/>
                    <w:right w:val="none" w:sz="0" w:space="0" w:color="auto"/>
                  </w:divBdr>
                </w:div>
              </w:divsChild>
            </w:div>
            <w:div w:id="880558568">
              <w:marLeft w:val="0"/>
              <w:marRight w:val="0"/>
              <w:marTop w:val="0"/>
              <w:marBottom w:val="0"/>
              <w:divBdr>
                <w:top w:val="none" w:sz="0" w:space="0" w:color="auto"/>
                <w:left w:val="none" w:sz="0" w:space="0" w:color="auto"/>
                <w:bottom w:val="none" w:sz="0" w:space="0" w:color="auto"/>
                <w:right w:val="none" w:sz="0" w:space="0" w:color="auto"/>
              </w:divBdr>
              <w:divsChild>
                <w:div w:id="1223054925">
                  <w:marLeft w:val="0"/>
                  <w:marRight w:val="0"/>
                  <w:marTop w:val="0"/>
                  <w:marBottom w:val="0"/>
                  <w:divBdr>
                    <w:top w:val="none" w:sz="0" w:space="0" w:color="auto"/>
                    <w:left w:val="none" w:sz="0" w:space="0" w:color="auto"/>
                    <w:bottom w:val="none" w:sz="0" w:space="0" w:color="auto"/>
                    <w:right w:val="none" w:sz="0" w:space="0" w:color="auto"/>
                  </w:divBdr>
                </w:div>
                <w:div w:id="1688601458">
                  <w:marLeft w:val="0"/>
                  <w:marRight w:val="0"/>
                  <w:marTop w:val="0"/>
                  <w:marBottom w:val="0"/>
                  <w:divBdr>
                    <w:top w:val="none" w:sz="0" w:space="0" w:color="auto"/>
                    <w:left w:val="none" w:sz="0" w:space="0" w:color="auto"/>
                    <w:bottom w:val="none" w:sz="0" w:space="0" w:color="auto"/>
                    <w:right w:val="none" w:sz="0" w:space="0" w:color="auto"/>
                  </w:divBdr>
                </w:div>
              </w:divsChild>
            </w:div>
            <w:div w:id="2120449963">
              <w:marLeft w:val="0"/>
              <w:marRight w:val="0"/>
              <w:marTop w:val="0"/>
              <w:marBottom w:val="0"/>
              <w:divBdr>
                <w:top w:val="none" w:sz="0" w:space="0" w:color="auto"/>
                <w:left w:val="none" w:sz="0" w:space="0" w:color="auto"/>
                <w:bottom w:val="none" w:sz="0" w:space="0" w:color="auto"/>
                <w:right w:val="none" w:sz="0" w:space="0" w:color="auto"/>
              </w:divBdr>
              <w:divsChild>
                <w:div w:id="43482606">
                  <w:marLeft w:val="0"/>
                  <w:marRight w:val="0"/>
                  <w:marTop w:val="0"/>
                  <w:marBottom w:val="0"/>
                  <w:divBdr>
                    <w:top w:val="none" w:sz="0" w:space="0" w:color="auto"/>
                    <w:left w:val="none" w:sz="0" w:space="0" w:color="auto"/>
                    <w:bottom w:val="none" w:sz="0" w:space="0" w:color="auto"/>
                    <w:right w:val="none" w:sz="0" w:space="0" w:color="auto"/>
                  </w:divBdr>
                </w:div>
                <w:div w:id="1396393285">
                  <w:marLeft w:val="0"/>
                  <w:marRight w:val="0"/>
                  <w:marTop w:val="0"/>
                  <w:marBottom w:val="0"/>
                  <w:divBdr>
                    <w:top w:val="none" w:sz="0" w:space="0" w:color="auto"/>
                    <w:left w:val="none" w:sz="0" w:space="0" w:color="auto"/>
                    <w:bottom w:val="none" w:sz="0" w:space="0" w:color="auto"/>
                    <w:right w:val="none" w:sz="0" w:space="0" w:color="auto"/>
                  </w:divBdr>
                </w:div>
              </w:divsChild>
            </w:div>
            <w:div w:id="11304762">
              <w:marLeft w:val="0"/>
              <w:marRight w:val="0"/>
              <w:marTop w:val="0"/>
              <w:marBottom w:val="0"/>
              <w:divBdr>
                <w:top w:val="none" w:sz="0" w:space="0" w:color="auto"/>
                <w:left w:val="none" w:sz="0" w:space="0" w:color="auto"/>
                <w:bottom w:val="none" w:sz="0" w:space="0" w:color="auto"/>
                <w:right w:val="none" w:sz="0" w:space="0" w:color="auto"/>
              </w:divBdr>
            </w:div>
            <w:div w:id="2048751749">
              <w:marLeft w:val="0"/>
              <w:marRight w:val="0"/>
              <w:marTop w:val="0"/>
              <w:marBottom w:val="0"/>
              <w:divBdr>
                <w:top w:val="none" w:sz="0" w:space="0" w:color="auto"/>
                <w:left w:val="none" w:sz="0" w:space="0" w:color="auto"/>
                <w:bottom w:val="none" w:sz="0" w:space="0" w:color="auto"/>
                <w:right w:val="none" w:sz="0" w:space="0" w:color="auto"/>
              </w:divBdr>
            </w:div>
          </w:divsChild>
        </w:div>
        <w:div w:id="1944721465">
          <w:marLeft w:val="0"/>
          <w:marRight w:val="0"/>
          <w:marTop w:val="0"/>
          <w:marBottom w:val="0"/>
          <w:divBdr>
            <w:top w:val="none" w:sz="0" w:space="0" w:color="auto"/>
            <w:left w:val="none" w:sz="0" w:space="0" w:color="auto"/>
            <w:bottom w:val="none" w:sz="0" w:space="0" w:color="auto"/>
            <w:right w:val="none" w:sz="0" w:space="0" w:color="auto"/>
          </w:divBdr>
        </w:div>
      </w:divsChild>
    </w:div>
    <w:div w:id="1505776102">
      <w:bodyDiv w:val="1"/>
      <w:marLeft w:val="0"/>
      <w:marRight w:val="0"/>
      <w:marTop w:val="0"/>
      <w:marBottom w:val="0"/>
      <w:divBdr>
        <w:top w:val="none" w:sz="0" w:space="0" w:color="auto"/>
        <w:left w:val="none" w:sz="0" w:space="0" w:color="auto"/>
        <w:bottom w:val="none" w:sz="0" w:space="0" w:color="auto"/>
        <w:right w:val="none" w:sz="0" w:space="0" w:color="auto"/>
      </w:divBdr>
      <w:divsChild>
        <w:div w:id="563028421">
          <w:marLeft w:val="0"/>
          <w:marRight w:val="0"/>
          <w:marTop w:val="0"/>
          <w:marBottom w:val="0"/>
          <w:divBdr>
            <w:top w:val="single" w:sz="6" w:space="2" w:color="DDDDDD"/>
            <w:left w:val="single" w:sz="6" w:space="2" w:color="DDDDDD"/>
            <w:bottom w:val="single" w:sz="6" w:space="2" w:color="DDDDDD"/>
            <w:right w:val="single" w:sz="6" w:space="2" w:color="DDDDDD"/>
          </w:divBdr>
          <w:divsChild>
            <w:div w:id="1096484128">
              <w:marLeft w:val="0"/>
              <w:marRight w:val="0"/>
              <w:marTop w:val="0"/>
              <w:marBottom w:val="0"/>
              <w:divBdr>
                <w:top w:val="none" w:sz="0" w:space="0" w:color="auto"/>
                <w:left w:val="none" w:sz="0" w:space="0" w:color="auto"/>
                <w:bottom w:val="none" w:sz="0" w:space="0" w:color="auto"/>
                <w:right w:val="none" w:sz="0" w:space="0" w:color="auto"/>
              </w:divBdr>
              <w:divsChild>
                <w:div w:id="199635037">
                  <w:marLeft w:val="0"/>
                  <w:marRight w:val="0"/>
                  <w:marTop w:val="0"/>
                  <w:marBottom w:val="0"/>
                  <w:divBdr>
                    <w:top w:val="none" w:sz="0" w:space="0" w:color="auto"/>
                    <w:left w:val="none" w:sz="0" w:space="0" w:color="auto"/>
                    <w:bottom w:val="none" w:sz="0" w:space="0" w:color="auto"/>
                    <w:right w:val="none" w:sz="0" w:space="0" w:color="auto"/>
                  </w:divBdr>
                </w:div>
                <w:div w:id="1755125747">
                  <w:marLeft w:val="0"/>
                  <w:marRight w:val="0"/>
                  <w:marTop w:val="0"/>
                  <w:marBottom w:val="0"/>
                  <w:divBdr>
                    <w:top w:val="none" w:sz="0" w:space="0" w:color="auto"/>
                    <w:left w:val="none" w:sz="0" w:space="0" w:color="auto"/>
                    <w:bottom w:val="none" w:sz="0" w:space="0" w:color="auto"/>
                    <w:right w:val="none" w:sz="0" w:space="0" w:color="auto"/>
                  </w:divBdr>
                </w:div>
              </w:divsChild>
            </w:div>
            <w:div w:id="1774856919">
              <w:marLeft w:val="0"/>
              <w:marRight w:val="0"/>
              <w:marTop w:val="0"/>
              <w:marBottom w:val="0"/>
              <w:divBdr>
                <w:top w:val="none" w:sz="0" w:space="0" w:color="auto"/>
                <w:left w:val="none" w:sz="0" w:space="0" w:color="auto"/>
                <w:bottom w:val="none" w:sz="0" w:space="0" w:color="auto"/>
                <w:right w:val="none" w:sz="0" w:space="0" w:color="auto"/>
              </w:divBdr>
              <w:divsChild>
                <w:div w:id="782459709">
                  <w:marLeft w:val="0"/>
                  <w:marRight w:val="0"/>
                  <w:marTop w:val="0"/>
                  <w:marBottom w:val="0"/>
                  <w:divBdr>
                    <w:top w:val="none" w:sz="0" w:space="0" w:color="auto"/>
                    <w:left w:val="none" w:sz="0" w:space="0" w:color="auto"/>
                    <w:bottom w:val="none" w:sz="0" w:space="0" w:color="auto"/>
                    <w:right w:val="none" w:sz="0" w:space="0" w:color="auto"/>
                  </w:divBdr>
                </w:div>
                <w:div w:id="1088116314">
                  <w:marLeft w:val="0"/>
                  <w:marRight w:val="0"/>
                  <w:marTop w:val="0"/>
                  <w:marBottom w:val="0"/>
                  <w:divBdr>
                    <w:top w:val="none" w:sz="0" w:space="0" w:color="auto"/>
                    <w:left w:val="none" w:sz="0" w:space="0" w:color="auto"/>
                    <w:bottom w:val="none" w:sz="0" w:space="0" w:color="auto"/>
                    <w:right w:val="none" w:sz="0" w:space="0" w:color="auto"/>
                  </w:divBdr>
                </w:div>
              </w:divsChild>
            </w:div>
            <w:div w:id="1881892563">
              <w:marLeft w:val="0"/>
              <w:marRight w:val="0"/>
              <w:marTop w:val="0"/>
              <w:marBottom w:val="0"/>
              <w:divBdr>
                <w:top w:val="none" w:sz="0" w:space="0" w:color="auto"/>
                <w:left w:val="none" w:sz="0" w:space="0" w:color="auto"/>
                <w:bottom w:val="none" w:sz="0" w:space="0" w:color="auto"/>
                <w:right w:val="none" w:sz="0" w:space="0" w:color="auto"/>
              </w:divBdr>
              <w:divsChild>
                <w:div w:id="176626922">
                  <w:marLeft w:val="0"/>
                  <w:marRight w:val="0"/>
                  <w:marTop w:val="0"/>
                  <w:marBottom w:val="0"/>
                  <w:divBdr>
                    <w:top w:val="none" w:sz="0" w:space="0" w:color="auto"/>
                    <w:left w:val="none" w:sz="0" w:space="0" w:color="auto"/>
                    <w:bottom w:val="none" w:sz="0" w:space="0" w:color="auto"/>
                    <w:right w:val="none" w:sz="0" w:space="0" w:color="auto"/>
                  </w:divBdr>
                </w:div>
                <w:div w:id="1486701699">
                  <w:marLeft w:val="0"/>
                  <w:marRight w:val="0"/>
                  <w:marTop w:val="0"/>
                  <w:marBottom w:val="0"/>
                  <w:divBdr>
                    <w:top w:val="none" w:sz="0" w:space="0" w:color="auto"/>
                    <w:left w:val="none" w:sz="0" w:space="0" w:color="auto"/>
                    <w:bottom w:val="none" w:sz="0" w:space="0" w:color="auto"/>
                    <w:right w:val="none" w:sz="0" w:space="0" w:color="auto"/>
                  </w:divBdr>
                </w:div>
              </w:divsChild>
            </w:div>
            <w:div w:id="1695496856">
              <w:marLeft w:val="0"/>
              <w:marRight w:val="0"/>
              <w:marTop w:val="0"/>
              <w:marBottom w:val="0"/>
              <w:divBdr>
                <w:top w:val="none" w:sz="0" w:space="0" w:color="auto"/>
                <w:left w:val="none" w:sz="0" w:space="0" w:color="auto"/>
                <w:bottom w:val="none" w:sz="0" w:space="0" w:color="auto"/>
                <w:right w:val="none" w:sz="0" w:space="0" w:color="auto"/>
              </w:divBdr>
              <w:divsChild>
                <w:div w:id="1644892967">
                  <w:marLeft w:val="0"/>
                  <w:marRight w:val="0"/>
                  <w:marTop w:val="0"/>
                  <w:marBottom w:val="0"/>
                  <w:divBdr>
                    <w:top w:val="none" w:sz="0" w:space="0" w:color="auto"/>
                    <w:left w:val="none" w:sz="0" w:space="0" w:color="auto"/>
                    <w:bottom w:val="none" w:sz="0" w:space="0" w:color="auto"/>
                    <w:right w:val="none" w:sz="0" w:space="0" w:color="auto"/>
                  </w:divBdr>
                </w:div>
                <w:div w:id="1161047820">
                  <w:marLeft w:val="0"/>
                  <w:marRight w:val="0"/>
                  <w:marTop w:val="0"/>
                  <w:marBottom w:val="0"/>
                  <w:divBdr>
                    <w:top w:val="none" w:sz="0" w:space="0" w:color="auto"/>
                    <w:left w:val="none" w:sz="0" w:space="0" w:color="auto"/>
                    <w:bottom w:val="none" w:sz="0" w:space="0" w:color="auto"/>
                    <w:right w:val="none" w:sz="0" w:space="0" w:color="auto"/>
                  </w:divBdr>
                </w:div>
              </w:divsChild>
            </w:div>
            <w:div w:id="1972788404">
              <w:marLeft w:val="0"/>
              <w:marRight w:val="0"/>
              <w:marTop w:val="0"/>
              <w:marBottom w:val="0"/>
              <w:divBdr>
                <w:top w:val="none" w:sz="0" w:space="0" w:color="auto"/>
                <w:left w:val="none" w:sz="0" w:space="0" w:color="auto"/>
                <w:bottom w:val="none" w:sz="0" w:space="0" w:color="auto"/>
                <w:right w:val="none" w:sz="0" w:space="0" w:color="auto"/>
              </w:divBdr>
            </w:div>
            <w:div w:id="2023504290">
              <w:marLeft w:val="0"/>
              <w:marRight w:val="0"/>
              <w:marTop w:val="0"/>
              <w:marBottom w:val="0"/>
              <w:divBdr>
                <w:top w:val="none" w:sz="0" w:space="0" w:color="auto"/>
                <w:left w:val="none" w:sz="0" w:space="0" w:color="auto"/>
                <w:bottom w:val="none" w:sz="0" w:space="0" w:color="auto"/>
                <w:right w:val="none" w:sz="0" w:space="0" w:color="auto"/>
              </w:divBdr>
            </w:div>
          </w:divsChild>
        </w:div>
        <w:div w:id="77486509">
          <w:marLeft w:val="0"/>
          <w:marRight w:val="0"/>
          <w:marTop w:val="0"/>
          <w:marBottom w:val="0"/>
          <w:divBdr>
            <w:top w:val="none" w:sz="0" w:space="0" w:color="auto"/>
            <w:left w:val="none" w:sz="0" w:space="0" w:color="auto"/>
            <w:bottom w:val="none" w:sz="0" w:space="0" w:color="auto"/>
            <w:right w:val="none" w:sz="0" w:space="0" w:color="auto"/>
          </w:divBdr>
        </w:div>
      </w:divsChild>
    </w:div>
    <w:div w:id="1609582999">
      <w:bodyDiv w:val="1"/>
      <w:marLeft w:val="0"/>
      <w:marRight w:val="0"/>
      <w:marTop w:val="0"/>
      <w:marBottom w:val="0"/>
      <w:divBdr>
        <w:top w:val="none" w:sz="0" w:space="0" w:color="auto"/>
        <w:left w:val="none" w:sz="0" w:space="0" w:color="auto"/>
        <w:bottom w:val="none" w:sz="0" w:space="0" w:color="auto"/>
        <w:right w:val="none" w:sz="0" w:space="0" w:color="auto"/>
      </w:divBdr>
      <w:divsChild>
        <w:div w:id="1536385473">
          <w:marLeft w:val="0"/>
          <w:marRight w:val="0"/>
          <w:marTop w:val="0"/>
          <w:marBottom w:val="0"/>
          <w:divBdr>
            <w:top w:val="single" w:sz="6" w:space="2" w:color="DDDDDD"/>
            <w:left w:val="single" w:sz="6" w:space="2" w:color="DDDDDD"/>
            <w:bottom w:val="single" w:sz="6" w:space="2" w:color="DDDDDD"/>
            <w:right w:val="single" w:sz="6" w:space="2" w:color="DDDDDD"/>
          </w:divBdr>
          <w:divsChild>
            <w:div w:id="1768652355">
              <w:marLeft w:val="0"/>
              <w:marRight w:val="0"/>
              <w:marTop w:val="0"/>
              <w:marBottom w:val="0"/>
              <w:divBdr>
                <w:top w:val="none" w:sz="0" w:space="0" w:color="auto"/>
                <w:left w:val="none" w:sz="0" w:space="0" w:color="auto"/>
                <w:bottom w:val="none" w:sz="0" w:space="0" w:color="auto"/>
                <w:right w:val="none" w:sz="0" w:space="0" w:color="auto"/>
              </w:divBdr>
              <w:divsChild>
                <w:div w:id="989864228">
                  <w:marLeft w:val="0"/>
                  <w:marRight w:val="0"/>
                  <w:marTop w:val="0"/>
                  <w:marBottom w:val="0"/>
                  <w:divBdr>
                    <w:top w:val="none" w:sz="0" w:space="0" w:color="auto"/>
                    <w:left w:val="none" w:sz="0" w:space="0" w:color="auto"/>
                    <w:bottom w:val="none" w:sz="0" w:space="0" w:color="auto"/>
                    <w:right w:val="none" w:sz="0" w:space="0" w:color="auto"/>
                  </w:divBdr>
                </w:div>
                <w:div w:id="1736588989">
                  <w:marLeft w:val="0"/>
                  <w:marRight w:val="0"/>
                  <w:marTop w:val="0"/>
                  <w:marBottom w:val="0"/>
                  <w:divBdr>
                    <w:top w:val="none" w:sz="0" w:space="0" w:color="auto"/>
                    <w:left w:val="none" w:sz="0" w:space="0" w:color="auto"/>
                    <w:bottom w:val="none" w:sz="0" w:space="0" w:color="auto"/>
                    <w:right w:val="none" w:sz="0" w:space="0" w:color="auto"/>
                  </w:divBdr>
                </w:div>
              </w:divsChild>
            </w:div>
            <w:div w:id="1619993047">
              <w:marLeft w:val="0"/>
              <w:marRight w:val="0"/>
              <w:marTop w:val="0"/>
              <w:marBottom w:val="0"/>
              <w:divBdr>
                <w:top w:val="none" w:sz="0" w:space="0" w:color="auto"/>
                <w:left w:val="none" w:sz="0" w:space="0" w:color="auto"/>
                <w:bottom w:val="none" w:sz="0" w:space="0" w:color="auto"/>
                <w:right w:val="none" w:sz="0" w:space="0" w:color="auto"/>
              </w:divBdr>
              <w:divsChild>
                <w:div w:id="2098164367">
                  <w:marLeft w:val="0"/>
                  <w:marRight w:val="0"/>
                  <w:marTop w:val="0"/>
                  <w:marBottom w:val="0"/>
                  <w:divBdr>
                    <w:top w:val="none" w:sz="0" w:space="0" w:color="auto"/>
                    <w:left w:val="none" w:sz="0" w:space="0" w:color="auto"/>
                    <w:bottom w:val="none" w:sz="0" w:space="0" w:color="auto"/>
                    <w:right w:val="none" w:sz="0" w:space="0" w:color="auto"/>
                  </w:divBdr>
                </w:div>
                <w:div w:id="309020222">
                  <w:marLeft w:val="0"/>
                  <w:marRight w:val="0"/>
                  <w:marTop w:val="0"/>
                  <w:marBottom w:val="0"/>
                  <w:divBdr>
                    <w:top w:val="none" w:sz="0" w:space="0" w:color="auto"/>
                    <w:left w:val="none" w:sz="0" w:space="0" w:color="auto"/>
                    <w:bottom w:val="none" w:sz="0" w:space="0" w:color="auto"/>
                    <w:right w:val="none" w:sz="0" w:space="0" w:color="auto"/>
                  </w:divBdr>
                </w:div>
              </w:divsChild>
            </w:div>
            <w:div w:id="1651598625">
              <w:marLeft w:val="0"/>
              <w:marRight w:val="0"/>
              <w:marTop w:val="0"/>
              <w:marBottom w:val="0"/>
              <w:divBdr>
                <w:top w:val="none" w:sz="0" w:space="0" w:color="auto"/>
                <w:left w:val="none" w:sz="0" w:space="0" w:color="auto"/>
                <w:bottom w:val="none" w:sz="0" w:space="0" w:color="auto"/>
                <w:right w:val="none" w:sz="0" w:space="0" w:color="auto"/>
              </w:divBdr>
              <w:divsChild>
                <w:div w:id="1326857883">
                  <w:marLeft w:val="0"/>
                  <w:marRight w:val="0"/>
                  <w:marTop w:val="0"/>
                  <w:marBottom w:val="0"/>
                  <w:divBdr>
                    <w:top w:val="none" w:sz="0" w:space="0" w:color="auto"/>
                    <w:left w:val="none" w:sz="0" w:space="0" w:color="auto"/>
                    <w:bottom w:val="none" w:sz="0" w:space="0" w:color="auto"/>
                    <w:right w:val="none" w:sz="0" w:space="0" w:color="auto"/>
                  </w:divBdr>
                </w:div>
                <w:div w:id="1381897754">
                  <w:marLeft w:val="0"/>
                  <w:marRight w:val="0"/>
                  <w:marTop w:val="0"/>
                  <w:marBottom w:val="0"/>
                  <w:divBdr>
                    <w:top w:val="none" w:sz="0" w:space="0" w:color="auto"/>
                    <w:left w:val="none" w:sz="0" w:space="0" w:color="auto"/>
                    <w:bottom w:val="none" w:sz="0" w:space="0" w:color="auto"/>
                    <w:right w:val="none" w:sz="0" w:space="0" w:color="auto"/>
                  </w:divBdr>
                </w:div>
              </w:divsChild>
            </w:div>
            <w:div w:id="1508985367">
              <w:marLeft w:val="0"/>
              <w:marRight w:val="0"/>
              <w:marTop w:val="0"/>
              <w:marBottom w:val="0"/>
              <w:divBdr>
                <w:top w:val="none" w:sz="0" w:space="0" w:color="auto"/>
                <w:left w:val="none" w:sz="0" w:space="0" w:color="auto"/>
                <w:bottom w:val="none" w:sz="0" w:space="0" w:color="auto"/>
                <w:right w:val="none" w:sz="0" w:space="0" w:color="auto"/>
              </w:divBdr>
              <w:divsChild>
                <w:div w:id="1144158958">
                  <w:marLeft w:val="0"/>
                  <w:marRight w:val="0"/>
                  <w:marTop w:val="0"/>
                  <w:marBottom w:val="0"/>
                  <w:divBdr>
                    <w:top w:val="none" w:sz="0" w:space="0" w:color="auto"/>
                    <w:left w:val="none" w:sz="0" w:space="0" w:color="auto"/>
                    <w:bottom w:val="none" w:sz="0" w:space="0" w:color="auto"/>
                    <w:right w:val="none" w:sz="0" w:space="0" w:color="auto"/>
                  </w:divBdr>
                </w:div>
                <w:div w:id="724255951">
                  <w:marLeft w:val="0"/>
                  <w:marRight w:val="0"/>
                  <w:marTop w:val="0"/>
                  <w:marBottom w:val="0"/>
                  <w:divBdr>
                    <w:top w:val="none" w:sz="0" w:space="0" w:color="auto"/>
                    <w:left w:val="none" w:sz="0" w:space="0" w:color="auto"/>
                    <w:bottom w:val="none" w:sz="0" w:space="0" w:color="auto"/>
                    <w:right w:val="none" w:sz="0" w:space="0" w:color="auto"/>
                  </w:divBdr>
                </w:div>
              </w:divsChild>
            </w:div>
            <w:div w:id="1702516824">
              <w:marLeft w:val="0"/>
              <w:marRight w:val="0"/>
              <w:marTop w:val="0"/>
              <w:marBottom w:val="0"/>
              <w:divBdr>
                <w:top w:val="none" w:sz="0" w:space="0" w:color="auto"/>
                <w:left w:val="none" w:sz="0" w:space="0" w:color="auto"/>
                <w:bottom w:val="none" w:sz="0" w:space="0" w:color="auto"/>
                <w:right w:val="none" w:sz="0" w:space="0" w:color="auto"/>
              </w:divBdr>
            </w:div>
            <w:div w:id="1388070289">
              <w:marLeft w:val="0"/>
              <w:marRight w:val="0"/>
              <w:marTop w:val="0"/>
              <w:marBottom w:val="0"/>
              <w:divBdr>
                <w:top w:val="none" w:sz="0" w:space="0" w:color="auto"/>
                <w:left w:val="none" w:sz="0" w:space="0" w:color="auto"/>
                <w:bottom w:val="none" w:sz="0" w:space="0" w:color="auto"/>
                <w:right w:val="none" w:sz="0" w:space="0" w:color="auto"/>
              </w:divBdr>
            </w:div>
          </w:divsChild>
        </w:div>
        <w:div w:id="1163811388">
          <w:marLeft w:val="0"/>
          <w:marRight w:val="0"/>
          <w:marTop w:val="0"/>
          <w:marBottom w:val="0"/>
          <w:divBdr>
            <w:top w:val="none" w:sz="0" w:space="0" w:color="auto"/>
            <w:left w:val="none" w:sz="0" w:space="0" w:color="auto"/>
            <w:bottom w:val="none" w:sz="0" w:space="0" w:color="auto"/>
            <w:right w:val="none" w:sz="0" w:space="0" w:color="auto"/>
          </w:divBdr>
        </w:div>
      </w:divsChild>
    </w:div>
    <w:div w:id="1618412798">
      <w:bodyDiv w:val="1"/>
      <w:marLeft w:val="0"/>
      <w:marRight w:val="0"/>
      <w:marTop w:val="0"/>
      <w:marBottom w:val="0"/>
      <w:divBdr>
        <w:top w:val="none" w:sz="0" w:space="0" w:color="auto"/>
        <w:left w:val="none" w:sz="0" w:space="0" w:color="auto"/>
        <w:bottom w:val="none" w:sz="0" w:space="0" w:color="auto"/>
        <w:right w:val="none" w:sz="0" w:space="0" w:color="auto"/>
      </w:divBdr>
      <w:divsChild>
        <w:div w:id="216862944">
          <w:marLeft w:val="0"/>
          <w:marRight w:val="0"/>
          <w:marTop w:val="0"/>
          <w:marBottom w:val="0"/>
          <w:divBdr>
            <w:top w:val="single" w:sz="6" w:space="2" w:color="DDDDDD"/>
            <w:left w:val="single" w:sz="6" w:space="2" w:color="DDDDDD"/>
            <w:bottom w:val="single" w:sz="6" w:space="2" w:color="DDDDDD"/>
            <w:right w:val="single" w:sz="6" w:space="2" w:color="DDDDDD"/>
          </w:divBdr>
          <w:divsChild>
            <w:div w:id="1330713862">
              <w:marLeft w:val="0"/>
              <w:marRight w:val="0"/>
              <w:marTop w:val="0"/>
              <w:marBottom w:val="0"/>
              <w:divBdr>
                <w:top w:val="none" w:sz="0" w:space="0" w:color="auto"/>
                <w:left w:val="none" w:sz="0" w:space="0" w:color="auto"/>
                <w:bottom w:val="none" w:sz="0" w:space="0" w:color="auto"/>
                <w:right w:val="none" w:sz="0" w:space="0" w:color="auto"/>
              </w:divBdr>
              <w:divsChild>
                <w:div w:id="641422359">
                  <w:marLeft w:val="0"/>
                  <w:marRight w:val="0"/>
                  <w:marTop w:val="0"/>
                  <w:marBottom w:val="0"/>
                  <w:divBdr>
                    <w:top w:val="none" w:sz="0" w:space="0" w:color="auto"/>
                    <w:left w:val="none" w:sz="0" w:space="0" w:color="auto"/>
                    <w:bottom w:val="none" w:sz="0" w:space="0" w:color="auto"/>
                    <w:right w:val="none" w:sz="0" w:space="0" w:color="auto"/>
                  </w:divBdr>
                </w:div>
                <w:div w:id="324864506">
                  <w:marLeft w:val="0"/>
                  <w:marRight w:val="0"/>
                  <w:marTop w:val="0"/>
                  <w:marBottom w:val="0"/>
                  <w:divBdr>
                    <w:top w:val="none" w:sz="0" w:space="0" w:color="auto"/>
                    <w:left w:val="none" w:sz="0" w:space="0" w:color="auto"/>
                    <w:bottom w:val="none" w:sz="0" w:space="0" w:color="auto"/>
                    <w:right w:val="none" w:sz="0" w:space="0" w:color="auto"/>
                  </w:divBdr>
                </w:div>
              </w:divsChild>
            </w:div>
            <w:div w:id="673190832">
              <w:marLeft w:val="0"/>
              <w:marRight w:val="0"/>
              <w:marTop w:val="0"/>
              <w:marBottom w:val="0"/>
              <w:divBdr>
                <w:top w:val="none" w:sz="0" w:space="0" w:color="auto"/>
                <w:left w:val="none" w:sz="0" w:space="0" w:color="auto"/>
                <w:bottom w:val="none" w:sz="0" w:space="0" w:color="auto"/>
                <w:right w:val="none" w:sz="0" w:space="0" w:color="auto"/>
              </w:divBdr>
              <w:divsChild>
                <w:div w:id="470367110">
                  <w:marLeft w:val="0"/>
                  <w:marRight w:val="0"/>
                  <w:marTop w:val="0"/>
                  <w:marBottom w:val="0"/>
                  <w:divBdr>
                    <w:top w:val="none" w:sz="0" w:space="0" w:color="auto"/>
                    <w:left w:val="none" w:sz="0" w:space="0" w:color="auto"/>
                    <w:bottom w:val="none" w:sz="0" w:space="0" w:color="auto"/>
                    <w:right w:val="none" w:sz="0" w:space="0" w:color="auto"/>
                  </w:divBdr>
                </w:div>
                <w:div w:id="719934834">
                  <w:marLeft w:val="0"/>
                  <w:marRight w:val="0"/>
                  <w:marTop w:val="0"/>
                  <w:marBottom w:val="0"/>
                  <w:divBdr>
                    <w:top w:val="none" w:sz="0" w:space="0" w:color="auto"/>
                    <w:left w:val="none" w:sz="0" w:space="0" w:color="auto"/>
                    <w:bottom w:val="none" w:sz="0" w:space="0" w:color="auto"/>
                    <w:right w:val="none" w:sz="0" w:space="0" w:color="auto"/>
                  </w:divBdr>
                </w:div>
              </w:divsChild>
            </w:div>
            <w:div w:id="1422069784">
              <w:marLeft w:val="0"/>
              <w:marRight w:val="0"/>
              <w:marTop w:val="0"/>
              <w:marBottom w:val="0"/>
              <w:divBdr>
                <w:top w:val="none" w:sz="0" w:space="0" w:color="auto"/>
                <w:left w:val="none" w:sz="0" w:space="0" w:color="auto"/>
                <w:bottom w:val="none" w:sz="0" w:space="0" w:color="auto"/>
                <w:right w:val="none" w:sz="0" w:space="0" w:color="auto"/>
              </w:divBdr>
              <w:divsChild>
                <w:div w:id="1289243287">
                  <w:marLeft w:val="0"/>
                  <w:marRight w:val="0"/>
                  <w:marTop w:val="0"/>
                  <w:marBottom w:val="0"/>
                  <w:divBdr>
                    <w:top w:val="none" w:sz="0" w:space="0" w:color="auto"/>
                    <w:left w:val="none" w:sz="0" w:space="0" w:color="auto"/>
                    <w:bottom w:val="none" w:sz="0" w:space="0" w:color="auto"/>
                    <w:right w:val="none" w:sz="0" w:space="0" w:color="auto"/>
                  </w:divBdr>
                </w:div>
                <w:div w:id="365183209">
                  <w:marLeft w:val="0"/>
                  <w:marRight w:val="0"/>
                  <w:marTop w:val="0"/>
                  <w:marBottom w:val="0"/>
                  <w:divBdr>
                    <w:top w:val="none" w:sz="0" w:space="0" w:color="auto"/>
                    <w:left w:val="none" w:sz="0" w:space="0" w:color="auto"/>
                    <w:bottom w:val="none" w:sz="0" w:space="0" w:color="auto"/>
                    <w:right w:val="none" w:sz="0" w:space="0" w:color="auto"/>
                  </w:divBdr>
                </w:div>
              </w:divsChild>
            </w:div>
            <w:div w:id="278878010">
              <w:marLeft w:val="0"/>
              <w:marRight w:val="0"/>
              <w:marTop w:val="0"/>
              <w:marBottom w:val="0"/>
              <w:divBdr>
                <w:top w:val="none" w:sz="0" w:space="0" w:color="auto"/>
                <w:left w:val="none" w:sz="0" w:space="0" w:color="auto"/>
                <w:bottom w:val="none" w:sz="0" w:space="0" w:color="auto"/>
                <w:right w:val="none" w:sz="0" w:space="0" w:color="auto"/>
              </w:divBdr>
              <w:divsChild>
                <w:div w:id="1676763504">
                  <w:marLeft w:val="0"/>
                  <w:marRight w:val="0"/>
                  <w:marTop w:val="0"/>
                  <w:marBottom w:val="0"/>
                  <w:divBdr>
                    <w:top w:val="none" w:sz="0" w:space="0" w:color="auto"/>
                    <w:left w:val="none" w:sz="0" w:space="0" w:color="auto"/>
                    <w:bottom w:val="none" w:sz="0" w:space="0" w:color="auto"/>
                    <w:right w:val="none" w:sz="0" w:space="0" w:color="auto"/>
                  </w:divBdr>
                </w:div>
                <w:div w:id="408038136">
                  <w:marLeft w:val="0"/>
                  <w:marRight w:val="0"/>
                  <w:marTop w:val="0"/>
                  <w:marBottom w:val="0"/>
                  <w:divBdr>
                    <w:top w:val="none" w:sz="0" w:space="0" w:color="auto"/>
                    <w:left w:val="none" w:sz="0" w:space="0" w:color="auto"/>
                    <w:bottom w:val="none" w:sz="0" w:space="0" w:color="auto"/>
                    <w:right w:val="none" w:sz="0" w:space="0" w:color="auto"/>
                  </w:divBdr>
                </w:div>
              </w:divsChild>
            </w:div>
            <w:div w:id="1569002379">
              <w:marLeft w:val="0"/>
              <w:marRight w:val="0"/>
              <w:marTop w:val="0"/>
              <w:marBottom w:val="0"/>
              <w:divBdr>
                <w:top w:val="none" w:sz="0" w:space="0" w:color="auto"/>
                <w:left w:val="none" w:sz="0" w:space="0" w:color="auto"/>
                <w:bottom w:val="none" w:sz="0" w:space="0" w:color="auto"/>
                <w:right w:val="none" w:sz="0" w:space="0" w:color="auto"/>
              </w:divBdr>
            </w:div>
            <w:div w:id="1083262331">
              <w:marLeft w:val="0"/>
              <w:marRight w:val="0"/>
              <w:marTop w:val="0"/>
              <w:marBottom w:val="0"/>
              <w:divBdr>
                <w:top w:val="none" w:sz="0" w:space="0" w:color="auto"/>
                <w:left w:val="none" w:sz="0" w:space="0" w:color="auto"/>
                <w:bottom w:val="none" w:sz="0" w:space="0" w:color="auto"/>
                <w:right w:val="none" w:sz="0" w:space="0" w:color="auto"/>
              </w:divBdr>
            </w:div>
          </w:divsChild>
        </w:div>
        <w:div w:id="1945112146">
          <w:marLeft w:val="0"/>
          <w:marRight w:val="0"/>
          <w:marTop w:val="0"/>
          <w:marBottom w:val="0"/>
          <w:divBdr>
            <w:top w:val="none" w:sz="0" w:space="0" w:color="auto"/>
            <w:left w:val="none" w:sz="0" w:space="0" w:color="auto"/>
            <w:bottom w:val="none" w:sz="0" w:space="0" w:color="auto"/>
            <w:right w:val="none" w:sz="0" w:space="0" w:color="auto"/>
          </w:divBdr>
        </w:div>
      </w:divsChild>
    </w:div>
    <w:div w:id="1674920195">
      <w:bodyDiv w:val="1"/>
      <w:marLeft w:val="0"/>
      <w:marRight w:val="0"/>
      <w:marTop w:val="0"/>
      <w:marBottom w:val="0"/>
      <w:divBdr>
        <w:top w:val="none" w:sz="0" w:space="0" w:color="auto"/>
        <w:left w:val="none" w:sz="0" w:space="0" w:color="auto"/>
        <w:bottom w:val="none" w:sz="0" w:space="0" w:color="auto"/>
        <w:right w:val="none" w:sz="0" w:space="0" w:color="auto"/>
      </w:divBdr>
      <w:divsChild>
        <w:div w:id="1161967259">
          <w:marLeft w:val="0"/>
          <w:marRight w:val="0"/>
          <w:marTop w:val="0"/>
          <w:marBottom w:val="0"/>
          <w:divBdr>
            <w:top w:val="single" w:sz="6" w:space="2" w:color="DDDDDD"/>
            <w:left w:val="single" w:sz="6" w:space="2" w:color="DDDDDD"/>
            <w:bottom w:val="single" w:sz="6" w:space="2" w:color="DDDDDD"/>
            <w:right w:val="single" w:sz="6" w:space="2" w:color="DDDDDD"/>
          </w:divBdr>
          <w:divsChild>
            <w:div w:id="1284264845">
              <w:marLeft w:val="0"/>
              <w:marRight w:val="0"/>
              <w:marTop w:val="0"/>
              <w:marBottom w:val="0"/>
              <w:divBdr>
                <w:top w:val="none" w:sz="0" w:space="0" w:color="auto"/>
                <w:left w:val="none" w:sz="0" w:space="0" w:color="auto"/>
                <w:bottom w:val="none" w:sz="0" w:space="0" w:color="auto"/>
                <w:right w:val="none" w:sz="0" w:space="0" w:color="auto"/>
              </w:divBdr>
              <w:divsChild>
                <w:div w:id="1052269009">
                  <w:marLeft w:val="0"/>
                  <w:marRight w:val="0"/>
                  <w:marTop w:val="0"/>
                  <w:marBottom w:val="0"/>
                  <w:divBdr>
                    <w:top w:val="none" w:sz="0" w:space="0" w:color="auto"/>
                    <w:left w:val="none" w:sz="0" w:space="0" w:color="auto"/>
                    <w:bottom w:val="none" w:sz="0" w:space="0" w:color="auto"/>
                    <w:right w:val="none" w:sz="0" w:space="0" w:color="auto"/>
                  </w:divBdr>
                </w:div>
                <w:div w:id="1537547611">
                  <w:marLeft w:val="0"/>
                  <w:marRight w:val="0"/>
                  <w:marTop w:val="0"/>
                  <w:marBottom w:val="0"/>
                  <w:divBdr>
                    <w:top w:val="none" w:sz="0" w:space="0" w:color="auto"/>
                    <w:left w:val="none" w:sz="0" w:space="0" w:color="auto"/>
                    <w:bottom w:val="none" w:sz="0" w:space="0" w:color="auto"/>
                    <w:right w:val="none" w:sz="0" w:space="0" w:color="auto"/>
                  </w:divBdr>
                </w:div>
              </w:divsChild>
            </w:div>
            <w:div w:id="1848594170">
              <w:marLeft w:val="0"/>
              <w:marRight w:val="0"/>
              <w:marTop w:val="0"/>
              <w:marBottom w:val="0"/>
              <w:divBdr>
                <w:top w:val="none" w:sz="0" w:space="0" w:color="auto"/>
                <w:left w:val="none" w:sz="0" w:space="0" w:color="auto"/>
                <w:bottom w:val="none" w:sz="0" w:space="0" w:color="auto"/>
                <w:right w:val="none" w:sz="0" w:space="0" w:color="auto"/>
              </w:divBdr>
              <w:divsChild>
                <w:div w:id="1593971304">
                  <w:marLeft w:val="0"/>
                  <w:marRight w:val="0"/>
                  <w:marTop w:val="0"/>
                  <w:marBottom w:val="0"/>
                  <w:divBdr>
                    <w:top w:val="none" w:sz="0" w:space="0" w:color="auto"/>
                    <w:left w:val="none" w:sz="0" w:space="0" w:color="auto"/>
                    <w:bottom w:val="none" w:sz="0" w:space="0" w:color="auto"/>
                    <w:right w:val="none" w:sz="0" w:space="0" w:color="auto"/>
                  </w:divBdr>
                </w:div>
                <w:div w:id="820852943">
                  <w:marLeft w:val="0"/>
                  <w:marRight w:val="0"/>
                  <w:marTop w:val="0"/>
                  <w:marBottom w:val="0"/>
                  <w:divBdr>
                    <w:top w:val="none" w:sz="0" w:space="0" w:color="auto"/>
                    <w:left w:val="none" w:sz="0" w:space="0" w:color="auto"/>
                    <w:bottom w:val="none" w:sz="0" w:space="0" w:color="auto"/>
                    <w:right w:val="none" w:sz="0" w:space="0" w:color="auto"/>
                  </w:divBdr>
                </w:div>
              </w:divsChild>
            </w:div>
            <w:div w:id="714814727">
              <w:marLeft w:val="0"/>
              <w:marRight w:val="0"/>
              <w:marTop w:val="0"/>
              <w:marBottom w:val="0"/>
              <w:divBdr>
                <w:top w:val="none" w:sz="0" w:space="0" w:color="auto"/>
                <w:left w:val="none" w:sz="0" w:space="0" w:color="auto"/>
                <w:bottom w:val="none" w:sz="0" w:space="0" w:color="auto"/>
                <w:right w:val="none" w:sz="0" w:space="0" w:color="auto"/>
              </w:divBdr>
              <w:divsChild>
                <w:div w:id="1639609918">
                  <w:marLeft w:val="0"/>
                  <w:marRight w:val="0"/>
                  <w:marTop w:val="0"/>
                  <w:marBottom w:val="0"/>
                  <w:divBdr>
                    <w:top w:val="none" w:sz="0" w:space="0" w:color="auto"/>
                    <w:left w:val="none" w:sz="0" w:space="0" w:color="auto"/>
                    <w:bottom w:val="none" w:sz="0" w:space="0" w:color="auto"/>
                    <w:right w:val="none" w:sz="0" w:space="0" w:color="auto"/>
                  </w:divBdr>
                </w:div>
                <w:div w:id="1156918326">
                  <w:marLeft w:val="0"/>
                  <w:marRight w:val="0"/>
                  <w:marTop w:val="0"/>
                  <w:marBottom w:val="0"/>
                  <w:divBdr>
                    <w:top w:val="none" w:sz="0" w:space="0" w:color="auto"/>
                    <w:left w:val="none" w:sz="0" w:space="0" w:color="auto"/>
                    <w:bottom w:val="none" w:sz="0" w:space="0" w:color="auto"/>
                    <w:right w:val="none" w:sz="0" w:space="0" w:color="auto"/>
                  </w:divBdr>
                </w:div>
              </w:divsChild>
            </w:div>
            <w:div w:id="529101037">
              <w:marLeft w:val="0"/>
              <w:marRight w:val="0"/>
              <w:marTop w:val="0"/>
              <w:marBottom w:val="0"/>
              <w:divBdr>
                <w:top w:val="none" w:sz="0" w:space="0" w:color="auto"/>
                <w:left w:val="none" w:sz="0" w:space="0" w:color="auto"/>
                <w:bottom w:val="none" w:sz="0" w:space="0" w:color="auto"/>
                <w:right w:val="none" w:sz="0" w:space="0" w:color="auto"/>
              </w:divBdr>
              <w:divsChild>
                <w:div w:id="1393232511">
                  <w:marLeft w:val="0"/>
                  <w:marRight w:val="0"/>
                  <w:marTop w:val="0"/>
                  <w:marBottom w:val="0"/>
                  <w:divBdr>
                    <w:top w:val="none" w:sz="0" w:space="0" w:color="auto"/>
                    <w:left w:val="none" w:sz="0" w:space="0" w:color="auto"/>
                    <w:bottom w:val="none" w:sz="0" w:space="0" w:color="auto"/>
                    <w:right w:val="none" w:sz="0" w:space="0" w:color="auto"/>
                  </w:divBdr>
                </w:div>
                <w:div w:id="680812068">
                  <w:marLeft w:val="0"/>
                  <w:marRight w:val="0"/>
                  <w:marTop w:val="0"/>
                  <w:marBottom w:val="0"/>
                  <w:divBdr>
                    <w:top w:val="none" w:sz="0" w:space="0" w:color="auto"/>
                    <w:left w:val="none" w:sz="0" w:space="0" w:color="auto"/>
                    <w:bottom w:val="none" w:sz="0" w:space="0" w:color="auto"/>
                    <w:right w:val="none" w:sz="0" w:space="0" w:color="auto"/>
                  </w:divBdr>
                </w:div>
              </w:divsChild>
            </w:div>
            <w:div w:id="1307470623">
              <w:marLeft w:val="0"/>
              <w:marRight w:val="0"/>
              <w:marTop w:val="0"/>
              <w:marBottom w:val="0"/>
              <w:divBdr>
                <w:top w:val="none" w:sz="0" w:space="0" w:color="auto"/>
                <w:left w:val="none" w:sz="0" w:space="0" w:color="auto"/>
                <w:bottom w:val="none" w:sz="0" w:space="0" w:color="auto"/>
                <w:right w:val="none" w:sz="0" w:space="0" w:color="auto"/>
              </w:divBdr>
            </w:div>
            <w:div w:id="680663637">
              <w:marLeft w:val="0"/>
              <w:marRight w:val="0"/>
              <w:marTop w:val="0"/>
              <w:marBottom w:val="0"/>
              <w:divBdr>
                <w:top w:val="none" w:sz="0" w:space="0" w:color="auto"/>
                <w:left w:val="none" w:sz="0" w:space="0" w:color="auto"/>
                <w:bottom w:val="none" w:sz="0" w:space="0" w:color="auto"/>
                <w:right w:val="none" w:sz="0" w:space="0" w:color="auto"/>
              </w:divBdr>
            </w:div>
          </w:divsChild>
        </w:div>
        <w:div w:id="1801848785">
          <w:marLeft w:val="0"/>
          <w:marRight w:val="0"/>
          <w:marTop w:val="0"/>
          <w:marBottom w:val="0"/>
          <w:divBdr>
            <w:top w:val="none" w:sz="0" w:space="0" w:color="auto"/>
            <w:left w:val="none" w:sz="0" w:space="0" w:color="auto"/>
            <w:bottom w:val="none" w:sz="0" w:space="0" w:color="auto"/>
            <w:right w:val="none" w:sz="0" w:space="0" w:color="auto"/>
          </w:divBdr>
        </w:div>
      </w:divsChild>
    </w:div>
    <w:div w:id="1678731978">
      <w:bodyDiv w:val="1"/>
      <w:marLeft w:val="0"/>
      <w:marRight w:val="0"/>
      <w:marTop w:val="0"/>
      <w:marBottom w:val="0"/>
      <w:divBdr>
        <w:top w:val="none" w:sz="0" w:space="0" w:color="auto"/>
        <w:left w:val="none" w:sz="0" w:space="0" w:color="auto"/>
        <w:bottom w:val="none" w:sz="0" w:space="0" w:color="auto"/>
        <w:right w:val="none" w:sz="0" w:space="0" w:color="auto"/>
      </w:divBdr>
      <w:divsChild>
        <w:div w:id="309135625">
          <w:marLeft w:val="0"/>
          <w:marRight w:val="0"/>
          <w:marTop w:val="0"/>
          <w:marBottom w:val="0"/>
          <w:divBdr>
            <w:top w:val="single" w:sz="6" w:space="2" w:color="DDDDDD"/>
            <w:left w:val="single" w:sz="6" w:space="2" w:color="DDDDDD"/>
            <w:bottom w:val="single" w:sz="6" w:space="2" w:color="DDDDDD"/>
            <w:right w:val="single" w:sz="6" w:space="2" w:color="DDDDDD"/>
          </w:divBdr>
          <w:divsChild>
            <w:div w:id="398408388">
              <w:marLeft w:val="0"/>
              <w:marRight w:val="0"/>
              <w:marTop w:val="0"/>
              <w:marBottom w:val="0"/>
              <w:divBdr>
                <w:top w:val="none" w:sz="0" w:space="0" w:color="auto"/>
                <w:left w:val="none" w:sz="0" w:space="0" w:color="auto"/>
                <w:bottom w:val="none" w:sz="0" w:space="0" w:color="auto"/>
                <w:right w:val="none" w:sz="0" w:space="0" w:color="auto"/>
              </w:divBdr>
              <w:divsChild>
                <w:div w:id="921721169">
                  <w:marLeft w:val="0"/>
                  <w:marRight w:val="0"/>
                  <w:marTop w:val="0"/>
                  <w:marBottom w:val="0"/>
                  <w:divBdr>
                    <w:top w:val="none" w:sz="0" w:space="0" w:color="auto"/>
                    <w:left w:val="none" w:sz="0" w:space="0" w:color="auto"/>
                    <w:bottom w:val="none" w:sz="0" w:space="0" w:color="auto"/>
                    <w:right w:val="none" w:sz="0" w:space="0" w:color="auto"/>
                  </w:divBdr>
                </w:div>
                <w:div w:id="334696153">
                  <w:marLeft w:val="0"/>
                  <w:marRight w:val="0"/>
                  <w:marTop w:val="0"/>
                  <w:marBottom w:val="0"/>
                  <w:divBdr>
                    <w:top w:val="none" w:sz="0" w:space="0" w:color="auto"/>
                    <w:left w:val="none" w:sz="0" w:space="0" w:color="auto"/>
                    <w:bottom w:val="none" w:sz="0" w:space="0" w:color="auto"/>
                    <w:right w:val="none" w:sz="0" w:space="0" w:color="auto"/>
                  </w:divBdr>
                </w:div>
              </w:divsChild>
            </w:div>
            <w:div w:id="1548881293">
              <w:marLeft w:val="0"/>
              <w:marRight w:val="0"/>
              <w:marTop w:val="0"/>
              <w:marBottom w:val="0"/>
              <w:divBdr>
                <w:top w:val="none" w:sz="0" w:space="0" w:color="auto"/>
                <w:left w:val="none" w:sz="0" w:space="0" w:color="auto"/>
                <w:bottom w:val="none" w:sz="0" w:space="0" w:color="auto"/>
                <w:right w:val="none" w:sz="0" w:space="0" w:color="auto"/>
              </w:divBdr>
              <w:divsChild>
                <w:div w:id="36516669">
                  <w:marLeft w:val="0"/>
                  <w:marRight w:val="0"/>
                  <w:marTop w:val="0"/>
                  <w:marBottom w:val="0"/>
                  <w:divBdr>
                    <w:top w:val="none" w:sz="0" w:space="0" w:color="auto"/>
                    <w:left w:val="none" w:sz="0" w:space="0" w:color="auto"/>
                    <w:bottom w:val="none" w:sz="0" w:space="0" w:color="auto"/>
                    <w:right w:val="none" w:sz="0" w:space="0" w:color="auto"/>
                  </w:divBdr>
                </w:div>
                <w:div w:id="1015956751">
                  <w:marLeft w:val="0"/>
                  <w:marRight w:val="0"/>
                  <w:marTop w:val="0"/>
                  <w:marBottom w:val="0"/>
                  <w:divBdr>
                    <w:top w:val="none" w:sz="0" w:space="0" w:color="auto"/>
                    <w:left w:val="none" w:sz="0" w:space="0" w:color="auto"/>
                    <w:bottom w:val="none" w:sz="0" w:space="0" w:color="auto"/>
                    <w:right w:val="none" w:sz="0" w:space="0" w:color="auto"/>
                  </w:divBdr>
                </w:div>
              </w:divsChild>
            </w:div>
            <w:div w:id="646478108">
              <w:marLeft w:val="0"/>
              <w:marRight w:val="0"/>
              <w:marTop w:val="0"/>
              <w:marBottom w:val="0"/>
              <w:divBdr>
                <w:top w:val="none" w:sz="0" w:space="0" w:color="auto"/>
                <w:left w:val="none" w:sz="0" w:space="0" w:color="auto"/>
                <w:bottom w:val="none" w:sz="0" w:space="0" w:color="auto"/>
                <w:right w:val="none" w:sz="0" w:space="0" w:color="auto"/>
              </w:divBdr>
              <w:divsChild>
                <w:div w:id="1468275717">
                  <w:marLeft w:val="0"/>
                  <w:marRight w:val="0"/>
                  <w:marTop w:val="0"/>
                  <w:marBottom w:val="0"/>
                  <w:divBdr>
                    <w:top w:val="none" w:sz="0" w:space="0" w:color="auto"/>
                    <w:left w:val="none" w:sz="0" w:space="0" w:color="auto"/>
                    <w:bottom w:val="none" w:sz="0" w:space="0" w:color="auto"/>
                    <w:right w:val="none" w:sz="0" w:space="0" w:color="auto"/>
                  </w:divBdr>
                </w:div>
                <w:div w:id="2114472973">
                  <w:marLeft w:val="0"/>
                  <w:marRight w:val="0"/>
                  <w:marTop w:val="0"/>
                  <w:marBottom w:val="0"/>
                  <w:divBdr>
                    <w:top w:val="none" w:sz="0" w:space="0" w:color="auto"/>
                    <w:left w:val="none" w:sz="0" w:space="0" w:color="auto"/>
                    <w:bottom w:val="none" w:sz="0" w:space="0" w:color="auto"/>
                    <w:right w:val="none" w:sz="0" w:space="0" w:color="auto"/>
                  </w:divBdr>
                </w:div>
              </w:divsChild>
            </w:div>
            <w:div w:id="1298603204">
              <w:marLeft w:val="0"/>
              <w:marRight w:val="0"/>
              <w:marTop w:val="0"/>
              <w:marBottom w:val="0"/>
              <w:divBdr>
                <w:top w:val="none" w:sz="0" w:space="0" w:color="auto"/>
                <w:left w:val="none" w:sz="0" w:space="0" w:color="auto"/>
                <w:bottom w:val="none" w:sz="0" w:space="0" w:color="auto"/>
                <w:right w:val="none" w:sz="0" w:space="0" w:color="auto"/>
              </w:divBdr>
              <w:divsChild>
                <w:div w:id="1329793986">
                  <w:marLeft w:val="0"/>
                  <w:marRight w:val="0"/>
                  <w:marTop w:val="0"/>
                  <w:marBottom w:val="0"/>
                  <w:divBdr>
                    <w:top w:val="none" w:sz="0" w:space="0" w:color="auto"/>
                    <w:left w:val="none" w:sz="0" w:space="0" w:color="auto"/>
                    <w:bottom w:val="none" w:sz="0" w:space="0" w:color="auto"/>
                    <w:right w:val="none" w:sz="0" w:space="0" w:color="auto"/>
                  </w:divBdr>
                </w:div>
                <w:div w:id="701856412">
                  <w:marLeft w:val="0"/>
                  <w:marRight w:val="0"/>
                  <w:marTop w:val="0"/>
                  <w:marBottom w:val="0"/>
                  <w:divBdr>
                    <w:top w:val="none" w:sz="0" w:space="0" w:color="auto"/>
                    <w:left w:val="none" w:sz="0" w:space="0" w:color="auto"/>
                    <w:bottom w:val="none" w:sz="0" w:space="0" w:color="auto"/>
                    <w:right w:val="none" w:sz="0" w:space="0" w:color="auto"/>
                  </w:divBdr>
                </w:div>
              </w:divsChild>
            </w:div>
            <w:div w:id="565451744">
              <w:marLeft w:val="0"/>
              <w:marRight w:val="0"/>
              <w:marTop w:val="0"/>
              <w:marBottom w:val="0"/>
              <w:divBdr>
                <w:top w:val="none" w:sz="0" w:space="0" w:color="auto"/>
                <w:left w:val="none" w:sz="0" w:space="0" w:color="auto"/>
                <w:bottom w:val="none" w:sz="0" w:space="0" w:color="auto"/>
                <w:right w:val="none" w:sz="0" w:space="0" w:color="auto"/>
              </w:divBdr>
            </w:div>
            <w:div w:id="1783064380">
              <w:marLeft w:val="0"/>
              <w:marRight w:val="0"/>
              <w:marTop w:val="0"/>
              <w:marBottom w:val="0"/>
              <w:divBdr>
                <w:top w:val="none" w:sz="0" w:space="0" w:color="auto"/>
                <w:left w:val="none" w:sz="0" w:space="0" w:color="auto"/>
                <w:bottom w:val="none" w:sz="0" w:space="0" w:color="auto"/>
                <w:right w:val="none" w:sz="0" w:space="0" w:color="auto"/>
              </w:divBdr>
            </w:div>
          </w:divsChild>
        </w:div>
        <w:div w:id="753237640">
          <w:marLeft w:val="0"/>
          <w:marRight w:val="0"/>
          <w:marTop w:val="0"/>
          <w:marBottom w:val="0"/>
          <w:divBdr>
            <w:top w:val="none" w:sz="0" w:space="0" w:color="auto"/>
            <w:left w:val="none" w:sz="0" w:space="0" w:color="auto"/>
            <w:bottom w:val="none" w:sz="0" w:space="0" w:color="auto"/>
            <w:right w:val="none" w:sz="0" w:space="0" w:color="auto"/>
          </w:divBdr>
        </w:div>
      </w:divsChild>
    </w:div>
    <w:div w:id="1687437024">
      <w:bodyDiv w:val="1"/>
      <w:marLeft w:val="0"/>
      <w:marRight w:val="0"/>
      <w:marTop w:val="0"/>
      <w:marBottom w:val="0"/>
      <w:divBdr>
        <w:top w:val="none" w:sz="0" w:space="0" w:color="auto"/>
        <w:left w:val="none" w:sz="0" w:space="0" w:color="auto"/>
        <w:bottom w:val="none" w:sz="0" w:space="0" w:color="auto"/>
        <w:right w:val="none" w:sz="0" w:space="0" w:color="auto"/>
      </w:divBdr>
      <w:divsChild>
        <w:div w:id="638725128">
          <w:marLeft w:val="0"/>
          <w:marRight w:val="0"/>
          <w:marTop w:val="0"/>
          <w:marBottom w:val="0"/>
          <w:divBdr>
            <w:top w:val="single" w:sz="6" w:space="2" w:color="DDDDDD"/>
            <w:left w:val="single" w:sz="6" w:space="2" w:color="DDDDDD"/>
            <w:bottom w:val="single" w:sz="6" w:space="2" w:color="DDDDDD"/>
            <w:right w:val="single" w:sz="6" w:space="2" w:color="DDDDDD"/>
          </w:divBdr>
          <w:divsChild>
            <w:div w:id="869685014">
              <w:marLeft w:val="0"/>
              <w:marRight w:val="0"/>
              <w:marTop w:val="0"/>
              <w:marBottom w:val="0"/>
              <w:divBdr>
                <w:top w:val="none" w:sz="0" w:space="0" w:color="auto"/>
                <w:left w:val="none" w:sz="0" w:space="0" w:color="auto"/>
                <w:bottom w:val="none" w:sz="0" w:space="0" w:color="auto"/>
                <w:right w:val="none" w:sz="0" w:space="0" w:color="auto"/>
              </w:divBdr>
              <w:divsChild>
                <w:div w:id="1356806124">
                  <w:marLeft w:val="0"/>
                  <w:marRight w:val="0"/>
                  <w:marTop w:val="0"/>
                  <w:marBottom w:val="0"/>
                  <w:divBdr>
                    <w:top w:val="none" w:sz="0" w:space="0" w:color="auto"/>
                    <w:left w:val="none" w:sz="0" w:space="0" w:color="auto"/>
                    <w:bottom w:val="none" w:sz="0" w:space="0" w:color="auto"/>
                    <w:right w:val="none" w:sz="0" w:space="0" w:color="auto"/>
                  </w:divBdr>
                </w:div>
                <w:div w:id="1880438712">
                  <w:marLeft w:val="0"/>
                  <w:marRight w:val="0"/>
                  <w:marTop w:val="0"/>
                  <w:marBottom w:val="0"/>
                  <w:divBdr>
                    <w:top w:val="none" w:sz="0" w:space="0" w:color="auto"/>
                    <w:left w:val="none" w:sz="0" w:space="0" w:color="auto"/>
                    <w:bottom w:val="none" w:sz="0" w:space="0" w:color="auto"/>
                    <w:right w:val="none" w:sz="0" w:space="0" w:color="auto"/>
                  </w:divBdr>
                </w:div>
              </w:divsChild>
            </w:div>
            <w:div w:id="2039118245">
              <w:marLeft w:val="0"/>
              <w:marRight w:val="0"/>
              <w:marTop w:val="0"/>
              <w:marBottom w:val="0"/>
              <w:divBdr>
                <w:top w:val="none" w:sz="0" w:space="0" w:color="auto"/>
                <w:left w:val="none" w:sz="0" w:space="0" w:color="auto"/>
                <w:bottom w:val="none" w:sz="0" w:space="0" w:color="auto"/>
                <w:right w:val="none" w:sz="0" w:space="0" w:color="auto"/>
              </w:divBdr>
              <w:divsChild>
                <w:div w:id="2028633799">
                  <w:marLeft w:val="0"/>
                  <w:marRight w:val="0"/>
                  <w:marTop w:val="0"/>
                  <w:marBottom w:val="0"/>
                  <w:divBdr>
                    <w:top w:val="none" w:sz="0" w:space="0" w:color="auto"/>
                    <w:left w:val="none" w:sz="0" w:space="0" w:color="auto"/>
                    <w:bottom w:val="none" w:sz="0" w:space="0" w:color="auto"/>
                    <w:right w:val="none" w:sz="0" w:space="0" w:color="auto"/>
                  </w:divBdr>
                </w:div>
                <w:div w:id="1261718376">
                  <w:marLeft w:val="0"/>
                  <w:marRight w:val="0"/>
                  <w:marTop w:val="0"/>
                  <w:marBottom w:val="0"/>
                  <w:divBdr>
                    <w:top w:val="none" w:sz="0" w:space="0" w:color="auto"/>
                    <w:left w:val="none" w:sz="0" w:space="0" w:color="auto"/>
                    <w:bottom w:val="none" w:sz="0" w:space="0" w:color="auto"/>
                    <w:right w:val="none" w:sz="0" w:space="0" w:color="auto"/>
                  </w:divBdr>
                </w:div>
              </w:divsChild>
            </w:div>
            <w:div w:id="259996586">
              <w:marLeft w:val="0"/>
              <w:marRight w:val="0"/>
              <w:marTop w:val="0"/>
              <w:marBottom w:val="0"/>
              <w:divBdr>
                <w:top w:val="none" w:sz="0" w:space="0" w:color="auto"/>
                <w:left w:val="none" w:sz="0" w:space="0" w:color="auto"/>
                <w:bottom w:val="none" w:sz="0" w:space="0" w:color="auto"/>
                <w:right w:val="none" w:sz="0" w:space="0" w:color="auto"/>
              </w:divBdr>
              <w:divsChild>
                <w:div w:id="1701008156">
                  <w:marLeft w:val="0"/>
                  <w:marRight w:val="0"/>
                  <w:marTop w:val="0"/>
                  <w:marBottom w:val="0"/>
                  <w:divBdr>
                    <w:top w:val="none" w:sz="0" w:space="0" w:color="auto"/>
                    <w:left w:val="none" w:sz="0" w:space="0" w:color="auto"/>
                    <w:bottom w:val="none" w:sz="0" w:space="0" w:color="auto"/>
                    <w:right w:val="none" w:sz="0" w:space="0" w:color="auto"/>
                  </w:divBdr>
                </w:div>
                <w:div w:id="123696006">
                  <w:marLeft w:val="0"/>
                  <w:marRight w:val="0"/>
                  <w:marTop w:val="0"/>
                  <w:marBottom w:val="0"/>
                  <w:divBdr>
                    <w:top w:val="none" w:sz="0" w:space="0" w:color="auto"/>
                    <w:left w:val="none" w:sz="0" w:space="0" w:color="auto"/>
                    <w:bottom w:val="none" w:sz="0" w:space="0" w:color="auto"/>
                    <w:right w:val="none" w:sz="0" w:space="0" w:color="auto"/>
                  </w:divBdr>
                </w:div>
              </w:divsChild>
            </w:div>
            <w:div w:id="2004045839">
              <w:marLeft w:val="0"/>
              <w:marRight w:val="0"/>
              <w:marTop w:val="0"/>
              <w:marBottom w:val="0"/>
              <w:divBdr>
                <w:top w:val="none" w:sz="0" w:space="0" w:color="auto"/>
                <w:left w:val="none" w:sz="0" w:space="0" w:color="auto"/>
                <w:bottom w:val="none" w:sz="0" w:space="0" w:color="auto"/>
                <w:right w:val="none" w:sz="0" w:space="0" w:color="auto"/>
              </w:divBdr>
              <w:divsChild>
                <w:div w:id="1884058466">
                  <w:marLeft w:val="0"/>
                  <w:marRight w:val="0"/>
                  <w:marTop w:val="0"/>
                  <w:marBottom w:val="0"/>
                  <w:divBdr>
                    <w:top w:val="none" w:sz="0" w:space="0" w:color="auto"/>
                    <w:left w:val="none" w:sz="0" w:space="0" w:color="auto"/>
                    <w:bottom w:val="none" w:sz="0" w:space="0" w:color="auto"/>
                    <w:right w:val="none" w:sz="0" w:space="0" w:color="auto"/>
                  </w:divBdr>
                </w:div>
                <w:div w:id="291401495">
                  <w:marLeft w:val="0"/>
                  <w:marRight w:val="0"/>
                  <w:marTop w:val="0"/>
                  <w:marBottom w:val="0"/>
                  <w:divBdr>
                    <w:top w:val="none" w:sz="0" w:space="0" w:color="auto"/>
                    <w:left w:val="none" w:sz="0" w:space="0" w:color="auto"/>
                    <w:bottom w:val="none" w:sz="0" w:space="0" w:color="auto"/>
                    <w:right w:val="none" w:sz="0" w:space="0" w:color="auto"/>
                  </w:divBdr>
                </w:div>
              </w:divsChild>
            </w:div>
            <w:div w:id="1813524829">
              <w:marLeft w:val="0"/>
              <w:marRight w:val="0"/>
              <w:marTop w:val="0"/>
              <w:marBottom w:val="0"/>
              <w:divBdr>
                <w:top w:val="none" w:sz="0" w:space="0" w:color="auto"/>
                <w:left w:val="none" w:sz="0" w:space="0" w:color="auto"/>
                <w:bottom w:val="none" w:sz="0" w:space="0" w:color="auto"/>
                <w:right w:val="none" w:sz="0" w:space="0" w:color="auto"/>
              </w:divBdr>
            </w:div>
            <w:div w:id="1445073912">
              <w:marLeft w:val="0"/>
              <w:marRight w:val="0"/>
              <w:marTop w:val="0"/>
              <w:marBottom w:val="0"/>
              <w:divBdr>
                <w:top w:val="none" w:sz="0" w:space="0" w:color="auto"/>
                <w:left w:val="none" w:sz="0" w:space="0" w:color="auto"/>
                <w:bottom w:val="none" w:sz="0" w:space="0" w:color="auto"/>
                <w:right w:val="none" w:sz="0" w:space="0" w:color="auto"/>
              </w:divBdr>
            </w:div>
          </w:divsChild>
        </w:div>
        <w:div w:id="1109393991">
          <w:marLeft w:val="0"/>
          <w:marRight w:val="0"/>
          <w:marTop w:val="0"/>
          <w:marBottom w:val="0"/>
          <w:divBdr>
            <w:top w:val="none" w:sz="0" w:space="0" w:color="auto"/>
            <w:left w:val="none" w:sz="0" w:space="0" w:color="auto"/>
            <w:bottom w:val="none" w:sz="0" w:space="0" w:color="auto"/>
            <w:right w:val="none" w:sz="0" w:space="0" w:color="auto"/>
          </w:divBdr>
        </w:div>
      </w:divsChild>
    </w:div>
    <w:div w:id="1689989604">
      <w:bodyDiv w:val="1"/>
      <w:marLeft w:val="0"/>
      <w:marRight w:val="0"/>
      <w:marTop w:val="0"/>
      <w:marBottom w:val="0"/>
      <w:divBdr>
        <w:top w:val="none" w:sz="0" w:space="0" w:color="auto"/>
        <w:left w:val="none" w:sz="0" w:space="0" w:color="auto"/>
        <w:bottom w:val="none" w:sz="0" w:space="0" w:color="auto"/>
        <w:right w:val="none" w:sz="0" w:space="0" w:color="auto"/>
      </w:divBdr>
      <w:divsChild>
        <w:div w:id="1646204254">
          <w:marLeft w:val="0"/>
          <w:marRight w:val="0"/>
          <w:marTop w:val="0"/>
          <w:marBottom w:val="0"/>
          <w:divBdr>
            <w:top w:val="single" w:sz="6" w:space="2" w:color="DDDDDD"/>
            <w:left w:val="single" w:sz="6" w:space="2" w:color="DDDDDD"/>
            <w:bottom w:val="single" w:sz="6" w:space="2" w:color="DDDDDD"/>
            <w:right w:val="single" w:sz="6" w:space="2" w:color="DDDDDD"/>
          </w:divBdr>
          <w:divsChild>
            <w:div w:id="432362873">
              <w:marLeft w:val="0"/>
              <w:marRight w:val="0"/>
              <w:marTop w:val="0"/>
              <w:marBottom w:val="0"/>
              <w:divBdr>
                <w:top w:val="none" w:sz="0" w:space="0" w:color="auto"/>
                <w:left w:val="none" w:sz="0" w:space="0" w:color="auto"/>
                <w:bottom w:val="none" w:sz="0" w:space="0" w:color="auto"/>
                <w:right w:val="none" w:sz="0" w:space="0" w:color="auto"/>
              </w:divBdr>
              <w:divsChild>
                <w:div w:id="1365129983">
                  <w:marLeft w:val="0"/>
                  <w:marRight w:val="0"/>
                  <w:marTop w:val="0"/>
                  <w:marBottom w:val="0"/>
                  <w:divBdr>
                    <w:top w:val="none" w:sz="0" w:space="0" w:color="auto"/>
                    <w:left w:val="none" w:sz="0" w:space="0" w:color="auto"/>
                    <w:bottom w:val="none" w:sz="0" w:space="0" w:color="auto"/>
                    <w:right w:val="none" w:sz="0" w:space="0" w:color="auto"/>
                  </w:divBdr>
                </w:div>
                <w:div w:id="1611739630">
                  <w:marLeft w:val="0"/>
                  <w:marRight w:val="0"/>
                  <w:marTop w:val="0"/>
                  <w:marBottom w:val="0"/>
                  <w:divBdr>
                    <w:top w:val="none" w:sz="0" w:space="0" w:color="auto"/>
                    <w:left w:val="none" w:sz="0" w:space="0" w:color="auto"/>
                    <w:bottom w:val="none" w:sz="0" w:space="0" w:color="auto"/>
                    <w:right w:val="none" w:sz="0" w:space="0" w:color="auto"/>
                  </w:divBdr>
                </w:div>
              </w:divsChild>
            </w:div>
            <w:div w:id="1060246250">
              <w:marLeft w:val="0"/>
              <w:marRight w:val="0"/>
              <w:marTop w:val="0"/>
              <w:marBottom w:val="0"/>
              <w:divBdr>
                <w:top w:val="none" w:sz="0" w:space="0" w:color="auto"/>
                <w:left w:val="none" w:sz="0" w:space="0" w:color="auto"/>
                <w:bottom w:val="none" w:sz="0" w:space="0" w:color="auto"/>
                <w:right w:val="none" w:sz="0" w:space="0" w:color="auto"/>
              </w:divBdr>
              <w:divsChild>
                <w:div w:id="844711128">
                  <w:marLeft w:val="0"/>
                  <w:marRight w:val="0"/>
                  <w:marTop w:val="0"/>
                  <w:marBottom w:val="0"/>
                  <w:divBdr>
                    <w:top w:val="none" w:sz="0" w:space="0" w:color="auto"/>
                    <w:left w:val="none" w:sz="0" w:space="0" w:color="auto"/>
                    <w:bottom w:val="none" w:sz="0" w:space="0" w:color="auto"/>
                    <w:right w:val="none" w:sz="0" w:space="0" w:color="auto"/>
                  </w:divBdr>
                </w:div>
                <w:div w:id="1078938564">
                  <w:marLeft w:val="0"/>
                  <w:marRight w:val="0"/>
                  <w:marTop w:val="0"/>
                  <w:marBottom w:val="0"/>
                  <w:divBdr>
                    <w:top w:val="none" w:sz="0" w:space="0" w:color="auto"/>
                    <w:left w:val="none" w:sz="0" w:space="0" w:color="auto"/>
                    <w:bottom w:val="none" w:sz="0" w:space="0" w:color="auto"/>
                    <w:right w:val="none" w:sz="0" w:space="0" w:color="auto"/>
                  </w:divBdr>
                </w:div>
              </w:divsChild>
            </w:div>
            <w:div w:id="788743162">
              <w:marLeft w:val="0"/>
              <w:marRight w:val="0"/>
              <w:marTop w:val="0"/>
              <w:marBottom w:val="0"/>
              <w:divBdr>
                <w:top w:val="none" w:sz="0" w:space="0" w:color="auto"/>
                <w:left w:val="none" w:sz="0" w:space="0" w:color="auto"/>
                <w:bottom w:val="none" w:sz="0" w:space="0" w:color="auto"/>
                <w:right w:val="none" w:sz="0" w:space="0" w:color="auto"/>
              </w:divBdr>
              <w:divsChild>
                <w:div w:id="812142628">
                  <w:marLeft w:val="0"/>
                  <w:marRight w:val="0"/>
                  <w:marTop w:val="0"/>
                  <w:marBottom w:val="0"/>
                  <w:divBdr>
                    <w:top w:val="none" w:sz="0" w:space="0" w:color="auto"/>
                    <w:left w:val="none" w:sz="0" w:space="0" w:color="auto"/>
                    <w:bottom w:val="none" w:sz="0" w:space="0" w:color="auto"/>
                    <w:right w:val="none" w:sz="0" w:space="0" w:color="auto"/>
                  </w:divBdr>
                </w:div>
                <w:div w:id="431242672">
                  <w:marLeft w:val="0"/>
                  <w:marRight w:val="0"/>
                  <w:marTop w:val="0"/>
                  <w:marBottom w:val="0"/>
                  <w:divBdr>
                    <w:top w:val="none" w:sz="0" w:space="0" w:color="auto"/>
                    <w:left w:val="none" w:sz="0" w:space="0" w:color="auto"/>
                    <w:bottom w:val="none" w:sz="0" w:space="0" w:color="auto"/>
                    <w:right w:val="none" w:sz="0" w:space="0" w:color="auto"/>
                  </w:divBdr>
                </w:div>
              </w:divsChild>
            </w:div>
            <w:div w:id="659772791">
              <w:marLeft w:val="0"/>
              <w:marRight w:val="0"/>
              <w:marTop w:val="0"/>
              <w:marBottom w:val="0"/>
              <w:divBdr>
                <w:top w:val="none" w:sz="0" w:space="0" w:color="auto"/>
                <w:left w:val="none" w:sz="0" w:space="0" w:color="auto"/>
                <w:bottom w:val="none" w:sz="0" w:space="0" w:color="auto"/>
                <w:right w:val="none" w:sz="0" w:space="0" w:color="auto"/>
              </w:divBdr>
              <w:divsChild>
                <w:div w:id="1783069265">
                  <w:marLeft w:val="0"/>
                  <w:marRight w:val="0"/>
                  <w:marTop w:val="0"/>
                  <w:marBottom w:val="0"/>
                  <w:divBdr>
                    <w:top w:val="none" w:sz="0" w:space="0" w:color="auto"/>
                    <w:left w:val="none" w:sz="0" w:space="0" w:color="auto"/>
                    <w:bottom w:val="none" w:sz="0" w:space="0" w:color="auto"/>
                    <w:right w:val="none" w:sz="0" w:space="0" w:color="auto"/>
                  </w:divBdr>
                </w:div>
                <w:div w:id="385033470">
                  <w:marLeft w:val="0"/>
                  <w:marRight w:val="0"/>
                  <w:marTop w:val="0"/>
                  <w:marBottom w:val="0"/>
                  <w:divBdr>
                    <w:top w:val="none" w:sz="0" w:space="0" w:color="auto"/>
                    <w:left w:val="none" w:sz="0" w:space="0" w:color="auto"/>
                    <w:bottom w:val="none" w:sz="0" w:space="0" w:color="auto"/>
                    <w:right w:val="none" w:sz="0" w:space="0" w:color="auto"/>
                  </w:divBdr>
                </w:div>
              </w:divsChild>
            </w:div>
            <w:div w:id="1425801602">
              <w:marLeft w:val="0"/>
              <w:marRight w:val="0"/>
              <w:marTop w:val="0"/>
              <w:marBottom w:val="0"/>
              <w:divBdr>
                <w:top w:val="none" w:sz="0" w:space="0" w:color="auto"/>
                <w:left w:val="none" w:sz="0" w:space="0" w:color="auto"/>
                <w:bottom w:val="none" w:sz="0" w:space="0" w:color="auto"/>
                <w:right w:val="none" w:sz="0" w:space="0" w:color="auto"/>
              </w:divBdr>
            </w:div>
            <w:div w:id="1357124505">
              <w:marLeft w:val="0"/>
              <w:marRight w:val="0"/>
              <w:marTop w:val="0"/>
              <w:marBottom w:val="0"/>
              <w:divBdr>
                <w:top w:val="none" w:sz="0" w:space="0" w:color="auto"/>
                <w:left w:val="none" w:sz="0" w:space="0" w:color="auto"/>
                <w:bottom w:val="none" w:sz="0" w:space="0" w:color="auto"/>
                <w:right w:val="none" w:sz="0" w:space="0" w:color="auto"/>
              </w:divBdr>
            </w:div>
          </w:divsChild>
        </w:div>
        <w:div w:id="1169096863">
          <w:marLeft w:val="0"/>
          <w:marRight w:val="0"/>
          <w:marTop w:val="0"/>
          <w:marBottom w:val="0"/>
          <w:divBdr>
            <w:top w:val="none" w:sz="0" w:space="0" w:color="auto"/>
            <w:left w:val="none" w:sz="0" w:space="0" w:color="auto"/>
            <w:bottom w:val="none" w:sz="0" w:space="0" w:color="auto"/>
            <w:right w:val="none" w:sz="0" w:space="0" w:color="auto"/>
          </w:divBdr>
        </w:div>
      </w:divsChild>
    </w:div>
    <w:div w:id="1690057789">
      <w:bodyDiv w:val="1"/>
      <w:marLeft w:val="0"/>
      <w:marRight w:val="0"/>
      <w:marTop w:val="0"/>
      <w:marBottom w:val="0"/>
      <w:divBdr>
        <w:top w:val="none" w:sz="0" w:space="0" w:color="auto"/>
        <w:left w:val="none" w:sz="0" w:space="0" w:color="auto"/>
        <w:bottom w:val="none" w:sz="0" w:space="0" w:color="auto"/>
        <w:right w:val="none" w:sz="0" w:space="0" w:color="auto"/>
      </w:divBdr>
      <w:divsChild>
        <w:div w:id="1185360173">
          <w:marLeft w:val="0"/>
          <w:marRight w:val="0"/>
          <w:marTop w:val="0"/>
          <w:marBottom w:val="0"/>
          <w:divBdr>
            <w:top w:val="single" w:sz="6" w:space="2" w:color="DDDDDD"/>
            <w:left w:val="single" w:sz="6" w:space="2" w:color="DDDDDD"/>
            <w:bottom w:val="single" w:sz="6" w:space="2" w:color="DDDDDD"/>
            <w:right w:val="single" w:sz="6" w:space="2" w:color="DDDDDD"/>
          </w:divBdr>
          <w:divsChild>
            <w:div w:id="1836918803">
              <w:marLeft w:val="0"/>
              <w:marRight w:val="0"/>
              <w:marTop w:val="0"/>
              <w:marBottom w:val="0"/>
              <w:divBdr>
                <w:top w:val="none" w:sz="0" w:space="0" w:color="auto"/>
                <w:left w:val="none" w:sz="0" w:space="0" w:color="auto"/>
                <w:bottom w:val="none" w:sz="0" w:space="0" w:color="auto"/>
                <w:right w:val="none" w:sz="0" w:space="0" w:color="auto"/>
              </w:divBdr>
              <w:divsChild>
                <w:div w:id="1787693636">
                  <w:marLeft w:val="0"/>
                  <w:marRight w:val="0"/>
                  <w:marTop w:val="0"/>
                  <w:marBottom w:val="0"/>
                  <w:divBdr>
                    <w:top w:val="none" w:sz="0" w:space="0" w:color="auto"/>
                    <w:left w:val="none" w:sz="0" w:space="0" w:color="auto"/>
                    <w:bottom w:val="none" w:sz="0" w:space="0" w:color="auto"/>
                    <w:right w:val="none" w:sz="0" w:space="0" w:color="auto"/>
                  </w:divBdr>
                </w:div>
                <w:div w:id="1869833286">
                  <w:marLeft w:val="0"/>
                  <w:marRight w:val="0"/>
                  <w:marTop w:val="0"/>
                  <w:marBottom w:val="0"/>
                  <w:divBdr>
                    <w:top w:val="none" w:sz="0" w:space="0" w:color="auto"/>
                    <w:left w:val="none" w:sz="0" w:space="0" w:color="auto"/>
                    <w:bottom w:val="none" w:sz="0" w:space="0" w:color="auto"/>
                    <w:right w:val="none" w:sz="0" w:space="0" w:color="auto"/>
                  </w:divBdr>
                </w:div>
              </w:divsChild>
            </w:div>
            <w:div w:id="266235114">
              <w:marLeft w:val="0"/>
              <w:marRight w:val="0"/>
              <w:marTop w:val="0"/>
              <w:marBottom w:val="0"/>
              <w:divBdr>
                <w:top w:val="none" w:sz="0" w:space="0" w:color="auto"/>
                <w:left w:val="none" w:sz="0" w:space="0" w:color="auto"/>
                <w:bottom w:val="none" w:sz="0" w:space="0" w:color="auto"/>
                <w:right w:val="none" w:sz="0" w:space="0" w:color="auto"/>
              </w:divBdr>
              <w:divsChild>
                <w:div w:id="1763599549">
                  <w:marLeft w:val="0"/>
                  <w:marRight w:val="0"/>
                  <w:marTop w:val="0"/>
                  <w:marBottom w:val="0"/>
                  <w:divBdr>
                    <w:top w:val="none" w:sz="0" w:space="0" w:color="auto"/>
                    <w:left w:val="none" w:sz="0" w:space="0" w:color="auto"/>
                    <w:bottom w:val="none" w:sz="0" w:space="0" w:color="auto"/>
                    <w:right w:val="none" w:sz="0" w:space="0" w:color="auto"/>
                  </w:divBdr>
                </w:div>
                <w:div w:id="1206720357">
                  <w:marLeft w:val="0"/>
                  <w:marRight w:val="0"/>
                  <w:marTop w:val="0"/>
                  <w:marBottom w:val="0"/>
                  <w:divBdr>
                    <w:top w:val="none" w:sz="0" w:space="0" w:color="auto"/>
                    <w:left w:val="none" w:sz="0" w:space="0" w:color="auto"/>
                    <w:bottom w:val="none" w:sz="0" w:space="0" w:color="auto"/>
                    <w:right w:val="none" w:sz="0" w:space="0" w:color="auto"/>
                  </w:divBdr>
                </w:div>
              </w:divsChild>
            </w:div>
            <w:div w:id="55011823">
              <w:marLeft w:val="0"/>
              <w:marRight w:val="0"/>
              <w:marTop w:val="0"/>
              <w:marBottom w:val="0"/>
              <w:divBdr>
                <w:top w:val="none" w:sz="0" w:space="0" w:color="auto"/>
                <w:left w:val="none" w:sz="0" w:space="0" w:color="auto"/>
                <w:bottom w:val="none" w:sz="0" w:space="0" w:color="auto"/>
                <w:right w:val="none" w:sz="0" w:space="0" w:color="auto"/>
              </w:divBdr>
              <w:divsChild>
                <w:div w:id="1678073700">
                  <w:marLeft w:val="0"/>
                  <w:marRight w:val="0"/>
                  <w:marTop w:val="0"/>
                  <w:marBottom w:val="0"/>
                  <w:divBdr>
                    <w:top w:val="none" w:sz="0" w:space="0" w:color="auto"/>
                    <w:left w:val="none" w:sz="0" w:space="0" w:color="auto"/>
                    <w:bottom w:val="none" w:sz="0" w:space="0" w:color="auto"/>
                    <w:right w:val="none" w:sz="0" w:space="0" w:color="auto"/>
                  </w:divBdr>
                </w:div>
                <w:div w:id="351958081">
                  <w:marLeft w:val="0"/>
                  <w:marRight w:val="0"/>
                  <w:marTop w:val="0"/>
                  <w:marBottom w:val="0"/>
                  <w:divBdr>
                    <w:top w:val="none" w:sz="0" w:space="0" w:color="auto"/>
                    <w:left w:val="none" w:sz="0" w:space="0" w:color="auto"/>
                    <w:bottom w:val="none" w:sz="0" w:space="0" w:color="auto"/>
                    <w:right w:val="none" w:sz="0" w:space="0" w:color="auto"/>
                  </w:divBdr>
                </w:div>
              </w:divsChild>
            </w:div>
            <w:div w:id="1821195203">
              <w:marLeft w:val="0"/>
              <w:marRight w:val="0"/>
              <w:marTop w:val="0"/>
              <w:marBottom w:val="0"/>
              <w:divBdr>
                <w:top w:val="none" w:sz="0" w:space="0" w:color="auto"/>
                <w:left w:val="none" w:sz="0" w:space="0" w:color="auto"/>
                <w:bottom w:val="none" w:sz="0" w:space="0" w:color="auto"/>
                <w:right w:val="none" w:sz="0" w:space="0" w:color="auto"/>
              </w:divBdr>
              <w:divsChild>
                <w:div w:id="427166793">
                  <w:marLeft w:val="0"/>
                  <w:marRight w:val="0"/>
                  <w:marTop w:val="0"/>
                  <w:marBottom w:val="0"/>
                  <w:divBdr>
                    <w:top w:val="none" w:sz="0" w:space="0" w:color="auto"/>
                    <w:left w:val="none" w:sz="0" w:space="0" w:color="auto"/>
                    <w:bottom w:val="none" w:sz="0" w:space="0" w:color="auto"/>
                    <w:right w:val="none" w:sz="0" w:space="0" w:color="auto"/>
                  </w:divBdr>
                </w:div>
                <w:div w:id="1286427493">
                  <w:marLeft w:val="0"/>
                  <w:marRight w:val="0"/>
                  <w:marTop w:val="0"/>
                  <w:marBottom w:val="0"/>
                  <w:divBdr>
                    <w:top w:val="none" w:sz="0" w:space="0" w:color="auto"/>
                    <w:left w:val="none" w:sz="0" w:space="0" w:color="auto"/>
                    <w:bottom w:val="none" w:sz="0" w:space="0" w:color="auto"/>
                    <w:right w:val="none" w:sz="0" w:space="0" w:color="auto"/>
                  </w:divBdr>
                </w:div>
              </w:divsChild>
            </w:div>
            <w:div w:id="1322923591">
              <w:marLeft w:val="0"/>
              <w:marRight w:val="0"/>
              <w:marTop w:val="0"/>
              <w:marBottom w:val="0"/>
              <w:divBdr>
                <w:top w:val="none" w:sz="0" w:space="0" w:color="auto"/>
                <w:left w:val="none" w:sz="0" w:space="0" w:color="auto"/>
                <w:bottom w:val="none" w:sz="0" w:space="0" w:color="auto"/>
                <w:right w:val="none" w:sz="0" w:space="0" w:color="auto"/>
              </w:divBdr>
            </w:div>
            <w:div w:id="1682470749">
              <w:marLeft w:val="0"/>
              <w:marRight w:val="0"/>
              <w:marTop w:val="0"/>
              <w:marBottom w:val="0"/>
              <w:divBdr>
                <w:top w:val="none" w:sz="0" w:space="0" w:color="auto"/>
                <w:left w:val="none" w:sz="0" w:space="0" w:color="auto"/>
                <w:bottom w:val="none" w:sz="0" w:space="0" w:color="auto"/>
                <w:right w:val="none" w:sz="0" w:space="0" w:color="auto"/>
              </w:divBdr>
            </w:div>
          </w:divsChild>
        </w:div>
        <w:div w:id="1037048052">
          <w:marLeft w:val="0"/>
          <w:marRight w:val="0"/>
          <w:marTop w:val="0"/>
          <w:marBottom w:val="0"/>
          <w:divBdr>
            <w:top w:val="none" w:sz="0" w:space="0" w:color="auto"/>
            <w:left w:val="none" w:sz="0" w:space="0" w:color="auto"/>
            <w:bottom w:val="none" w:sz="0" w:space="0" w:color="auto"/>
            <w:right w:val="none" w:sz="0" w:space="0" w:color="auto"/>
          </w:divBdr>
        </w:div>
      </w:divsChild>
    </w:div>
    <w:div w:id="1703702876">
      <w:bodyDiv w:val="1"/>
      <w:marLeft w:val="0"/>
      <w:marRight w:val="0"/>
      <w:marTop w:val="0"/>
      <w:marBottom w:val="0"/>
      <w:divBdr>
        <w:top w:val="none" w:sz="0" w:space="0" w:color="auto"/>
        <w:left w:val="none" w:sz="0" w:space="0" w:color="auto"/>
        <w:bottom w:val="none" w:sz="0" w:space="0" w:color="auto"/>
        <w:right w:val="none" w:sz="0" w:space="0" w:color="auto"/>
      </w:divBdr>
      <w:divsChild>
        <w:div w:id="390931838">
          <w:marLeft w:val="0"/>
          <w:marRight w:val="0"/>
          <w:marTop w:val="0"/>
          <w:marBottom w:val="0"/>
          <w:divBdr>
            <w:top w:val="single" w:sz="6" w:space="2" w:color="DDDDDD"/>
            <w:left w:val="single" w:sz="6" w:space="2" w:color="DDDDDD"/>
            <w:bottom w:val="single" w:sz="6" w:space="2" w:color="DDDDDD"/>
            <w:right w:val="single" w:sz="6" w:space="2" w:color="DDDDDD"/>
          </w:divBdr>
          <w:divsChild>
            <w:div w:id="1681620059">
              <w:marLeft w:val="0"/>
              <w:marRight w:val="0"/>
              <w:marTop w:val="0"/>
              <w:marBottom w:val="0"/>
              <w:divBdr>
                <w:top w:val="none" w:sz="0" w:space="0" w:color="auto"/>
                <w:left w:val="none" w:sz="0" w:space="0" w:color="auto"/>
                <w:bottom w:val="none" w:sz="0" w:space="0" w:color="auto"/>
                <w:right w:val="none" w:sz="0" w:space="0" w:color="auto"/>
              </w:divBdr>
              <w:divsChild>
                <w:div w:id="2025401330">
                  <w:marLeft w:val="0"/>
                  <w:marRight w:val="0"/>
                  <w:marTop w:val="0"/>
                  <w:marBottom w:val="0"/>
                  <w:divBdr>
                    <w:top w:val="none" w:sz="0" w:space="0" w:color="auto"/>
                    <w:left w:val="none" w:sz="0" w:space="0" w:color="auto"/>
                    <w:bottom w:val="none" w:sz="0" w:space="0" w:color="auto"/>
                    <w:right w:val="none" w:sz="0" w:space="0" w:color="auto"/>
                  </w:divBdr>
                </w:div>
                <w:div w:id="1958875343">
                  <w:marLeft w:val="0"/>
                  <w:marRight w:val="0"/>
                  <w:marTop w:val="0"/>
                  <w:marBottom w:val="0"/>
                  <w:divBdr>
                    <w:top w:val="none" w:sz="0" w:space="0" w:color="auto"/>
                    <w:left w:val="none" w:sz="0" w:space="0" w:color="auto"/>
                    <w:bottom w:val="none" w:sz="0" w:space="0" w:color="auto"/>
                    <w:right w:val="none" w:sz="0" w:space="0" w:color="auto"/>
                  </w:divBdr>
                </w:div>
              </w:divsChild>
            </w:div>
            <w:div w:id="173153596">
              <w:marLeft w:val="0"/>
              <w:marRight w:val="0"/>
              <w:marTop w:val="0"/>
              <w:marBottom w:val="0"/>
              <w:divBdr>
                <w:top w:val="none" w:sz="0" w:space="0" w:color="auto"/>
                <w:left w:val="none" w:sz="0" w:space="0" w:color="auto"/>
                <w:bottom w:val="none" w:sz="0" w:space="0" w:color="auto"/>
                <w:right w:val="none" w:sz="0" w:space="0" w:color="auto"/>
              </w:divBdr>
              <w:divsChild>
                <w:div w:id="1614440254">
                  <w:marLeft w:val="0"/>
                  <w:marRight w:val="0"/>
                  <w:marTop w:val="0"/>
                  <w:marBottom w:val="0"/>
                  <w:divBdr>
                    <w:top w:val="none" w:sz="0" w:space="0" w:color="auto"/>
                    <w:left w:val="none" w:sz="0" w:space="0" w:color="auto"/>
                    <w:bottom w:val="none" w:sz="0" w:space="0" w:color="auto"/>
                    <w:right w:val="none" w:sz="0" w:space="0" w:color="auto"/>
                  </w:divBdr>
                </w:div>
                <w:div w:id="1749305302">
                  <w:marLeft w:val="0"/>
                  <w:marRight w:val="0"/>
                  <w:marTop w:val="0"/>
                  <w:marBottom w:val="0"/>
                  <w:divBdr>
                    <w:top w:val="none" w:sz="0" w:space="0" w:color="auto"/>
                    <w:left w:val="none" w:sz="0" w:space="0" w:color="auto"/>
                    <w:bottom w:val="none" w:sz="0" w:space="0" w:color="auto"/>
                    <w:right w:val="none" w:sz="0" w:space="0" w:color="auto"/>
                  </w:divBdr>
                </w:div>
              </w:divsChild>
            </w:div>
            <w:div w:id="1684892117">
              <w:marLeft w:val="0"/>
              <w:marRight w:val="0"/>
              <w:marTop w:val="0"/>
              <w:marBottom w:val="0"/>
              <w:divBdr>
                <w:top w:val="none" w:sz="0" w:space="0" w:color="auto"/>
                <w:left w:val="none" w:sz="0" w:space="0" w:color="auto"/>
                <w:bottom w:val="none" w:sz="0" w:space="0" w:color="auto"/>
                <w:right w:val="none" w:sz="0" w:space="0" w:color="auto"/>
              </w:divBdr>
              <w:divsChild>
                <w:div w:id="139619994">
                  <w:marLeft w:val="0"/>
                  <w:marRight w:val="0"/>
                  <w:marTop w:val="0"/>
                  <w:marBottom w:val="0"/>
                  <w:divBdr>
                    <w:top w:val="none" w:sz="0" w:space="0" w:color="auto"/>
                    <w:left w:val="none" w:sz="0" w:space="0" w:color="auto"/>
                    <w:bottom w:val="none" w:sz="0" w:space="0" w:color="auto"/>
                    <w:right w:val="none" w:sz="0" w:space="0" w:color="auto"/>
                  </w:divBdr>
                </w:div>
                <w:div w:id="844787993">
                  <w:marLeft w:val="0"/>
                  <w:marRight w:val="0"/>
                  <w:marTop w:val="0"/>
                  <w:marBottom w:val="0"/>
                  <w:divBdr>
                    <w:top w:val="none" w:sz="0" w:space="0" w:color="auto"/>
                    <w:left w:val="none" w:sz="0" w:space="0" w:color="auto"/>
                    <w:bottom w:val="none" w:sz="0" w:space="0" w:color="auto"/>
                    <w:right w:val="none" w:sz="0" w:space="0" w:color="auto"/>
                  </w:divBdr>
                </w:div>
              </w:divsChild>
            </w:div>
            <w:div w:id="1567840597">
              <w:marLeft w:val="0"/>
              <w:marRight w:val="0"/>
              <w:marTop w:val="0"/>
              <w:marBottom w:val="0"/>
              <w:divBdr>
                <w:top w:val="none" w:sz="0" w:space="0" w:color="auto"/>
                <w:left w:val="none" w:sz="0" w:space="0" w:color="auto"/>
                <w:bottom w:val="none" w:sz="0" w:space="0" w:color="auto"/>
                <w:right w:val="none" w:sz="0" w:space="0" w:color="auto"/>
              </w:divBdr>
              <w:divsChild>
                <w:div w:id="1005128846">
                  <w:marLeft w:val="0"/>
                  <w:marRight w:val="0"/>
                  <w:marTop w:val="0"/>
                  <w:marBottom w:val="0"/>
                  <w:divBdr>
                    <w:top w:val="none" w:sz="0" w:space="0" w:color="auto"/>
                    <w:left w:val="none" w:sz="0" w:space="0" w:color="auto"/>
                    <w:bottom w:val="none" w:sz="0" w:space="0" w:color="auto"/>
                    <w:right w:val="none" w:sz="0" w:space="0" w:color="auto"/>
                  </w:divBdr>
                </w:div>
                <w:div w:id="851456476">
                  <w:marLeft w:val="0"/>
                  <w:marRight w:val="0"/>
                  <w:marTop w:val="0"/>
                  <w:marBottom w:val="0"/>
                  <w:divBdr>
                    <w:top w:val="none" w:sz="0" w:space="0" w:color="auto"/>
                    <w:left w:val="none" w:sz="0" w:space="0" w:color="auto"/>
                    <w:bottom w:val="none" w:sz="0" w:space="0" w:color="auto"/>
                    <w:right w:val="none" w:sz="0" w:space="0" w:color="auto"/>
                  </w:divBdr>
                </w:div>
              </w:divsChild>
            </w:div>
            <w:div w:id="1168014084">
              <w:marLeft w:val="0"/>
              <w:marRight w:val="0"/>
              <w:marTop w:val="0"/>
              <w:marBottom w:val="0"/>
              <w:divBdr>
                <w:top w:val="none" w:sz="0" w:space="0" w:color="auto"/>
                <w:left w:val="none" w:sz="0" w:space="0" w:color="auto"/>
                <w:bottom w:val="none" w:sz="0" w:space="0" w:color="auto"/>
                <w:right w:val="none" w:sz="0" w:space="0" w:color="auto"/>
              </w:divBdr>
            </w:div>
            <w:div w:id="1789855989">
              <w:marLeft w:val="0"/>
              <w:marRight w:val="0"/>
              <w:marTop w:val="0"/>
              <w:marBottom w:val="0"/>
              <w:divBdr>
                <w:top w:val="none" w:sz="0" w:space="0" w:color="auto"/>
                <w:left w:val="none" w:sz="0" w:space="0" w:color="auto"/>
                <w:bottom w:val="none" w:sz="0" w:space="0" w:color="auto"/>
                <w:right w:val="none" w:sz="0" w:space="0" w:color="auto"/>
              </w:divBdr>
            </w:div>
          </w:divsChild>
        </w:div>
        <w:div w:id="1831209020">
          <w:marLeft w:val="0"/>
          <w:marRight w:val="0"/>
          <w:marTop w:val="0"/>
          <w:marBottom w:val="0"/>
          <w:divBdr>
            <w:top w:val="none" w:sz="0" w:space="0" w:color="auto"/>
            <w:left w:val="none" w:sz="0" w:space="0" w:color="auto"/>
            <w:bottom w:val="none" w:sz="0" w:space="0" w:color="auto"/>
            <w:right w:val="none" w:sz="0" w:space="0" w:color="auto"/>
          </w:divBdr>
        </w:div>
      </w:divsChild>
    </w:div>
    <w:div w:id="1704134910">
      <w:bodyDiv w:val="1"/>
      <w:marLeft w:val="0"/>
      <w:marRight w:val="0"/>
      <w:marTop w:val="0"/>
      <w:marBottom w:val="0"/>
      <w:divBdr>
        <w:top w:val="none" w:sz="0" w:space="0" w:color="auto"/>
        <w:left w:val="none" w:sz="0" w:space="0" w:color="auto"/>
        <w:bottom w:val="none" w:sz="0" w:space="0" w:color="auto"/>
        <w:right w:val="none" w:sz="0" w:space="0" w:color="auto"/>
      </w:divBdr>
      <w:divsChild>
        <w:div w:id="1943225279">
          <w:marLeft w:val="0"/>
          <w:marRight w:val="0"/>
          <w:marTop w:val="0"/>
          <w:marBottom w:val="0"/>
          <w:divBdr>
            <w:top w:val="single" w:sz="6" w:space="2" w:color="DDDDDD"/>
            <w:left w:val="single" w:sz="6" w:space="2" w:color="DDDDDD"/>
            <w:bottom w:val="single" w:sz="6" w:space="2" w:color="DDDDDD"/>
            <w:right w:val="single" w:sz="6" w:space="2" w:color="DDDDDD"/>
          </w:divBdr>
          <w:divsChild>
            <w:div w:id="227572212">
              <w:marLeft w:val="0"/>
              <w:marRight w:val="0"/>
              <w:marTop w:val="0"/>
              <w:marBottom w:val="0"/>
              <w:divBdr>
                <w:top w:val="none" w:sz="0" w:space="0" w:color="auto"/>
                <w:left w:val="none" w:sz="0" w:space="0" w:color="auto"/>
                <w:bottom w:val="none" w:sz="0" w:space="0" w:color="auto"/>
                <w:right w:val="none" w:sz="0" w:space="0" w:color="auto"/>
              </w:divBdr>
              <w:divsChild>
                <w:div w:id="1944217377">
                  <w:marLeft w:val="0"/>
                  <w:marRight w:val="0"/>
                  <w:marTop w:val="0"/>
                  <w:marBottom w:val="0"/>
                  <w:divBdr>
                    <w:top w:val="none" w:sz="0" w:space="0" w:color="auto"/>
                    <w:left w:val="none" w:sz="0" w:space="0" w:color="auto"/>
                    <w:bottom w:val="none" w:sz="0" w:space="0" w:color="auto"/>
                    <w:right w:val="none" w:sz="0" w:space="0" w:color="auto"/>
                  </w:divBdr>
                </w:div>
                <w:div w:id="150950254">
                  <w:marLeft w:val="0"/>
                  <w:marRight w:val="0"/>
                  <w:marTop w:val="0"/>
                  <w:marBottom w:val="0"/>
                  <w:divBdr>
                    <w:top w:val="none" w:sz="0" w:space="0" w:color="auto"/>
                    <w:left w:val="none" w:sz="0" w:space="0" w:color="auto"/>
                    <w:bottom w:val="none" w:sz="0" w:space="0" w:color="auto"/>
                    <w:right w:val="none" w:sz="0" w:space="0" w:color="auto"/>
                  </w:divBdr>
                </w:div>
              </w:divsChild>
            </w:div>
            <w:div w:id="2055501169">
              <w:marLeft w:val="0"/>
              <w:marRight w:val="0"/>
              <w:marTop w:val="0"/>
              <w:marBottom w:val="0"/>
              <w:divBdr>
                <w:top w:val="none" w:sz="0" w:space="0" w:color="auto"/>
                <w:left w:val="none" w:sz="0" w:space="0" w:color="auto"/>
                <w:bottom w:val="none" w:sz="0" w:space="0" w:color="auto"/>
                <w:right w:val="none" w:sz="0" w:space="0" w:color="auto"/>
              </w:divBdr>
              <w:divsChild>
                <w:div w:id="1039430147">
                  <w:marLeft w:val="0"/>
                  <w:marRight w:val="0"/>
                  <w:marTop w:val="0"/>
                  <w:marBottom w:val="0"/>
                  <w:divBdr>
                    <w:top w:val="none" w:sz="0" w:space="0" w:color="auto"/>
                    <w:left w:val="none" w:sz="0" w:space="0" w:color="auto"/>
                    <w:bottom w:val="none" w:sz="0" w:space="0" w:color="auto"/>
                    <w:right w:val="none" w:sz="0" w:space="0" w:color="auto"/>
                  </w:divBdr>
                </w:div>
                <w:div w:id="262688166">
                  <w:marLeft w:val="0"/>
                  <w:marRight w:val="0"/>
                  <w:marTop w:val="0"/>
                  <w:marBottom w:val="0"/>
                  <w:divBdr>
                    <w:top w:val="none" w:sz="0" w:space="0" w:color="auto"/>
                    <w:left w:val="none" w:sz="0" w:space="0" w:color="auto"/>
                    <w:bottom w:val="none" w:sz="0" w:space="0" w:color="auto"/>
                    <w:right w:val="none" w:sz="0" w:space="0" w:color="auto"/>
                  </w:divBdr>
                </w:div>
              </w:divsChild>
            </w:div>
            <w:div w:id="1567180371">
              <w:marLeft w:val="0"/>
              <w:marRight w:val="0"/>
              <w:marTop w:val="0"/>
              <w:marBottom w:val="0"/>
              <w:divBdr>
                <w:top w:val="none" w:sz="0" w:space="0" w:color="auto"/>
                <w:left w:val="none" w:sz="0" w:space="0" w:color="auto"/>
                <w:bottom w:val="none" w:sz="0" w:space="0" w:color="auto"/>
                <w:right w:val="none" w:sz="0" w:space="0" w:color="auto"/>
              </w:divBdr>
              <w:divsChild>
                <w:div w:id="472062960">
                  <w:marLeft w:val="0"/>
                  <w:marRight w:val="0"/>
                  <w:marTop w:val="0"/>
                  <w:marBottom w:val="0"/>
                  <w:divBdr>
                    <w:top w:val="none" w:sz="0" w:space="0" w:color="auto"/>
                    <w:left w:val="none" w:sz="0" w:space="0" w:color="auto"/>
                    <w:bottom w:val="none" w:sz="0" w:space="0" w:color="auto"/>
                    <w:right w:val="none" w:sz="0" w:space="0" w:color="auto"/>
                  </w:divBdr>
                </w:div>
                <w:div w:id="1502695295">
                  <w:marLeft w:val="0"/>
                  <w:marRight w:val="0"/>
                  <w:marTop w:val="0"/>
                  <w:marBottom w:val="0"/>
                  <w:divBdr>
                    <w:top w:val="none" w:sz="0" w:space="0" w:color="auto"/>
                    <w:left w:val="none" w:sz="0" w:space="0" w:color="auto"/>
                    <w:bottom w:val="none" w:sz="0" w:space="0" w:color="auto"/>
                    <w:right w:val="none" w:sz="0" w:space="0" w:color="auto"/>
                  </w:divBdr>
                </w:div>
              </w:divsChild>
            </w:div>
            <w:div w:id="1965770941">
              <w:marLeft w:val="0"/>
              <w:marRight w:val="0"/>
              <w:marTop w:val="0"/>
              <w:marBottom w:val="0"/>
              <w:divBdr>
                <w:top w:val="none" w:sz="0" w:space="0" w:color="auto"/>
                <w:left w:val="none" w:sz="0" w:space="0" w:color="auto"/>
                <w:bottom w:val="none" w:sz="0" w:space="0" w:color="auto"/>
                <w:right w:val="none" w:sz="0" w:space="0" w:color="auto"/>
              </w:divBdr>
              <w:divsChild>
                <w:div w:id="1812744787">
                  <w:marLeft w:val="0"/>
                  <w:marRight w:val="0"/>
                  <w:marTop w:val="0"/>
                  <w:marBottom w:val="0"/>
                  <w:divBdr>
                    <w:top w:val="none" w:sz="0" w:space="0" w:color="auto"/>
                    <w:left w:val="none" w:sz="0" w:space="0" w:color="auto"/>
                    <w:bottom w:val="none" w:sz="0" w:space="0" w:color="auto"/>
                    <w:right w:val="none" w:sz="0" w:space="0" w:color="auto"/>
                  </w:divBdr>
                </w:div>
                <w:div w:id="1760832228">
                  <w:marLeft w:val="0"/>
                  <w:marRight w:val="0"/>
                  <w:marTop w:val="0"/>
                  <w:marBottom w:val="0"/>
                  <w:divBdr>
                    <w:top w:val="none" w:sz="0" w:space="0" w:color="auto"/>
                    <w:left w:val="none" w:sz="0" w:space="0" w:color="auto"/>
                    <w:bottom w:val="none" w:sz="0" w:space="0" w:color="auto"/>
                    <w:right w:val="none" w:sz="0" w:space="0" w:color="auto"/>
                  </w:divBdr>
                </w:div>
              </w:divsChild>
            </w:div>
            <w:div w:id="186019164">
              <w:marLeft w:val="0"/>
              <w:marRight w:val="0"/>
              <w:marTop w:val="0"/>
              <w:marBottom w:val="0"/>
              <w:divBdr>
                <w:top w:val="none" w:sz="0" w:space="0" w:color="auto"/>
                <w:left w:val="none" w:sz="0" w:space="0" w:color="auto"/>
                <w:bottom w:val="none" w:sz="0" w:space="0" w:color="auto"/>
                <w:right w:val="none" w:sz="0" w:space="0" w:color="auto"/>
              </w:divBdr>
            </w:div>
            <w:div w:id="2099208572">
              <w:marLeft w:val="0"/>
              <w:marRight w:val="0"/>
              <w:marTop w:val="0"/>
              <w:marBottom w:val="0"/>
              <w:divBdr>
                <w:top w:val="none" w:sz="0" w:space="0" w:color="auto"/>
                <w:left w:val="none" w:sz="0" w:space="0" w:color="auto"/>
                <w:bottom w:val="none" w:sz="0" w:space="0" w:color="auto"/>
                <w:right w:val="none" w:sz="0" w:space="0" w:color="auto"/>
              </w:divBdr>
            </w:div>
          </w:divsChild>
        </w:div>
        <w:div w:id="410079751">
          <w:marLeft w:val="0"/>
          <w:marRight w:val="0"/>
          <w:marTop w:val="0"/>
          <w:marBottom w:val="0"/>
          <w:divBdr>
            <w:top w:val="none" w:sz="0" w:space="0" w:color="auto"/>
            <w:left w:val="none" w:sz="0" w:space="0" w:color="auto"/>
            <w:bottom w:val="none" w:sz="0" w:space="0" w:color="auto"/>
            <w:right w:val="none" w:sz="0" w:space="0" w:color="auto"/>
          </w:divBdr>
        </w:div>
      </w:divsChild>
    </w:div>
    <w:div w:id="1711687386">
      <w:bodyDiv w:val="1"/>
      <w:marLeft w:val="0"/>
      <w:marRight w:val="0"/>
      <w:marTop w:val="0"/>
      <w:marBottom w:val="0"/>
      <w:divBdr>
        <w:top w:val="none" w:sz="0" w:space="0" w:color="auto"/>
        <w:left w:val="none" w:sz="0" w:space="0" w:color="auto"/>
        <w:bottom w:val="none" w:sz="0" w:space="0" w:color="auto"/>
        <w:right w:val="none" w:sz="0" w:space="0" w:color="auto"/>
      </w:divBdr>
      <w:divsChild>
        <w:div w:id="1639795891">
          <w:marLeft w:val="0"/>
          <w:marRight w:val="0"/>
          <w:marTop w:val="0"/>
          <w:marBottom w:val="0"/>
          <w:divBdr>
            <w:top w:val="single" w:sz="6" w:space="2" w:color="DDDDDD"/>
            <w:left w:val="single" w:sz="6" w:space="2" w:color="DDDDDD"/>
            <w:bottom w:val="single" w:sz="6" w:space="2" w:color="DDDDDD"/>
            <w:right w:val="single" w:sz="6" w:space="2" w:color="DDDDDD"/>
          </w:divBdr>
          <w:divsChild>
            <w:div w:id="707880374">
              <w:marLeft w:val="0"/>
              <w:marRight w:val="0"/>
              <w:marTop w:val="0"/>
              <w:marBottom w:val="0"/>
              <w:divBdr>
                <w:top w:val="none" w:sz="0" w:space="0" w:color="auto"/>
                <w:left w:val="none" w:sz="0" w:space="0" w:color="auto"/>
                <w:bottom w:val="none" w:sz="0" w:space="0" w:color="auto"/>
                <w:right w:val="none" w:sz="0" w:space="0" w:color="auto"/>
              </w:divBdr>
              <w:divsChild>
                <w:div w:id="721052386">
                  <w:marLeft w:val="0"/>
                  <w:marRight w:val="0"/>
                  <w:marTop w:val="0"/>
                  <w:marBottom w:val="0"/>
                  <w:divBdr>
                    <w:top w:val="none" w:sz="0" w:space="0" w:color="auto"/>
                    <w:left w:val="none" w:sz="0" w:space="0" w:color="auto"/>
                    <w:bottom w:val="none" w:sz="0" w:space="0" w:color="auto"/>
                    <w:right w:val="none" w:sz="0" w:space="0" w:color="auto"/>
                  </w:divBdr>
                </w:div>
                <w:div w:id="388042921">
                  <w:marLeft w:val="0"/>
                  <w:marRight w:val="0"/>
                  <w:marTop w:val="0"/>
                  <w:marBottom w:val="0"/>
                  <w:divBdr>
                    <w:top w:val="none" w:sz="0" w:space="0" w:color="auto"/>
                    <w:left w:val="none" w:sz="0" w:space="0" w:color="auto"/>
                    <w:bottom w:val="none" w:sz="0" w:space="0" w:color="auto"/>
                    <w:right w:val="none" w:sz="0" w:space="0" w:color="auto"/>
                  </w:divBdr>
                </w:div>
              </w:divsChild>
            </w:div>
            <w:div w:id="1228153456">
              <w:marLeft w:val="0"/>
              <w:marRight w:val="0"/>
              <w:marTop w:val="0"/>
              <w:marBottom w:val="0"/>
              <w:divBdr>
                <w:top w:val="none" w:sz="0" w:space="0" w:color="auto"/>
                <w:left w:val="none" w:sz="0" w:space="0" w:color="auto"/>
                <w:bottom w:val="none" w:sz="0" w:space="0" w:color="auto"/>
                <w:right w:val="none" w:sz="0" w:space="0" w:color="auto"/>
              </w:divBdr>
              <w:divsChild>
                <w:div w:id="433746918">
                  <w:marLeft w:val="0"/>
                  <w:marRight w:val="0"/>
                  <w:marTop w:val="0"/>
                  <w:marBottom w:val="0"/>
                  <w:divBdr>
                    <w:top w:val="none" w:sz="0" w:space="0" w:color="auto"/>
                    <w:left w:val="none" w:sz="0" w:space="0" w:color="auto"/>
                    <w:bottom w:val="none" w:sz="0" w:space="0" w:color="auto"/>
                    <w:right w:val="none" w:sz="0" w:space="0" w:color="auto"/>
                  </w:divBdr>
                </w:div>
                <w:div w:id="1967198905">
                  <w:marLeft w:val="0"/>
                  <w:marRight w:val="0"/>
                  <w:marTop w:val="0"/>
                  <w:marBottom w:val="0"/>
                  <w:divBdr>
                    <w:top w:val="none" w:sz="0" w:space="0" w:color="auto"/>
                    <w:left w:val="none" w:sz="0" w:space="0" w:color="auto"/>
                    <w:bottom w:val="none" w:sz="0" w:space="0" w:color="auto"/>
                    <w:right w:val="none" w:sz="0" w:space="0" w:color="auto"/>
                  </w:divBdr>
                </w:div>
              </w:divsChild>
            </w:div>
            <w:div w:id="64033046">
              <w:marLeft w:val="0"/>
              <w:marRight w:val="0"/>
              <w:marTop w:val="0"/>
              <w:marBottom w:val="0"/>
              <w:divBdr>
                <w:top w:val="none" w:sz="0" w:space="0" w:color="auto"/>
                <w:left w:val="none" w:sz="0" w:space="0" w:color="auto"/>
                <w:bottom w:val="none" w:sz="0" w:space="0" w:color="auto"/>
                <w:right w:val="none" w:sz="0" w:space="0" w:color="auto"/>
              </w:divBdr>
              <w:divsChild>
                <w:div w:id="1184317913">
                  <w:marLeft w:val="0"/>
                  <w:marRight w:val="0"/>
                  <w:marTop w:val="0"/>
                  <w:marBottom w:val="0"/>
                  <w:divBdr>
                    <w:top w:val="none" w:sz="0" w:space="0" w:color="auto"/>
                    <w:left w:val="none" w:sz="0" w:space="0" w:color="auto"/>
                    <w:bottom w:val="none" w:sz="0" w:space="0" w:color="auto"/>
                    <w:right w:val="none" w:sz="0" w:space="0" w:color="auto"/>
                  </w:divBdr>
                </w:div>
                <w:div w:id="1137454206">
                  <w:marLeft w:val="0"/>
                  <w:marRight w:val="0"/>
                  <w:marTop w:val="0"/>
                  <w:marBottom w:val="0"/>
                  <w:divBdr>
                    <w:top w:val="none" w:sz="0" w:space="0" w:color="auto"/>
                    <w:left w:val="none" w:sz="0" w:space="0" w:color="auto"/>
                    <w:bottom w:val="none" w:sz="0" w:space="0" w:color="auto"/>
                    <w:right w:val="none" w:sz="0" w:space="0" w:color="auto"/>
                  </w:divBdr>
                </w:div>
              </w:divsChild>
            </w:div>
            <w:div w:id="802507417">
              <w:marLeft w:val="0"/>
              <w:marRight w:val="0"/>
              <w:marTop w:val="0"/>
              <w:marBottom w:val="0"/>
              <w:divBdr>
                <w:top w:val="none" w:sz="0" w:space="0" w:color="auto"/>
                <w:left w:val="none" w:sz="0" w:space="0" w:color="auto"/>
                <w:bottom w:val="none" w:sz="0" w:space="0" w:color="auto"/>
                <w:right w:val="none" w:sz="0" w:space="0" w:color="auto"/>
              </w:divBdr>
              <w:divsChild>
                <w:div w:id="2047558078">
                  <w:marLeft w:val="0"/>
                  <w:marRight w:val="0"/>
                  <w:marTop w:val="0"/>
                  <w:marBottom w:val="0"/>
                  <w:divBdr>
                    <w:top w:val="none" w:sz="0" w:space="0" w:color="auto"/>
                    <w:left w:val="none" w:sz="0" w:space="0" w:color="auto"/>
                    <w:bottom w:val="none" w:sz="0" w:space="0" w:color="auto"/>
                    <w:right w:val="none" w:sz="0" w:space="0" w:color="auto"/>
                  </w:divBdr>
                </w:div>
                <w:div w:id="653921218">
                  <w:marLeft w:val="0"/>
                  <w:marRight w:val="0"/>
                  <w:marTop w:val="0"/>
                  <w:marBottom w:val="0"/>
                  <w:divBdr>
                    <w:top w:val="none" w:sz="0" w:space="0" w:color="auto"/>
                    <w:left w:val="none" w:sz="0" w:space="0" w:color="auto"/>
                    <w:bottom w:val="none" w:sz="0" w:space="0" w:color="auto"/>
                    <w:right w:val="none" w:sz="0" w:space="0" w:color="auto"/>
                  </w:divBdr>
                </w:div>
              </w:divsChild>
            </w:div>
            <w:div w:id="1601524273">
              <w:marLeft w:val="0"/>
              <w:marRight w:val="0"/>
              <w:marTop w:val="0"/>
              <w:marBottom w:val="0"/>
              <w:divBdr>
                <w:top w:val="none" w:sz="0" w:space="0" w:color="auto"/>
                <w:left w:val="none" w:sz="0" w:space="0" w:color="auto"/>
                <w:bottom w:val="none" w:sz="0" w:space="0" w:color="auto"/>
                <w:right w:val="none" w:sz="0" w:space="0" w:color="auto"/>
              </w:divBdr>
            </w:div>
            <w:div w:id="1002977800">
              <w:marLeft w:val="0"/>
              <w:marRight w:val="0"/>
              <w:marTop w:val="0"/>
              <w:marBottom w:val="0"/>
              <w:divBdr>
                <w:top w:val="none" w:sz="0" w:space="0" w:color="auto"/>
                <w:left w:val="none" w:sz="0" w:space="0" w:color="auto"/>
                <w:bottom w:val="none" w:sz="0" w:space="0" w:color="auto"/>
                <w:right w:val="none" w:sz="0" w:space="0" w:color="auto"/>
              </w:divBdr>
            </w:div>
          </w:divsChild>
        </w:div>
        <w:div w:id="27414890">
          <w:marLeft w:val="0"/>
          <w:marRight w:val="0"/>
          <w:marTop w:val="0"/>
          <w:marBottom w:val="0"/>
          <w:divBdr>
            <w:top w:val="none" w:sz="0" w:space="0" w:color="auto"/>
            <w:left w:val="none" w:sz="0" w:space="0" w:color="auto"/>
            <w:bottom w:val="none" w:sz="0" w:space="0" w:color="auto"/>
            <w:right w:val="none" w:sz="0" w:space="0" w:color="auto"/>
          </w:divBdr>
        </w:div>
      </w:divsChild>
    </w:div>
    <w:div w:id="1741636309">
      <w:bodyDiv w:val="1"/>
      <w:marLeft w:val="0"/>
      <w:marRight w:val="0"/>
      <w:marTop w:val="0"/>
      <w:marBottom w:val="0"/>
      <w:divBdr>
        <w:top w:val="none" w:sz="0" w:space="0" w:color="auto"/>
        <w:left w:val="none" w:sz="0" w:space="0" w:color="auto"/>
        <w:bottom w:val="none" w:sz="0" w:space="0" w:color="auto"/>
        <w:right w:val="none" w:sz="0" w:space="0" w:color="auto"/>
      </w:divBdr>
      <w:divsChild>
        <w:div w:id="72818834">
          <w:marLeft w:val="0"/>
          <w:marRight w:val="0"/>
          <w:marTop w:val="0"/>
          <w:marBottom w:val="0"/>
          <w:divBdr>
            <w:top w:val="single" w:sz="6" w:space="2" w:color="DDDDDD"/>
            <w:left w:val="single" w:sz="6" w:space="2" w:color="DDDDDD"/>
            <w:bottom w:val="single" w:sz="6" w:space="2" w:color="DDDDDD"/>
            <w:right w:val="single" w:sz="6" w:space="2" w:color="DDDDDD"/>
          </w:divBdr>
          <w:divsChild>
            <w:div w:id="1634023872">
              <w:marLeft w:val="0"/>
              <w:marRight w:val="0"/>
              <w:marTop w:val="0"/>
              <w:marBottom w:val="0"/>
              <w:divBdr>
                <w:top w:val="none" w:sz="0" w:space="0" w:color="auto"/>
                <w:left w:val="none" w:sz="0" w:space="0" w:color="auto"/>
                <w:bottom w:val="none" w:sz="0" w:space="0" w:color="auto"/>
                <w:right w:val="none" w:sz="0" w:space="0" w:color="auto"/>
              </w:divBdr>
              <w:divsChild>
                <w:div w:id="1326518667">
                  <w:marLeft w:val="0"/>
                  <w:marRight w:val="0"/>
                  <w:marTop w:val="0"/>
                  <w:marBottom w:val="0"/>
                  <w:divBdr>
                    <w:top w:val="none" w:sz="0" w:space="0" w:color="auto"/>
                    <w:left w:val="none" w:sz="0" w:space="0" w:color="auto"/>
                    <w:bottom w:val="none" w:sz="0" w:space="0" w:color="auto"/>
                    <w:right w:val="none" w:sz="0" w:space="0" w:color="auto"/>
                  </w:divBdr>
                </w:div>
                <w:div w:id="184102270">
                  <w:marLeft w:val="0"/>
                  <w:marRight w:val="0"/>
                  <w:marTop w:val="0"/>
                  <w:marBottom w:val="0"/>
                  <w:divBdr>
                    <w:top w:val="none" w:sz="0" w:space="0" w:color="auto"/>
                    <w:left w:val="none" w:sz="0" w:space="0" w:color="auto"/>
                    <w:bottom w:val="none" w:sz="0" w:space="0" w:color="auto"/>
                    <w:right w:val="none" w:sz="0" w:space="0" w:color="auto"/>
                  </w:divBdr>
                </w:div>
              </w:divsChild>
            </w:div>
            <w:div w:id="1595741514">
              <w:marLeft w:val="0"/>
              <w:marRight w:val="0"/>
              <w:marTop w:val="0"/>
              <w:marBottom w:val="0"/>
              <w:divBdr>
                <w:top w:val="none" w:sz="0" w:space="0" w:color="auto"/>
                <w:left w:val="none" w:sz="0" w:space="0" w:color="auto"/>
                <w:bottom w:val="none" w:sz="0" w:space="0" w:color="auto"/>
                <w:right w:val="none" w:sz="0" w:space="0" w:color="auto"/>
              </w:divBdr>
              <w:divsChild>
                <w:div w:id="368922172">
                  <w:marLeft w:val="0"/>
                  <w:marRight w:val="0"/>
                  <w:marTop w:val="0"/>
                  <w:marBottom w:val="0"/>
                  <w:divBdr>
                    <w:top w:val="none" w:sz="0" w:space="0" w:color="auto"/>
                    <w:left w:val="none" w:sz="0" w:space="0" w:color="auto"/>
                    <w:bottom w:val="none" w:sz="0" w:space="0" w:color="auto"/>
                    <w:right w:val="none" w:sz="0" w:space="0" w:color="auto"/>
                  </w:divBdr>
                </w:div>
                <w:div w:id="2070806757">
                  <w:marLeft w:val="0"/>
                  <w:marRight w:val="0"/>
                  <w:marTop w:val="0"/>
                  <w:marBottom w:val="0"/>
                  <w:divBdr>
                    <w:top w:val="none" w:sz="0" w:space="0" w:color="auto"/>
                    <w:left w:val="none" w:sz="0" w:space="0" w:color="auto"/>
                    <w:bottom w:val="none" w:sz="0" w:space="0" w:color="auto"/>
                    <w:right w:val="none" w:sz="0" w:space="0" w:color="auto"/>
                  </w:divBdr>
                </w:div>
              </w:divsChild>
            </w:div>
            <w:div w:id="1490974353">
              <w:marLeft w:val="0"/>
              <w:marRight w:val="0"/>
              <w:marTop w:val="0"/>
              <w:marBottom w:val="0"/>
              <w:divBdr>
                <w:top w:val="none" w:sz="0" w:space="0" w:color="auto"/>
                <w:left w:val="none" w:sz="0" w:space="0" w:color="auto"/>
                <w:bottom w:val="none" w:sz="0" w:space="0" w:color="auto"/>
                <w:right w:val="none" w:sz="0" w:space="0" w:color="auto"/>
              </w:divBdr>
              <w:divsChild>
                <w:div w:id="1424649782">
                  <w:marLeft w:val="0"/>
                  <w:marRight w:val="0"/>
                  <w:marTop w:val="0"/>
                  <w:marBottom w:val="0"/>
                  <w:divBdr>
                    <w:top w:val="none" w:sz="0" w:space="0" w:color="auto"/>
                    <w:left w:val="none" w:sz="0" w:space="0" w:color="auto"/>
                    <w:bottom w:val="none" w:sz="0" w:space="0" w:color="auto"/>
                    <w:right w:val="none" w:sz="0" w:space="0" w:color="auto"/>
                  </w:divBdr>
                </w:div>
                <w:div w:id="754322368">
                  <w:marLeft w:val="0"/>
                  <w:marRight w:val="0"/>
                  <w:marTop w:val="0"/>
                  <w:marBottom w:val="0"/>
                  <w:divBdr>
                    <w:top w:val="none" w:sz="0" w:space="0" w:color="auto"/>
                    <w:left w:val="none" w:sz="0" w:space="0" w:color="auto"/>
                    <w:bottom w:val="none" w:sz="0" w:space="0" w:color="auto"/>
                    <w:right w:val="none" w:sz="0" w:space="0" w:color="auto"/>
                  </w:divBdr>
                </w:div>
              </w:divsChild>
            </w:div>
            <w:div w:id="1140802697">
              <w:marLeft w:val="0"/>
              <w:marRight w:val="0"/>
              <w:marTop w:val="0"/>
              <w:marBottom w:val="0"/>
              <w:divBdr>
                <w:top w:val="none" w:sz="0" w:space="0" w:color="auto"/>
                <w:left w:val="none" w:sz="0" w:space="0" w:color="auto"/>
                <w:bottom w:val="none" w:sz="0" w:space="0" w:color="auto"/>
                <w:right w:val="none" w:sz="0" w:space="0" w:color="auto"/>
              </w:divBdr>
              <w:divsChild>
                <w:div w:id="1344480271">
                  <w:marLeft w:val="0"/>
                  <w:marRight w:val="0"/>
                  <w:marTop w:val="0"/>
                  <w:marBottom w:val="0"/>
                  <w:divBdr>
                    <w:top w:val="none" w:sz="0" w:space="0" w:color="auto"/>
                    <w:left w:val="none" w:sz="0" w:space="0" w:color="auto"/>
                    <w:bottom w:val="none" w:sz="0" w:space="0" w:color="auto"/>
                    <w:right w:val="none" w:sz="0" w:space="0" w:color="auto"/>
                  </w:divBdr>
                </w:div>
                <w:div w:id="1500732671">
                  <w:marLeft w:val="0"/>
                  <w:marRight w:val="0"/>
                  <w:marTop w:val="0"/>
                  <w:marBottom w:val="0"/>
                  <w:divBdr>
                    <w:top w:val="none" w:sz="0" w:space="0" w:color="auto"/>
                    <w:left w:val="none" w:sz="0" w:space="0" w:color="auto"/>
                    <w:bottom w:val="none" w:sz="0" w:space="0" w:color="auto"/>
                    <w:right w:val="none" w:sz="0" w:space="0" w:color="auto"/>
                  </w:divBdr>
                </w:div>
              </w:divsChild>
            </w:div>
            <w:div w:id="1458182540">
              <w:marLeft w:val="0"/>
              <w:marRight w:val="0"/>
              <w:marTop w:val="0"/>
              <w:marBottom w:val="0"/>
              <w:divBdr>
                <w:top w:val="none" w:sz="0" w:space="0" w:color="auto"/>
                <w:left w:val="none" w:sz="0" w:space="0" w:color="auto"/>
                <w:bottom w:val="none" w:sz="0" w:space="0" w:color="auto"/>
                <w:right w:val="none" w:sz="0" w:space="0" w:color="auto"/>
              </w:divBdr>
            </w:div>
            <w:div w:id="673189342">
              <w:marLeft w:val="0"/>
              <w:marRight w:val="0"/>
              <w:marTop w:val="0"/>
              <w:marBottom w:val="0"/>
              <w:divBdr>
                <w:top w:val="none" w:sz="0" w:space="0" w:color="auto"/>
                <w:left w:val="none" w:sz="0" w:space="0" w:color="auto"/>
                <w:bottom w:val="none" w:sz="0" w:space="0" w:color="auto"/>
                <w:right w:val="none" w:sz="0" w:space="0" w:color="auto"/>
              </w:divBdr>
            </w:div>
          </w:divsChild>
        </w:div>
        <w:div w:id="162009085">
          <w:marLeft w:val="0"/>
          <w:marRight w:val="0"/>
          <w:marTop w:val="0"/>
          <w:marBottom w:val="0"/>
          <w:divBdr>
            <w:top w:val="none" w:sz="0" w:space="0" w:color="auto"/>
            <w:left w:val="none" w:sz="0" w:space="0" w:color="auto"/>
            <w:bottom w:val="none" w:sz="0" w:space="0" w:color="auto"/>
            <w:right w:val="none" w:sz="0" w:space="0" w:color="auto"/>
          </w:divBdr>
        </w:div>
      </w:divsChild>
    </w:div>
    <w:div w:id="1745834118">
      <w:bodyDiv w:val="1"/>
      <w:marLeft w:val="0"/>
      <w:marRight w:val="0"/>
      <w:marTop w:val="0"/>
      <w:marBottom w:val="0"/>
      <w:divBdr>
        <w:top w:val="none" w:sz="0" w:space="0" w:color="auto"/>
        <w:left w:val="none" w:sz="0" w:space="0" w:color="auto"/>
        <w:bottom w:val="none" w:sz="0" w:space="0" w:color="auto"/>
        <w:right w:val="none" w:sz="0" w:space="0" w:color="auto"/>
      </w:divBdr>
      <w:divsChild>
        <w:div w:id="1187713062">
          <w:marLeft w:val="0"/>
          <w:marRight w:val="0"/>
          <w:marTop w:val="0"/>
          <w:marBottom w:val="0"/>
          <w:divBdr>
            <w:top w:val="single" w:sz="6" w:space="2" w:color="DDDDDD"/>
            <w:left w:val="single" w:sz="6" w:space="2" w:color="DDDDDD"/>
            <w:bottom w:val="single" w:sz="6" w:space="2" w:color="DDDDDD"/>
            <w:right w:val="single" w:sz="6" w:space="2" w:color="DDDDDD"/>
          </w:divBdr>
          <w:divsChild>
            <w:div w:id="729185810">
              <w:marLeft w:val="0"/>
              <w:marRight w:val="0"/>
              <w:marTop w:val="0"/>
              <w:marBottom w:val="0"/>
              <w:divBdr>
                <w:top w:val="none" w:sz="0" w:space="0" w:color="auto"/>
                <w:left w:val="none" w:sz="0" w:space="0" w:color="auto"/>
                <w:bottom w:val="none" w:sz="0" w:space="0" w:color="auto"/>
                <w:right w:val="none" w:sz="0" w:space="0" w:color="auto"/>
              </w:divBdr>
              <w:divsChild>
                <w:div w:id="1221869142">
                  <w:marLeft w:val="0"/>
                  <w:marRight w:val="0"/>
                  <w:marTop w:val="0"/>
                  <w:marBottom w:val="0"/>
                  <w:divBdr>
                    <w:top w:val="none" w:sz="0" w:space="0" w:color="auto"/>
                    <w:left w:val="none" w:sz="0" w:space="0" w:color="auto"/>
                    <w:bottom w:val="none" w:sz="0" w:space="0" w:color="auto"/>
                    <w:right w:val="none" w:sz="0" w:space="0" w:color="auto"/>
                  </w:divBdr>
                </w:div>
                <w:div w:id="170723493">
                  <w:marLeft w:val="0"/>
                  <w:marRight w:val="0"/>
                  <w:marTop w:val="0"/>
                  <w:marBottom w:val="0"/>
                  <w:divBdr>
                    <w:top w:val="none" w:sz="0" w:space="0" w:color="auto"/>
                    <w:left w:val="none" w:sz="0" w:space="0" w:color="auto"/>
                    <w:bottom w:val="none" w:sz="0" w:space="0" w:color="auto"/>
                    <w:right w:val="none" w:sz="0" w:space="0" w:color="auto"/>
                  </w:divBdr>
                </w:div>
              </w:divsChild>
            </w:div>
            <w:div w:id="750127220">
              <w:marLeft w:val="0"/>
              <w:marRight w:val="0"/>
              <w:marTop w:val="0"/>
              <w:marBottom w:val="0"/>
              <w:divBdr>
                <w:top w:val="none" w:sz="0" w:space="0" w:color="auto"/>
                <w:left w:val="none" w:sz="0" w:space="0" w:color="auto"/>
                <w:bottom w:val="none" w:sz="0" w:space="0" w:color="auto"/>
                <w:right w:val="none" w:sz="0" w:space="0" w:color="auto"/>
              </w:divBdr>
              <w:divsChild>
                <w:div w:id="684600770">
                  <w:marLeft w:val="0"/>
                  <w:marRight w:val="0"/>
                  <w:marTop w:val="0"/>
                  <w:marBottom w:val="0"/>
                  <w:divBdr>
                    <w:top w:val="none" w:sz="0" w:space="0" w:color="auto"/>
                    <w:left w:val="none" w:sz="0" w:space="0" w:color="auto"/>
                    <w:bottom w:val="none" w:sz="0" w:space="0" w:color="auto"/>
                    <w:right w:val="none" w:sz="0" w:space="0" w:color="auto"/>
                  </w:divBdr>
                </w:div>
                <w:div w:id="195429157">
                  <w:marLeft w:val="0"/>
                  <w:marRight w:val="0"/>
                  <w:marTop w:val="0"/>
                  <w:marBottom w:val="0"/>
                  <w:divBdr>
                    <w:top w:val="none" w:sz="0" w:space="0" w:color="auto"/>
                    <w:left w:val="none" w:sz="0" w:space="0" w:color="auto"/>
                    <w:bottom w:val="none" w:sz="0" w:space="0" w:color="auto"/>
                    <w:right w:val="none" w:sz="0" w:space="0" w:color="auto"/>
                  </w:divBdr>
                </w:div>
              </w:divsChild>
            </w:div>
            <w:div w:id="1111123941">
              <w:marLeft w:val="0"/>
              <w:marRight w:val="0"/>
              <w:marTop w:val="0"/>
              <w:marBottom w:val="0"/>
              <w:divBdr>
                <w:top w:val="none" w:sz="0" w:space="0" w:color="auto"/>
                <w:left w:val="none" w:sz="0" w:space="0" w:color="auto"/>
                <w:bottom w:val="none" w:sz="0" w:space="0" w:color="auto"/>
                <w:right w:val="none" w:sz="0" w:space="0" w:color="auto"/>
              </w:divBdr>
              <w:divsChild>
                <w:div w:id="1322077746">
                  <w:marLeft w:val="0"/>
                  <w:marRight w:val="0"/>
                  <w:marTop w:val="0"/>
                  <w:marBottom w:val="0"/>
                  <w:divBdr>
                    <w:top w:val="none" w:sz="0" w:space="0" w:color="auto"/>
                    <w:left w:val="none" w:sz="0" w:space="0" w:color="auto"/>
                    <w:bottom w:val="none" w:sz="0" w:space="0" w:color="auto"/>
                    <w:right w:val="none" w:sz="0" w:space="0" w:color="auto"/>
                  </w:divBdr>
                </w:div>
                <w:div w:id="1620068612">
                  <w:marLeft w:val="0"/>
                  <w:marRight w:val="0"/>
                  <w:marTop w:val="0"/>
                  <w:marBottom w:val="0"/>
                  <w:divBdr>
                    <w:top w:val="none" w:sz="0" w:space="0" w:color="auto"/>
                    <w:left w:val="none" w:sz="0" w:space="0" w:color="auto"/>
                    <w:bottom w:val="none" w:sz="0" w:space="0" w:color="auto"/>
                    <w:right w:val="none" w:sz="0" w:space="0" w:color="auto"/>
                  </w:divBdr>
                </w:div>
              </w:divsChild>
            </w:div>
            <w:div w:id="1680740585">
              <w:marLeft w:val="0"/>
              <w:marRight w:val="0"/>
              <w:marTop w:val="0"/>
              <w:marBottom w:val="0"/>
              <w:divBdr>
                <w:top w:val="none" w:sz="0" w:space="0" w:color="auto"/>
                <w:left w:val="none" w:sz="0" w:space="0" w:color="auto"/>
                <w:bottom w:val="none" w:sz="0" w:space="0" w:color="auto"/>
                <w:right w:val="none" w:sz="0" w:space="0" w:color="auto"/>
              </w:divBdr>
              <w:divsChild>
                <w:div w:id="1911386729">
                  <w:marLeft w:val="0"/>
                  <w:marRight w:val="0"/>
                  <w:marTop w:val="0"/>
                  <w:marBottom w:val="0"/>
                  <w:divBdr>
                    <w:top w:val="none" w:sz="0" w:space="0" w:color="auto"/>
                    <w:left w:val="none" w:sz="0" w:space="0" w:color="auto"/>
                    <w:bottom w:val="none" w:sz="0" w:space="0" w:color="auto"/>
                    <w:right w:val="none" w:sz="0" w:space="0" w:color="auto"/>
                  </w:divBdr>
                </w:div>
                <w:div w:id="1529873748">
                  <w:marLeft w:val="0"/>
                  <w:marRight w:val="0"/>
                  <w:marTop w:val="0"/>
                  <w:marBottom w:val="0"/>
                  <w:divBdr>
                    <w:top w:val="none" w:sz="0" w:space="0" w:color="auto"/>
                    <w:left w:val="none" w:sz="0" w:space="0" w:color="auto"/>
                    <w:bottom w:val="none" w:sz="0" w:space="0" w:color="auto"/>
                    <w:right w:val="none" w:sz="0" w:space="0" w:color="auto"/>
                  </w:divBdr>
                </w:div>
              </w:divsChild>
            </w:div>
            <w:div w:id="1279601931">
              <w:marLeft w:val="0"/>
              <w:marRight w:val="0"/>
              <w:marTop w:val="0"/>
              <w:marBottom w:val="0"/>
              <w:divBdr>
                <w:top w:val="none" w:sz="0" w:space="0" w:color="auto"/>
                <w:left w:val="none" w:sz="0" w:space="0" w:color="auto"/>
                <w:bottom w:val="none" w:sz="0" w:space="0" w:color="auto"/>
                <w:right w:val="none" w:sz="0" w:space="0" w:color="auto"/>
              </w:divBdr>
            </w:div>
            <w:div w:id="548420594">
              <w:marLeft w:val="0"/>
              <w:marRight w:val="0"/>
              <w:marTop w:val="0"/>
              <w:marBottom w:val="0"/>
              <w:divBdr>
                <w:top w:val="none" w:sz="0" w:space="0" w:color="auto"/>
                <w:left w:val="none" w:sz="0" w:space="0" w:color="auto"/>
                <w:bottom w:val="none" w:sz="0" w:space="0" w:color="auto"/>
                <w:right w:val="none" w:sz="0" w:space="0" w:color="auto"/>
              </w:divBdr>
            </w:div>
          </w:divsChild>
        </w:div>
        <w:div w:id="442043369">
          <w:marLeft w:val="0"/>
          <w:marRight w:val="0"/>
          <w:marTop w:val="0"/>
          <w:marBottom w:val="0"/>
          <w:divBdr>
            <w:top w:val="none" w:sz="0" w:space="0" w:color="auto"/>
            <w:left w:val="none" w:sz="0" w:space="0" w:color="auto"/>
            <w:bottom w:val="none" w:sz="0" w:space="0" w:color="auto"/>
            <w:right w:val="none" w:sz="0" w:space="0" w:color="auto"/>
          </w:divBdr>
        </w:div>
      </w:divsChild>
    </w:div>
    <w:div w:id="1746103287">
      <w:bodyDiv w:val="1"/>
      <w:marLeft w:val="0"/>
      <w:marRight w:val="0"/>
      <w:marTop w:val="0"/>
      <w:marBottom w:val="0"/>
      <w:divBdr>
        <w:top w:val="none" w:sz="0" w:space="0" w:color="auto"/>
        <w:left w:val="none" w:sz="0" w:space="0" w:color="auto"/>
        <w:bottom w:val="none" w:sz="0" w:space="0" w:color="auto"/>
        <w:right w:val="none" w:sz="0" w:space="0" w:color="auto"/>
      </w:divBdr>
      <w:divsChild>
        <w:div w:id="1007169157">
          <w:marLeft w:val="0"/>
          <w:marRight w:val="0"/>
          <w:marTop w:val="0"/>
          <w:marBottom w:val="0"/>
          <w:divBdr>
            <w:top w:val="single" w:sz="6" w:space="2" w:color="DDDDDD"/>
            <w:left w:val="single" w:sz="6" w:space="2" w:color="DDDDDD"/>
            <w:bottom w:val="single" w:sz="6" w:space="2" w:color="DDDDDD"/>
            <w:right w:val="single" w:sz="6" w:space="2" w:color="DDDDDD"/>
          </w:divBdr>
          <w:divsChild>
            <w:div w:id="496574101">
              <w:marLeft w:val="0"/>
              <w:marRight w:val="0"/>
              <w:marTop w:val="0"/>
              <w:marBottom w:val="0"/>
              <w:divBdr>
                <w:top w:val="none" w:sz="0" w:space="0" w:color="auto"/>
                <w:left w:val="none" w:sz="0" w:space="0" w:color="auto"/>
                <w:bottom w:val="none" w:sz="0" w:space="0" w:color="auto"/>
                <w:right w:val="none" w:sz="0" w:space="0" w:color="auto"/>
              </w:divBdr>
              <w:divsChild>
                <w:div w:id="1260479694">
                  <w:marLeft w:val="0"/>
                  <w:marRight w:val="0"/>
                  <w:marTop w:val="0"/>
                  <w:marBottom w:val="0"/>
                  <w:divBdr>
                    <w:top w:val="none" w:sz="0" w:space="0" w:color="auto"/>
                    <w:left w:val="none" w:sz="0" w:space="0" w:color="auto"/>
                    <w:bottom w:val="none" w:sz="0" w:space="0" w:color="auto"/>
                    <w:right w:val="none" w:sz="0" w:space="0" w:color="auto"/>
                  </w:divBdr>
                </w:div>
                <w:div w:id="1274168549">
                  <w:marLeft w:val="0"/>
                  <w:marRight w:val="0"/>
                  <w:marTop w:val="0"/>
                  <w:marBottom w:val="0"/>
                  <w:divBdr>
                    <w:top w:val="none" w:sz="0" w:space="0" w:color="auto"/>
                    <w:left w:val="none" w:sz="0" w:space="0" w:color="auto"/>
                    <w:bottom w:val="none" w:sz="0" w:space="0" w:color="auto"/>
                    <w:right w:val="none" w:sz="0" w:space="0" w:color="auto"/>
                  </w:divBdr>
                </w:div>
              </w:divsChild>
            </w:div>
            <w:div w:id="1245844233">
              <w:marLeft w:val="0"/>
              <w:marRight w:val="0"/>
              <w:marTop w:val="0"/>
              <w:marBottom w:val="0"/>
              <w:divBdr>
                <w:top w:val="none" w:sz="0" w:space="0" w:color="auto"/>
                <w:left w:val="none" w:sz="0" w:space="0" w:color="auto"/>
                <w:bottom w:val="none" w:sz="0" w:space="0" w:color="auto"/>
                <w:right w:val="none" w:sz="0" w:space="0" w:color="auto"/>
              </w:divBdr>
              <w:divsChild>
                <w:div w:id="1126006623">
                  <w:marLeft w:val="0"/>
                  <w:marRight w:val="0"/>
                  <w:marTop w:val="0"/>
                  <w:marBottom w:val="0"/>
                  <w:divBdr>
                    <w:top w:val="none" w:sz="0" w:space="0" w:color="auto"/>
                    <w:left w:val="none" w:sz="0" w:space="0" w:color="auto"/>
                    <w:bottom w:val="none" w:sz="0" w:space="0" w:color="auto"/>
                    <w:right w:val="none" w:sz="0" w:space="0" w:color="auto"/>
                  </w:divBdr>
                </w:div>
                <w:div w:id="369764133">
                  <w:marLeft w:val="0"/>
                  <w:marRight w:val="0"/>
                  <w:marTop w:val="0"/>
                  <w:marBottom w:val="0"/>
                  <w:divBdr>
                    <w:top w:val="none" w:sz="0" w:space="0" w:color="auto"/>
                    <w:left w:val="none" w:sz="0" w:space="0" w:color="auto"/>
                    <w:bottom w:val="none" w:sz="0" w:space="0" w:color="auto"/>
                    <w:right w:val="none" w:sz="0" w:space="0" w:color="auto"/>
                  </w:divBdr>
                </w:div>
              </w:divsChild>
            </w:div>
            <w:div w:id="1645430918">
              <w:marLeft w:val="0"/>
              <w:marRight w:val="0"/>
              <w:marTop w:val="0"/>
              <w:marBottom w:val="0"/>
              <w:divBdr>
                <w:top w:val="none" w:sz="0" w:space="0" w:color="auto"/>
                <w:left w:val="none" w:sz="0" w:space="0" w:color="auto"/>
                <w:bottom w:val="none" w:sz="0" w:space="0" w:color="auto"/>
                <w:right w:val="none" w:sz="0" w:space="0" w:color="auto"/>
              </w:divBdr>
              <w:divsChild>
                <w:div w:id="1230458685">
                  <w:marLeft w:val="0"/>
                  <w:marRight w:val="0"/>
                  <w:marTop w:val="0"/>
                  <w:marBottom w:val="0"/>
                  <w:divBdr>
                    <w:top w:val="none" w:sz="0" w:space="0" w:color="auto"/>
                    <w:left w:val="none" w:sz="0" w:space="0" w:color="auto"/>
                    <w:bottom w:val="none" w:sz="0" w:space="0" w:color="auto"/>
                    <w:right w:val="none" w:sz="0" w:space="0" w:color="auto"/>
                  </w:divBdr>
                </w:div>
                <w:div w:id="1950503377">
                  <w:marLeft w:val="0"/>
                  <w:marRight w:val="0"/>
                  <w:marTop w:val="0"/>
                  <w:marBottom w:val="0"/>
                  <w:divBdr>
                    <w:top w:val="none" w:sz="0" w:space="0" w:color="auto"/>
                    <w:left w:val="none" w:sz="0" w:space="0" w:color="auto"/>
                    <w:bottom w:val="none" w:sz="0" w:space="0" w:color="auto"/>
                    <w:right w:val="none" w:sz="0" w:space="0" w:color="auto"/>
                  </w:divBdr>
                </w:div>
              </w:divsChild>
            </w:div>
            <w:div w:id="1017391547">
              <w:marLeft w:val="0"/>
              <w:marRight w:val="0"/>
              <w:marTop w:val="0"/>
              <w:marBottom w:val="0"/>
              <w:divBdr>
                <w:top w:val="none" w:sz="0" w:space="0" w:color="auto"/>
                <w:left w:val="none" w:sz="0" w:space="0" w:color="auto"/>
                <w:bottom w:val="none" w:sz="0" w:space="0" w:color="auto"/>
                <w:right w:val="none" w:sz="0" w:space="0" w:color="auto"/>
              </w:divBdr>
              <w:divsChild>
                <w:div w:id="1304191355">
                  <w:marLeft w:val="0"/>
                  <w:marRight w:val="0"/>
                  <w:marTop w:val="0"/>
                  <w:marBottom w:val="0"/>
                  <w:divBdr>
                    <w:top w:val="none" w:sz="0" w:space="0" w:color="auto"/>
                    <w:left w:val="none" w:sz="0" w:space="0" w:color="auto"/>
                    <w:bottom w:val="none" w:sz="0" w:space="0" w:color="auto"/>
                    <w:right w:val="none" w:sz="0" w:space="0" w:color="auto"/>
                  </w:divBdr>
                </w:div>
                <w:div w:id="1472554243">
                  <w:marLeft w:val="0"/>
                  <w:marRight w:val="0"/>
                  <w:marTop w:val="0"/>
                  <w:marBottom w:val="0"/>
                  <w:divBdr>
                    <w:top w:val="none" w:sz="0" w:space="0" w:color="auto"/>
                    <w:left w:val="none" w:sz="0" w:space="0" w:color="auto"/>
                    <w:bottom w:val="none" w:sz="0" w:space="0" w:color="auto"/>
                    <w:right w:val="none" w:sz="0" w:space="0" w:color="auto"/>
                  </w:divBdr>
                </w:div>
              </w:divsChild>
            </w:div>
            <w:div w:id="184490124">
              <w:marLeft w:val="0"/>
              <w:marRight w:val="0"/>
              <w:marTop w:val="0"/>
              <w:marBottom w:val="0"/>
              <w:divBdr>
                <w:top w:val="none" w:sz="0" w:space="0" w:color="auto"/>
                <w:left w:val="none" w:sz="0" w:space="0" w:color="auto"/>
                <w:bottom w:val="none" w:sz="0" w:space="0" w:color="auto"/>
                <w:right w:val="none" w:sz="0" w:space="0" w:color="auto"/>
              </w:divBdr>
            </w:div>
            <w:div w:id="826092125">
              <w:marLeft w:val="0"/>
              <w:marRight w:val="0"/>
              <w:marTop w:val="0"/>
              <w:marBottom w:val="0"/>
              <w:divBdr>
                <w:top w:val="none" w:sz="0" w:space="0" w:color="auto"/>
                <w:left w:val="none" w:sz="0" w:space="0" w:color="auto"/>
                <w:bottom w:val="none" w:sz="0" w:space="0" w:color="auto"/>
                <w:right w:val="none" w:sz="0" w:space="0" w:color="auto"/>
              </w:divBdr>
            </w:div>
          </w:divsChild>
        </w:div>
        <w:div w:id="1172253795">
          <w:marLeft w:val="0"/>
          <w:marRight w:val="0"/>
          <w:marTop w:val="0"/>
          <w:marBottom w:val="0"/>
          <w:divBdr>
            <w:top w:val="none" w:sz="0" w:space="0" w:color="auto"/>
            <w:left w:val="none" w:sz="0" w:space="0" w:color="auto"/>
            <w:bottom w:val="none" w:sz="0" w:space="0" w:color="auto"/>
            <w:right w:val="none" w:sz="0" w:space="0" w:color="auto"/>
          </w:divBdr>
        </w:div>
      </w:divsChild>
    </w:div>
    <w:div w:id="1762026235">
      <w:bodyDiv w:val="1"/>
      <w:marLeft w:val="0"/>
      <w:marRight w:val="0"/>
      <w:marTop w:val="0"/>
      <w:marBottom w:val="0"/>
      <w:divBdr>
        <w:top w:val="none" w:sz="0" w:space="0" w:color="auto"/>
        <w:left w:val="none" w:sz="0" w:space="0" w:color="auto"/>
        <w:bottom w:val="none" w:sz="0" w:space="0" w:color="auto"/>
        <w:right w:val="none" w:sz="0" w:space="0" w:color="auto"/>
      </w:divBdr>
      <w:divsChild>
        <w:div w:id="1573613214">
          <w:marLeft w:val="0"/>
          <w:marRight w:val="0"/>
          <w:marTop w:val="0"/>
          <w:marBottom w:val="0"/>
          <w:divBdr>
            <w:top w:val="single" w:sz="6" w:space="2" w:color="DDDDDD"/>
            <w:left w:val="single" w:sz="6" w:space="2" w:color="DDDDDD"/>
            <w:bottom w:val="single" w:sz="6" w:space="2" w:color="DDDDDD"/>
            <w:right w:val="single" w:sz="6" w:space="2" w:color="DDDDDD"/>
          </w:divBdr>
          <w:divsChild>
            <w:div w:id="1705279226">
              <w:marLeft w:val="0"/>
              <w:marRight w:val="0"/>
              <w:marTop w:val="0"/>
              <w:marBottom w:val="0"/>
              <w:divBdr>
                <w:top w:val="none" w:sz="0" w:space="0" w:color="auto"/>
                <w:left w:val="none" w:sz="0" w:space="0" w:color="auto"/>
                <w:bottom w:val="none" w:sz="0" w:space="0" w:color="auto"/>
                <w:right w:val="none" w:sz="0" w:space="0" w:color="auto"/>
              </w:divBdr>
              <w:divsChild>
                <w:div w:id="842403979">
                  <w:marLeft w:val="0"/>
                  <w:marRight w:val="0"/>
                  <w:marTop w:val="0"/>
                  <w:marBottom w:val="0"/>
                  <w:divBdr>
                    <w:top w:val="none" w:sz="0" w:space="0" w:color="auto"/>
                    <w:left w:val="none" w:sz="0" w:space="0" w:color="auto"/>
                    <w:bottom w:val="none" w:sz="0" w:space="0" w:color="auto"/>
                    <w:right w:val="none" w:sz="0" w:space="0" w:color="auto"/>
                  </w:divBdr>
                </w:div>
                <w:div w:id="1121269009">
                  <w:marLeft w:val="0"/>
                  <w:marRight w:val="0"/>
                  <w:marTop w:val="0"/>
                  <w:marBottom w:val="0"/>
                  <w:divBdr>
                    <w:top w:val="none" w:sz="0" w:space="0" w:color="auto"/>
                    <w:left w:val="none" w:sz="0" w:space="0" w:color="auto"/>
                    <w:bottom w:val="none" w:sz="0" w:space="0" w:color="auto"/>
                    <w:right w:val="none" w:sz="0" w:space="0" w:color="auto"/>
                  </w:divBdr>
                </w:div>
              </w:divsChild>
            </w:div>
            <w:div w:id="1247807697">
              <w:marLeft w:val="0"/>
              <w:marRight w:val="0"/>
              <w:marTop w:val="0"/>
              <w:marBottom w:val="0"/>
              <w:divBdr>
                <w:top w:val="none" w:sz="0" w:space="0" w:color="auto"/>
                <w:left w:val="none" w:sz="0" w:space="0" w:color="auto"/>
                <w:bottom w:val="none" w:sz="0" w:space="0" w:color="auto"/>
                <w:right w:val="none" w:sz="0" w:space="0" w:color="auto"/>
              </w:divBdr>
              <w:divsChild>
                <w:div w:id="1996301605">
                  <w:marLeft w:val="0"/>
                  <w:marRight w:val="0"/>
                  <w:marTop w:val="0"/>
                  <w:marBottom w:val="0"/>
                  <w:divBdr>
                    <w:top w:val="none" w:sz="0" w:space="0" w:color="auto"/>
                    <w:left w:val="none" w:sz="0" w:space="0" w:color="auto"/>
                    <w:bottom w:val="none" w:sz="0" w:space="0" w:color="auto"/>
                    <w:right w:val="none" w:sz="0" w:space="0" w:color="auto"/>
                  </w:divBdr>
                </w:div>
                <w:div w:id="462819401">
                  <w:marLeft w:val="0"/>
                  <w:marRight w:val="0"/>
                  <w:marTop w:val="0"/>
                  <w:marBottom w:val="0"/>
                  <w:divBdr>
                    <w:top w:val="none" w:sz="0" w:space="0" w:color="auto"/>
                    <w:left w:val="none" w:sz="0" w:space="0" w:color="auto"/>
                    <w:bottom w:val="none" w:sz="0" w:space="0" w:color="auto"/>
                    <w:right w:val="none" w:sz="0" w:space="0" w:color="auto"/>
                  </w:divBdr>
                </w:div>
              </w:divsChild>
            </w:div>
            <w:div w:id="1533805371">
              <w:marLeft w:val="0"/>
              <w:marRight w:val="0"/>
              <w:marTop w:val="0"/>
              <w:marBottom w:val="0"/>
              <w:divBdr>
                <w:top w:val="none" w:sz="0" w:space="0" w:color="auto"/>
                <w:left w:val="none" w:sz="0" w:space="0" w:color="auto"/>
                <w:bottom w:val="none" w:sz="0" w:space="0" w:color="auto"/>
                <w:right w:val="none" w:sz="0" w:space="0" w:color="auto"/>
              </w:divBdr>
              <w:divsChild>
                <w:div w:id="849443630">
                  <w:marLeft w:val="0"/>
                  <w:marRight w:val="0"/>
                  <w:marTop w:val="0"/>
                  <w:marBottom w:val="0"/>
                  <w:divBdr>
                    <w:top w:val="none" w:sz="0" w:space="0" w:color="auto"/>
                    <w:left w:val="none" w:sz="0" w:space="0" w:color="auto"/>
                    <w:bottom w:val="none" w:sz="0" w:space="0" w:color="auto"/>
                    <w:right w:val="none" w:sz="0" w:space="0" w:color="auto"/>
                  </w:divBdr>
                </w:div>
                <w:div w:id="1148716051">
                  <w:marLeft w:val="0"/>
                  <w:marRight w:val="0"/>
                  <w:marTop w:val="0"/>
                  <w:marBottom w:val="0"/>
                  <w:divBdr>
                    <w:top w:val="none" w:sz="0" w:space="0" w:color="auto"/>
                    <w:left w:val="none" w:sz="0" w:space="0" w:color="auto"/>
                    <w:bottom w:val="none" w:sz="0" w:space="0" w:color="auto"/>
                    <w:right w:val="none" w:sz="0" w:space="0" w:color="auto"/>
                  </w:divBdr>
                </w:div>
              </w:divsChild>
            </w:div>
            <w:div w:id="318270510">
              <w:marLeft w:val="0"/>
              <w:marRight w:val="0"/>
              <w:marTop w:val="0"/>
              <w:marBottom w:val="0"/>
              <w:divBdr>
                <w:top w:val="none" w:sz="0" w:space="0" w:color="auto"/>
                <w:left w:val="none" w:sz="0" w:space="0" w:color="auto"/>
                <w:bottom w:val="none" w:sz="0" w:space="0" w:color="auto"/>
                <w:right w:val="none" w:sz="0" w:space="0" w:color="auto"/>
              </w:divBdr>
              <w:divsChild>
                <w:div w:id="58555548">
                  <w:marLeft w:val="0"/>
                  <w:marRight w:val="0"/>
                  <w:marTop w:val="0"/>
                  <w:marBottom w:val="0"/>
                  <w:divBdr>
                    <w:top w:val="none" w:sz="0" w:space="0" w:color="auto"/>
                    <w:left w:val="none" w:sz="0" w:space="0" w:color="auto"/>
                    <w:bottom w:val="none" w:sz="0" w:space="0" w:color="auto"/>
                    <w:right w:val="none" w:sz="0" w:space="0" w:color="auto"/>
                  </w:divBdr>
                </w:div>
                <w:div w:id="264121044">
                  <w:marLeft w:val="0"/>
                  <w:marRight w:val="0"/>
                  <w:marTop w:val="0"/>
                  <w:marBottom w:val="0"/>
                  <w:divBdr>
                    <w:top w:val="none" w:sz="0" w:space="0" w:color="auto"/>
                    <w:left w:val="none" w:sz="0" w:space="0" w:color="auto"/>
                    <w:bottom w:val="none" w:sz="0" w:space="0" w:color="auto"/>
                    <w:right w:val="none" w:sz="0" w:space="0" w:color="auto"/>
                  </w:divBdr>
                </w:div>
              </w:divsChild>
            </w:div>
            <w:div w:id="1262254132">
              <w:marLeft w:val="0"/>
              <w:marRight w:val="0"/>
              <w:marTop w:val="0"/>
              <w:marBottom w:val="0"/>
              <w:divBdr>
                <w:top w:val="none" w:sz="0" w:space="0" w:color="auto"/>
                <w:left w:val="none" w:sz="0" w:space="0" w:color="auto"/>
                <w:bottom w:val="none" w:sz="0" w:space="0" w:color="auto"/>
                <w:right w:val="none" w:sz="0" w:space="0" w:color="auto"/>
              </w:divBdr>
            </w:div>
            <w:div w:id="200170024">
              <w:marLeft w:val="0"/>
              <w:marRight w:val="0"/>
              <w:marTop w:val="0"/>
              <w:marBottom w:val="0"/>
              <w:divBdr>
                <w:top w:val="none" w:sz="0" w:space="0" w:color="auto"/>
                <w:left w:val="none" w:sz="0" w:space="0" w:color="auto"/>
                <w:bottom w:val="none" w:sz="0" w:space="0" w:color="auto"/>
                <w:right w:val="none" w:sz="0" w:space="0" w:color="auto"/>
              </w:divBdr>
            </w:div>
          </w:divsChild>
        </w:div>
        <w:div w:id="1054814738">
          <w:marLeft w:val="0"/>
          <w:marRight w:val="0"/>
          <w:marTop w:val="0"/>
          <w:marBottom w:val="0"/>
          <w:divBdr>
            <w:top w:val="none" w:sz="0" w:space="0" w:color="auto"/>
            <w:left w:val="none" w:sz="0" w:space="0" w:color="auto"/>
            <w:bottom w:val="none" w:sz="0" w:space="0" w:color="auto"/>
            <w:right w:val="none" w:sz="0" w:space="0" w:color="auto"/>
          </w:divBdr>
        </w:div>
      </w:divsChild>
    </w:div>
    <w:div w:id="1767994930">
      <w:bodyDiv w:val="1"/>
      <w:marLeft w:val="0"/>
      <w:marRight w:val="0"/>
      <w:marTop w:val="0"/>
      <w:marBottom w:val="0"/>
      <w:divBdr>
        <w:top w:val="none" w:sz="0" w:space="0" w:color="auto"/>
        <w:left w:val="none" w:sz="0" w:space="0" w:color="auto"/>
        <w:bottom w:val="none" w:sz="0" w:space="0" w:color="auto"/>
        <w:right w:val="none" w:sz="0" w:space="0" w:color="auto"/>
      </w:divBdr>
      <w:divsChild>
        <w:div w:id="248513442">
          <w:marLeft w:val="0"/>
          <w:marRight w:val="0"/>
          <w:marTop w:val="0"/>
          <w:marBottom w:val="0"/>
          <w:divBdr>
            <w:top w:val="single" w:sz="6" w:space="2" w:color="DDDDDD"/>
            <w:left w:val="single" w:sz="6" w:space="2" w:color="DDDDDD"/>
            <w:bottom w:val="single" w:sz="6" w:space="2" w:color="DDDDDD"/>
            <w:right w:val="single" w:sz="6" w:space="2" w:color="DDDDDD"/>
          </w:divBdr>
          <w:divsChild>
            <w:div w:id="844518839">
              <w:marLeft w:val="0"/>
              <w:marRight w:val="0"/>
              <w:marTop w:val="0"/>
              <w:marBottom w:val="0"/>
              <w:divBdr>
                <w:top w:val="none" w:sz="0" w:space="0" w:color="auto"/>
                <w:left w:val="none" w:sz="0" w:space="0" w:color="auto"/>
                <w:bottom w:val="none" w:sz="0" w:space="0" w:color="auto"/>
                <w:right w:val="none" w:sz="0" w:space="0" w:color="auto"/>
              </w:divBdr>
              <w:divsChild>
                <w:div w:id="32384892">
                  <w:marLeft w:val="0"/>
                  <w:marRight w:val="0"/>
                  <w:marTop w:val="0"/>
                  <w:marBottom w:val="0"/>
                  <w:divBdr>
                    <w:top w:val="none" w:sz="0" w:space="0" w:color="auto"/>
                    <w:left w:val="none" w:sz="0" w:space="0" w:color="auto"/>
                    <w:bottom w:val="none" w:sz="0" w:space="0" w:color="auto"/>
                    <w:right w:val="none" w:sz="0" w:space="0" w:color="auto"/>
                  </w:divBdr>
                </w:div>
                <w:div w:id="1469080934">
                  <w:marLeft w:val="0"/>
                  <w:marRight w:val="0"/>
                  <w:marTop w:val="0"/>
                  <w:marBottom w:val="0"/>
                  <w:divBdr>
                    <w:top w:val="none" w:sz="0" w:space="0" w:color="auto"/>
                    <w:left w:val="none" w:sz="0" w:space="0" w:color="auto"/>
                    <w:bottom w:val="none" w:sz="0" w:space="0" w:color="auto"/>
                    <w:right w:val="none" w:sz="0" w:space="0" w:color="auto"/>
                  </w:divBdr>
                </w:div>
              </w:divsChild>
            </w:div>
            <w:div w:id="1678842875">
              <w:marLeft w:val="0"/>
              <w:marRight w:val="0"/>
              <w:marTop w:val="0"/>
              <w:marBottom w:val="0"/>
              <w:divBdr>
                <w:top w:val="none" w:sz="0" w:space="0" w:color="auto"/>
                <w:left w:val="none" w:sz="0" w:space="0" w:color="auto"/>
                <w:bottom w:val="none" w:sz="0" w:space="0" w:color="auto"/>
                <w:right w:val="none" w:sz="0" w:space="0" w:color="auto"/>
              </w:divBdr>
              <w:divsChild>
                <w:div w:id="1799638012">
                  <w:marLeft w:val="0"/>
                  <w:marRight w:val="0"/>
                  <w:marTop w:val="0"/>
                  <w:marBottom w:val="0"/>
                  <w:divBdr>
                    <w:top w:val="none" w:sz="0" w:space="0" w:color="auto"/>
                    <w:left w:val="none" w:sz="0" w:space="0" w:color="auto"/>
                    <w:bottom w:val="none" w:sz="0" w:space="0" w:color="auto"/>
                    <w:right w:val="none" w:sz="0" w:space="0" w:color="auto"/>
                  </w:divBdr>
                </w:div>
                <w:div w:id="365300579">
                  <w:marLeft w:val="0"/>
                  <w:marRight w:val="0"/>
                  <w:marTop w:val="0"/>
                  <w:marBottom w:val="0"/>
                  <w:divBdr>
                    <w:top w:val="none" w:sz="0" w:space="0" w:color="auto"/>
                    <w:left w:val="none" w:sz="0" w:space="0" w:color="auto"/>
                    <w:bottom w:val="none" w:sz="0" w:space="0" w:color="auto"/>
                    <w:right w:val="none" w:sz="0" w:space="0" w:color="auto"/>
                  </w:divBdr>
                </w:div>
              </w:divsChild>
            </w:div>
            <w:div w:id="933168700">
              <w:marLeft w:val="0"/>
              <w:marRight w:val="0"/>
              <w:marTop w:val="0"/>
              <w:marBottom w:val="0"/>
              <w:divBdr>
                <w:top w:val="none" w:sz="0" w:space="0" w:color="auto"/>
                <w:left w:val="none" w:sz="0" w:space="0" w:color="auto"/>
                <w:bottom w:val="none" w:sz="0" w:space="0" w:color="auto"/>
                <w:right w:val="none" w:sz="0" w:space="0" w:color="auto"/>
              </w:divBdr>
              <w:divsChild>
                <w:div w:id="255793185">
                  <w:marLeft w:val="0"/>
                  <w:marRight w:val="0"/>
                  <w:marTop w:val="0"/>
                  <w:marBottom w:val="0"/>
                  <w:divBdr>
                    <w:top w:val="none" w:sz="0" w:space="0" w:color="auto"/>
                    <w:left w:val="none" w:sz="0" w:space="0" w:color="auto"/>
                    <w:bottom w:val="none" w:sz="0" w:space="0" w:color="auto"/>
                    <w:right w:val="none" w:sz="0" w:space="0" w:color="auto"/>
                  </w:divBdr>
                </w:div>
                <w:div w:id="812722414">
                  <w:marLeft w:val="0"/>
                  <w:marRight w:val="0"/>
                  <w:marTop w:val="0"/>
                  <w:marBottom w:val="0"/>
                  <w:divBdr>
                    <w:top w:val="none" w:sz="0" w:space="0" w:color="auto"/>
                    <w:left w:val="none" w:sz="0" w:space="0" w:color="auto"/>
                    <w:bottom w:val="none" w:sz="0" w:space="0" w:color="auto"/>
                    <w:right w:val="none" w:sz="0" w:space="0" w:color="auto"/>
                  </w:divBdr>
                </w:div>
              </w:divsChild>
            </w:div>
            <w:div w:id="1487042193">
              <w:marLeft w:val="0"/>
              <w:marRight w:val="0"/>
              <w:marTop w:val="0"/>
              <w:marBottom w:val="0"/>
              <w:divBdr>
                <w:top w:val="none" w:sz="0" w:space="0" w:color="auto"/>
                <w:left w:val="none" w:sz="0" w:space="0" w:color="auto"/>
                <w:bottom w:val="none" w:sz="0" w:space="0" w:color="auto"/>
                <w:right w:val="none" w:sz="0" w:space="0" w:color="auto"/>
              </w:divBdr>
              <w:divsChild>
                <w:div w:id="745803667">
                  <w:marLeft w:val="0"/>
                  <w:marRight w:val="0"/>
                  <w:marTop w:val="0"/>
                  <w:marBottom w:val="0"/>
                  <w:divBdr>
                    <w:top w:val="none" w:sz="0" w:space="0" w:color="auto"/>
                    <w:left w:val="none" w:sz="0" w:space="0" w:color="auto"/>
                    <w:bottom w:val="none" w:sz="0" w:space="0" w:color="auto"/>
                    <w:right w:val="none" w:sz="0" w:space="0" w:color="auto"/>
                  </w:divBdr>
                </w:div>
                <w:div w:id="2125226844">
                  <w:marLeft w:val="0"/>
                  <w:marRight w:val="0"/>
                  <w:marTop w:val="0"/>
                  <w:marBottom w:val="0"/>
                  <w:divBdr>
                    <w:top w:val="none" w:sz="0" w:space="0" w:color="auto"/>
                    <w:left w:val="none" w:sz="0" w:space="0" w:color="auto"/>
                    <w:bottom w:val="none" w:sz="0" w:space="0" w:color="auto"/>
                    <w:right w:val="none" w:sz="0" w:space="0" w:color="auto"/>
                  </w:divBdr>
                </w:div>
              </w:divsChild>
            </w:div>
            <w:div w:id="1428845221">
              <w:marLeft w:val="0"/>
              <w:marRight w:val="0"/>
              <w:marTop w:val="0"/>
              <w:marBottom w:val="0"/>
              <w:divBdr>
                <w:top w:val="none" w:sz="0" w:space="0" w:color="auto"/>
                <w:left w:val="none" w:sz="0" w:space="0" w:color="auto"/>
                <w:bottom w:val="none" w:sz="0" w:space="0" w:color="auto"/>
                <w:right w:val="none" w:sz="0" w:space="0" w:color="auto"/>
              </w:divBdr>
            </w:div>
            <w:div w:id="1470901965">
              <w:marLeft w:val="0"/>
              <w:marRight w:val="0"/>
              <w:marTop w:val="0"/>
              <w:marBottom w:val="0"/>
              <w:divBdr>
                <w:top w:val="none" w:sz="0" w:space="0" w:color="auto"/>
                <w:left w:val="none" w:sz="0" w:space="0" w:color="auto"/>
                <w:bottom w:val="none" w:sz="0" w:space="0" w:color="auto"/>
                <w:right w:val="none" w:sz="0" w:space="0" w:color="auto"/>
              </w:divBdr>
            </w:div>
          </w:divsChild>
        </w:div>
        <w:div w:id="1535850189">
          <w:marLeft w:val="0"/>
          <w:marRight w:val="0"/>
          <w:marTop w:val="0"/>
          <w:marBottom w:val="0"/>
          <w:divBdr>
            <w:top w:val="none" w:sz="0" w:space="0" w:color="auto"/>
            <w:left w:val="none" w:sz="0" w:space="0" w:color="auto"/>
            <w:bottom w:val="none" w:sz="0" w:space="0" w:color="auto"/>
            <w:right w:val="none" w:sz="0" w:space="0" w:color="auto"/>
          </w:divBdr>
        </w:div>
      </w:divsChild>
    </w:div>
    <w:div w:id="1778598444">
      <w:bodyDiv w:val="1"/>
      <w:marLeft w:val="0"/>
      <w:marRight w:val="0"/>
      <w:marTop w:val="0"/>
      <w:marBottom w:val="0"/>
      <w:divBdr>
        <w:top w:val="none" w:sz="0" w:space="0" w:color="auto"/>
        <w:left w:val="none" w:sz="0" w:space="0" w:color="auto"/>
        <w:bottom w:val="none" w:sz="0" w:space="0" w:color="auto"/>
        <w:right w:val="none" w:sz="0" w:space="0" w:color="auto"/>
      </w:divBdr>
      <w:divsChild>
        <w:div w:id="1534731319">
          <w:marLeft w:val="0"/>
          <w:marRight w:val="0"/>
          <w:marTop w:val="0"/>
          <w:marBottom w:val="0"/>
          <w:divBdr>
            <w:top w:val="single" w:sz="6" w:space="2" w:color="DDDDDD"/>
            <w:left w:val="single" w:sz="6" w:space="2" w:color="DDDDDD"/>
            <w:bottom w:val="single" w:sz="6" w:space="2" w:color="DDDDDD"/>
            <w:right w:val="single" w:sz="6" w:space="2" w:color="DDDDDD"/>
          </w:divBdr>
          <w:divsChild>
            <w:div w:id="1389256035">
              <w:marLeft w:val="0"/>
              <w:marRight w:val="0"/>
              <w:marTop w:val="0"/>
              <w:marBottom w:val="0"/>
              <w:divBdr>
                <w:top w:val="none" w:sz="0" w:space="0" w:color="auto"/>
                <w:left w:val="none" w:sz="0" w:space="0" w:color="auto"/>
                <w:bottom w:val="none" w:sz="0" w:space="0" w:color="auto"/>
                <w:right w:val="none" w:sz="0" w:space="0" w:color="auto"/>
              </w:divBdr>
              <w:divsChild>
                <w:div w:id="1757238788">
                  <w:marLeft w:val="0"/>
                  <w:marRight w:val="0"/>
                  <w:marTop w:val="0"/>
                  <w:marBottom w:val="0"/>
                  <w:divBdr>
                    <w:top w:val="none" w:sz="0" w:space="0" w:color="auto"/>
                    <w:left w:val="none" w:sz="0" w:space="0" w:color="auto"/>
                    <w:bottom w:val="none" w:sz="0" w:space="0" w:color="auto"/>
                    <w:right w:val="none" w:sz="0" w:space="0" w:color="auto"/>
                  </w:divBdr>
                </w:div>
                <w:div w:id="32926449">
                  <w:marLeft w:val="0"/>
                  <w:marRight w:val="0"/>
                  <w:marTop w:val="0"/>
                  <w:marBottom w:val="0"/>
                  <w:divBdr>
                    <w:top w:val="none" w:sz="0" w:space="0" w:color="auto"/>
                    <w:left w:val="none" w:sz="0" w:space="0" w:color="auto"/>
                    <w:bottom w:val="none" w:sz="0" w:space="0" w:color="auto"/>
                    <w:right w:val="none" w:sz="0" w:space="0" w:color="auto"/>
                  </w:divBdr>
                </w:div>
              </w:divsChild>
            </w:div>
            <w:div w:id="332800160">
              <w:marLeft w:val="0"/>
              <w:marRight w:val="0"/>
              <w:marTop w:val="0"/>
              <w:marBottom w:val="0"/>
              <w:divBdr>
                <w:top w:val="none" w:sz="0" w:space="0" w:color="auto"/>
                <w:left w:val="none" w:sz="0" w:space="0" w:color="auto"/>
                <w:bottom w:val="none" w:sz="0" w:space="0" w:color="auto"/>
                <w:right w:val="none" w:sz="0" w:space="0" w:color="auto"/>
              </w:divBdr>
              <w:divsChild>
                <w:div w:id="837228155">
                  <w:marLeft w:val="0"/>
                  <w:marRight w:val="0"/>
                  <w:marTop w:val="0"/>
                  <w:marBottom w:val="0"/>
                  <w:divBdr>
                    <w:top w:val="none" w:sz="0" w:space="0" w:color="auto"/>
                    <w:left w:val="none" w:sz="0" w:space="0" w:color="auto"/>
                    <w:bottom w:val="none" w:sz="0" w:space="0" w:color="auto"/>
                    <w:right w:val="none" w:sz="0" w:space="0" w:color="auto"/>
                  </w:divBdr>
                </w:div>
                <w:div w:id="218060710">
                  <w:marLeft w:val="0"/>
                  <w:marRight w:val="0"/>
                  <w:marTop w:val="0"/>
                  <w:marBottom w:val="0"/>
                  <w:divBdr>
                    <w:top w:val="none" w:sz="0" w:space="0" w:color="auto"/>
                    <w:left w:val="none" w:sz="0" w:space="0" w:color="auto"/>
                    <w:bottom w:val="none" w:sz="0" w:space="0" w:color="auto"/>
                    <w:right w:val="none" w:sz="0" w:space="0" w:color="auto"/>
                  </w:divBdr>
                </w:div>
              </w:divsChild>
            </w:div>
            <w:div w:id="1397821727">
              <w:marLeft w:val="0"/>
              <w:marRight w:val="0"/>
              <w:marTop w:val="0"/>
              <w:marBottom w:val="0"/>
              <w:divBdr>
                <w:top w:val="none" w:sz="0" w:space="0" w:color="auto"/>
                <w:left w:val="none" w:sz="0" w:space="0" w:color="auto"/>
                <w:bottom w:val="none" w:sz="0" w:space="0" w:color="auto"/>
                <w:right w:val="none" w:sz="0" w:space="0" w:color="auto"/>
              </w:divBdr>
              <w:divsChild>
                <w:div w:id="1006329190">
                  <w:marLeft w:val="0"/>
                  <w:marRight w:val="0"/>
                  <w:marTop w:val="0"/>
                  <w:marBottom w:val="0"/>
                  <w:divBdr>
                    <w:top w:val="none" w:sz="0" w:space="0" w:color="auto"/>
                    <w:left w:val="none" w:sz="0" w:space="0" w:color="auto"/>
                    <w:bottom w:val="none" w:sz="0" w:space="0" w:color="auto"/>
                    <w:right w:val="none" w:sz="0" w:space="0" w:color="auto"/>
                  </w:divBdr>
                </w:div>
                <w:div w:id="832137519">
                  <w:marLeft w:val="0"/>
                  <w:marRight w:val="0"/>
                  <w:marTop w:val="0"/>
                  <w:marBottom w:val="0"/>
                  <w:divBdr>
                    <w:top w:val="none" w:sz="0" w:space="0" w:color="auto"/>
                    <w:left w:val="none" w:sz="0" w:space="0" w:color="auto"/>
                    <w:bottom w:val="none" w:sz="0" w:space="0" w:color="auto"/>
                    <w:right w:val="none" w:sz="0" w:space="0" w:color="auto"/>
                  </w:divBdr>
                </w:div>
              </w:divsChild>
            </w:div>
            <w:div w:id="589657702">
              <w:marLeft w:val="0"/>
              <w:marRight w:val="0"/>
              <w:marTop w:val="0"/>
              <w:marBottom w:val="0"/>
              <w:divBdr>
                <w:top w:val="none" w:sz="0" w:space="0" w:color="auto"/>
                <w:left w:val="none" w:sz="0" w:space="0" w:color="auto"/>
                <w:bottom w:val="none" w:sz="0" w:space="0" w:color="auto"/>
                <w:right w:val="none" w:sz="0" w:space="0" w:color="auto"/>
              </w:divBdr>
              <w:divsChild>
                <w:div w:id="1423379855">
                  <w:marLeft w:val="0"/>
                  <w:marRight w:val="0"/>
                  <w:marTop w:val="0"/>
                  <w:marBottom w:val="0"/>
                  <w:divBdr>
                    <w:top w:val="none" w:sz="0" w:space="0" w:color="auto"/>
                    <w:left w:val="none" w:sz="0" w:space="0" w:color="auto"/>
                    <w:bottom w:val="none" w:sz="0" w:space="0" w:color="auto"/>
                    <w:right w:val="none" w:sz="0" w:space="0" w:color="auto"/>
                  </w:divBdr>
                </w:div>
                <w:div w:id="721753370">
                  <w:marLeft w:val="0"/>
                  <w:marRight w:val="0"/>
                  <w:marTop w:val="0"/>
                  <w:marBottom w:val="0"/>
                  <w:divBdr>
                    <w:top w:val="none" w:sz="0" w:space="0" w:color="auto"/>
                    <w:left w:val="none" w:sz="0" w:space="0" w:color="auto"/>
                    <w:bottom w:val="none" w:sz="0" w:space="0" w:color="auto"/>
                    <w:right w:val="none" w:sz="0" w:space="0" w:color="auto"/>
                  </w:divBdr>
                </w:div>
              </w:divsChild>
            </w:div>
            <w:div w:id="1429040281">
              <w:marLeft w:val="0"/>
              <w:marRight w:val="0"/>
              <w:marTop w:val="0"/>
              <w:marBottom w:val="0"/>
              <w:divBdr>
                <w:top w:val="none" w:sz="0" w:space="0" w:color="auto"/>
                <w:left w:val="none" w:sz="0" w:space="0" w:color="auto"/>
                <w:bottom w:val="none" w:sz="0" w:space="0" w:color="auto"/>
                <w:right w:val="none" w:sz="0" w:space="0" w:color="auto"/>
              </w:divBdr>
            </w:div>
            <w:div w:id="1260985795">
              <w:marLeft w:val="0"/>
              <w:marRight w:val="0"/>
              <w:marTop w:val="0"/>
              <w:marBottom w:val="0"/>
              <w:divBdr>
                <w:top w:val="none" w:sz="0" w:space="0" w:color="auto"/>
                <w:left w:val="none" w:sz="0" w:space="0" w:color="auto"/>
                <w:bottom w:val="none" w:sz="0" w:space="0" w:color="auto"/>
                <w:right w:val="none" w:sz="0" w:space="0" w:color="auto"/>
              </w:divBdr>
            </w:div>
          </w:divsChild>
        </w:div>
        <w:div w:id="1704163773">
          <w:marLeft w:val="0"/>
          <w:marRight w:val="0"/>
          <w:marTop w:val="0"/>
          <w:marBottom w:val="0"/>
          <w:divBdr>
            <w:top w:val="none" w:sz="0" w:space="0" w:color="auto"/>
            <w:left w:val="none" w:sz="0" w:space="0" w:color="auto"/>
            <w:bottom w:val="none" w:sz="0" w:space="0" w:color="auto"/>
            <w:right w:val="none" w:sz="0" w:space="0" w:color="auto"/>
          </w:divBdr>
        </w:div>
      </w:divsChild>
    </w:div>
    <w:div w:id="1780445366">
      <w:bodyDiv w:val="1"/>
      <w:marLeft w:val="0"/>
      <w:marRight w:val="0"/>
      <w:marTop w:val="0"/>
      <w:marBottom w:val="0"/>
      <w:divBdr>
        <w:top w:val="none" w:sz="0" w:space="0" w:color="auto"/>
        <w:left w:val="none" w:sz="0" w:space="0" w:color="auto"/>
        <w:bottom w:val="none" w:sz="0" w:space="0" w:color="auto"/>
        <w:right w:val="none" w:sz="0" w:space="0" w:color="auto"/>
      </w:divBdr>
      <w:divsChild>
        <w:div w:id="1034385281">
          <w:marLeft w:val="0"/>
          <w:marRight w:val="0"/>
          <w:marTop w:val="0"/>
          <w:marBottom w:val="0"/>
          <w:divBdr>
            <w:top w:val="single" w:sz="6" w:space="2" w:color="DDDDDD"/>
            <w:left w:val="single" w:sz="6" w:space="2" w:color="DDDDDD"/>
            <w:bottom w:val="single" w:sz="6" w:space="2" w:color="DDDDDD"/>
            <w:right w:val="single" w:sz="6" w:space="2" w:color="DDDDDD"/>
          </w:divBdr>
          <w:divsChild>
            <w:div w:id="152992613">
              <w:marLeft w:val="0"/>
              <w:marRight w:val="0"/>
              <w:marTop w:val="0"/>
              <w:marBottom w:val="0"/>
              <w:divBdr>
                <w:top w:val="none" w:sz="0" w:space="0" w:color="auto"/>
                <w:left w:val="none" w:sz="0" w:space="0" w:color="auto"/>
                <w:bottom w:val="none" w:sz="0" w:space="0" w:color="auto"/>
                <w:right w:val="none" w:sz="0" w:space="0" w:color="auto"/>
              </w:divBdr>
              <w:divsChild>
                <w:div w:id="863401720">
                  <w:marLeft w:val="0"/>
                  <w:marRight w:val="0"/>
                  <w:marTop w:val="0"/>
                  <w:marBottom w:val="0"/>
                  <w:divBdr>
                    <w:top w:val="none" w:sz="0" w:space="0" w:color="auto"/>
                    <w:left w:val="none" w:sz="0" w:space="0" w:color="auto"/>
                    <w:bottom w:val="none" w:sz="0" w:space="0" w:color="auto"/>
                    <w:right w:val="none" w:sz="0" w:space="0" w:color="auto"/>
                  </w:divBdr>
                </w:div>
                <w:div w:id="993798000">
                  <w:marLeft w:val="0"/>
                  <w:marRight w:val="0"/>
                  <w:marTop w:val="0"/>
                  <w:marBottom w:val="0"/>
                  <w:divBdr>
                    <w:top w:val="none" w:sz="0" w:space="0" w:color="auto"/>
                    <w:left w:val="none" w:sz="0" w:space="0" w:color="auto"/>
                    <w:bottom w:val="none" w:sz="0" w:space="0" w:color="auto"/>
                    <w:right w:val="none" w:sz="0" w:space="0" w:color="auto"/>
                  </w:divBdr>
                </w:div>
              </w:divsChild>
            </w:div>
            <w:div w:id="161553507">
              <w:marLeft w:val="0"/>
              <w:marRight w:val="0"/>
              <w:marTop w:val="0"/>
              <w:marBottom w:val="0"/>
              <w:divBdr>
                <w:top w:val="none" w:sz="0" w:space="0" w:color="auto"/>
                <w:left w:val="none" w:sz="0" w:space="0" w:color="auto"/>
                <w:bottom w:val="none" w:sz="0" w:space="0" w:color="auto"/>
                <w:right w:val="none" w:sz="0" w:space="0" w:color="auto"/>
              </w:divBdr>
              <w:divsChild>
                <w:div w:id="105080631">
                  <w:marLeft w:val="0"/>
                  <w:marRight w:val="0"/>
                  <w:marTop w:val="0"/>
                  <w:marBottom w:val="0"/>
                  <w:divBdr>
                    <w:top w:val="none" w:sz="0" w:space="0" w:color="auto"/>
                    <w:left w:val="none" w:sz="0" w:space="0" w:color="auto"/>
                    <w:bottom w:val="none" w:sz="0" w:space="0" w:color="auto"/>
                    <w:right w:val="none" w:sz="0" w:space="0" w:color="auto"/>
                  </w:divBdr>
                </w:div>
                <w:div w:id="1249776735">
                  <w:marLeft w:val="0"/>
                  <w:marRight w:val="0"/>
                  <w:marTop w:val="0"/>
                  <w:marBottom w:val="0"/>
                  <w:divBdr>
                    <w:top w:val="none" w:sz="0" w:space="0" w:color="auto"/>
                    <w:left w:val="none" w:sz="0" w:space="0" w:color="auto"/>
                    <w:bottom w:val="none" w:sz="0" w:space="0" w:color="auto"/>
                    <w:right w:val="none" w:sz="0" w:space="0" w:color="auto"/>
                  </w:divBdr>
                </w:div>
              </w:divsChild>
            </w:div>
            <w:div w:id="1748527583">
              <w:marLeft w:val="0"/>
              <w:marRight w:val="0"/>
              <w:marTop w:val="0"/>
              <w:marBottom w:val="0"/>
              <w:divBdr>
                <w:top w:val="none" w:sz="0" w:space="0" w:color="auto"/>
                <w:left w:val="none" w:sz="0" w:space="0" w:color="auto"/>
                <w:bottom w:val="none" w:sz="0" w:space="0" w:color="auto"/>
                <w:right w:val="none" w:sz="0" w:space="0" w:color="auto"/>
              </w:divBdr>
              <w:divsChild>
                <w:div w:id="23136853">
                  <w:marLeft w:val="0"/>
                  <w:marRight w:val="0"/>
                  <w:marTop w:val="0"/>
                  <w:marBottom w:val="0"/>
                  <w:divBdr>
                    <w:top w:val="none" w:sz="0" w:space="0" w:color="auto"/>
                    <w:left w:val="none" w:sz="0" w:space="0" w:color="auto"/>
                    <w:bottom w:val="none" w:sz="0" w:space="0" w:color="auto"/>
                    <w:right w:val="none" w:sz="0" w:space="0" w:color="auto"/>
                  </w:divBdr>
                </w:div>
                <w:div w:id="1561594106">
                  <w:marLeft w:val="0"/>
                  <w:marRight w:val="0"/>
                  <w:marTop w:val="0"/>
                  <w:marBottom w:val="0"/>
                  <w:divBdr>
                    <w:top w:val="none" w:sz="0" w:space="0" w:color="auto"/>
                    <w:left w:val="none" w:sz="0" w:space="0" w:color="auto"/>
                    <w:bottom w:val="none" w:sz="0" w:space="0" w:color="auto"/>
                    <w:right w:val="none" w:sz="0" w:space="0" w:color="auto"/>
                  </w:divBdr>
                </w:div>
              </w:divsChild>
            </w:div>
            <w:div w:id="1035886890">
              <w:marLeft w:val="0"/>
              <w:marRight w:val="0"/>
              <w:marTop w:val="0"/>
              <w:marBottom w:val="0"/>
              <w:divBdr>
                <w:top w:val="none" w:sz="0" w:space="0" w:color="auto"/>
                <w:left w:val="none" w:sz="0" w:space="0" w:color="auto"/>
                <w:bottom w:val="none" w:sz="0" w:space="0" w:color="auto"/>
                <w:right w:val="none" w:sz="0" w:space="0" w:color="auto"/>
              </w:divBdr>
              <w:divsChild>
                <w:div w:id="1018194652">
                  <w:marLeft w:val="0"/>
                  <w:marRight w:val="0"/>
                  <w:marTop w:val="0"/>
                  <w:marBottom w:val="0"/>
                  <w:divBdr>
                    <w:top w:val="none" w:sz="0" w:space="0" w:color="auto"/>
                    <w:left w:val="none" w:sz="0" w:space="0" w:color="auto"/>
                    <w:bottom w:val="none" w:sz="0" w:space="0" w:color="auto"/>
                    <w:right w:val="none" w:sz="0" w:space="0" w:color="auto"/>
                  </w:divBdr>
                </w:div>
                <w:div w:id="791441654">
                  <w:marLeft w:val="0"/>
                  <w:marRight w:val="0"/>
                  <w:marTop w:val="0"/>
                  <w:marBottom w:val="0"/>
                  <w:divBdr>
                    <w:top w:val="none" w:sz="0" w:space="0" w:color="auto"/>
                    <w:left w:val="none" w:sz="0" w:space="0" w:color="auto"/>
                    <w:bottom w:val="none" w:sz="0" w:space="0" w:color="auto"/>
                    <w:right w:val="none" w:sz="0" w:space="0" w:color="auto"/>
                  </w:divBdr>
                </w:div>
              </w:divsChild>
            </w:div>
            <w:div w:id="1014306387">
              <w:marLeft w:val="0"/>
              <w:marRight w:val="0"/>
              <w:marTop w:val="0"/>
              <w:marBottom w:val="0"/>
              <w:divBdr>
                <w:top w:val="none" w:sz="0" w:space="0" w:color="auto"/>
                <w:left w:val="none" w:sz="0" w:space="0" w:color="auto"/>
                <w:bottom w:val="none" w:sz="0" w:space="0" w:color="auto"/>
                <w:right w:val="none" w:sz="0" w:space="0" w:color="auto"/>
              </w:divBdr>
            </w:div>
            <w:div w:id="2003046933">
              <w:marLeft w:val="0"/>
              <w:marRight w:val="0"/>
              <w:marTop w:val="0"/>
              <w:marBottom w:val="0"/>
              <w:divBdr>
                <w:top w:val="none" w:sz="0" w:space="0" w:color="auto"/>
                <w:left w:val="none" w:sz="0" w:space="0" w:color="auto"/>
                <w:bottom w:val="none" w:sz="0" w:space="0" w:color="auto"/>
                <w:right w:val="none" w:sz="0" w:space="0" w:color="auto"/>
              </w:divBdr>
            </w:div>
          </w:divsChild>
        </w:div>
        <w:div w:id="1229806901">
          <w:marLeft w:val="0"/>
          <w:marRight w:val="0"/>
          <w:marTop w:val="0"/>
          <w:marBottom w:val="0"/>
          <w:divBdr>
            <w:top w:val="none" w:sz="0" w:space="0" w:color="auto"/>
            <w:left w:val="none" w:sz="0" w:space="0" w:color="auto"/>
            <w:bottom w:val="none" w:sz="0" w:space="0" w:color="auto"/>
            <w:right w:val="none" w:sz="0" w:space="0" w:color="auto"/>
          </w:divBdr>
        </w:div>
      </w:divsChild>
    </w:div>
    <w:div w:id="1819149619">
      <w:bodyDiv w:val="1"/>
      <w:marLeft w:val="0"/>
      <w:marRight w:val="0"/>
      <w:marTop w:val="0"/>
      <w:marBottom w:val="0"/>
      <w:divBdr>
        <w:top w:val="none" w:sz="0" w:space="0" w:color="auto"/>
        <w:left w:val="none" w:sz="0" w:space="0" w:color="auto"/>
        <w:bottom w:val="none" w:sz="0" w:space="0" w:color="auto"/>
        <w:right w:val="none" w:sz="0" w:space="0" w:color="auto"/>
      </w:divBdr>
      <w:divsChild>
        <w:div w:id="667631424">
          <w:marLeft w:val="0"/>
          <w:marRight w:val="0"/>
          <w:marTop w:val="0"/>
          <w:marBottom w:val="0"/>
          <w:divBdr>
            <w:top w:val="single" w:sz="6" w:space="2" w:color="DDDDDD"/>
            <w:left w:val="single" w:sz="6" w:space="2" w:color="DDDDDD"/>
            <w:bottom w:val="single" w:sz="6" w:space="2" w:color="DDDDDD"/>
            <w:right w:val="single" w:sz="6" w:space="2" w:color="DDDDDD"/>
          </w:divBdr>
          <w:divsChild>
            <w:div w:id="483162943">
              <w:marLeft w:val="0"/>
              <w:marRight w:val="0"/>
              <w:marTop w:val="0"/>
              <w:marBottom w:val="0"/>
              <w:divBdr>
                <w:top w:val="none" w:sz="0" w:space="0" w:color="auto"/>
                <w:left w:val="none" w:sz="0" w:space="0" w:color="auto"/>
                <w:bottom w:val="none" w:sz="0" w:space="0" w:color="auto"/>
                <w:right w:val="none" w:sz="0" w:space="0" w:color="auto"/>
              </w:divBdr>
              <w:divsChild>
                <w:div w:id="1262566609">
                  <w:marLeft w:val="0"/>
                  <w:marRight w:val="0"/>
                  <w:marTop w:val="0"/>
                  <w:marBottom w:val="0"/>
                  <w:divBdr>
                    <w:top w:val="none" w:sz="0" w:space="0" w:color="auto"/>
                    <w:left w:val="none" w:sz="0" w:space="0" w:color="auto"/>
                    <w:bottom w:val="none" w:sz="0" w:space="0" w:color="auto"/>
                    <w:right w:val="none" w:sz="0" w:space="0" w:color="auto"/>
                  </w:divBdr>
                </w:div>
                <w:div w:id="1222207439">
                  <w:marLeft w:val="0"/>
                  <w:marRight w:val="0"/>
                  <w:marTop w:val="0"/>
                  <w:marBottom w:val="0"/>
                  <w:divBdr>
                    <w:top w:val="none" w:sz="0" w:space="0" w:color="auto"/>
                    <w:left w:val="none" w:sz="0" w:space="0" w:color="auto"/>
                    <w:bottom w:val="none" w:sz="0" w:space="0" w:color="auto"/>
                    <w:right w:val="none" w:sz="0" w:space="0" w:color="auto"/>
                  </w:divBdr>
                </w:div>
              </w:divsChild>
            </w:div>
            <w:div w:id="734279174">
              <w:marLeft w:val="0"/>
              <w:marRight w:val="0"/>
              <w:marTop w:val="0"/>
              <w:marBottom w:val="0"/>
              <w:divBdr>
                <w:top w:val="none" w:sz="0" w:space="0" w:color="auto"/>
                <w:left w:val="none" w:sz="0" w:space="0" w:color="auto"/>
                <w:bottom w:val="none" w:sz="0" w:space="0" w:color="auto"/>
                <w:right w:val="none" w:sz="0" w:space="0" w:color="auto"/>
              </w:divBdr>
              <w:divsChild>
                <w:div w:id="1412460496">
                  <w:marLeft w:val="0"/>
                  <w:marRight w:val="0"/>
                  <w:marTop w:val="0"/>
                  <w:marBottom w:val="0"/>
                  <w:divBdr>
                    <w:top w:val="none" w:sz="0" w:space="0" w:color="auto"/>
                    <w:left w:val="none" w:sz="0" w:space="0" w:color="auto"/>
                    <w:bottom w:val="none" w:sz="0" w:space="0" w:color="auto"/>
                    <w:right w:val="none" w:sz="0" w:space="0" w:color="auto"/>
                  </w:divBdr>
                </w:div>
                <w:div w:id="989602963">
                  <w:marLeft w:val="0"/>
                  <w:marRight w:val="0"/>
                  <w:marTop w:val="0"/>
                  <w:marBottom w:val="0"/>
                  <w:divBdr>
                    <w:top w:val="none" w:sz="0" w:space="0" w:color="auto"/>
                    <w:left w:val="none" w:sz="0" w:space="0" w:color="auto"/>
                    <w:bottom w:val="none" w:sz="0" w:space="0" w:color="auto"/>
                    <w:right w:val="none" w:sz="0" w:space="0" w:color="auto"/>
                  </w:divBdr>
                </w:div>
              </w:divsChild>
            </w:div>
            <w:div w:id="1682008671">
              <w:marLeft w:val="0"/>
              <w:marRight w:val="0"/>
              <w:marTop w:val="0"/>
              <w:marBottom w:val="0"/>
              <w:divBdr>
                <w:top w:val="none" w:sz="0" w:space="0" w:color="auto"/>
                <w:left w:val="none" w:sz="0" w:space="0" w:color="auto"/>
                <w:bottom w:val="none" w:sz="0" w:space="0" w:color="auto"/>
                <w:right w:val="none" w:sz="0" w:space="0" w:color="auto"/>
              </w:divBdr>
              <w:divsChild>
                <w:div w:id="534662654">
                  <w:marLeft w:val="0"/>
                  <w:marRight w:val="0"/>
                  <w:marTop w:val="0"/>
                  <w:marBottom w:val="0"/>
                  <w:divBdr>
                    <w:top w:val="none" w:sz="0" w:space="0" w:color="auto"/>
                    <w:left w:val="none" w:sz="0" w:space="0" w:color="auto"/>
                    <w:bottom w:val="none" w:sz="0" w:space="0" w:color="auto"/>
                    <w:right w:val="none" w:sz="0" w:space="0" w:color="auto"/>
                  </w:divBdr>
                </w:div>
                <w:div w:id="900793327">
                  <w:marLeft w:val="0"/>
                  <w:marRight w:val="0"/>
                  <w:marTop w:val="0"/>
                  <w:marBottom w:val="0"/>
                  <w:divBdr>
                    <w:top w:val="none" w:sz="0" w:space="0" w:color="auto"/>
                    <w:left w:val="none" w:sz="0" w:space="0" w:color="auto"/>
                    <w:bottom w:val="none" w:sz="0" w:space="0" w:color="auto"/>
                    <w:right w:val="none" w:sz="0" w:space="0" w:color="auto"/>
                  </w:divBdr>
                </w:div>
              </w:divsChild>
            </w:div>
            <w:div w:id="1651978138">
              <w:marLeft w:val="0"/>
              <w:marRight w:val="0"/>
              <w:marTop w:val="0"/>
              <w:marBottom w:val="0"/>
              <w:divBdr>
                <w:top w:val="none" w:sz="0" w:space="0" w:color="auto"/>
                <w:left w:val="none" w:sz="0" w:space="0" w:color="auto"/>
                <w:bottom w:val="none" w:sz="0" w:space="0" w:color="auto"/>
                <w:right w:val="none" w:sz="0" w:space="0" w:color="auto"/>
              </w:divBdr>
              <w:divsChild>
                <w:div w:id="1849363055">
                  <w:marLeft w:val="0"/>
                  <w:marRight w:val="0"/>
                  <w:marTop w:val="0"/>
                  <w:marBottom w:val="0"/>
                  <w:divBdr>
                    <w:top w:val="none" w:sz="0" w:space="0" w:color="auto"/>
                    <w:left w:val="none" w:sz="0" w:space="0" w:color="auto"/>
                    <w:bottom w:val="none" w:sz="0" w:space="0" w:color="auto"/>
                    <w:right w:val="none" w:sz="0" w:space="0" w:color="auto"/>
                  </w:divBdr>
                </w:div>
                <w:div w:id="1097674161">
                  <w:marLeft w:val="0"/>
                  <w:marRight w:val="0"/>
                  <w:marTop w:val="0"/>
                  <w:marBottom w:val="0"/>
                  <w:divBdr>
                    <w:top w:val="none" w:sz="0" w:space="0" w:color="auto"/>
                    <w:left w:val="none" w:sz="0" w:space="0" w:color="auto"/>
                    <w:bottom w:val="none" w:sz="0" w:space="0" w:color="auto"/>
                    <w:right w:val="none" w:sz="0" w:space="0" w:color="auto"/>
                  </w:divBdr>
                </w:div>
              </w:divsChild>
            </w:div>
            <w:div w:id="1200623755">
              <w:marLeft w:val="0"/>
              <w:marRight w:val="0"/>
              <w:marTop w:val="0"/>
              <w:marBottom w:val="0"/>
              <w:divBdr>
                <w:top w:val="none" w:sz="0" w:space="0" w:color="auto"/>
                <w:left w:val="none" w:sz="0" w:space="0" w:color="auto"/>
                <w:bottom w:val="none" w:sz="0" w:space="0" w:color="auto"/>
                <w:right w:val="none" w:sz="0" w:space="0" w:color="auto"/>
              </w:divBdr>
            </w:div>
            <w:div w:id="790443910">
              <w:marLeft w:val="0"/>
              <w:marRight w:val="0"/>
              <w:marTop w:val="0"/>
              <w:marBottom w:val="0"/>
              <w:divBdr>
                <w:top w:val="none" w:sz="0" w:space="0" w:color="auto"/>
                <w:left w:val="none" w:sz="0" w:space="0" w:color="auto"/>
                <w:bottom w:val="none" w:sz="0" w:space="0" w:color="auto"/>
                <w:right w:val="none" w:sz="0" w:space="0" w:color="auto"/>
              </w:divBdr>
            </w:div>
          </w:divsChild>
        </w:div>
        <w:div w:id="698627145">
          <w:marLeft w:val="0"/>
          <w:marRight w:val="0"/>
          <w:marTop w:val="0"/>
          <w:marBottom w:val="0"/>
          <w:divBdr>
            <w:top w:val="none" w:sz="0" w:space="0" w:color="auto"/>
            <w:left w:val="none" w:sz="0" w:space="0" w:color="auto"/>
            <w:bottom w:val="none" w:sz="0" w:space="0" w:color="auto"/>
            <w:right w:val="none" w:sz="0" w:space="0" w:color="auto"/>
          </w:divBdr>
        </w:div>
      </w:divsChild>
    </w:div>
    <w:div w:id="1823499804">
      <w:bodyDiv w:val="1"/>
      <w:marLeft w:val="0"/>
      <w:marRight w:val="0"/>
      <w:marTop w:val="0"/>
      <w:marBottom w:val="0"/>
      <w:divBdr>
        <w:top w:val="none" w:sz="0" w:space="0" w:color="auto"/>
        <w:left w:val="none" w:sz="0" w:space="0" w:color="auto"/>
        <w:bottom w:val="none" w:sz="0" w:space="0" w:color="auto"/>
        <w:right w:val="none" w:sz="0" w:space="0" w:color="auto"/>
      </w:divBdr>
      <w:divsChild>
        <w:div w:id="1846436800">
          <w:marLeft w:val="0"/>
          <w:marRight w:val="0"/>
          <w:marTop w:val="0"/>
          <w:marBottom w:val="0"/>
          <w:divBdr>
            <w:top w:val="single" w:sz="6" w:space="2" w:color="DDDDDD"/>
            <w:left w:val="single" w:sz="6" w:space="2" w:color="DDDDDD"/>
            <w:bottom w:val="single" w:sz="6" w:space="2" w:color="DDDDDD"/>
            <w:right w:val="single" w:sz="6" w:space="2" w:color="DDDDDD"/>
          </w:divBdr>
          <w:divsChild>
            <w:div w:id="199976906">
              <w:marLeft w:val="0"/>
              <w:marRight w:val="0"/>
              <w:marTop w:val="0"/>
              <w:marBottom w:val="0"/>
              <w:divBdr>
                <w:top w:val="none" w:sz="0" w:space="0" w:color="auto"/>
                <w:left w:val="none" w:sz="0" w:space="0" w:color="auto"/>
                <w:bottom w:val="none" w:sz="0" w:space="0" w:color="auto"/>
                <w:right w:val="none" w:sz="0" w:space="0" w:color="auto"/>
              </w:divBdr>
              <w:divsChild>
                <w:div w:id="1402946330">
                  <w:marLeft w:val="0"/>
                  <w:marRight w:val="0"/>
                  <w:marTop w:val="0"/>
                  <w:marBottom w:val="0"/>
                  <w:divBdr>
                    <w:top w:val="none" w:sz="0" w:space="0" w:color="auto"/>
                    <w:left w:val="none" w:sz="0" w:space="0" w:color="auto"/>
                    <w:bottom w:val="none" w:sz="0" w:space="0" w:color="auto"/>
                    <w:right w:val="none" w:sz="0" w:space="0" w:color="auto"/>
                  </w:divBdr>
                </w:div>
                <w:div w:id="1762144677">
                  <w:marLeft w:val="0"/>
                  <w:marRight w:val="0"/>
                  <w:marTop w:val="0"/>
                  <w:marBottom w:val="0"/>
                  <w:divBdr>
                    <w:top w:val="none" w:sz="0" w:space="0" w:color="auto"/>
                    <w:left w:val="none" w:sz="0" w:space="0" w:color="auto"/>
                    <w:bottom w:val="none" w:sz="0" w:space="0" w:color="auto"/>
                    <w:right w:val="none" w:sz="0" w:space="0" w:color="auto"/>
                  </w:divBdr>
                </w:div>
              </w:divsChild>
            </w:div>
            <w:div w:id="1607498487">
              <w:marLeft w:val="0"/>
              <w:marRight w:val="0"/>
              <w:marTop w:val="0"/>
              <w:marBottom w:val="0"/>
              <w:divBdr>
                <w:top w:val="none" w:sz="0" w:space="0" w:color="auto"/>
                <w:left w:val="none" w:sz="0" w:space="0" w:color="auto"/>
                <w:bottom w:val="none" w:sz="0" w:space="0" w:color="auto"/>
                <w:right w:val="none" w:sz="0" w:space="0" w:color="auto"/>
              </w:divBdr>
              <w:divsChild>
                <w:div w:id="1639453592">
                  <w:marLeft w:val="0"/>
                  <w:marRight w:val="0"/>
                  <w:marTop w:val="0"/>
                  <w:marBottom w:val="0"/>
                  <w:divBdr>
                    <w:top w:val="none" w:sz="0" w:space="0" w:color="auto"/>
                    <w:left w:val="none" w:sz="0" w:space="0" w:color="auto"/>
                    <w:bottom w:val="none" w:sz="0" w:space="0" w:color="auto"/>
                    <w:right w:val="none" w:sz="0" w:space="0" w:color="auto"/>
                  </w:divBdr>
                </w:div>
                <w:div w:id="1295797476">
                  <w:marLeft w:val="0"/>
                  <w:marRight w:val="0"/>
                  <w:marTop w:val="0"/>
                  <w:marBottom w:val="0"/>
                  <w:divBdr>
                    <w:top w:val="none" w:sz="0" w:space="0" w:color="auto"/>
                    <w:left w:val="none" w:sz="0" w:space="0" w:color="auto"/>
                    <w:bottom w:val="none" w:sz="0" w:space="0" w:color="auto"/>
                    <w:right w:val="none" w:sz="0" w:space="0" w:color="auto"/>
                  </w:divBdr>
                </w:div>
              </w:divsChild>
            </w:div>
            <w:div w:id="1145704834">
              <w:marLeft w:val="0"/>
              <w:marRight w:val="0"/>
              <w:marTop w:val="0"/>
              <w:marBottom w:val="0"/>
              <w:divBdr>
                <w:top w:val="none" w:sz="0" w:space="0" w:color="auto"/>
                <w:left w:val="none" w:sz="0" w:space="0" w:color="auto"/>
                <w:bottom w:val="none" w:sz="0" w:space="0" w:color="auto"/>
                <w:right w:val="none" w:sz="0" w:space="0" w:color="auto"/>
              </w:divBdr>
              <w:divsChild>
                <w:div w:id="1936547516">
                  <w:marLeft w:val="0"/>
                  <w:marRight w:val="0"/>
                  <w:marTop w:val="0"/>
                  <w:marBottom w:val="0"/>
                  <w:divBdr>
                    <w:top w:val="none" w:sz="0" w:space="0" w:color="auto"/>
                    <w:left w:val="none" w:sz="0" w:space="0" w:color="auto"/>
                    <w:bottom w:val="none" w:sz="0" w:space="0" w:color="auto"/>
                    <w:right w:val="none" w:sz="0" w:space="0" w:color="auto"/>
                  </w:divBdr>
                </w:div>
                <w:div w:id="157158156">
                  <w:marLeft w:val="0"/>
                  <w:marRight w:val="0"/>
                  <w:marTop w:val="0"/>
                  <w:marBottom w:val="0"/>
                  <w:divBdr>
                    <w:top w:val="none" w:sz="0" w:space="0" w:color="auto"/>
                    <w:left w:val="none" w:sz="0" w:space="0" w:color="auto"/>
                    <w:bottom w:val="none" w:sz="0" w:space="0" w:color="auto"/>
                    <w:right w:val="none" w:sz="0" w:space="0" w:color="auto"/>
                  </w:divBdr>
                </w:div>
              </w:divsChild>
            </w:div>
            <w:div w:id="1020739241">
              <w:marLeft w:val="0"/>
              <w:marRight w:val="0"/>
              <w:marTop w:val="0"/>
              <w:marBottom w:val="0"/>
              <w:divBdr>
                <w:top w:val="none" w:sz="0" w:space="0" w:color="auto"/>
                <w:left w:val="none" w:sz="0" w:space="0" w:color="auto"/>
                <w:bottom w:val="none" w:sz="0" w:space="0" w:color="auto"/>
                <w:right w:val="none" w:sz="0" w:space="0" w:color="auto"/>
              </w:divBdr>
              <w:divsChild>
                <w:div w:id="1110390165">
                  <w:marLeft w:val="0"/>
                  <w:marRight w:val="0"/>
                  <w:marTop w:val="0"/>
                  <w:marBottom w:val="0"/>
                  <w:divBdr>
                    <w:top w:val="none" w:sz="0" w:space="0" w:color="auto"/>
                    <w:left w:val="none" w:sz="0" w:space="0" w:color="auto"/>
                    <w:bottom w:val="none" w:sz="0" w:space="0" w:color="auto"/>
                    <w:right w:val="none" w:sz="0" w:space="0" w:color="auto"/>
                  </w:divBdr>
                </w:div>
                <w:div w:id="439033533">
                  <w:marLeft w:val="0"/>
                  <w:marRight w:val="0"/>
                  <w:marTop w:val="0"/>
                  <w:marBottom w:val="0"/>
                  <w:divBdr>
                    <w:top w:val="none" w:sz="0" w:space="0" w:color="auto"/>
                    <w:left w:val="none" w:sz="0" w:space="0" w:color="auto"/>
                    <w:bottom w:val="none" w:sz="0" w:space="0" w:color="auto"/>
                    <w:right w:val="none" w:sz="0" w:space="0" w:color="auto"/>
                  </w:divBdr>
                </w:div>
              </w:divsChild>
            </w:div>
            <w:div w:id="1887984858">
              <w:marLeft w:val="0"/>
              <w:marRight w:val="0"/>
              <w:marTop w:val="0"/>
              <w:marBottom w:val="0"/>
              <w:divBdr>
                <w:top w:val="none" w:sz="0" w:space="0" w:color="auto"/>
                <w:left w:val="none" w:sz="0" w:space="0" w:color="auto"/>
                <w:bottom w:val="none" w:sz="0" w:space="0" w:color="auto"/>
                <w:right w:val="none" w:sz="0" w:space="0" w:color="auto"/>
              </w:divBdr>
            </w:div>
            <w:div w:id="1250164755">
              <w:marLeft w:val="0"/>
              <w:marRight w:val="0"/>
              <w:marTop w:val="0"/>
              <w:marBottom w:val="0"/>
              <w:divBdr>
                <w:top w:val="none" w:sz="0" w:space="0" w:color="auto"/>
                <w:left w:val="none" w:sz="0" w:space="0" w:color="auto"/>
                <w:bottom w:val="none" w:sz="0" w:space="0" w:color="auto"/>
                <w:right w:val="none" w:sz="0" w:space="0" w:color="auto"/>
              </w:divBdr>
            </w:div>
          </w:divsChild>
        </w:div>
        <w:div w:id="1810047561">
          <w:marLeft w:val="0"/>
          <w:marRight w:val="0"/>
          <w:marTop w:val="0"/>
          <w:marBottom w:val="0"/>
          <w:divBdr>
            <w:top w:val="none" w:sz="0" w:space="0" w:color="auto"/>
            <w:left w:val="none" w:sz="0" w:space="0" w:color="auto"/>
            <w:bottom w:val="none" w:sz="0" w:space="0" w:color="auto"/>
            <w:right w:val="none" w:sz="0" w:space="0" w:color="auto"/>
          </w:divBdr>
        </w:div>
      </w:divsChild>
    </w:div>
    <w:div w:id="1826628649">
      <w:bodyDiv w:val="1"/>
      <w:marLeft w:val="0"/>
      <w:marRight w:val="0"/>
      <w:marTop w:val="0"/>
      <w:marBottom w:val="0"/>
      <w:divBdr>
        <w:top w:val="none" w:sz="0" w:space="0" w:color="auto"/>
        <w:left w:val="none" w:sz="0" w:space="0" w:color="auto"/>
        <w:bottom w:val="none" w:sz="0" w:space="0" w:color="auto"/>
        <w:right w:val="none" w:sz="0" w:space="0" w:color="auto"/>
      </w:divBdr>
      <w:divsChild>
        <w:div w:id="1623263917">
          <w:marLeft w:val="0"/>
          <w:marRight w:val="0"/>
          <w:marTop w:val="0"/>
          <w:marBottom w:val="0"/>
          <w:divBdr>
            <w:top w:val="single" w:sz="6" w:space="2" w:color="DDDDDD"/>
            <w:left w:val="single" w:sz="6" w:space="2" w:color="DDDDDD"/>
            <w:bottom w:val="single" w:sz="6" w:space="2" w:color="DDDDDD"/>
            <w:right w:val="single" w:sz="6" w:space="2" w:color="DDDDDD"/>
          </w:divBdr>
          <w:divsChild>
            <w:div w:id="817111366">
              <w:marLeft w:val="0"/>
              <w:marRight w:val="0"/>
              <w:marTop w:val="0"/>
              <w:marBottom w:val="0"/>
              <w:divBdr>
                <w:top w:val="none" w:sz="0" w:space="0" w:color="auto"/>
                <w:left w:val="none" w:sz="0" w:space="0" w:color="auto"/>
                <w:bottom w:val="none" w:sz="0" w:space="0" w:color="auto"/>
                <w:right w:val="none" w:sz="0" w:space="0" w:color="auto"/>
              </w:divBdr>
              <w:divsChild>
                <w:div w:id="250049235">
                  <w:marLeft w:val="0"/>
                  <w:marRight w:val="0"/>
                  <w:marTop w:val="0"/>
                  <w:marBottom w:val="0"/>
                  <w:divBdr>
                    <w:top w:val="none" w:sz="0" w:space="0" w:color="auto"/>
                    <w:left w:val="none" w:sz="0" w:space="0" w:color="auto"/>
                    <w:bottom w:val="none" w:sz="0" w:space="0" w:color="auto"/>
                    <w:right w:val="none" w:sz="0" w:space="0" w:color="auto"/>
                  </w:divBdr>
                </w:div>
                <w:div w:id="1130173142">
                  <w:marLeft w:val="0"/>
                  <w:marRight w:val="0"/>
                  <w:marTop w:val="0"/>
                  <w:marBottom w:val="0"/>
                  <w:divBdr>
                    <w:top w:val="none" w:sz="0" w:space="0" w:color="auto"/>
                    <w:left w:val="none" w:sz="0" w:space="0" w:color="auto"/>
                    <w:bottom w:val="none" w:sz="0" w:space="0" w:color="auto"/>
                    <w:right w:val="none" w:sz="0" w:space="0" w:color="auto"/>
                  </w:divBdr>
                </w:div>
              </w:divsChild>
            </w:div>
            <w:div w:id="108397897">
              <w:marLeft w:val="0"/>
              <w:marRight w:val="0"/>
              <w:marTop w:val="0"/>
              <w:marBottom w:val="0"/>
              <w:divBdr>
                <w:top w:val="none" w:sz="0" w:space="0" w:color="auto"/>
                <w:left w:val="none" w:sz="0" w:space="0" w:color="auto"/>
                <w:bottom w:val="none" w:sz="0" w:space="0" w:color="auto"/>
                <w:right w:val="none" w:sz="0" w:space="0" w:color="auto"/>
              </w:divBdr>
              <w:divsChild>
                <w:div w:id="49810817">
                  <w:marLeft w:val="0"/>
                  <w:marRight w:val="0"/>
                  <w:marTop w:val="0"/>
                  <w:marBottom w:val="0"/>
                  <w:divBdr>
                    <w:top w:val="none" w:sz="0" w:space="0" w:color="auto"/>
                    <w:left w:val="none" w:sz="0" w:space="0" w:color="auto"/>
                    <w:bottom w:val="none" w:sz="0" w:space="0" w:color="auto"/>
                    <w:right w:val="none" w:sz="0" w:space="0" w:color="auto"/>
                  </w:divBdr>
                </w:div>
                <w:div w:id="418451497">
                  <w:marLeft w:val="0"/>
                  <w:marRight w:val="0"/>
                  <w:marTop w:val="0"/>
                  <w:marBottom w:val="0"/>
                  <w:divBdr>
                    <w:top w:val="none" w:sz="0" w:space="0" w:color="auto"/>
                    <w:left w:val="none" w:sz="0" w:space="0" w:color="auto"/>
                    <w:bottom w:val="none" w:sz="0" w:space="0" w:color="auto"/>
                    <w:right w:val="none" w:sz="0" w:space="0" w:color="auto"/>
                  </w:divBdr>
                </w:div>
              </w:divsChild>
            </w:div>
            <w:div w:id="314527889">
              <w:marLeft w:val="0"/>
              <w:marRight w:val="0"/>
              <w:marTop w:val="0"/>
              <w:marBottom w:val="0"/>
              <w:divBdr>
                <w:top w:val="none" w:sz="0" w:space="0" w:color="auto"/>
                <w:left w:val="none" w:sz="0" w:space="0" w:color="auto"/>
                <w:bottom w:val="none" w:sz="0" w:space="0" w:color="auto"/>
                <w:right w:val="none" w:sz="0" w:space="0" w:color="auto"/>
              </w:divBdr>
              <w:divsChild>
                <w:div w:id="1217165491">
                  <w:marLeft w:val="0"/>
                  <w:marRight w:val="0"/>
                  <w:marTop w:val="0"/>
                  <w:marBottom w:val="0"/>
                  <w:divBdr>
                    <w:top w:val="none" w:sz="0" w:space="0" w:color="auto"/>
                    <w:left w:val="none" w:sz="0" w:space="0" w:color="auto"/>
                    <w:bottom w:val="none" w:sz="0" w:space="0" w:color="auto"/>
                    <w:right w:val="none" w:sz="0" w:space="0" w:color="auto"/>
                  </w:divBdr>
                </w:div>
                <w:div w:id="693923021">
                  <w:marLeft w:val="0"/>
                  <w:marRight w:val="0"/>
                  <w:marTop w:val="0"/>
                  <w:marBottom w:val="0"/>
                  <w:divBdr>
                    <w:top w:val="none" w:sz="0" w:space="0" w:color="auto"/>
                    <w:left w:val="none" w:sz="0" w:space="0" w:color="auto"/>
                    <w:bottom w:val="none" w:sz="0" w:space="0" w:color="auto"/>
                    <w:right w:val="none" w:sz="0" w:space="0" w:color="auto"/>
                  </w:divBdr>
                </w:div>
              </w:divsChild>
            </w:div>
            <w:div w:id="718552988">
              <w:marLeft w:val="0"/>
              <w:marRight w:val="0"/>
              <w:marTop w:val="0"/>
              <w:marBottom w:val="0"/>
              <w:divBdr>
                <w:top w:val="none" w:sz="0" w:space="0" w:color="auto"/>
                <w:left w:val="none" w:sz="0" w:space="0" w:color="auto"/>
                <w:bottom w:val="none" w:sz="0" w:space="0" w:color="auto"/>
                <w:right w:val="none" w:sz="0" w:space="0" w:color="auto"/>
              </w:divBdr>
              <w:divsChild>
                <w:div w:id="2025857217">
                  <w:marLeft w:val="0"/>
                  <w:marRight w:val="0"/>
                  <w:marTop w:val="0"/>
                  <w:marBottom w:val="0"/>
                  <w:divBdr>
                    <w:top w:val="none" w:sz="0" w:space="0" w:color="auto"/>
                    <w:left w:val="none" w:sz="0" w:space="0" w:color="auto"/>
                    <w:bottom w:val="none" w:sz="0" w:space="0" w:color="auto"/>
                    <w:right w:val="none" w:sz="0" w:space="0" w:color="auto"/>
                  </w:divBdr>
                </w:div>
                <w:div w:id="234361335">
                  <w:marLeft w:val="0"/>
                  <w:marRight w:val="0"/>
                  <w:marTop w:val="0"/>
                  <w:marBottom w:val="0"/>
                  <w:divBdr>
                    <w:top w:val="none" w:sz="0" w:space="0" w:color="auto"/>
                    <w:left w:val="none" w:sz="0" w:space="0" w:color="auto"/>
                    <w:bottom w:val="none" w:sz="0" w:space="0" w:color="auto"/>
                    <w:right w:val="none" w:sz="0" w:space="0" w:color="auto"/>
                  </w:divBdr>
                </w:div>
              </w:divsChild>
            </w:div>
            <w:div w:id="1769427152">
              <w:marLeft w:val="0"/>
              <w:marRight w:val="0"/>
              <w:marTop w:val="0"/>
              <w:marBottom w:val="0"/>
              <w:divBdr>
                <w:top w:val="none" w:sz="0" w:space="0" w:color="auto"/>
                <w:left w:val="none" w:sz="0" w:space="0" w:color="auto"/>
                <w:bottom w:val="none" w:sz="0" w:space="0" w:color="auto"/>
                <w:right w:val="none" w:sz="0" w:space="0" w:color="auto"/>
              </w:divBdr>
            </w:div>
            <w:div w:id="1258365106">
              <w:marLeft w:val="0"/>
              <w:marRight w:val="0"/>
              <w:marTop w:val="0"/>
              <w:marBottom w:val="0"/>
              <w:divBdr>
                <w:top w:val="none" w:sz="0" w:space="0" w:color="auto"/>
                <w:left w:val="none" w:sz="0" w:space="0" w:color="auto"/>
                <w:bottom w:val="none" w:sz="0" w:space="0" w:color="auto"/>
                <w:right w:val="none" w:sz="0" w:space="0" w:color="auto"/>
              </w:divBdr>
            </w:div>
          </w:divsChild>
        </w:div>
        <w:div w:id="373969001">
          <w:marLeft w:val="0"/>
          <w:marRight w:val="0"/>
          <w:marTop w:val="0"/>
          <w:marBottom w:val="0"/>
          <w:divBdr>
            <w:top w:val="none" w:sz="0" w:space="0" w:color="auto"/>
            <w:left w:val="none" w:sz="0" w:space="0" w:color="auto"/>
            <w:bottom w:val="none" w:sz="0" w:space="0" w:color="auto"/>
            <w:right w:val="none" w:sz="0" w:space="0" w:color="auto"/>
          </w:divBdr>
        </w:div>
      </w:divsChild>
    </w:div>
    <w:div w:id="1839999398">
      <w:bodyDiv w:val="1"/>
      <w:marLeft w:val="0"/>
      <w:marRight w:val="0"/>
      <w:marTop w:val="0"/>
      <w:marBottom w:val="0"/>
      <w:divBdr>
        <w:top w:val="none" w:sz="0" w:space="0" w:color="auto"/>
        <w:left w:val="none" w:sz="0" w:space="0" w:color="auto"/>
        <w:bottom w:val="none" w:sz="0" w:space="0" w:color="auto"/>
        <w:right w:val="none" w:sz="0" w:space="0" w:color="auto"/>
      </w:divBdr>
      <w:divsChild>
        <w:div w:id="1715886075">
          <w:marLeft w:val="0"/>
          <w:marRight w:val="0"/>
          <w:marTop w:val="0"/>
          <w:marBottom w:val="0"/>
          <w:divBdr>
            <w:top w:val="single" w:sz="6" w:space="2" w:color="DDDDDD"/>
            <w:left w:val="single" w:sz="6" w:space="2" w:color="DDDDDD"/>
            <w:bottom w:val="single" w:sz="6" w:space="2" w:color="DDDDDD"/>
            <w:right w:val="single" w:sz="6" w:space="2" w:color="DDDDDD"/>
          </w:divBdr>
          <w:divsChild>
            <w:div w:id="73287250">
              <w:marLeft w:val="0"/>
              <w:marRight w:val="0"/>
              <w:marTop w:val="0"/>
              <w:marBottom w:val="0"/>
              <w:divBdr>
                <w:top w:val="none" w:sz="0" w:space="0" w:color="auto"/>
                <w:left w:val="none" w:sz="0" w:space="0" w:color="auto"/>
                <w:bottom w:val="none" w:sz="0" w:space="0" w:color="auto"/>
                <w:right w:val="none" w:sz="0" w:space="0" w:color="auto"/>
              </w:divBdr>
              <w:divsChild>
                <w:div w:id="1939438542">
                  <w:marLeft w:val="0"/>
                  <w:marRight w:val="0"/>
                  <w:marTop w:val="0"/>
                  <w:marBottom w:val="0"/>
                  <w:divBdr>
                    <w:top w:val="none" w:sz="0" w:space="0" w:color="auto"/>
                    <w:left w:val="none" w:sz="0" w:space="0" w:color="auto"/>
                    <w:bottom w:val="none" w:sz="0" w:space="0" w:color="auto"/>
                    <w:right w:val="none" w:sz="0" w:space="0" w:color="auto"/>
                  </w:divBdr>
                </w:div>
                <w:div w:id="1229732922">
                  <w:marLeft w:val="0"/>
                  <w:marRight w:val="0"/>
                  <w:marTop w:val="0"/>
                  <w:marBottom w:val="0"/>
                  <w:divBdr>
                    <w:top w:val="none" w:sz="0" w:space="0" w:color="auto"/>
                    <w:left w:val="none" w:sz="0" w:space="0" w:color="auto"/>
                    <w:bottom w:val="none" w:sz="0" w:space="0" w:color="auto"/>
                    <w:right w:val="none" w:sz="0" w:space="0" w:color="auto"/>
                  </w:divBdr>
                </w:div>
              </w:divsChild>
            </w:div>
            <w:div w:id="45615087">
              <w:marLeft w:val="0"/>
              <w:marRight w:val="0"/>
              <w:marTop w:val="0"/>
              <w:marBottom w:val="0"/>
              <w:divBdr>
                <w:top w:val="none" w:sz="0" w:space="0" w:color="auto"/>
                <w:left w:val="none" w:sz="0" w:space="0" w:color="auto"/>
                <w:bottom w:val="none" w:sz="0" w:space="0" w:color="auto"/>
                <w:right w:val="none" w:sz="0" w:space="0" w:color="auto"/>
              </w:divBdr>
              <w:divsChild>
                <w:div w:id="1136292199">
                  <w:marLeft w:val="0"/>
                  <w:marRight w:val="0"/>
                  <w:marTop w:val="0"/>
                  <w:marBottom w:val="0"/>
                  <w:divBdr>
                    <w:top w:val="none" w:sz="0" w:space="0" w:color="auto"/>
                    <w:left w:val="none" w:sz="0" w:space="0" w:color="auto"/>
                    <w:bottom w:val="none" w:sz="0" w:space="0" w:color="auto"/>
                    <w:right w:val="none" w:sz="0" w:space="0" w:color="auto"/>
                  </w:divBdr>
                </w:div>
                <w:div w:id="351154429">
                  <w:marLeft w:val="0"/>
                  <w:marRight w:val="0"/>
                  <w:marTop w:val="0"/>
                  <w:marBottom w:val="0"/>
                  <w:divBdr>
                    <w:top w:val="none" w:sz="0" w:space="0" w:color="auto"/>
                    <w:left w:val="none" w:sz="0" w:space="0" w:color="auto"/>
                    <w:bottom w:val="none" w:sz="0" w:space="0" w:color="auto"/>
                    <w:right w:val="none" w:sz="0" w:space="0" w:color="auto"/>
                  </w:divBdr>
                </w:div>
              </w:divsChild>
            </w:div>
            <w:div w:id="282687921">
              <w:marLeft w:val="0"/>
              <w:marRight w:val="0"/>
              <w:marTop w:val="0"/>
              <w:marBottom w:val="0"/>
              <w:divBdr>
                <w:top w:val="none" w:sz="0" w:space="0" w:color="auto"/>
                <w:left w:val="none" w:sz="0" w:space="0" w:color="auto"/>
                <w:bottom w:val="none" w:sz="0" w:space="0" w:color="auto"/>
                <w:right w:val="none" w:sz="0" w:space="0" w:color="auto"/>
              </w:divBdr>
              <w:divsChild>
                <w:div w:id="1731074304">
                  <w:marLeft w:val="0"/>
                  <w:marRight w:val="0"/>
                  <w:marTop w:val="0"/>
                  <w:marBottom w:val="0"/>
                  <w:divBdr>
                    <w:top w:val="none" w:sz="0" w:space="0" w:color="auto"/>
                    <w:left w:val="none" w:sz="0" w:space="0" w:color="auto"/>
                    <w:bottom w:val="none" w:sz="0" w:space="0" w:color="auto"/>
                    <w:right w:val="none" w:sz="0" w:space="0" w:color="auto"/>
                  </w:divBdr>
                </w:div>
                <w:div w:id="675231084">
                  <w:marLeft w:val="0"/>
                  <w:marRight w:val="0"/>
                  <w:marTop w:val="0"/>
                  <w:marBottom w:val="0"/>
                  <w:divBdr>
                    <w:top w:val="none" w:sz="0" w:space="0" w:color="auto"/>
                    <w:left w:val="none" w:sz="0" w:space="0" w:color="auto"/>
                    <w:bottom w:val="none" w:sz="0" w:space="0" w:color="auto"/>
                    <w:right w:val="none" w:sz="0" w:space="0" w:color="auto"/>
                  </w:divBdr>
                </w:div>
              </w:divsChild>
            </w:div>
            <w:div w:id="787240948">
              <w:marLeft w:val="0"/>
              <w:marRight w:val="0"/>
              <w:marTop w:val="0"/>
              <w:marBottom w:val="0"/>
              <w:divBdr>
                <w:top w:val="none" w:sz="0" w:space="0" w:color="auto"/>
                <w:left w:val="none" w:sz="0" w:space="0" w:color="auto"/>
                <w:bottom w:val="none" w:sz="0" w:space="0" w:color="auto"/>
                <w:right w:val="none" w:sz="0" w:space="0" w:color="auto"/>
              </w:divBdr>
              <w:divsChild>
                <w:div w:id="763838760">
                  <w:marLeft w:val="0"/>
                  <w:marRight w:val="0"/>
                  <w:marTop w:val="0"/>
                  <w:marBottom w:val="0"/>
                  <w:divBdr>
                    <w:top w:val="none" w:sz="0" w:space="0" w:color="auto"/>
                    <w:left w:val="none" w:sz="0" w:space="0" w:color="auto"/>
                    <w:bottom w:val="none" w:sz="0" w:space="0" w:color="auto"/>
                    <w:right w:val="none" w:sz="0" w:space="0" w:color="auto"/>
                  </w:divBdr>
                </w:div>
                <w:div w:id="1218323016">
                  <w:marLeft w:val="0"/>
                  <w:marRight w:val="0"/>
                  <w:marTop w:val="0"/>
                  <w:marBottom w:val="0"/>
                  <w:divBdr>
                    <w:top w:val="none" w:sz="0" w:space="0" w:color="auto"/>
                    <w:left w:val="none" w:sz="0" w:space="0" w:color="auto"/>
                    <w:bottom w:val="none" w:sz="0" w:space="0" w:color="auto"/>
                    <w:right w:val="none" w:sz="0" w:space="0" w:color="auto"/>
                  </w:divBdr>
                </w:div>
              </w:divsChild>
            </w:div>
            <w:div w:id="1385594555">
              <w:marLeft w:val="0"/>
              <w:marRight w:val="0"/>
              <w:marTop w:val="0"/>
              <w:marBottom w:val="0"/>
              <w:divBdr>
                <w:top w:val="none" w:sz="0" w:space="0" w:color="auto"/>
                <w:left w:val="none" w:sz="0" w:space="0" w:color="auto"/>
                <w:bottom w:val="none" w:sz="0" w:space="0" w:color="auto"/>
                <w:right w:val="none" w:sz="0" w:space="0" w:color="auto"/>
              </w:divBdr>
            </w:div>
            <w:div w:id="1842893829">
              <w:marLeft w:val="0"/>
              <w:marRight w:val="0"/>
              <w:marTop w:val="0"/>
              <w:marBottom w:val="0"/>
              <w:divBdr>
                <w:top w:val="none" w:sz="0" w:space="0" w:color="auto"/>
                <w:left w:val="none" w:sz="0" w:space="0" w:color="auto"/>
                <w:bottom w:val="none" w:sz="0" w:space="0" w:color="auto"/>
                <w:right w:val="none" w:sz="0" w:space="0" w:color="auto"/>
              </w:divBdr>
            </w:div>
          </w:divsChild>
        </w:div>
        <w:div w:id="1331182439">
          <w:marLeft w:val="0"/>
          <w:marRight w:val="0"/>
          <w:marTop w:val="0"/>
          <w:marBottom w:val="0"/>
          <w:divBdr>
            <w:top w:val="none" w:sz="0" w:space="0" w:color="auto"/>
            <w:left w:val="none" w:sz="0" w:space="0" w:color="auto"/>
            <w:bottom w:val="none" w:sz="0" w:space="0" w:color="auto"/>
            <w:right w:val="none" w:sz="0" w:space="0" w:color="auto"/>
          </w:divBdr>
        </w:div>
      </w:divsChild>
    </w:div>
    <w:div w:id="1878856833">
      <w:bodyDiv w:val="1"/>
      <w:marLeft w:val="0"/>
      <w:marRight w:val="0"/>
      <w:marTop w:val="0"/>
      <w:marBottom w:val="0"/>
      <w:divBdr>
        <w:top w:val="none" w:sz="0" w:space="0" w:color="auto"/>
        <w:left w:val="none" w:sz="0" w:space="0" w:color="auto"/>
        <w:bottom w:val="none" w:sz="0" w:space="0" w:color="auto"/>
        <w:right w:val="none" w:sz="0" w:space="0" w:color="auto"/>
      </w:divBdr>
      <w:divsChild>
        <w:div w:id="1003511394">
          <w:marLeft w:val="0"/>
          <w:marRight w:val="0"/>
          <w:marTop w:val="0"/>
          <w:marBottom w:val="0"/>
          <w:divBdr>
            <w:top w:val="single" w:sz="6" w:space="2" w:color="DDDDDD"/>
            <w:left w:val="single" w:sz="6" w:space="2" w:color="DDDDDD"/>
            <w:bottom w:val="single" w:sz="6" w:space="2" w:color="DDDDDD"/>
            <w:right w:val="single" w:sz="6" w:space="2" w:color="DDDDDD"/>
          </w:divBdr>
          <w:divsChild>
            <w:div w:id="503319810">
              <w:marLeft w:val="0"/>
              <w:marRight w:val="0"/>
              <w:marTop w:val="0"/>
              <w:marBottom w:val="0"/>
              <w:divBdr>
                <w:top w:val="none" w:sz="0" w:space="0" w:color="auto"/>
                <w:left w:val="none" w:sz="0" w:space="0" w:color="auto"/>
                <w:bottom w:val="none" w:sz="0" w:space="0" w:color="auto"/>
                <w:right w:val="none" w:sz="0" w:space="0" w:color="auto"/>
              </w:divBdr>
              <w:divsChild>
                <w:div w:id="10568387">
                  <w:marLeft w:val="0"/>
                  <w:marRight w:val="0"/>
                  <w:marTop w:val="0"/>
                  <w:marBottom w:val="0"/>
                  <w:divBdr>
                    <w:top w:val="none" w:sz="0" w:space="0" w:color="auto"/>
                    <w:left w:val="none" w:sz="0" w:space="0" w:color="auto"/>
                    <w:bottom w:val="none" w:sz="0" w:space="0" w:color="auto"/>
                    <w:right w:val="none" w:sz="0" w:space="0" w:color="auto"/>
                  </w:divBdr>
                </w:div>
                <w:div w:id="1530099161">
                  <w:marLeft w:val="0"/>
                  <w:marRight w:val="0"/>
                  <w:marTop w:val="0"/>
                  <w:marBottom w:val="0"/>
                  <w:divBdr>
                    <w:top w:val="none" w:sz="0" w:space="0" w:color="auto"/>
                    <w:left w:val="none" w:sz="0" w:space="0" w:color="auto"/>
                    <w:bottom w:val="none" w:sz="0" w:space="0" w:color="auto"/>
                    <w:right w:val="none" w:sz="0" w:space="0" w:color="auto"/>
                  </w:divBdr>
                </w:div>
              </w:divsChild>
            </w:div>
            <w:div w:id="1590306869">
              <w:marLeft w:val="0"/>
              <w:marRight w:val="0"/>
              <w:marTop w:val="0"/>
              <w:marBottom w:val="0"/>
              <w:divBdr>
                <w:top w:val="none" w:sz="0" w:space="0" w:color="auto"/>
                <w:left w:val="none" w:sz="0" w:space="0" w:color="auto"/>
                <w:bottom w:val="none" w:sz="0" w:space="0" w:color="auto"/>
                <w:right w:val="none" w:sz="0" w:space="0" w:color="auto"/>
              </w:divBdr>
              <w:divsChild>
                <w:div w:id="218134958">
                  <w:marLeft w:val="0"/>
                  <w:marRight w:val="0"/>
                  <w:marTop w:val="0"/>
                  <w:marBottom w:val="0"/>
                  <w:divBdr>
                    <w:top w:val="none" w:sz="0" w:space="0" w:color="auto"/>
                    <w:left w:val="none" w:sz="0" w:space="0" w:color="auto"/>
                    <w:bottom w:val="none" w:sz="0" w:space="0" w:color="auto"/>
                    <w:right w:val="none" w:sz="0" w:space="0" w:color="auto"/>
                  </w:divBdr>
                </w:div>
                <w:div w:id="597520254">
                  <w:marLeft w:val="0"/>
                  <w:marRight w:val="0"/>
                  <w:marTop w:val="0"/>
                  <w:marBottom w:val="0"/>
                  <w:divBdr>
                    <w:top w:val="none" w:sz="0" w:space="0" w:color="auto"/>
                    <w:left w:val="none" w:sz="0" w:space="0" w:color="auto"/>
                    <w:bottom w:val="none" w:sz="0" w:space="0" w:color="auto"/>
                    <w:right w:val="none" w:sz="0" w:space="0" w:color="auto"/>
                  </w:divBdr>
                </w:div>
              </w:divsChild>
            </w:div>
            <w:div w:id="478351942">
              <w:marLeft w:val="0"/>
              <w:marRight w:val="0"/>
              <w:marTop w:val="0"/>
              <w:marBottom w:val="0"/>
              <w:divBdr>
                <w:top w:val="none" w:sz="0" w:space="0" w:color="auto"/>
                <w:left w:val="none" w:sz="0" w:space="0" w:color="auto"/>
                <w:bottom w:val="none" w:sz="0" w:space="0" w:color="auto"/>
                <w:right w:val="none" w:sz="0" w:space="0" w:color="auto"/>
              </w:divBdr>
              <w:divsChild>
                <w:div w:id="134951185">
                  <w:marLeft w:val="0"/>
                  <w:marRight w:val="0"/>
                  <w:marTop w:val="0"/>
                  <w:marBottom w:val="0"/>
                  <w:divBdr>
                    <w:top w:val="none" w:sz="0" w:space="0" w:color="auto"/>
                    <w:left w:val="none" w:sz="0" w:space="0" w:color="auto"/>
                    <w:bottom w:val="none" w:sz="0" w:space="0" w:color="auto"/>
                    <w:right w:val="none" w:sz="0" w:space="0" w:color="auto"/>
                  </w:divBdr>
                </w:div>
                <w:div w:id="1806001436">
                  <w:marLeft w:val="0"/>
                  <w:marRight w:val="0"/>
                  <w:marTop w:val="0"/>
                  <w:marBottom w:val="0"/>
                  <w:divBdr>
                    <w:top w:val="none" w:sz="0" w:space="0" w:color="auto"/>
                    <w:left w:val="none" w:sz="0" w:space="0" w:color="auto"/>
                    <w:bottom w:val="none" w:sz="0" w:space="0" w:color="auto"/>
                    <w:right w:val="none" w:sz="0" w:space="0" w:color="auto"/>
                  </w:divBdr>
                </w:div>
              </w:divsChild>
            </w:div>
            <w:div w:id="1274559921">
              <w:marLeft w:val="0"/>
              <w:marRight w:val="0"/>
              <w:marTop w:val="0"/>
              <w:marBottom w:val="0"/>
              <w:divBdr>
                <w:top w:val="none" w:sz="0" w:space="0" w:color="auto"/>
                <w:left w:val="none" w:sz="0" w:space="0" w:color="auto"/>
                <w:bottom w:val="none" w:sz="0" w:space="0" w:color="auto"/>
                <w:right w:val="none" w:sz="0" w:space="0" w:color="auto"/>
              </w:divBdr>
              <w:divsChild>
                <w:div w:id="174422320">
                  <w:marLeft w:val="0"/>
                  <w:marRight w:val="0"/>
                  <w:marTop w:val="0"/>
                  <w:marBottom w:val="0"/>
                  <w:divBdr>
                    <w:top w:val="none" w:sz="0" w:space="0" w:color="auto"/>
                    <w:left w:val="none" w:sz="0" w:space="0" w:color="auto"/>
                    <w:bottom w:val="none" w:sz="0" w:space="0" w:color="auto"/>
                    <w:right w:val="none" w:sz="0" w:space="0" w:color="auto"/>
                  </w:divBdr>
                </w:div>
                <w:div w:id="1552426822">
                  <w:marLeft w:val="0"/>
                  <w:marRight w:val="0"/>
                  <w:marTop w:val="0"/>
                  <w:marBottom w:val="0"/>
                  <w:divBdr>
                    <w:top w:val="none" w:sz="0" w:space="0" w:color="auto"/>
                    <w:left w:val="none" w:sz="0" w:space="0" w:color="auto"/>
                    <w:bottom w:val="none" w:sz="0" w:space="0" w:color="auto"/>
                    <w:right w:val="none" w:sz="0" w:space="0" w:color="auto"/>
                  </w:divBdr>
                </w:div>
              </w:divsChild>
            </w:div>
            <w:div w:id="1286617423">
              <w:marLeft w:val="0"/>
              <w:marRight w:val="0"/>
              <w:marTop w:val="0"/>
              <w:marBottom w:val="0"/>
              <w:divBdr>
                <w:top w:val="none" w:sz="0" w:space="0" w:color="auto"/>
                <w:left w:val="none" w:sz="0" w:space="0" w:color="auto"/>
                <w:bottom w:val="none" w:sz="0" w:space="0" w:color="auto"/>
                <w:right w:val="none" w:sz="0" w:space="0" w:color="auto"/>
              </w:divBdr>
            </w:div>
            <w:div w:id="842207244">
              <w:marLeft w:val="0"/>
              <w:marRight w:val="0"/>
              <w:marTop w:val="0"/>
              <w:marBottom w:val="0"/>
              <w:divBdr>
                <w:top w:val="none" w:sz="0" w:space="0" w:color="auto"/>
                <w:left w:val="none" w:sz="0" w:space="0" w:color="auto"/>
                <w:bottom w:val="none" w:sz="0" w:space="0" w:color="auto"/>
                <w:right w:val="none" w:sz="0" w:space="0" w:color="auto"/>
              </w:divBdr>
            </w:div>
          </w:divsChild>
        </w:div>
        <w:div w:id="36514522">
          <w:marLeft w:val="0"/>
          <w:marRight w:val="0"/>
          <w:marTop w:val="0"/>
          <w:marBottom w:val="0"/>
          <w:divBdr>
            <w:top w:val="none" w:sz="0" w:space="0" w:color="auto"/>
            <w:left w:val="none" w:sz="0" w:space="0" w:color="auto"/>
            <w:bottom w:val="none" w:sz="0" w:space="0" w:color="auto"/>
            <w:right w:val="none" w:sz="0" w:space="0" w:color="auto"/>
          </w:divBdr>
        </w:div>
      </w:divsChild>
    </w:div>
    <w:div w:id="1880701266">
      <w:bodyDiv w:val="1"/>
      <w:marLeft w:val="0"/>
      <w:marRight w:val="0"/>
      <w:marTop w:val="0"/>
      <w:marBottom w:val="0"/>
      <w:divBdr>
        <w:top w:val="none" w:sz="0" w:space="0" w:color="auto"/>
        <w:left w:val="none" w:sz="0" w:space="0" w:color="auto"/>
        <w:bottom w:val="none" w:sz="0" w:space="0" w:color="auto"/>
        <w:right w:val="none" w:sz="0" w:space="0" w:color="auto"/>
      </w:divBdr>
      <w:divsChild>
        <w:div w:id="1542589003">
          <w:marLeft w:val="0"/>
          <w:marRight w:val="0"/>
          <w:marTop w:val="0"/>
          <w:marBottom w:val="0"/>
          <w:divBdr>
            <w:top w:val="single" w:sz="6" w:space="2" w:color="DDDDDD"/>
            <w:left w:val="single" w:sz="6" w:space="2" w:color="DDDDDD"/>
            <w:bottom w:val="single" w:sz="6" w:space="2" w:color="DDDDDD"/>
            <w:right w:val="single" w:sz="6" w:space="2" w:color="DDDDDD"/>
          </w:divBdr>
          <w:divsChild>
            <w:div w:id="725107087">
              <w:marLeft w:val="0"/>
              <w:marRight w:val="0"/>
              <w:marTop w:val="0"/>
              <w:marBottom w:val="0"/>
              <w:divBdr>
                <w:top w:val="none" w:sz="0" w:space="0" w:color="auto"/>
                <w:left w:val="none" w:sz="0" w:space="0" w:color="auto"/>
                <w:bottom w:val="none" w:sz="0" w:space="0" w:color="auto"/>
                <w:right w:val="none" w:sz="0" w:space="0" w:color="auto"/>
              </w:divBdr>
              <w:divsChild>
                <w:div w:id="568659341">
                  <w:marLeft w:val="0"/>
                  <w:marRight w:val="0"/>
                  <w:marTop w:val="0"/>
                  <w:marBottom w:val="0"/>
                  <w:divBdr>
                    <w:top w:val="none" w:sz="0" w:space="0" w:color="auto"/>
                    <w:left w:val="none" w:sz="0" w:space="0" w:color="auto"/>
                    <w:bottom w:val="none" w:sz="0" w:space="0" w:color="auto"/>
                    <w:right w:val="none" w:sz="0" w:space="0" w:color="auto"/>
                  </w:divBdr>
                </w:div>
                <w:div w:id="1414275859">
                  <w:marLeft w:val="0"/>
                  <w:marRight w:val="0"/>
                  <w:marTop w:val="0"/>
                  <w:marBottom w:val="0"/>
                  <w:divBdr>
                    <w:top w:val="none" w:sz="0" w:space="0" w:color="auto"/>
                    <w:left w:val="none" w:sz="0" w:space="0" w:color="auto"/>
                    <w:bottom w:val="none" w:sz="0" w:space="0" w:color="auto"/>
                    <w:right w:val="none" w:sz="0" w:space="0" w:color="auto"/>
                  </w:divBdr>
                </w:div>
              </w:divsChild>
            </w:div>
            <w:div w:id="1817985450">
              <w:marLeft w:val="0"/>
              <w:marRight w:val="0"/>
              <w:marTop w:val="0"/>
              <w:marBottom w:val="0"/>
              <w:divBdr>
                <w:top w:val="none" w:sz="0" w:space="0" w:color="auto"/>
                <w:left w:val="none" w:sz="0" w:space="0" w:color="auto"/>
                <w:bottom w:val="none" w:sz="0" w:space="0" w:color="auto"/>
                <w:right w:val="none" w:sz="0" w:space="0" w:color="auto"/>
              </w:divBdr>
              <w:divsChild>
                <w:div w:id="903371701">
                  <w:marLeft w:val="0"/>
                  <w:marRight w:val="0"/>
                  <w:marTop w:val="0"/>
                  <w:marBottom w:val="0"/>
                  <w:divBdr>
                    <w:top w:val="none" w:sz="0" w:space="0" w:color="auto"/>
                    <w:left w:val="none" w:sz="0" w:space="0" w:color="auto"/>
                    <w:bottom w:val="none" w:sz="0" w:space="0" w:color="auto"/>
                    <w:right w:val="none" w:sz="0" w:space="0" w:color="auto"/>
                  </w:divBdr>
                </w:div>
                <w:div w:id="1227104364">
                  <w:marLeft w:val="0"/>
                  <w:marRight w:val="0"/>
                  <w:marTop w:val="0"/>
                  <w:marBottom w:val="0"/>
                  <w:divBdr>
                    <w:top w:val="none" w:sz="0" w:space="0" w:color="auto"/>
                    <w:left w:val="none" w:sz="0" w:space="0" w:color="auto"/>
                    <w:bottom w:val="none" w:sz="0" w:space="0" w:color="auto"/>
                    <w:right w:val="none" w:sz="0" w:space="0" w:color="auto"/>
                  </w:divBdr>
                </w:div>
              </w:divsChild>
            </w:div>
            <w:div w:id="912853693">
              <w:marLeft w:val="0"/>
              <w:marRight w:val="0"/>
              <w:marTop w:val="0"/>
              <w:marBottom w:val="0"/>
              <w:divBdr>
                <w:top w:val="none" w:sz="0" w:space="0" w:color="auto"/>
                <w:left w:val="none" w:sz="0" w:space="0" w:color="auto"/>
                <w:bottom w:val="none" w:sz="0" w:space="0" w:color="auto"/>
                <w:right w:val="none" w:sz="0" w:space="0" w:color="auto"/>
              </w:divBdr>
              <w:divsChild>
                <w:div w:id="588545079">
                  <w:marLeft w:val="0"/>
                  <w:marRight w:val="0"/>
                  <w:marTop w:val="0"/>
                  <w:marBottom w:val="0"/>
                  <w:divBdr>
                    <w:top w:val="none" w:sz="0" w:space="0" w:color="auto"/>
                    <w:left w:val="none" w:sz="0" w:space="0" w:color="auto"/>
                    <w:bottom w:val="none" w:sz="0" w:space="0" w:color="auto"/>
                    <w:right w:val="none" w:sz="0" w:space="0" w:color="auto"/>
                  </w:divBdr>
                </w:div>
                <w:div w:id="1798648186">
                  <w:marLeft w:val="0"/>
                  <w:marRight w:val="0"/>
                  <w:marTop w:val="0"/>
                  <w:marBottom w:val="0"/>
                  <w:divBdr>
                    <w:top w:val="none" w:sz="0" w:space="0" w:color="auto"/>
                    <w:left w:val="none" w:sz="0" w:space="0" w:color="auto"/>
                    <w:bottom w:val="none" w:sz="0" w:space="0" w:color="auto"/>
                    <w:right w:val="none" w:sz="0" w:space="0" w:color="auto"/>
                  </w:divBdr>
                </w:div>
              </w:divsChild>
            </w:div>
            <w:div w:id="1947497290">
              <w:marLeft w:val="0"/>
              <w:marRight w:val="0"/>
              <w:marTop w:val="0"/>
              <w:marBottom w:val="0"/>
              <w:divBdr>
                <w:top w:val="none" w:sz="0" w:space="0" w:color="auto"/>
                <w:left w:val="none" w:sz="0" w:space="0" w:color="auto"/>
                <w:bottom w:val="none" w:sz="0" w:space="0" w:color="auto"/>
                <w:right w:val="none" w:sz="0" w:space="0" w:color="auto"/>
              </w:divBdr>
              <w:divsChild>
                <w:div w:id="105851682">
                  <w:marLeft w:val="0"/>
                  <w:marRight w:val="0"/>
                  <w:marTop w:val="0"/>
                  <w:marBottom w:val="0"/>
                  <w:divBdr>
                    <w:top w:val="none" w:sz="0" w:space="0" w:color="auto"/>
                    <w:left w:val="none" w:sz="0" w:space="0" w:color="auto"/>
                    <w:bottom w:val="none" w:sz="0" w:space="0" w:color="auto"/>
                    <w:right w:val="none" w:sz="0" w:space="0" w:color="auto"/>
                  </w:divBdr>
                </w:div>
                <w:div w:id="1267542799">
                  <w:marLeft w:val="0"/>
                  <w:marRight w:val="0"/>
                  <w:marTop w:val="0"/>
                  <w:marBottom w:val="0"/>
                  <w:divBdr>
                    <w:top w:val="none" w:sz="0" w:space="0" w:color="auto"/>
                    <w:left w:val="none" w:sz="0" w:space="0" w:color="auto"/>
                    <w:bottom w:val="none" w:sz="0" w:space="0" w:color="auto"/>
                    <w:right w:val="none" w:sz="0" w:space="0" w:color="auto"/>
                  </w:divBdr>
                </w:div>
              </w:divsChild>
            </w:div>
            <w:div w:id="306861028">
              <w:marLeft w:val="0"/>
              <w:marRight w:val="0"/>
              <w:marTop w:val="0"/>
              <w:marBottom w:val="0"/>
              <w:divBdr>
                <w:top w:val="none" w:sz="0" w:space="0" w:color="auto"/>
                <w:left w:val="none" w:sz="0" w:space="0" w:color="auto"/>
                <w:bottom w:val="none" w:sz="0" w:space="0" w:color="auto"/>
                <w:right w:val="none" w:sz="0" w:space="0" w:color="auto"/>
              </w:divBdr>
            </w:div>
            <w:div w:id="65147397">
              <w:marLeft w:val="0"/>
              <w:marRight w:val="0"/>
              <w:marTop w:val="0"/>
              <w:marBottom w:val="0"/>
              <w:divBdr>
                <w:top w:val="none" w:sz="0" w:space="0" w:color="auto"/>
                <w:left w:val="none" w:sz="0" w:space="0" w:color="auto"/>
                <w:bottom w:val="none" w:sz="0" w:space="0" w:color="auto"/>
                <w:right w:val="none" w:sz="0" w:space="0" w:color="auto"/>
              </w:divBdr>
            </w:div>
          </w:divsChild>
        </w:div>
        <w:div w:id="1978799438">
          <w:marLeft w:val="0"/>
          <w:marRight w:val="0"/>
          <w:marTop w:val="0"/>
          <w:marBottom w:val="0"/>
          <w:divBdr>
            <w:top w:val="none" w:sz="0" w:space="0" w:color="auto"/>
            <w:left w:val="none" w:sz="0" w:space="0" w:color="auto"/>
            <w:bottom w:val="none" w:sz="0" w:space="0" w:color="auto"/>
            <w:right w:val="none" w:sz="0" w:space="0" w:color="auto"/>
          </w:divBdr>
        </w:div>
      </w:divsChild>
    </w:div>
    <w:div w:id="1882277979">
      <w:bodyDiv w:val="1"/>
      <w:marLeft w:val="0"/>
      <w:marRight w:val="0"/>
      <w:marTop w:val="0"/>
      <w:marBottom w:val="0"/>
      <w:divBdr>
        <w:top w:val="none" w:sz="0" w:space="0" w:color="auto"/>
        <w:left w:val="none" w:sz="0" w:space="0" w:color="auto"/>
        <w:bottom w:val="none" w:sz="0" w:space="0" w:color="auto"/>
        <w:right w:val="none" w:sz="0" w:space="0" w:color="auto"/>
      </w:divBdr>
      <w:divsChild>
        <w:div w:id="635645052">
          <w:marLeft w:val="0"/>
          <w:marRight w:val="0"/>
          <w:marTop w:val="0"/>
          <w:marBottom w:val="0"/>
          <w:divBdr>
            <w:top w:val="single" w:sz="6" w:space="2" w:color="DDDDDD"/>
            <w:left w:val="single" w:sz="6" w:space="2" w:color="DDDDDD"/>
            <w:bottom w:val="single" w:sz="6" w:space="2" w:color="DDDDDD"/>
            <w:right w:val="single" w:sz="6" w:space="2" w:color="DDDDDD"/>
          </w:divBdr>
          <w:divsChild>
            <w:div w:id="177160415">
              <w:marLeft w:val="0"/>
              <w:marRight w:val="0"/>
              <w:marTop w:val="0"/>
              <w:marBottom w:val="0"/>
              <w:divBdr>
                <w:top w:val="none" w:sz="0" w:space="0" w:color="auto"/>
                <w:left w:val="none" w:sz="0" w:space="0" w:color="auto"/>
                <w:bottom w:val="none" w:sz="0" w:space="0" w:color="auto"/>
                <w:right w:val="none" w:sz="0" w:space="0" w:color="auto"/>
              </w:divBdr>
              <w:divsChild>
                <w:div w:id="1897542072">
                  <w:marLeft w:val="0"/>
                  <w:marRight w:val="0"/>
                  <w:marTop w:val="0"/>
                  <w:marBottom w:val="0"/>
                  <w:divBdr>
                    <w:top w:val="none" w:sz="0" w:space="0" w:color="auto"/>
                    <w:left w:val="none" w:sz="0" w:space="0" w:color="auto"/>
                    <w:bottom w:val="none" w:sz="0" w:space="0" w:color="auto"/>
                    <w:right w:val="none" w:sz="0" w:space="0" w:color="auto"/>
                  </w:divBdr>
                </w:div>
                <w:div w:id="1886133747">
                  <w:marLeft w:val="0"/>
                  <w:marRight w:val="0"/>
                  <w:marTop w:val="0"/>
                  <w:marBottom w:val="0"/>
                  <w:divBdr>
                    <w:top w:val="none" w:sz="0" w:space="0" w:color="auto"/>
                    <w:left w:val="none" w:sz="0" w:space="0" w:color="auto"/>
                    <w:bottom w:val="none" w:sz="0" w:space="0" w:color="auto"/>
                    <w:right w:val="none" w:sz="0" w:space="0" w:color="auto"/>
                  </w:divBdr>
                </w:div>
              </w:divsChild>
            </w:div>
            <w:div w:id="1983776199">
              <w:marLeft w:val="0"/>
              <w:marRight w:val="0"/>
              <w:marTop w:val="0"/>
              <w:marBottom w:val="0"/>
              <w:divBdr>
                <w:top w:val="none" w:sz="0" w:space="0" w:color="auto"/>
                <w:left w:val="none" w:sz="0" w:space="0" w:color="auto"/>
                <w:bottom w:val="none" w:sz="0" w:space="0" w:color="auto"/>
                <w:right w:val="none" w:sz="0" w:space="0" w:color="auto"/>
              </w:divBdr>
              <w:divsChild>
                <w:div w:id="1474249021">
                  <w:marLeft w:val="0"/>
                  <w:marRight w:val="0"/>
                  <w:marTop w:val="0"/>
                  <w:marBottom w:val="0"/>
                  <w:divBdr>
                    <w:top w:val="none" w:sz="0" w:space="0" w:color="auto"/>
                    <w:left w:val="none" w:sz="0" w:space="0" w:color="auto"/>
                    <w:bottom w:val="none" w:sz="0" w:space="0" w:color="auto"/>
                    <w:right w:val="none" w:sz="0" w:space="0" w:color="auto"/>
                  </w:divBdr>
                </w:div>
                <w:div w:id="1773863832">
                  <w:marLeft w:val="0"/>
                  <w:marRight w:val="0"/>
                  <w:marTop w:val="0"/>
                  <w:marBottom w:val="0"/>
                  <w:divBdr>
                    <w:top w:val="none" w:sz="0" w:space="0" w:color="auto"/>
                    <w:left w:val="none" w:sz="0" w:space="0" w:color="auto"/>
                    <w:bottom w:val="none" w:sz="0" w:space="0" w:color="auto"/>
                    <w:right w:val="none" w:sz="0" w:space="0" w:color="auto"/>
                  </w:divBdr>
                </w:div>
              </w:divsChild>
            </w:div>
            <w:div w:id="474831747">
              <w:marLeft w:val="0"/>
              <w:marRight w:val="0"/>
              <w:marTop w:val="0"/>
              <w:marBottom w:val="0"/>
              <w:divBdr>
                <w:top w:val="none" w:sz="0" w:space="0" w:color="auto"/>
                <w:left w:val="none" w:sz="0" w:space="0" w:color="auto"/>
                <w:bottom w:val="none" w:sz="0" w:space="0" w:color="auto"/>
                <w:right w:val="none" w:sz="0" w:space="0" w:color="auto"/>
              </w:divBdr>
              <w:divsChild>
                <w:div w:id="904800990">
                  <w:marLeft w:val="0"/>
                  <w:marRight w:val="0"/>
                  <w:marTop w:val="0"/>
                  <w:marBottom w:val="0"/>
                  <w:divBdr>
                    <w:top w:val="none" w:sz="0" w:space="0" w:color="auto"/>
                    <w:left w:val="none" w:sz="0" w:space="0" w:color="auto"/>
                    <w:bottom w:val="none" w:sz="0" w:space="0" w:color="auto"/>
                    <w:right w:val="none" w:sz="0" w:space="0" w:color="auto"/>
                  </w:divBdr>
                </w:div>
                <w:div w:id="578947020">
                  <w:marLeft w:val="0"/>
                  <w:marRight w:val="0"/>
                  <w:marTop w:val="0"/>
                  <w:marBottom w:val="0"/>
                  <w:divBdr>
                    <w:top w:val="none" w:sz="0" w:space="0" w:color="auto"/>
                    <w:left w:val="none" w:sz="0" w:space="0" w:color="auto"/>
                    <w:bottom w:val="none" w:sz="0" w:space="0" w:color="auto"/>
                    <w:right w:val="none" w:sz="0" w:space="0" w:color="auto"/>
                  </w:divBdr>
                </w:div>
              </w:divsChild>
            </w:div>
            <w:div w:id="2144539892">
              <w:marLeft w:val="0"/>
              <w:marRight w:val="0"/>
              <w:marTop w:val="0"/>
              <w:marBottom w:val="0"/>
              <w:divBdr>
                <w:top w:val="none" w:sz="0" w:space="0" w:color="auto"/>
                <w:left w:val="none" w:sz="0" w:space="0" w:color="auto"/>
                <w:bottom w:val="none" w:sz="0" w:space="0" w:color="auto"/>
                <w:right w:val="none" w:sz="0" w:space="0" w:color="auto"/>
              </w:divBdr>
              <w:divsChild>
                <w:div w:id="1712729755">
                  <w:marLeft w:val="0"/>
                  <w:marRight w:val="0"/>
                  <w:marTop w:val="0"/>
                  <w:marBottom w:val="0"/>
                  <w:divBdr>
                    <w:top w:val="none" w:sz="0" w:space="0" w:color="auto"/>
                    <w:left w:val="none" w:sz="0" w:space="0" w:color="auto"/>
                    <w:bottom w:val="none" w:sz="0" w:space="0" w:color="auto"/>
                    <w:right w:val="none" w:sz="0" w:space="0" w:color="auto"/>
                  </w:divBdr>
                </w:div>
                <w:div w:id="2038653568">
                  <w:marLeft w:val="0"/>
                  <w:marRight w:val="0"/>
                  <w:marTop w:val="0"/>
                  <w:marBottom w:val="0"/>
                  <w:divBdr>
                    <w:top w:val="none" w:sz="0" w:space="0" w:color="auto"/>
                    <w:left w:val="none" w:sz="0" w:space="0" w:color="auto"/>
                    <w:bottom w:val="none" w:sz="0" w:space="0" w:color="auto"/>
                    <w:right w:val="none" w:sz="0" w:space="0" w:color="auto"/>
                  </w:divBdr>
                </w:div>
              </w:divsChild>
            </w:div>
            <w:div w:id="1441412585">
              <w:marLeft w:val="0"/>
              <w:marRight w:val="0"/>
              <w:marTop w:val="0"/>
              <w:marBottom w:val="0"/>
              <w:divBdr>
                <w:top w:val="none" w:sz="0" w:space="0" w:color="auto"/>
                <w:left w:val="none" w:sz="0" w:space="0" w:color="auto"/>
                <w:bottom w:val="none" w:sz="0" w:space="0" w:color="auto"/>
                <w:right w:val="none" w:sz="0" w:space="0" w:color="auto"/>
              </w:divBdr>
            </w:div>
            <w:div w:id="1422870153">
              <w:marLeft w:val="0"/>
              <w:marRight w:val="0"/>
              <w:marTop w:val="0"/>
              <w:marBottom w:val="0"/>
              <w:divBdr>
                <w:top w:val="none" w:sz="0" w:space="0" w:color="auto"/>
                <w:left w:val="none" w:sz="0" w:space="0" w:color="auto"/>
                <w:bottom w:val="none" w:sz="0" w:space="0" w:color="auto"/>
                <w:right w:val="none" w:sz="0" w:space="0" w:color="auto"/>
              </w:divBdr>
            </w:div>
          </w:divsChild>
        </w:div>
        <w:div w:id="940452793">
          <w:marLeft w:val="0"/>
          <w:marRight w:val="0"/>
          <w:marTop w:val="0"/>
          <w:marBottom w:val="0"/>
          <w:divBdr>
            <w:top w:val="none" w:sz="0" w:space="0" w:color="auto"/>
            <w:left w:val="none" w:sz="0" w:space="0" w:color="auto"/>
            <w:bottom w:val="none" w:sz="0" w:space="0" w:color="auto"/>
            <w:right w:val="none" w:sz="0" w:space="0" w:color="auto"/>
          </w:divBdr>
        </w:div>
      </w:divsChild>
    </w:div>
    <w:div w:id="1887983751">
      <w:bodyDiv w:val="1"/>
      <w:marLeft w:val="0"/>
      <w:marRight w:val="0"/>
      <w:marTop w:val="0"/>
      <w:marBottom w:val="0"/>
      <w:divBdr>
        <w:top w:val="none" w:sz="0" w:space="0" w:color="auto"/>
        <w:left w:val="none" w:sz="0" w:space="0" w:color="auto"/>
        <w:bottom w:val="none" w:sz="0" w:space="0" w:color="auto"/>
        <w:right w:val="none" w:sz="0" w:space="0" w:color="auto"/>
      </w:divBdr>
      <w:divsChild>
        <w:div w:id="453910249">
          <w:marLeft w:val="0"/>
          <w:marRight w:val="0"/>
          <w:marTop w:val="0"/>
          <w:marBottom w:val="0"/>
          <w:divBdr>
            <w:top w:val="single" w:sz="6" w:space="2" w:color="DDDDDD"/>
            <w:left w:val="single" w:sz="6" w:space="2" w:color="DDDDDD"/>
            <w:bottom w:val="single" w:sz="6" w:space="2" w:color="DDDDDD"/>
            <w:right w:val="single" w:sz="6" w:space="2" w:color="DDDDDD"/>
          </w:divBdr>
          <w:divsChild>
            <w:div w:id="80489156">
              <w:marLeft w:val="0"/>
              <w:marRight w:val="0"/>
              <w:marTop w:val="0"/>
              <w:marBottom w:val="0"/>
              <w:divBdr>
                <w:top w:val="none" w:sz="0" w:space="0" w:color="auto"/>
                <w:left w:val="none" w:sz="0" w:space="0" w:color="auto"/>
                <w:bottom w:val="none" w:sz="0" w:space="0" w:color="auto"/>
                <w:right w:val="none" w:sz="0" w:space="0" w:color="auto"/>
              </w:divBdr>
              <w:divsChild>
                <w:div w:id="1143616721">
                  <w:marLeft w:val="0"/>
                  <w:marRight w:val="0"/>
                  <w:marTop w:val="0"/>
                  <w:marBottom w:val="0"/>
                  <w:divBdr>
                    <w:top w:val="none" w:sz="0" w:space="0" w:color="auto"/>
                    <w:left w:val="none" w:sz="0" w:space="0" w:color="auto"/>
                    <w:bottom w:val="none" w:sz="0" w:space="0" w:color="auto"/>
                    <w:right w:val="none" w:sz="0" w:space="0" w:color="auto"/>
                  </w:divBdr>
                </w:div>
                <w:div w:id="1245608418">
                  <w:marLeft w:val="0"/>
                  <w:marRight w:val="0"/>
                  <w:marTop w:val="0"/>
                  <w:marBottom w:val="0"/>
                  <w:divBdr>
                    <w:top w:val="none" w:sz="0" w:space="0" w:color="auto"/>
                    <w:left w:val="none" w:sz="0" w:space="0" w:color="auto"/>
                    <w:bottom w:val="none" w:sz="0" w:space="0" w:color="auto"/>
                    <w:right w:val="none" w:sz="0" w:space="0" w:color="auto"/>
                  </w:divBdr>
                </w:div>
              </w:divsChild>
            </w:div>
            <w:div w:id="1599948610">
              <w:marLeft w:val="0"/>
              <w:marRight w:val="0"/>
              <w:marTop w:val="0"/>
              <w:marBottom w:val="0"/>
              <w:divBdr>
                <w:top w:val="none" w:sz="0" w:space="0" w:color="auto"/>
                <w:left w:val="none" w:sz="0" w:space="0" w:color="auto"/>
                <w:bottom w:val="none" w:sz="0" w:space="0" w:color="auto"/>
                <w:right w:val="none" w:sz="0" w:space="0" w:color="auto"/>
              </w:divBdr>
              <w:divsChild>
                <w:div w:id="985667469">
                  <w:marLeft w:val="0"/>
                  <w:marRight w:val="0"/>
                  <w:marTop w:val="0"/>
                  <w:marBottom w:val="0"/>
                  <w:divBdr>
                    <w:top w:val="none" w:sz="0" w:space="0" w:color="auto"/>
                    <w:left w:val="none" w:sz="0" w:space="0" w:color="auto"/>
                    <w:bottom w:val="none" w:sz="0" w:space="0" w:color="auto"/>
                    <w:right w:val="none" w:sz="0" w:space="0" w:color="auto"/>
                  </w:divBdr>
                </w:div>
                <w:div w:id="128325062">
                  <w:marLeft w:val="0"/>
                  <w:marRight w:val="0"/>
                  <w:marTop w:val="0"/>
                  <w:marBottom w:val="0"/>
                  <w:divBdr>
                    <w:top w:val="none" w:sz="0" w:space="0" w:color="auto"/>
                    <w:left w:val="none" w:sz="0" w:space="0" w:color="auto"/>
                    <w:bottom w:val="none" w:sz="0" w:space="0" w:color="auto"/>
                    <w:right w:val="none" w:sz="0" w:space="0" w:color="auto"/>
                  </w:divBdr>
                </w:div>
              </w:divsChild>
            </w:div>
            <w:div w:id="356270368">
              <w:marLeft w:val="0"/>
              <w:marRight w:val="0"/>
              <w:marTop w:val="0"/>
              <w:marBottom w:val="0"/>
              <w:divBdr>
                <w:top w:val="none" w:sz="0" w:space="0" w:color="auto"/>
                <w:left w:val="none" w:sz="0" w:space="0" w:color="auto"/>
                <w:bottom w:val="none" w:sz="0" w:space="0" w:color="auto"/>
                <w:right w:val="none" w:sz="0" w:space="0" w:color="auto"/>
              </w:divBdr>
              <w:divsChild>
                <w:div w:id="1370717461">
                  <w:marLeft w:val="0"/>
                  <w:marRight w:val="0"/>
                  <w:marTop w:val="0"/>
                  <w:marBottom w:val="0"/>
                  <w:divBdr>
                    <w:top w:val="none" w:sz="0" w:space="0" w:color="auto"/>
                    <w:left w:val="none" w:sz="0" w:space="0" w:color="auto"/>
                    <w:bottom w:val="none" w:sz="0" w:space="0" w:color="auto"/>
                    <w:right w:val="none" w:sz="0" w:space="0" w:color="auto"/>
                  </w:divBdr>
                </w:div>
                <w:div w:id="1087387602">
                  <w:marLeft w:val="0"/>
                  <w:marRight w:val="0"/>
                  <w:marTop w:val="0"/>
                  <w:marBottom w:val="0"/>
                  <w:divBdr>
                    <w:top w:val="none" w:sz="0" w:space="0" w:color="auto"/>
                    <w:left w:val="none" w:sz="0" w:space="0" w:color="auto"/>
                    <w:bottom w:val="none" w:sz="0" w:space="0" w:color="auto"/>
                    <w:right w:val="none" w:sz="0" w:space="0" w:color="auto"/>
                  </w:divBdr>
                </w:div>
              </w:divsChild>
            </w:div>
            <w:div w:id="1767458139">
              <w:marLeft w:val="0"/>
              <w:marRight w:val="0"/>
              <w:marTop w:val="0"/>
              <w:marBottom w:val="0"/>
              <w:divBdr>
                <w:top w:val="none" w:sz="0" w:space="0" w:color="auto"/>
                <w:left w:val="none" w:sz="0" w:space="0" w:color="auto"/>
                <w:bottom w:val="none" w:sz="0" w:space="0" w:color="auto"/>
                <w:right w:val="none" w:sz="0" w:space="0" w:color="auto"/>
              </w:divBdr>
              <w:divsChild>
                <w:div w:id="2066681176">
                  <w:marLeft w:val="0"/>
                  <w:marRight w:val="0"/>
                  <w:marTop w:val="0"/>
                  <w:marBottom w:val="0"/>
                  <w:divBdr>
                    <w:top w:val="none" w:sz="0" w:space="0" w:color="auto"/>
                    <w:left w:val="none" w:sz="0" w:space="0" w:color="auto"/>
                    <w:bottom w:val="none" w:sz="0" w:space="0" w:color="auto"/>
                    <w:right w:val="none" w:sz="0" w:space="0" w:color="auto"/>
                  </w:divBdr>
                </w:div>
                <w:div w:id="81805085">
                  <w:marLeft w:val="0"/>
                  <w:marRight w:val="0"/>
                  <w:marTop w:val="0"/>
                  <w:marBottom w:val="0"/>
                  <w:divBdr>
                    <w:top w:val="none" w:sz="0" w:space="0" w:color="auto"/>
                    <w:left w:val="none" w:sz="0" w:space="0" w:color="auto"/>
                    <w:bottom w:val="none" w:sz="0" w:space="0" w:color="auto"/>
                    <w:right w:val="none" w:sz="0" w:space="0" w:color="auto"/>
                  </w:divBdr>
                </w:div>
              </w:divsChild>
            </w:div>
            <w:div w:id="1033770283">
              <w:marLeft w:val="0"/>
              <w:marRight w:val="0"/>
              <w:marTop w:val="0"/>
              <w:marBottom w:val="0"/>
              <w:divBdr>
                <w:top w:val="none" w:sz="0" w:space="0" w:color="auto"/>
                <w:left w:val="none" w:sz="0" w:space="0" w:color="auto"/>
                <w:bottom w:val="none" w:sz="0" w:space="0" w:color="auto"/>
                <w:right w:val="none" w:sz="0" w:space="0" w:color="auto"/>
              </w:divBdr>
            </w:div>
            <w:div w:id="613636306">
              <w:marLeft w:val="0"/>
              <w:marRight w:val="0"/>
              <w:marTop w:val="0"/>
              <w:marBottom w:val="0"/>
              <w:divBdr>
                <w:top w:val="none" w:sz="0" w:space="0" w:color="auto"/>
                <w:left w:val="none" w:sz="0" w:space="0" w:color="auto"/>
                <w:bottom w:val="none" w:sz="0" w:space="0" w:color="auto"/>
                <w:right w:val="none" w:sz="0" w:space="0" w:color="auto"/>
              </w:divBdr>
            </w:div>
          </w:divsChild>
        </w:div>
        <w:div w:id="1764380517">
          <w:marLeft w:val="0"/>
          <w:marRight w:val="0"/>
          <w:marTop w:val="0"/>
          <w:marBottom w:val="0"/>
          <w:divBdr>
            <w:top w:val="none" w:sz="0" w:space="0" w:color="auto"/>
            <w:left w:val="none" w:sz="0" w:space="0" w:color="auto"/>
            <w:bottom w:val="none" w:sz="0" w:space="0" w:color="auto"/>
            <w:right w:val="none" w:sz="0" w:space="0" w:color="auto"/>
          </w:divBdr>
        </w:div>
      </w:divsChild>
    </w:div>
    <w:div w:id="1935742347">
      <w:bodyDiv w:val="1"/>
      <w:marLeft w:val="0"/>
      <w:marRight w:val="0"/>
      <w:marTop w:val="0"/>
      <w:marBottom w:val="0"/>
      <w:divBdr>
        <w:top w:val="none" w:sz="0" w:space="0" w:color="auto"/>
        <w:left w:val="none" w:sz="0" w:space="0" w:color="auto"/>
        <w:bottom w:val="none" w:sz="0" w:space="0" w:color="auto"/>
        <w:right w:val="none" w:sz="0" w:space="0" w:color="auto"/>
      </w:divBdr>
      <w:divsChild>
        <w:div w:id="1671635163">
          <w:marLeft w:val="0"/>
          <w:marRight w:val="0"/>
          <w:marTop w:val="0"/>
          <w:marBottom w:val="0"/>
          <w:divBdr>
            <w:top w:val="single" w:sz="6" w:space="2" w:color="DDDDDD"/>
            <w:left w:val="single" w:sz="6" w:space="2" w:color="DDDDDD"/>
            <w:bottom w:val="single" w:sz="6" w:space="2" w:color="DDDDDD"/>
            <w:right w:val="single" w:sz="6" w:space="2" w:color="DDDDDD"/>
          </w:divBdr>
          <w:divsChild>
            <w:div w:id="1255092955">
              <w:marLeft w:val="0"/>
              <w:marRight w:val="0"/>
              <w:marTop w:val="0"/>
              <w:marBottom w:val="0"/>
              <w:divBdr>
                <w:top w:val="none" w:sz="0" w:space="0" w:color="auto"/>
                <w:left w:val="none" w:sz="0" w:space="0" w:color="auto"/>
                <w:bottom w:val="none" w:sz="0" w:space="0" w:color="auto"/>
                <w:right w:val="none" w:sz="0" w:space="0" w:color="auto"/>
              </w:divBdr>
              <w:divsChild>
                <w:div w:id="827331798">
                  <w:marLeft w:val="0"/>
                  <w:marRight w:val="0"/>
                  <w:marTop w:val="0"/>
                  <w:marBottom w:val="0"/>
                  <w:divBdr>
                    <w:top w:val="none" w:sz="0" w:space="0" w:color="auto"/>
                    <w:left w:val="none" w:sz="0" w:space="0" w:color="auto"/>
                    <w:bottom w:val="none" w:sz="0" w:space="0" w:color="auto"/>
                    <w:right w:val="none" w:sz="0" w:space="0" w:color="auto"/>
                  </w:divBdr>
                </w:div>
                <w:div w:id="1712994570">
                  <w:marLeft w:val="0"/>
                  <w:marRight w:val="0"/>
                  <w:marTop w:val="0"/>
                  <w:marBottom w:val="0"/>
                  <w:divBdr>
                    <w:top w:val="none" w:sz="0" w:space="0" w:color="auto"/>
                    <w:left w:val="none" w:sz="0" w:space="0" w:color="auto"/>
                    <w:bottom w:val="none" w:sz="0" w:space="0" w:color="auto"/>
                    <w:right w:val="none" w:sz="0" w:space="0" w:color="auto"/>
                  </w:divBdr>
                </w:div>
              </w:divsChild>
            </w:div>
            <w:div w:id="473722010">
              <w:marLeft w:val="0"/>
              <w:marRight w:val="0"/>
              <w:marTop w:val="0"/>
              <w:marBottom w:val="0"/>
              <w:divBdr>
                <w:top w:val="none" w:sz="0" w:space="0" w:color="auto"/>
                <w:left w:val="none" w:sz="0" w:space="0" w:color="auto"/>
                <w:bottom w:val="none" w:sz="0" w:space="0" w:color="auto"/>
                <w:right w:val="none" w:sz="0" w:space="0" w:color="auto"/>
              </w:divBdr>
              <w:divsChild>
                <w:div w:id="600182697">
                  <w:marLeft w:val="0"/>
                  <w:marRight w:val="0"/>
                  <w:marTop w:val="0"/>
                  <w:marBottom w:val="0"/>
                  <w:divBdr>
                    <w:top w:val="none" w:sz="0" w:space="0" w:color="auto"/>
                    <w:left w:val="none" w:sz="0" w:space="0" w:color="auto"/>
                    <w:bottom w:val="none" w:sz="0" w:space="0" w:color="auto"/>
                    <w:right w:val="none" w:sz="0" w:space="0" w:color="auto"/>
                  </w:divBdr>
                </w:div>
                <w:div w:id="1530752105">
                  <w:marLeft w:val="0"/>
                  <w:marRight w:val="0"/>
                  <w:marTop w:val="0"/>
                  <w:marBottom w:val="0"/>
                  <w:divBdr>
                    <w:top w:val="none" w:sz="0" w:space="0" w:color="auto"/>
                    <w:left w:val="none" w:sz="0" w:space="0" w:color="auto"/>
                    <w:bottom w:val="none" w:sz="0" w:space="0" w:color="auto"/>
                    <w:right w:val="none" w:sz="0" w:space="0" w:color="auto"/>
                  </w:divBdr>
                </w:div>
              </w:divsChild>
            </w:div>
            <w:div w:id="519860678">
              <w:marLeft w:val="0"/>
              <w:marRight w:val="0"/>
              <w:marTop w:val="0"/>
              <w:marBottom w:val="0"/>
              <w:divBdr>
                <w:top w:val="none" w:sz="0" w:space="0" w:color="auto"/>
                <w:left w:val="none" w:sz="0" w:space="0" w:color="auto"/>
                <w:bottom w:val="none" w:sz="0" w:space="0" w:color="auto"/>
                <w:right w:val="none" w:sz="0" w:space="0" w:color="auto"/>
              </w:divBdr>
              <w:divsChild>
                <w:div w:id="1792553423">
                  <w:marLeft w:val="0"/>
                  <w:marRight w:val="0"/>
                  <w:marTop w:val="0"/>
                  <w:marBottom w:val="0"/>
                  <w:divBdr>
                    <w:top w:val="none" w:sz="0" w:space="0" w:color="auto"/>
                    <w:left w:val="none" w:sz="0" w:space="0" w:color="auto"/>
                    <w:bottom w:val="none" w:sz="0" w:space="0" w:color="auto"/>
                    <w:right w:val="none" w:sz="0" w:space="0" w:color="auto"/>
                  </w:divBdr>
                </w:div>
                <w:div w:id="2064014036">
                  <w:marLeft w:val="0"/>
                  <w:marRight w:val="0"/>
                  <w:marTop w:val="0"/>
                  <w:marBottom w:val="0"/>
                  <w:divBdr>
                    <w:top w:val="none" w:sz="0" w:space="0" w:color="auto"/>
                    <w:left w:val="none" w:sz="0" w:space="0" w:color="auto"/>
                    <w:bottom w:val="none" w:sz="0" w:space="0" w:color="auto"/>
                    <w:right w:val="none" w:sz="0" w:space="0" w:color="auto"/>
                  </w:divBdr>
                </w:div>
              </w:divsChild>
            </w:div>
            <w:div w:id="1558130426">
              <w:marLeft w:val="0"/>
              <w:marRight w:val="0"/>
              <w:marTop w:val="0"/>
              <w:marBottom w:val="0"/>
              <w:divBdr>
                <w:top w:val="none" w:sz="0" w:space="0" w:color="auto"/>
                <w:left w:val="none" w:sz="0" w:space="0" w:color="auto"/>
                <w:bottom w:val="none" w:sz="0" w:space="0" w:color="auto"/>
                <w:right w:val="none" w:sz="0" w:space="0" w:color="auto"/>
              </w:divBdr>
              <w:divsChild>
                <w:div w:id="1385643051">
                  <w:marLeft w:val="0"/>
                  <w:marRight w:val="0"/>
                  <w:marTop w:val="0"/>
                  <w:marBottom w:val="0"/>
                  <w:divBdr>
                    <w:top w:val="none" w:sz="0" w:space="0" w:color="auto"/>
                    <w:left w:val="none" w:sz="0" w:space="0" w:color="auto"/>
                    <w:bottom w:val="none" w:sz="0" w:space="0" w:color="auto"/>
                    <w:right w:val="none" w:sz="0" w:space="0" w:color="auto"/>
                  </w:divBdr>
                </w:div>
                <w:div w:id="1247108772">
                  <w:marLeft w:val="0"/>
                  <w:marRight w:val="0"/>
                  <w:marTop w:val="0"/>
                  <w:marBottom w:val="0"/>
                  <w:divBdr>
                    <w:top w:val="none" w:sz="0" w:space="0" w:color="auto"/>
                    <w:left w:val="none" w:sz="0" w:space="0" w:color="auto"/>
                    <w:bottom w:val="none" w:sz="0" w:space="0" w:color="auto"/>
                    <w:right w:val="none" w:sz="0" w:space="0" w:color="auto"/>
                  </w:divBdr>
                </w:div>
              </w:divsChild>
            </w:div>
            <w:div w:id="1139609065">
              <w:marLeft w:val="0"/>
              <w:marRight w:val="0"/>
              <w:marTop w:val="0"/>
              <w:marBottom w:val="0"/>
              <w:divBdr>
                <w:top w:val="none" w:sz="0" w:space="0" w:color="auto"/>
                <w:left w:val="none" w:sz="0" w:space="0" w:color="auto"/>
                <w:bottom w:val="none" w:sz="0" w:space="0" w:color="auto"/>
                <w:right w:val="none" w:sz="0" w:space="0" w:color="auto"/>
              </w:divBdr>
            </w:div>
            <w:div w:id="681206333">
              <w:marLeft w:val="0"/>
              <w:marRight w:val="0"/>
              <w:marTop w:val="0"/>
              <w:marBottom w:val="0"/>
              <w:divBdr>
                <w:top w:val="none" w:sz="0" w:space="0" w:color="auto"/>
                <w:left w:val="none" w:sz="0" w:space="0" w:color="auto"/>
                <w:bottom w:val="none" w:sz="0" w:space="0" w:color="auto"/>
                <w:right w:val="none" w:sz="0" w:space="0" w:color="auto"/>
              </w:divBdr>
            </w:div>
          </w:divsChild>
        </w:div>
        <w:div w:id="2066222637">
          <w:marLeft w:val="0"/>
          <w:marRight w:val="0"/>
          <w:marTop w:val="0"/>
          <w:marBottom w:val="0"/>
          <w:divBdr>
            <w:top w:val="none" w:sz="0" w:space="0" w:color="auto"/>
            <w:left w:val="none" w:sz="0" w:space="0" w:color="auto"/>
            <w:bottom w:val="none" w:sz="0" w:space="0" w:color="auto"/>
            <w:right w:val="none" w:sz="0" w:space="0" w:color="auto"/>
          </w:divBdr>
        </w:div>
      </w:divsChild>
    </w:div>
    <w:div w:id="1942495152">
      <w:bodyDiv w:val="1"/>
      <w:marLeft w:val="0"/>
      <w:marRight w:val="0"/>
      <w:marTop w:val="0"/>
      <w:marBottom w:val="0"/>
      <w:divBdr>
        <w:top w:val="none" w:sz="0" w:space="0" w:color="auto"/>
        <w:left w:val="none" w:sz="0" w:space="0" w:color="auto"/>
        <w:bottom w:val="none" w:sz="0" w:space="0" w:color="auto"/>
        <w:right w:val="none" w:sz="0" w:space="0" w:color="auto"/>
      </w:divBdr>
      <w:divsChild>
        <w:div w:id="1303538795">
          <w:marLeft w:val="0"/>
          <w:marRight w:val="0"/>
          <w:marTop w:val="0"/>
          <w:marBottom w:val="0"/>
          <w:divBdr>
            <w:top w:val="single" w:sz="6" w:space="2" w:color="DDDDDD"/>
            <w:left w:val="single" w:sz="6" w:space="2" w:color="DDDDDD"/>
            <w:bottom w:val="single" w:sz="6" w:space="2" w:color="DDDDDD"/>
            <w:right w:val="single" w:sz="6" w:space="2" w:color="DDDDDD"/>
          </w:divBdr>
          <w:divsChild>
            <w:div w:id="914583932">
              <w:marLeft w:val="0"/>
              <w:marRight w:val="0"/>
              <w:marTop w:val="0"/>
              <w:marBottom w:val="0"/>
              <w:divBdr>
                <w:top w:val="none" w:sz="0" w:space="0" w:color="auto"/>
                <w:left w:val="none" w:sz="0" w:space="0" w:color="auto"/>
                <w:bottom w:val="none" w:sz="0" w:space="0" w:color="auto"/>
                <w:right w:val="none" w:sz="0" w:space="0" w:color="auto"/>
              </w:divBdr>
              <w:divsChild>
                <w:div w:id="857504569">
                  <w:marLeft w:val="0"/>
                  <w:marRight w:val="0"/>
                  <w:marTop w:val="0"/>
                  <w:marBottom w:val="0"/>
                  <w:divBdr>
                    <w:top w:val="none" w:sz="0" w:space="0" w:color="auto"/>
                    <w:left w:val="none" w:sz="0" w:space="0" w:color="auto"/>
                    <w:bottom w:val="none" w:sz="0" w:space="0" w:color="auto"/>
                    <w:right w:val="none" w:sz="0" w:space="0" w:color="auto"/>
                  </w:divBdr>
                </w:div>
                <w:div w:id="1721594406">
                  <w:marLeft w:val="0"/>
                  <w:marRight w:val="0"/>
                  <w:marTop w:val="0"/>
                  <w:marBottom w:val="0"/>
                  <w:divBdr>
                    <w:top w:val="none" w:sz="0" w:space="0" w:color="auto"/>
                    <w:left w:val="none" w:sz="0" w:space="0" w:color="auto"/>
                    <w:bottom w:val="none" w:sz="0" w:space="0" w:color="auto"/>
                    <w:right w:val="none" w:sz="0" w:space="0" w:color="auto"/>
                  </w:divBdr>
                </w:div>
              </w:divsChild>
            </w:div>
            <w:div w:id="224950326">
              <w:marLeft w:val="0"/>
              <w:marRight w:val="0"/>
              <w:marTop w:val="0"/>
              <w:marBottom w:val="0"/>
              <w:divBdr>
                <w:top w:val="none" w:sz="0" w:space="0" w:color="auto"/>
                <w:left w:val="none" w:sz="0" w:space="0" w:color="auto"/>
                <w:bottom w:val="none" w:sz="0" w:space="0" w:color="auto"/>
                <w:right w:val="none" w:sz="0" w:space="0" w:color="auto"/>
              </w:divBdr>
              <w:divsChild>
                <w:div w:id="1087917959">
                  <w:marLeft w:val="0"/>
                  <w:marRight w:val="0"/>
                  <w:marTop w:val="0"/>
                  <w:marBottom w:val="0"/>
                  <w:divBdr>
                    <w:top w:val="none" w:sz="0" w:space="0" w:color="auto"/>
                    <w:left w:val="none" w:sz="0" w:space="0" w:color="auto"/>
                    <w:bottom w:val="none" w:sz="0" w:space="0" w:color="auto"/>
                    <w:right w:val="none" w:sz="0" w:space="0" w:color="auto"/>
                  </w:divBdr>
                </w:div>
                <w:div w:id="3436475">
                  <w:marLeft w:val="0"/>
                  <w:marRight w:val="0"/>
                  <w:marTop w:val="0"/>
                  <w:marBottom w:val="0"/>
                  <w:divBdr>
                    <w:top w:val="none" w:sz="0" w:space="0" w:color="auto"/>
                    <w:left w:val="none" w:sz="0" w:space="0" w:color="auto"/>
                    <w:bottom w:val="none" w:sz="0" w:space="0" w:color="auto"/>
                    <w:right w:val="none" w:sz="0" w:space="0" w:color="auto"/>
                  </w:divBdr>
                </w:div>
              </w:divsChild>
            </w:div>
            <w:div w:id="1817379871">
              <w:marLeft w:val="0"/>
              <w:marRight w:val="0"/>
              <w:marTop w:val="0"/>
              <w:marBottom w:val="0"/>
              <w:divBdr>
                <w:top w:val="none" w:sz="0" w:space="0" w:color="auto"/>
                <w:left w:val="none" w:sz="0" w:space="0" w:color="auto"/>
                <w:bottom w:val="none" w:sz="0" w:space="0" w:color="auto"/>
                <w:right w:val="none" w:sz="0" w:space="0" w:color="auto"/>
              </w:divBdr>
              <w:divsChild>
                <w:div w:id="1329672884">
                  <w:marLeft w:val="0"/>
                  <w:marRight w:val="0"/>
                  <w:marTop w:val="0"/>
                  <w:marBottom w:val="0"/>
                  <w:divBdr>
                    <w:top w:val="none" w:sz="0" w:space="0" w:color="auto"/>
                    <w:left w:val="none" w:sz="0" w:space="0" w:color="auto"/>
                    <w:bottom w:val="none" w:sz="0" w:space="0" w:color="auto"/>
                    <w:right w:val="none" w:sz="0" w:space="0" w:color="auto"/>
                  </w:divBdr>
                </w:div>
                <w:div w:id="1152411631">
                  <w:marLeft w:val="0"/>
                  <w:marRight w:val="0"/>
                  <w:marTop w:val="0"/>
                  <w:marBottom w:val="0"/>
                  <w:divBdr>
                    <w:top w:val="none" w:sz="0" w:space="0" w:color="auto"/>
                    <w:left w:val="none" w:sz="0" w:space="0" w:color="auto"/>
                    <w:bottom w:val="none" w:sz="0" w:space="0" w:color="auto"/>
                    <w:right w:val="none" w:sz="0" w:space="0" w:color="auto"/>
                  </w:divBdr>
                </w:div>
              </w:divsChild>
            </w:div>
            <w:div w:id="553392319">
              <w:marLeft w:val="0"/>
              <w:marRight w:val="0"/>
              <w:marTop w:val="0"/>
              <w:marBottom w:val="0"/>
              <w:divBdr>
                <w:top w:val="none" w:sz="0" w:space="0" w:color="auto"/>
                <w:left w:val="none" w:sz="0" w:space="0" w:color="auto"/>
                <w:bottom w:val="none" w:sz="0" w:space="0" w:color="auto"/>
                <w:right w:val="none" w:sz="0" w:space="0" w:color="auto"/>
              </w:divBdr>
              <w:divsChild>
                <w:div w:id="592472871">
                  <w:marLeft w:val="0"/>
                  <w:marRight w:val="0"/>
                  <w:marTop w:val="0"/>
                  <w:marBottom w:val="0"/>
                  <w:divBdr>
                    <w:top w:val="none" w:sz="0" w:space="0" w:color="auto"/>
                    <w:left w:val="none" w:sz="0" w:space="0" w:color="auto"/>
                    <w:bottom w:val="none" w:sz="0" w:space="0" w:color="auto"/>
                    <w:right w:val="none" w:sz="0" w:space="0" w:color="auto"/>
                  </w:divBdr>
                </w:div>
                <w:div w:id="1786658838">
                  <w:marLeft w:val="0"/>
                  <w:marRight w:val="0"/>
                  <w:marTop w:val="0"/>
                  <w:marBottom w:val="0"/>
                  <w:divBdr>
                    <w:top w:val="none" w:sz="0" w:space="0" w:color="auto"/>
                    <w:left w:val="none" w:sz="0" w:space="0" w:color="auto"/>
                    <w:bottom w:val="none" w:sz="0" w:space="0" w:color="auto"/>
                    <w:right w:val="none" w:sz="0" w:space="0" w:color="auto"/>
                  </w:divBdr>
                </w:div>
              </w:divsChild>
            </w:div>
            <w:div w:id="1971473777">
              <w:marLeft w:val="0"/>
              <w:marRight w:val="0"/>
              <w:marTop w:val="0"/>
              <w:marBottom w:val="0"/>
              <w:divBdr>
                <w:top w:val="none" w:sz="0" w:space="0" w:color="auto"/>
                <w:left w:val="none" w:sz="0" w:space="0" w:color="auto"/>
                <w:bottom w:val="none" w:sz="0" w:space="0" w:color="auto"/>
                <w:right w:val="none" w:sz="0" w:space="0" w:color="auto"/>
              </w:divBdr>
            </w:div>
            <w:div w:id="2147119704">
              <w:marLeft w:val="0"/>
              <w:marRight w:val="0"/>
              <w:marTop w:val="0"/>
              <w:marBottom w:val="0"/>
              <w:divBdr>
                <w:top w:val="none" w:sz="0" w:space="0" w:color="auto"/>
                <w:left w:val="none" w:sz="0" w:space="0" w:color="auto"/>
                <w:bottom w:val="none" w:sz="0" w:space="0" w:color="auto"/>
                <w:right w:val="none" w:sz="0" w:space="0" w:color="auto"/>
              </w:divBdr>
            </w:div>
          </w:divsChild>
        </w:div>
        <w:div w:id="1792355417">
          <w:marLeft w:val="0"/>
          <w:marRight w:val="0"/>
          <w:marTop w:val="0"/>
          <w:marBottom w:val="0"/>
          <w:divBdr>
            <w:top w:val="none" w:sz="0" w:space="0" w:color="auto"/>
            <w:left w:val="none" w:sz="0" w:space="0" w:color="auto"/>
            <w:bottom w:val="none" w:sz="0" w:space="0" w:color="auto"/>
            <w:right w:val="none" w:sz="0" w:space="0" w:color="auto"/>
          </w:divBdr>
        </w:div>
      </w:divsChild>
    </w:div>
    <w:div w:id="1949312707">
      <w:bodyDiv w:val="1"/>
      <w:marLeft w:val="0"/>
      <w:marRight w:val="0"/>
      <w:marTop w:val="0"/>
      <w:marBottom w:val="0"/>
      <w:divBdr>
        <w:top w:val="none" w:sz="0" w:space="0" w:color="auto"/>
        <w:left w:val="none" w:sz="0" w:space="0" w:color="auto"/>
        <w:bottom w:val="none" w:sz="0" w:space="0" w:color="auto"/>
        <w:right w:val="none" w:sz="0" w:space="0" w:color="auto"/>
      </w:divBdr>
      <w:divsChild>
        <w:div w:id="1629430213">
          <w:marLeft w:val="0"/>
          <w:marRight w:val="0"/>
          <w:marTop w:val="0"/>
          <w:marBottom w:val="0"/>
          <w:divBdr>
            <w:top w:val="single" w:sz="6" w:space="2" w:color="DDDDDD"/>
            <w:left w:val="single" w:sz="6" w:space="2" w:color="DDDDDD"/>
            <w:bottom w:val="single" w:sz="6" w:space="2" w:color="DDDDDD"/>
            <w:right w:val="single" w:sz="6" w:space="2" w:color="DDDDDD"/>
          </w:divBdr>
          <w:divsChild>
            <w:div w:id="1619725014">
              <w:marLeft w:val="0"/>
              <w:marRight w:val="0"/>
              <w:marTop w:val="0"/>
              <w:marBottom w:val="0"/>
              <w:divBdr>
                <w:top w:val="none" w:sz="0" w:space="0" w:color="auto"/>
                <w:left w:val="none" w:sz="0" w:space="0" w:color="auto"/>
                <w:bottom w:val="none" w:sz="0" w:space="0" w:color="auto"/>
                <w:right w:val="none" w:sz="0" w:space="0" w:color="auto"/>
              </w:divBdr>
              <w:divsChild>
                <w:div w:id="1209953394">
                  <w:marLeft w:val="0"/>
                  <w:marRight w:val="0"/>
                  <w:marTop w:val="0"/>
                  <w:marBottom w:val="0"/>
                  <w:divBdr>
                    <w:top w:val="none" w:sz="0" w:space="0" w:color="auto"/>
                    <w:left w:val="none" w:sz="0" w:space="0" w:color="auto"/>
                    <w:bottom w:val="none" w:sz="0" w:space="0" w:color="auto"/>
                    <w:right w:val="none" w:sz="0" w:space="0" w:color="auto"/>
                  </w:divBdr>
                </w:div>
                <w:div w:id="2078748057">
                  <w:marLeft w:val="0"/>
                  <w:marRight w:val="0"/>
                  <w:marTop w:val="0"/>
                  <w:marBottom w:val="0"/>
                  <w:divBdr>
                    <w:top w:val="none" w:sz="0" w:space="0" w:color="auto"/>
                    <w:left w:val="none" w:sz="0" w:space="0" w:color="auto"/>
                    <w:bottom w:val="none" w:sz="0" w:space="0" w:color="auto"/>
                    <w:right w:val="none" w:sz="0" w:space="0" w:color="auto"/>
                  </w:divBdr>
                </w:div>
              </w:divsChild>
            </w:div>
            <w:div w:id="1937253592">
              <w:marLeft w:val="0"/>
              <w:marRight w:val="0"/>
              <w:marTop w:val="0"/>
              <w:marBottom w:val="0"/>
              <w:divBdr>
                <w:top w:val="none" w:sz="0" w:space="0" w:color="auto"/>
                <w:left w:val="none" w:sz="0" w:space="0" w:color="auto"/>
                <w:bottom w:val="none" w:sz="0" w:space="0" w:color="auto"/>
                <w:right w:val="none" w:sz="0" w:space="0" w:color="auto"/>
              </w:divBdr>
              <w:divsChild>
                <w:div w:id="1159805801">
                  <w:marLeft w:val="0"/>
                  <w:marRight w:val="0"/>
                  <w:marTop w:val="0"/>
                  <w:marBottom w:val="0"/>
                  <w:divBdr>
                    <w:top w:val="none" w:sz="0" w:space="0" w:color="auto"/>
                    <w:left w:val="none" w:sz="0" w:space="0" w:color="auto"/>
                    <w:bottom w:val="none" w:sz="0" w:space="0" w:color="auto"/>
                    <w:right w:val="none" w:sz="0" w:space="0" w:color="auto"/>
                  </w:divBdr>
                </w:div>
                <w:div w:id="1437553569">
                  <w:marLeft w:val="0"/>
                  <w:marRight w:val="0"/>
                  <w:marTop w:val="0"/>
                  <w:marBottom w:val="0"/>
                  <w:divBdr>
                    <w:top w:val="none" w:sz="0" w:space="0" w:color="auto"/>
                    <w:left w:val="none" w:sz="0" w:space="0" w:color="auto"/>
                    <w:bottom w:val="none" w:sz="0" w:space="0" w:color="auto"/>
                    <w:right w:val="none" w:sz="0" w:space="0" w:color="auto"/>
                  </w:divBdr>
                </w:div>
              </w:divsChild>
            </w:div>
            <w:div w:id="1277253685">
              <w:marLeft w:val="0"/>
              <w:marRight w:val="0"/>
              <w:marTop w:val="0"/>
              <w:marBottom w:val="0"/>
              <w:divBdr>
                <w:top w:val="none" w:sz="0" w:space="0" w:color="auto"/>
                <w:left w:val="none" w:sz="0" w:space="0" w:color="auto"/>
                <w:bottom w:val="none" w:sz="0" w:space="0" w:color="auto"/>
                <w:right w:val="none" w:sz="0" w:space="0" w:color="auto"/>
              </w:divBdr>
              <w:divsChild>
                <w:div w:id="2017682148">
                  <w:marLeft w:val="0"/>
                  <w:marRight w:val="0"/>
                  <w:marTop w:val="0"/>
                  <w:marBottom w:val="0"/>
                  <w:divBdr>
                    <w:top w:val="none" w:sz="0" w:space="0" w:color="auto"/>
                    <w:left w:val="none" w:sz="0" w:space="0" w:color="auto"/>
                    <w:bottom w:val="none" w:sz="0" w:space="0" w:color="auto"/>
                    <w:right w:val="none" w:sz="0" w:space="0" w:color="auto"/>
                  </w:divBdr>
                </w:div>
                <w:div w:id="1635713326">
                  <w:marLeft w:val="0"/>
                  <w:marRight w:val="0"/>
                  <w:marTop w:val="0"/>
                  <w:marBottom w:val="0"/>
                  <w:divBdr>
                    <w:top w:val="none" w:sz="0" w:space="0" w:color="auto"/>
                    <w:left w:val="none" w:sz="0" w:space="0" w:color="auto"/>
                    <w:bottom w:val="none" w:sz="0" w:space="0" w:color="auto"/>
                    <w:right w:val="none" w:sz="0" w:space="0" w:color="auto"/>
                  </w:divBdr>
                </w:div>
              </w:divsChild>
            </w:div>
            <w:div w:id="368649238">
              <w:marLeft w:val="0"/>
              <w:marRight w:val="0"/>
              <w:marTop w:val="0"/>
              <w:marBottom w:val="0"/>
              <w:divBdr>
                <w:top w:val="none" w:sz="0" w:space="0" w:color="auto"/>
                <w:left w:val="none" w:sz="0" w:space="0" w:color="auto"/>
                <w:bottom w:val="none" w:sz="0" w:space="0" w:color="auto"/>
                <w:right w:val="none" w:sz="0" w:space="0" w:color="auto"/>
              </w:divBdr>
              <w:divsChild>
                <w:div w:id="412510571">
                  <w:marLeft w:val="0"/>
                  <w:marRight w:val="0"/>
                  <w:marTop w:val="0"/>
                  <w:marBottom w:val="0"/>
                  <w:divBdr>
                    <w:top w:val="none" w:sz="0" w:space="0" w:color="auto"/>
                    <w:left w:val="none" w:sz="0" w:space="0" w:color="auto"/>
                    <w:bottom w:val="none" w:sz="0" w:space="0" w:color="auto"/>
                    <w:right w:val="none" w:sz="0" w:space="0" w:color="auto"/>
                  </w:divBdr>
                </w:div>
                <w:div w:id="1458984009">
                  <w:marLeft w:val="0"/>
                  <w:marRight w:val="0"/>
                  <w:marTop w:val="0"/>
                  <w:marBottom w:val="0"/>
                  <w:divBdr>
                    <w:top w:val="none" w:sz="0" w:space="0" w:color="auto"/>
                    <w:left w:val="none" w:sz="0" w:space="0" w:color="auto"/>
                    <w:bottom w:val="none" w:sz="0" w:space="0" w:color="auto"/>
                    <w:right w:val="none" w:sz="0" w:space="0" w:color="auto"/>
                  </w:divBdr>
                </w:div>
              </w:divsChild>
            </w:div>
            <w:div w:id="1755857712">
              <w:marLeft w:val="0"/>
              <w:marRight w:val="0"/>
              <w:marTop w:val="0"/>
              <w:marBottom w:val="0"/>
              <w:divBdr>
                <w:top w:val="none" w:sz="0" w:space="0" w:color="auto"/>
                <w:left w:val="none" w:sz="0" w:space="0" w:color="auto"/>
                <w:bottom w:val="none" w:sz="0" w:space="0" w:color="auto"/>
                <w:right w:val="none" w:sz="0" w:space="0" w:color="auto"/>
              </w:divBdr>
            </w:div>
            <w:div w:id="723140375">
              <w:marLeft w:val="0"/>
              <w:marRight w:val="0"/>
              <w:marTop w:val="0"/>
              <w:marBottom w:val="0"/>
              <w:divBdr>
                <w:top w:val="none" w:sz="0" w:space="0" w:color="auto"/>
                <w:left w:val="none" w:sz="0" w:space="0" w:color="auto"/>
                <w:bottom w:val="none" w:sz="0" w:space="0" w:color="auto"/>
                <w:right w:val="none" w:sz="0" w:space="0" w:color="auto"/>
              </w:divBdr>
            </w:div>
          </w:divsChild>
        </w:div>
        <w:div w:id="443690404">
          <w:marLeft w:val="0"/>
          <w:marRight w:val="0"/>
          <w:marTop w:val="0"/>
          <w:marBottom w:val="0"/>
          <w:divBdr>
            <w:top w:val="none" w:sz="0" w:space="0" w:color="auto"/>
            <w:left w:val="none" w:sz="0" w:space="0" w:color="auto"/>
            <w:bottom w:val="none" w:sz="0" w:space="0" w:color="auto"/>
            <w:right w:val="none" w:sz="0" w:space="0" w:color="auto"/>
          </w:divBdr>
        </w:div>
      </w:divsChild>
    </w:div>
    <w:div w:id="1959144136">
      <w:bodyDiv w:val="1"/>
      <w:marLeft w:val="0"/>
      <w:marRight w:val="0"/>
      <w:marTop w:val="0"/>
      <w:marBottom w:val="0"/>
      <w:divBdr>
        <w:top w:val="none" w:sz="0" w:space="0" w:color="auto"/>
        <w:left w:val="none" w:sz="0" w:space="0" w:color="auto"/>
        <w:bottom w:val="none" w:sz="0" w:space="0" w:color="auto"/>
        <w:right w:val="none" w:sz="0" w:space="0" w:color="auto"/>
      </w:divBdr>
      <w:divsChild>
        <w:div w:id="1523741001">
          <w:marLeft w:val="0"/>
          <w:marRight w:val="0"/>
          <w:marTop w:val="0"/>
          <w:marBottom w:val="0"/>
          <w:divBdr>
            <w:top w:val="single" w:sz="6" w:space="2" w:color="DDDDDD"/>
            <w:left w:val="single" w:sz="6" w:space="2" w:color="DDDDDD"/>
            <w:bottom w:val="single" w:sz="6" w:space="2" w:color="DDDDDD"/>
            <w:right w:val="single" w:sz="6" w:space="2" w:color="DDDDDD"/>
          </w:divBdr>
          <w:divsChild>
            <w:div w:id="686060299">
              <w:marLeft w:val="0"/>
              <w:marRight w:val="0"/>
              <w:marTop w:val="0"/>
              <w:marBottom w:val="0"/>
              <w:divBdr>
                <w:top w:val="none" w:sz="0" w:space="0" w:color="auto"/>
                <w:left w:val="none" w:sz="0" w:space="0" w:color="auto"/>
                <w:bottom w:val="none" w:sz="0" w:space="0" w:color="auto"/>
                <w:right w:val="none" w:sz="0" w:space="0" w:color="auto"/>
              </w:divBdr>
              <w:divsChild>
                <w:div w:id="1960379603">
                  <w:marLeft w:val="0"/>
                  <w:marRight w:val="0"/>
                  <w:marTop w:val="0"/>
                  <w:marBottom w:val="0"/>
                  <w:divBdr>
                    <w:top w:val="none" w:sz="0" w:space="0" w:color="auto"/>
                    <w:left w:val="none" w:sz="0" w:space="0" w:color="auto"/>
                    <w:bottom w:val="none" w:sz="0" w:space="0" w:color="auto"/>
                    <w:right w:val="none" w:sz="0" w:space="0" w:color="auto"/>
                  </w:divBdr>
                </w:div>
                <w:div w:id="789512413">
                  <w:marLeft w:val="0"/>
                  <w:marRight w:val="0"/>
                  <w:marTop w:val="0"/>
                  <w:marBottom w:val="0"/>
                  <w:divBdr>
                    <w:top w:val="none" w:sz="0" w:space="0" w:color="auto"/>
                    <w:left w:val="none" w:sz="0" w:space="0" w:color="auto"/>
                    <w:bottom w:val="none" w:sz="0" w:space="0" w:color="auto"/>
                    <w:right w:val="none" w:sz="0" w:space="0" w:color="auto"/>
                  </w:divBdr>
                </w:div>
              </w:divsChild>
            </w:div>
            <w:div w:id="1289892708">
              <w:marLeft w:val="0"/>
              <w:marRight w:val="0"/>
              <w:marTop w:val="0"/>
              <w:marBottom w:val="0"/>
              <w:divBdr>
                <w:top w:val="none" w:sz="0" w:space="0" w:color="auto"/>
                <w:left w:val="none" w:sz="0" w:space="0" w:color="auto"/>
                <w:bottom w:val="none" w:sz="0" w:space="0" w:color="auto"/>
                <w:right w:val="none" w:sz="0" w:space="0" w:color="auto"/>
              </w:divBdr>
              <w:divsChild>
                <w:div w:id="701981695">
                  <w:marLeft w:val="0"/>
                  <w:marRight w:val="0"/>
                  <w:marTop w:val="0"/>
                  <w:marBottom w:val="0"/>
                  <w:divBdr>
                    <w:top w:val="none" w:sz="0" w:space="0" w:color="auto"/>
                    <w:left w:val="none" w:sz="0" w:space="0" w:color="auto"/>
                    <w:bottom w:val="none" w:sz="0" w:space="0" w:color="auto"/>
                    <w:right w:val="none" w:sz="0" w:space="0" w:color="auto"/>
                  </w:divBdr>
                </w:div>
                <w:div w:id="1616713972">
                  <w:marLeft w:val="0"/>
                  <w:marRight w:val="0"/>
                  <w:marTop w:val="0"/>
                  <w:marBottom w:val="0"/>
                  <w:divBdr>
                    <w:top w:val="none" w:sz="0" w:space="0" w:color="auto"/>
                    <w:left w:val="none" w:sz="0" w:space="0" w:color="auto"/>
                    <w:bottom w:val="none" w:sz="0" w:space="0" w:color="auto"/>
                    <w:right w:val="none" w:sz="0" w:space="0" w:color="auto"/>
                  </w:divBdr>
                </w:div>
              </w:divsChild>
            </w:div>
            <w:div w:id="913901504">
              <w:marLeft w:val="0"/>
              <w:marRight w:val="0"/>
              <w:marTop w:val="0"/>
              <w:marBottom w:val="0"/>
              <w:divBdr>
                <w:top w:val="none" w:sz="0" w:space="0" w:color="auto"/>
                <w:left w:val="none" w:sz="0" w:space="0" w:color="auto"/>
                <w:bottom w:val="none" w:sz="0" w:space="0" w:color="auto"/>
                <w:right w:val="none" w:sz="0" w:space="0" w:color="auto"/>
              </w:divBdr>
              <w:divsChild>
                <w:div w:id="647435761">
                  <w:marLeft w:val="0"/>
                  <w:marRight w:val="0"/>
                  <w:marTop w:val="0"/>
                  <w:marBottom w:val="0"/>
                  <w:divBdr>
                    <w:top w:val="none" w:sz="0" w:space="0" w:color="auto"/>
                    <w:left w:val="none" w:sz="0" w:space="0" w:color="auto"/>
                    <w:bottom w:val="none" w:sz="0" w:space="0" w:color="auto"/>
                    <w:right w:val="none" w:sz="0" w:space="0" w:color="auto"/>
                  </w:divBdr>
                </w:div>
                <w:div w:id="1280722713">
                  <w:marLeft w:val="0"/>
                  <w:marRight w:val="0"/>
                  <w:marTop w:val="0"/>
                  <w:marBottom w:val="0"/>
                  <w:divBdr>
                    <w:top w:val="none" w:sz="0" w:space="0" w:color="auto"/>
                    <w:left w:val="none" w:sz="0" w:space="0" w:color="auto"/>
                    <w:bottom w:val="none" w:sz="0" w:space="0" w:color="auto"/>
                    <w:right w:val="none" w:sz="0" w:space="0" w:color="auto"/>
                  </w:divBdr>
                </w:div>
              </w:divsChild>
            </w:div>
            <w:div w:id="1676491107">
              <w:marLeft w:val="0"/>
              <w:marRight w:val="0"/>
              <w:marTop w:val="0"/>
              <w:marBottom w:val="0"/>
              <w:divBdr>
                <w:top w:val="none" w:sz="0" w:space="0" w:color="auto"/>
                <w:left w:val="none" w:sz="0" w:space="0" w:color="auto"/>
                <w:bottom w:val="none" w:sz="0" w:space="0" w:color="auto"/>
                <w:right w:val="none" w:sz="0" w:space="0" w:color="auto"/>
              </w:divBdr>
              <w:divsChild>
                <w:div w:id="1828935525">
                  <w:marLeft w:val="0"/>
                  <w:marRight w:val="0"/>
                  <w:marTop w:val="0"/>
                  <w:marBottom w:val="0"/>
                  <w:divBdr>
                    <w:top w:val="none" w:sz="0" w:space="0" w:color="auto"/>
                    <w:left w:val="none" w:sz="0" w:space="0" w:color="auto"/>
                    <w:bottom w:val="none" w:sz="0" w:space="0" w:color="auto"/>
                    <w:right w:val="none" w:sz="0" w:space="0" w:color="auto"/>
                  </w:divBdr>
                </w:div>
                <w:div w:id="1655060913">
                  <w:marLeft w:val="0"/>
                  <w:marRight w:val="0"/>
                  <w:marTop w:val="0"/>
                  <w:marBottom w:val="0"/>
                  <w:divBdr>
                    <w:top w:val="none" w:sz="0" w:space="0" w:color="auto"/>
                    <w:left w:val="none" w:sz="0" w:space="0" w:color="auto"/>
                    <w:bottom w:val="none" w:sz="0" w:space="0" w:color="auto"/>
                    <w:right w:val="none" w:sz="0" w:space="0" w:color="auto"/>
                  </w:divBdr>
                </w:div>
              </w:divsChild>
            </w:div>
            <w:div w:id="923337525">
              <w:marLeft w:val="0"/>
              <w:marRight w:val="0"/>
              <w:marTop w:val="0"/>
              <w:marBottom w:val="0"/>
              <w:divBdr>
                <w:top w:val="none" w:sz="0" w:space="0" w:color="auto"/>
                <w:left w:val="none" w:sz="0" w:space="0" w:color="auto"/>
                <w:bottom w:val="none" w:sz="0" w:space="0" w:color="auto"/>
                <w:right w:val="none" w:sz="0" w:space="0" w:color="auto"/>
              </w:divBdr>
            </w:div>
            <w:div w:id="306906922">
              <w:marLeft w:val="0"/>
              <w:marRight w:val="0"/>
              <w:marTop w:val="0"/>
              <w:marBottom w:val="0"/>
              <w:divBdr>
                <w:top w:val="none" w:sz="0" w:space="0" w:color="auto"/>
                <w:left w:val="none" w:sz="0" w:space="0" w:color="auto"/>
                <w:bottom w:val="none" w:sz="0" w:space="0" w:color="auto"/>
                <w:right w:val="none" w:sz="0" w:space="0" w:color="auto"/>
              </w:divBdr>
            </w:div>
          </w:divsChild>
        </w:div>
        <w:div w:id="615408553">
          <w:marLeft w:val="0"/>
          <w:marRight w:val="0"/>
          <w:marTop w:val="0"/>
          <w:marBottom w:val="0"/>
          <w:divBdr>
            <w:top w:val="none" w:sz="0" w:space="0" w:color="auto"/>
            <w:left w:val="none" w:sz="0" w:space="0" w:color="auto"/>
            <w:bottom w:val="none" w:sz="0" w:space="0" w:color="auto"/>
            <w:right w:val="none" w:sz="0" w:space="0" w:color="auto"/>
          </w:divBdr>
        </w:div>
      </w:divsChild>
    </w:div>
    <w:div w:id="1965887283">
      <w:bodyDiv w:val="1"/>
      <w:marLeft w:val="0"/>
      <w:marRight w:val="0"/>
      <w:marTop w:val="0"/>
      <w:marBottom w:val="0"/>
      <w:divBdr>
        <w:top w:val="none" w:sz="0" w:space="0" w:color="auto"/>
        <w:left w:val="none" w:sz="0" w:space="0" w:color="auto"/>
        <w:bottom w:val="none" w:sz="0" w:space="0" w:color="auto"/>
        <w:right w:val="none" w:sz="0" w:space="0" w:color="auto"/>
      </w:divBdr>
      <w:divsChild>
        <w:div w:id="903494061">
          <w:marLeft w:val="0"/>
          <w:marRight w:val="0"/>
          <w:marTop w:val="0"/>
          <w:marBottom w:val="0"/>
          <w:divBdr>
            <w:top w:val="single" w:sz="6" w:space="2" w:color="DDDDDD"/>
            <w:left w:val="single" w:sz="6" w:space="2" w:color="DDDDDD"/>
            <w:bottom w:val="single" w:sz="6" w:space="2" w:color="DDDDDD"/>
            <w:right w:val="single" w:sz="6" w:space="2" w:color="DDDDDD"/>
          </w:divBdr>
          <w:divsChild>
            <w:div w:id="321275038">
              <w:marLeft w:val="0"/>
              <w:marRight w:val="0"/>
              <w:marTop w:val="0"/>
              <w:marBottom w:val="0"/>
              <w:divBdr>
                <w:top w:val="none" w:sz="0" w:space="0" w:color="auto"/>
                <w:left w:val="none" w:sz="0" w:space="0" w:color="auto"/>
                <w:bottom w:val="none" w:sz="0" w:space="0" w:color="auto"/>
                <w:right w:val="none" w:sz="0" w:space="0" w:color="auto"/>
              </w:divBdr>
              <w:divsChild>
                <w:div w:id="317807807">
                  <w:marLeft w:val="0"/>
                  <w:marRight w:val="0"/>
                  <w:marTop w:val="0"/>
                  <w:marBottom w:val="0"/>
                  <w:divBdr>
                    <w:top w:val="none" w:sz="0" w:space="0" w:color="auto"/>
                    <w:left w:val="none" w:sz="0" w:space="0" w:color="auto"/>
                    <w:bottom w:val="none" w:sz="0" w:space="0" w:color="auto"/>
                    <w:right w:val="none" w:sz="0" w:space="0" w:color="auto"/>
                  </w:divBdr>
                </w:div>
                <w:div w:id="542639341">
                  <w:marLeft w:val="0"/>
                  <w:marRight w:val="0"/>
                  <w:marTop w:val="0"/>
                  <w:marBottom w:val="0"/>
                  <w:divBdr>
                    <w:top w:val="none" w:sz="0" w:space="0" w:color="auto"/>
                    <w:left w:val="none" w:sz="0" w:space="0" w:color="auto"/>
                    <w:bottom w:val="none" w:sz="0" w:space="0" w:color="auto"/>
                    <w:right w:val="none" w:sz="0" w:space="0" w:color="auto"/>
                  </w:divBdr>
                </w:div>
              </w:divsChild>
            </w:div>
            <w:div w:id="1417508186">
              <w:marLeft w:val="0"/>
              <w:marRight w:val="0"/>
              <w:marTop w:val="0"/>
              <w:marBottom w:val="0"/>
              <w:divBdr>
                <w:top w:val="none" w:sz="0" w:space="0" w:color="auto"/>
                <w:left w:val="none" w:sz="0" w:space="0" w:color="auto"/>
                <w:bottom w:val="none" w:sz="0" w:space="0" w:color="auto"/>
                <w:right w:val="none" w:sz="0" w:space="0" w:color="auto"/>
              </w:divBdr>
              <w:divsChild>
                <w:div w:id="1836069659">
                  <w:marLeft w:val="0"/>
                  <w:marRight w:val="0"/>
                  <w:marTop w:val="0"/>
                  <w:marBottom w:val="0"/>
                  <w:divBdr>
                    <w:top w:val="none" w:sz="0" w:space="0" w:color="auto"/>
                    <w:left w:val="none" w:sz="0" w:space="0" w:color="auto"/>
                    <w:bottom w:val="none" w:sz="0" w:space="0" w:color="auto"/>
                    <w:right w:val="none" w:sz="0" w:space="0" w:color="auto"/>
                  </w:divBdr>
                </w:div>
                <w:div w:id="554973754">
                  <w:marLeft w:val="0"/>
                  <w:marRight w:val="0"/>
                  <w:marTop w:val="0"/>
                  <w:marBottom w:val="0"/>
                  <w:divBdr>
                    <w:top w:val="none" w:sz="0" w:space="0" w:color="auto"/>
                    <w:left w:val="none" w:sz="0" w:space="0" w:color="auto"/>
                    <w:bottom w:val="none" w:sz="0" w:space="0" w:color="auto"/>
                    <w:right w:val="none" w:sz="0" w:space="0" w:color="auto"/>
                  </w:divBdr>
                </w:div>
              </w:divsChild>
            </w:div>
            <w:div w:id="1214385035">
              <w:marLeft w:val="0"/>
              <w:marRight w:val="0"/>
              <w:marTop w:val="0"/>
              <w:marBottom w:val="0"/>
              <w:divBdr>
                <w:top w:val="none" w:sz="0" w:space="0" w:color="auto"/>
                <w:left w:val="none" w:sz="0" w:space="0" w:color="auto"/>
                <w:bottom w:val="none" w:sz="0" w:space="0" w:color="auto"/>
                <w:right w:val="none" w:sz="0" w:space="0" w:color="auto"/>
              </w:divBdr>
              <w:divsChild>
                <w:div w:id="870386260">
                  <w:marLeft w:val="0"/>
                  <w:marRight w:val="0"/>
                  <w:marTop w:val="0"/>
                  <w:marBottom w:val="0"/>
                  <w:divBdr>
                    <w:top w:val="none" w:sz="0" w:space="0" w:color="auto"/>
                    <w:left w:val="none" w:sz="0" w:space="0" w:color="auto"/>
                    <w:bottom w:val="none" w:sz="0" w:space="0" w:color="auto"/>
                    <w:right w:val="none" w:sz="0" w:space="0" w:color="auto"/>
                  </w:divBdr>
                </w:div>
                <w:div w:id="1026097664">
                  <w:marLeft w:val="0"/>
                  <w:marRight w:val="0"/>
                  <w:marTop w:val="0"/>
                  <w:marBottom w:val="0"/>
                  <w:divBdr>
                    <w:top w:val="none" w:sz="0" w:space="0" w:color="auto"/>
                    <w:left w:val="none" w:sz="0" w:space="0" w:color="auto"/>
                    <w:bottom w:val="none" w:sz="0" w:space="0" w:color="auto"/>
                    <w:right w:val="none" w:sz="0" w:space="0" w:color="auto"/>
                  </w:divBdr>
                </w:div>
              </w:divsChild>
            </w:div>
            <w:div w:id="700058408">
              <w:marLeft w:val="0"/>
              <w:marRight w:val="0"/>
              <w:marTop w:val="0"/>
              <w:marBottom w:val="0"/>
              <w:divBdr>
                <w:top w:val="none" w:sz="0" w:space="0" w:color="auto"/>
                <w:left w:val="none" w:sz="0" w:space="0" w:color="auto"/>
                <w:bottom w:val="none" w:sz="0" w:space="0" w:color="auto"/>
                <w:right w:val="none" w:sz="0" w:space="0" w:color="auto"/>
              </w:divBdr>
              <w:divsChild>
                <w:div w:id="1546256840">
                  <w:marLeft w:val="0"/>
                  <w:marRight w:val="0"/>
                  <w:marTop w:val="0"/>
                  <w:marBottom w:val="0"/>
                  <w:divBdr>
                    <w:top w:val="none" w:sz="0" w:space="0" w:color="auto"/>
                    <w:left w:val="none" w:sz="0" w:space="0" w:color="auto"/>
                    <w:bottom w:val="none" w:sz="0" w:space="0" w:color="auto"/>
                    <w:right w:val="none" w:sz="0" w:space="0" w:color="auto"/>
                  </w:divBdr>
                </w:div>
                <w:div w:id="1897931169">
                  <w:marLeft w:val="0"/>
                  <w:marRight w:val="0"/>
                  <w:marTop w:val="0"/>
                  <w:marBottom w:val="0"/>
                  <w:divBdr>
                    <w:top w:val="none" w:sz="0" w:space="0" w:color="auto"/>
                    <w:left w:val="none" w:sz="0" w:space="0" w:color="auto"/>
                    <w:bottom w:val="none" w:sz="0" w:space="0" w:color="auto"/>
                    <w:right w:val="none" w:sz="0" w:space="0" w:color="auto"/>
                  </w:divBdr>
                </w:div>
              </w:divsChild>
            </w:div>
            <w:div w:id="334187477">
              <w:marLeft w:val="0"/>
              <w:marRight w:val="0"/>
              <w:marTop w:val="0"/>
              <w:marBottom w:val="0"/>
              <w:divBdr>
                <w:top w:val="none" w:sz="0" w:space="0" w:color="auto"/>
                <w:left w:val="none" w:sz="0" w:space="0" w:color="auto"/>
                <w:bottom w:val="none" w:sz="0" w:space="0" w:color="auto"/>
                <w:right w:val="none" w:sz="0" w:space="0" w:color="auto"/>
              </w:divBdr>
            </w:div>
            <w:div w:id="922185113">
              <w:marLeft w:val="0"/>
              <w:marRight w:val="0"/>
              <w:marTop w:val="0"/>
              <w:marBottom w:val="0"/>
              <w:divBdr>
                <w:top w:val="none" w:sz="0" w:space="0" w:color="auto"/>
                <w:left w:val="none" w:sz="0" w:space="0" w:color="auto"/>
                <w:bottom w:val="none" w:sz="0" w:space="0" w:color="auto"/>
                <w:right w:val="none" w:sz="0" w:space="0" w:color="auto"/>
              </w:divBdr>
            </w:div>
          </w:divsChild>
        </w:div>
        <w:div w:id="1081217335">
          <w:marLeft w:val="0"/>
          <w:marRight w:val="0"/>
          <w:marTop w:val="0"/>
          <w:marBottom w:val="0"/>
          <w:divBdr>
            <w:top w:val="none" w:sz="0" w:space="0" w:color="auto"/>
            <w:left w:val="none" w:sz="0" w:space="0" w:color="auto"/>
            <w:bottom w:val="none" w:sz="0" w:space="0" w:color="auto"/>
            <w:right w:val="none" w:sz="0" w:space="0" w:color="auto"/>
          </w:divBdr>
        </w:div>
      </w:divsChild>
    </w:div>
    <w:div w:id="1986470087">
      <w:bodyDiv w:val="1"/>
      <w:marLeft w:val="0"/>
      <w:marRight w:val="0"/>
      <w:marTop w:val="0"/>
      <w:marBottom w:val="0"/>
      <w:divBdr>
        <w:top w:val="none" w:sz="0" w:space="0" w:color="auto"/>
        <w:left w:val="none" w:sz="0" w:space="0" w:color="auto"/>
        <w:bottom w:val="none" w:sz="0" w:space="0" w:color="auto"/>
        <w:right w:val="none" w:sz="0" w:space="0" w:color="auto"/>
      </w:divBdr>
      <w:divsChild>
        <w:div w:id="1838686368">
          <w:marLeft w:val="0"/>
          <w:marRight w:val="0"/>
          <w:marTop w:val="0"/>
          <w:marBottom w:val="0"/>
          <w:divBdr>
            <w:top w:val="single" w:sz="6" w:space="2" w:color="DDDDDD"/>
            <w:left w:val="single" w:sz="6" w:space="2" w:color="DDDDDD"/>
            <w:bottom w:val="single" w:sz="6" w:space="2" w:color="DDDDDD"/>
            <w:right w:val="single" w:sz="6" w:space="2" w:color="DDDDDD"/>
          </w:divBdr>
          <w:divsChild>
            <w:div w:id="1438402439">
              <w:marLeft w:val="0"/>
              <w:marRight w:val="0"/>
              <w:marTop w:val="0"/>
              <w:marBottom w:val="0"/>
              <w:divBdr>
                <w:top w:val="none" w:sz="0" w:space="0" w:color="auto"/>
                <w:left w:val="none" w:sz="0" w:space="0" w:color="auto"/>
                <w:bottom w:val="none" w:sz="0" w:space="0" w:color="auto"/>
                <w:right w:val="none" w:sz="0" w:space="0" w:color="auto"/>
              </w:divBdr>
              <w:divsChild>
                <w:div w:id="1984504408">
                  <w:marLeft w:val="0"/>
                  <w:marRight w:val="0"/>
                  <w:marTop w:val="0"/>
                  <w:marBottom w:val="0"/>
                  <w:divBdr>
                    <w:top w:val="none" w:sz="0" w:space="0" w:color="auto"/>
                    <w:left w:val="none" w:sz="0" w:space="0" w:color="auto"/>
                    <w:bottom w:val="none" w:sz="0" w:space="0" w:color="auto"/>
                    <w:right w:val="none" w:sz="0" w:space="0" w:color="auto"/>
                  </w:divBdr>
                </w:div>
                <w:div w:id="205337265">
                  <w:marLeft w:val="0"/>
                  <w:marRight w:val="0"/>
                  <w:marTop w:val="0"/>
                  <w:marBottom w:val="0"/>
                  <w:divBdr>
                    <w:top w:val="none" w:sz="0" w:space="0" w:color="auto"/>
                    <w:left w:val="none" w:sz="0" w:space="0" w:color="auto"/>
                    <w:bottom w:val="none" w:sz="0" w:space="0" w:color="auto"/>
                    <w:right w:val="none" w:sz="0" w:space="0" w:color="auto"/>
                  </w:divBdr>
                </w:div>
              </w:divsChild>
            </w:div>
            <w:div w:id="854610256">
              <w:marLeft w:val="0"/>
              <w:marRight w:val="0"/>
              <w:marTop w:val="0"/>
              <w:marBottom w:val="0"/>
              <w:divBdr>
                <w:top w:val="none" w:sz="0" w:space="0" w:color="auto"/>
                <w:left w:val="none" w:sz="0" w:space="0" w:color="auto"/>
                <w:bottom w:val="none" w:sz="0" w:space="0" w:color="auto"/>
                <w:right w:val="none" w:sz="0" w:space="0" w:color="auto"/>
              </w:divBdr>
              <w:divsChild>
                <w:div w:id="725448355">
                  <w:marLeft w:val="0"/>
                  <w:marRight w:val="0"/>
                  <w:marTop w:val="0"/>
                  <w:marBottom w:val="0"/>
                  <w:divBdr>
                    <w:top w:val="none" w:sz="0" w:space="0" w:color="auto"/>
                    <w:left w:val="none" w:sz="0" w:space="0" w:color="auto"/>
                    <w:bottom w:val="none" w:sz="0" w:space="0" w:color="auto"/>
                    <w:right w:val="none" w:sz="0" w:space="0" w:color="auto"/>
                  </w:divBdr>
                </w:div>
                <w:div w:id="2104446599">
                  <w:marLeft w:val="0"/>
                  <w:marRight w:val="0"/>
                  <w:marTop w:val="0"/>
                  <w:marBottom w:val="0"/>
                  <w:divBdr>
                    <w:top w:val="none" w:sz="0" w:space="0" w:color="auto"/>
                    <w:left w:val="none" w:sz="0" w:space="0" w:color="auto"/>
                    <w:bottom w:val="none" w:sz="0" w:space="0" w:color="auto"/>
                    <w:right w:val="none" w:sz="0" w:space="0" w:color="auto"/>
                  </w:divBdr>
                </w:div>
              </w:divsChild>
            </w:div>
            <w:div w:id="89160818">
              <w:marLeft w:val="0"/>
              <w:marRight w:val="0"/>
              <w:marTop w:val="0"/>
              <w:marBottom w:val="0"/>
              <w:divBdr>
                <w:top w:val="none" w:sz="0" w:space="0" w:color="auto"/>
                <w:left w:val="none" w:sz="0" w:space="0" w:color="auto"/>
                <w:bottom w:val="none" w:sz="0" w:space="0" w:color="auto"/>
                <w:right w:val="none" w:sz="0" w:space="0" w:color="auto"/>
              </w:divBdr>
              <w:divsChild>
                <w:div w:id="67045151">
                  <w:marLeft w:val="0"/>
                  <w:marRight w:val="0"/>
                  <w:marTop w:val="0"/>
                  <w:marBottom w:val="0"/>
                  <w:divBdr>
                    <w:top w:val="none" w:sz="0" w:space="0" w:color="auto"/>
                    <w:left w:val="none" w:sz="0" w:space="0" w:color="auto"/>
                    <w:bottom w:val="none" w:sz="0" w:space="0" w:color="auto"/>
                    <w:right w:val="none" w:sz="0" w:space="0" w:color="auto"/>
                  </w:divBdr>
                </w:div>
                <w:div w:id="1185172318">
                  <w:marLeft w:val="0"/>
                  <w:marRight w:val="0"/>
                  <w:marTop w:val="0"/>
                  <w:marBottom w:val="0"/>
                  <w:divBdr>
                    <w:top w:val="none" w:sz="0" w:space="0" w:color="auto"/>
                    <w:left w:val="none" w:sz="0" w:space="0" w:color="auto"/>
                    <w:bottom w:val="none" w:sz="0" w:space="0" w:color="auto"/>
                    <w:right w:val="none" w:sz="0" w:space="0" w:color="auto"/>
                  </w:divBdr>
                </w:div>
              </w:divsChild>
            </w:div>
            <w:div w:id="2026055168">
              <w:marLeft w:val="0"/>
              <w:marRight w:val="0"/>
              <w:marTop w:val="0"/>
              <w:marBottom w:val="0"/>
              <w:divBdr>
                <w:top w:val="none" w:sz="0" w:space="0" w:color="auto"/>
                <w:left w:val="none" w:sz="0" w:space="0" w:color="auto"/>
                <w:bottom w:val="none" w:sz="0" w:space="0" w:color="auto"/>
                <w:right w:val="none" w:sz="0" w:space="0" w:color="auto"/>
              </w:divBdr>
              <w:divsChild>
                <w:div w:id="1167792930">
                  <w:marLeft w:val="0"/>
                  <w:marRight w:val="0"/>
                  <w:marTop w:val="0"/>
                  <w:marBottom w:val="0"/>
                  <w:divBdr>
                    <w:top w:val="none" w:sz="0" w:space="0" w:color="auto"/>
                    <w:left w:val="none" w:sz="0" w:space="0" w:color="auto"/>
                    <w:bottom w:val="none" w:sz="0" w:space="0" w:color="auto"/>
                    <w:right w:val="none" w:sz="0" w:space="0" w:color="auto"/>
                  </w:divBdr>
                </w:div>
                <w:div w:id="1968780708">
                  <w:marLeft w:val="0"/>
                  <w:marRight w:val="0"/>
                  <w:marTop w:val="0"/>
                  <w:marBottom w:val="0"/>
                  <w:divBdr>
                    <w:top w:val="none" w:sz="0" w:space="0" w:color="auto"/>
                    <w:left w:val="none" w:sz="0" w:space="0" w:color="auto"/>
                    <w:bottom w:val="none" w:sz="0" w:space="0" w:color="auto"/>
                    <w:right w:val="none" w:sz="0" w:space="0" w:color="auto"/>
                  </w:divBdr>
                </w:div>
              </w:divsChild>
            </w:div>
            <w:div w:id="1518808544">
              <w:marLeft w:val="0"/>
              <w:marRight w:val="0"/>
              <w:marTop w:val="0"/>
              <w:marBottom w:val="0"/>
              <w:divBdr>
                <w:top w:val="none" w:sz="0" w:space="0" w:color="auto"/>
                <w:left w:val="none" w:sz="0" w:space="0" w:color="auto"/>
                <w:bottom w:val="none" w:sz="0" w:space="0" w:color="auto"/>
                <w:right w:val="none" w:sz="0" w:space="0" w:color="auto"/>
              </w:divBdr>
            </w:div>
            <w:div w:id="35469692">
              <w:marLeft w:val="0"/>
              <w:marRight w:val="0"/>
              <w:marTop w:val="0"/>
              <w:marBottom w:val="0"/>
              <w:divBdr>
                <w:top w:val="none" w:sz="0" w:space="0" w:color="auto"/>
                <w:left w:val="none" w:sz="0" w:space="0" w:color="auto"/>
                <w:bottom w:val="none" w:sz="0" w:space="0" w:color="auto"/>
                <w:right w:val="none" w:sz="0" w:space="0" w:color="auto"/>
              </w:divBdr>
            </w:div>
          </w:divsChild>
        </w:div>
        <w:div w:id="1041591750">
          <w:marLeft w:val="0"/>
          <w:marRight w:val="0"/>
          <w:marTop w:val="0"/>
          <w:marBottom w:val="0"/>
          <w:divBdr>
            <w:top w:val="none" w:sz="0" w:space="0" w:color="auto"/>
            <w:left w:val="none" w:sz="0" w:space="0" w:color="auto"/>
            <w:bottom w:val="none" w:sz="0" w:space="0" w:color="auto"/>
            <w:right w:val="none" w:sz="0" w:space="0" w:color="auto"/>
          </w:divBdr>
        </w:div>
      </w:divsChild>
    </w:div>
    <w:div w:id="2000689723">
      <w:bodyDiv w:val="1"/>
      <w:marLeft w:val="0"/>
      <w:marRight w:val="0"/>
      <w:marTop w:val="0"/>
      <w:marBottom w:val="0"/>
      <w:divBdr>
        <w:top w:val="none" w:sz="0" w:space="0" w:color="auto"/>
        <w:left w:val="none" w:sz="0" w:space="0" w:color="auto"/>
        <w:bottom w:val="none" w:sz="0" w:space="0" w:color="auto"/>
        <w:right w:val="none" w:sz="0" w:space="0" w:color="auto"/>
      </w:divBdr>
      <w:divsChild>
        <w:div w:id="1062408683">
          <w:marLeft w:val="0"/>
          <w:marRight w:val="0"/>
          <w:marTop w:val="0"/>
          <w:marBottom w:val="0"/>
          <w:divBdr>
            <w:top w:val="single" w:sz="6" w:space="2" w:color="DDDDDD"/>
            <w:left w:val="single" w:sz="6" w:space="2" w:color="DDDDDD"/>
            <w:bottom w:val="single" w:sz="6" w:space="2" w:color="DDDDDD"/>
            <w:right w:val="single" w:sz="6" w:space="2" w:color="DDDDDD"/>
          </w:divBdr>
          <w:divsChild>
            <w:div w:id="223223634">
              <w:marLeft w:val="0"/>
              <w:marRight w:val="0"/>
              <w:marTop w:val="0"/>
              <w:marBottom w:val="0"/>
              <w:divBdr>
                <w:top w:val="none" w:sz="0" w:space="0" w:color="auto"/>
                <w:left w:val="none" w:sz="0" w:space="0" w:color="auto"/>
                <w:bottom w:val="none" w:sz="0" w:space="0" w:color="auto"/>
                <w:right w:val="none" w:sz="0" w:space="0" w:color="auto"/>
              </w:divBdr>
              <w:divsChild>
                <w:div w:id="855339750">
                  <w:marLeft w:val="0"/>
                  <w:marRight w:val="0"/>
                  <w:marTop w:val="0"/>
                  <w:marBottom w:val="0"/>
                  <w:divBdr>
                    <w:top w:val="none" w:sz="0" w:space="0" w:color="auto"/>
                    <w:left w:val="none" w:sz="0" w:space="0" w:color="auto"/>
                    <w:bottom w:val="none" w:sz="0" w:space="0" w:color="auto"/>
                    <w:right w:val="none" w:sz="0" w:space="0" w:color="auto"/>
                  </w:divBdr>
                </w:div>
                <w:div w:id="154145894">
                  <w:marLeft w:val="0"/>
                  <w:marRight w:val="0"/>
                  <w:marTop w:val="0"/>
                  <w:marBottom w:val="0"/>
                  <w:divBdr>
                    <w:top w:val="none" w:sz="0" w:space="0" w:color="auto"/>
                    <w:left w:val="none" w:sz="0" w:space="0" w:color="auto"/>
                    <w:bottom w:val="none" w:sz="0" w:space="0" w:color="auto"/>
                    <w:right w:val="none" w:sz="0" w:space="0" w:color="auto"/>
                  </w:divBdr>
                </w:div>
              </w:divsChild>
            </w:div>
            <w:div w:id="549659499">
              <w:marLeft w:val="0"/>
              <w:marRight w:val="0"/>
              <w:marTop w:val="0"/>
              <w:marBottom w:val="0"/>
              <w:divBdr>
                <w:top w:val="none" w:sz="0" w:space="0" w:color="auto"/>
                <w:left w:val="none" w:sz="0" w:space="0" w:color="auto"/>
                <w:bottom w:val="none" w:sz="0" w:space="0" w:color="auto"/>
                <w:right w:val="none" w:sz="0" w:space="0" w:color="auto"/>
              </w:divBdr>
              <w:divsChild>
                <w:div w:id="558978336">
                  <w:marLeft w:val="0"/>
                  <w:marRight w:val="0"/>
                  <w:marTop w:val="0"/>
                  <w:marBottom w:val="0"/>
                  <w:divBdr>
                    <w:top w:val="none" w:sz="0" w:space="0" w:color="auto"/>
                    <w:left w:val="none" w:sz="0" w:space="0" w:color="auto"/>
                    <w:bottom w:val="none" w:sz="0" w:space="0" w:color="auto"/>
                    <w:right w:val="none" w:sz="0" w:space="0" w:color="auto"/>
                  </w:divBdr>
                </w:div>
                <w:div w:id="1199972478">
                  <w:marLeft w:val="0"/>
                  <w:marRight w:val="0"/>
                  <w:marTop w:val="0"/>
                  <w:marBottom w:val="0"/>
                  <w:divBdr>
                    <w:top w:val="none" w:sz="0" w:space="0" w:color="auto"/>
                    <w:left w:val="none" w:sz="0" w:space="0" w:color="auto"/>
                    <w:bottom w:val="none" w:sz="0" w:space="0" w:color="auto"/>
                    <w:right w:val="none" w:sz="0" w:space="0" w:color="auto"/>
                  </w:divBdr>
                </w:div>
              </w:divsChild>
            </w:div>
            <w:div w:id="1384253037">
              <w:marLeft w:val="0"/>
              <w:marRight w:val="0"/>
              <w:marTop w:val="0"/>
              <w:marBottom w:val="0"/>
              <w:divBdr>
                <w:top w:val="none" w:sz="0" w:space="0" w:color="auto"/>
                <w:left w:val="none" w:sz="0" w:space="0" w:color="auto"/>
                <w:bottom w:val="none" w:sz="0" w:space="0" w:color="auto"/>
                <w:right w:val="none" w:sz="0" w:space="0" w:color="auto"/>
              </w:divBdr>
              <w:divsChild>
                <w:div w:id="1072510863">
                  <w:marLeft w:val="0"/>
                  <w:marRight w:val="0"/>
                  <w:marTop w:val="0"/>
                  <w:marBottom w:val="0"/>
                  <w:divBdr>
                    <w:top w:val="none" w:sz="0" w:space="0" w:color="auto"/>
                    <w:left w:val="none" w:sz="0" w:space="0" w:color="auto"/>
                    <w:bottom w:val="none" w:sz="0" w:space="0" w:color="auto"/>
                    <w:right w:val="none" w:sz="0" w:space="0" w:color="auto"/>
                  </w:divBdr>
                </w:div>
                <w:div w:id="27534824">
                  <w:marLeft w:val="0"/>
                  <w:marRight w:val="0"/>
                  <w:marTop w:val="0"/>
                  <w:marBottom w:val="0"/>
                  <w:divBdr>
                    <w:top w:val="none" w:sz="0" w:space="0" w:color="auto"/>
                    <w:left w:val="none" w:sz="0" w:space="0" w:color="auto"/>
                    <w:bottom w:val="none" w:sz="0" w:space="0" w:color="auto"/>
                    <w:right w:val="none" w:sz="0" w:space="0" w:color="auto"/>
                  </w:divBdr>
                </w:div>
              </w:divsChild>
            </w:div>
            <w:div w:id="23604732">
              <w:marLeft w:val="0"/>
              <w:marRight w:val="0"/>
              <w:marTop w:val="0"/>
              <w:marBottom w:val="0"/>
              <w:divBdr>
                <w:top w:val="none" w:sz="0" w:space="0" w:color="auto"/>
                <w:left w:val="none" w:sz="0" w:space="0" w:color="auto"/>
                <w:bottom w:val="none" w:sz="0" w:space="0" w:color="auto"/>
                <w:right w:val="none" w:sz="0" w:space="0" w:color="auto"/>
              </w:divBdr>
              <w:divsChild>
                <w:div w:id="151918810">
                  <w:marLeft w:val="0"/>
                  <w:marRight w:val="0"/>
                  <w:marTop w:val="0"/>
                  <w:marBottom w:val="0"/>
                  <w:divBdr>
                    <w:top w:val="none" w:sz="0" w:space="0" w:color="auto"/>
                    <w:left w:val="none" w:sz="0" w:space="0" w:color="auto"/>
                    <w:bottom w:val="none" w:sz="0" w:space="0" w:color="auto"/>
                    <w:right w:val="none" w:sz="0" w:space="0" w:color="auto"/>
                  </w:divBdr>
                </w:div>
                <w:div w:id="1869023880">
                  <w:marLeft w:val="0"/>
                  <w:marRight w:val="0"/>
                  <w:marTop w:val="0"/>
                  <w:marBottom w:val="0"/>
                  <w:divBdr>
                    <w:top w:val="none" w:sz="0" w:space="0" w:color="auto"/>
                    <w:left w:val="none" w:sz="0" w:space="0" w:color="auto"/>
                    <w:bottom w:val="none" w:sz="0" w:space="0" w:color="auto"/>
                    <w:right w:val="none" w:sz="0" w:space="0" w:color="auto"/>
                  </w:divBdr>
                </w:div>
              </w:divsChild>
            </w:div>
            <w:div w:id="864177509">
              <w:marLeft w:val="0"/>
              <w:marRight w:val="0"/>
              <w:marTop w:val="0"/>
              <w:marBottom w:val="0"/>
              <w:divBdr>
                <w:top w:val="none" w:sz="0" w:space="0" w:color="auto"/>
                <w:left w:val="none" w:sz="0" w:space="0" w:color="auto"/>
                <w:bottom w:val="none" w:sz="0" w:space="0" w:color="auto"/>
                <w:right w:val="none" w:sz="0" w:space="0" w:color="auto"/>
              </w:divBdr>
            </w:div>
            <w:div w:id="828330959">
              <w:marLeft w:val="0"/>
              <w:marRight w:val="0"/>
              <w:marTop w:val="0"/>
              <w:marBottom w:val="0"/>
              <w:divBdr>
                <w:top w:val="none" w:sz="0" w:space="0" w:color="auto"/>
                <w:left w:val="none" w:sz="0" w:space="0" w:color="auto"/>
                <w:bottom w:val="none" w:sz="0" w:space="0" w:color="auto"/>
                <w:right w:val="none" w:sz="0" w:space="0" w:color="auto"/>
              </w:divBdr>
            </w:div>
          </w:divsChild>
        </w:div>
        <w:div w:id="22826976">
          <w:marLeft w:val="0"/>
          <w:marRight w:val="0"/>
          <w:marTop w:val="0"/>
          <w:marBottom w:val="0"/>
          <w:divBdr>
            <w:top w:val="none" w:sz="0" w:space="0" w:color="auto"/>
            <w:left w:val="none" w:sz="0" w:space="0" w:color="auto"/>
            <w:bottom w:val="none" w:sz="0" w:space="0" w:color="auto"/>
            <w:right w:val="none" w:sz="0" w:space="0" w:color="auto"/>
          </w:divBdr>
        </w:div>
      </w:divsChild>
    </w:div>
    <w:div w:id="2003585449">
      <w:bodyDiv w:val="1"/>
      <w:marLeft w:val="0"/>
      <w:marRight w:val="0"/>
      <w:marTop w:val="0"/>
      <w:marBottom w:val="0"/>
      <w:divBdr>
        <w:top w:val="none" w:sz="0" w:space="0" w:color="auto"/>
        <w:left w:val="none" w:sz="0" w:space="0" w:color="auto"/>
        <w:bottom w:val="none" w:sz="0" w:space="0" w:color="auto"/>
        <w:right w:val="none" w:sz="0" w:space="0" w:color="auto"/>
      </w:divBdr>
      <w:divsChild>
        <w:div w:id="799566525">
          <w:marLeft w:val="0"/>
          <w:marRight w:val="0"/>
          <w:marTop w:val="0"/>
          <w:marBottom w:val="0"/>
          <w:divBdr>
            <w:top w:val="single" w:sz="6" w:space="2" w:color="DDDDDD"/>
            <w:left w:val="single" w:sz="6" w:space="2" w:color="DDDDDD"/>
            <w:bottom w:val="single" w:sz="6" w:space="2" w:color="DDDDDD"/>
            <w:right w:val="single" w:sz="6" w:space="2" w:color="DDDDDD"/>
          </w:divBdr>
          <w:divsChild>
            <w:div w:id="147597609">
              <w:marLeft w:val="0"/>
              <w:marRight w:val="0"/>
              <w:marTop w:val="0"/>
              <w:marBottom w:val="0"/>
              <w:divBdr>
                <w:top w:val="none" w:sz="0" w:space="0" w:color="auto"/>
                <w:left w:val="none" w:sz="0" w:space="0" w:color="auto"/>
                <w:bottom w:val="none" w:sz="0" w:space="0" w:color="auto"/>
                <w:right w:val="none" w:sz="0" w:space="0" w:color="auto"/>
              </w:divBdr>
              <w:divsChild>
                <w:div w:id="694691915">
                  <w:marLeft w:val="0"/>
                  <w:marRight w:val="0"/>
                  <w:marTop w:val="0"/>
                  <w:marBottom w:val="0"/>
                  <w:divBdr>
                    <w:top w:val="none" w:sz="0" w:space="0" w:color="auto"/>
                    <w:left w:val="none" w:sz="0" w:space="0" w:color="auto"/>
                    <w:bottom w:val="none" w:sz="0" w:space="0" w:color="auto"/>
                    <w:right w:val="none" w:sz="0" w:space="0" w:color="auto"/>
                  </w:divBdr>
                </w:div>
                <w:div w:id="1676614962">
                  <w:marLeft w:val="0"/>
                  <w:marRight w:val="0"/>
                  <w:marTop w:val="0"/>
                  <w:marBottom w:val="0"/>
                  <w:divBdr>
                    <w:top w:val="none" w:sz="0" w:space="0" w:color="auto"/>
                    <w:left w:val="none" w:sz="0" w:space="0" w:color="auto"/>
                    <w:bottom w:val="none" w:sz="0" w:space="0" w:color="auto"/>
                    <w:right w:val="none" w:sz="0" w:space="0" w:color="auto"/>
                  </w:divBdr>
                </w:div>
              </w:divsChild>
            </w:div>
            <w:div w:id="151607804">
              <w:marLeft w:val="0"/>
              <w:marRight w:val="0"/>
              <w:marTop w:val="0"/>
              <w:marBottom w:val="0"/>
              <w:divBdr>
                <w:top w:val="none" w:sz="0" w:space="0" w:color="auto"/>
                <w:left w:val="none" w:sz="0" w:space="0" w:color="auto"/>
                <w:bottom w:val="none" w:sz="0" w:space="0" w:color="auto"/>
                <w:right w:val="none" w:sz="0" w:space="0" w:color="auto"/>
              </w:divBdr>
              <w:divsChild>
                <w:div w:id="468324374">
                  <w:marLeft w:val="0"/>
                  <w:marRight w:val="0"/>
                  <w:marTop w:val="0"/>
                  <w:marBottom w:val="0"/>
                  <w:divBdr>
                    <w:top w:val="none" w:sz="0" w:space="0" w:color="auto"/>
                    <w:left w:val="none" w:sz="0" w:space="0" w:color="auto"/>
                    <w:bottom w:val="none" w:sz="0" w:space="0" w:color="auto"/>
                    <w:right w:val="none" w:sz="0" w:space="0" w:color="auto"/>
                  </w:divBdr>
                </w:div>
                <w:div w:id="870653264">
                  <w:marLeft w:val="0"/>
                  <w:marRight w:val="0"/>
                  <w:marTop w:val="0"/>
                  <w:marBottom w:val="0"/>
                  <w:divBdr>
                    <w:top w:val="none" w:sz="0" w:space="0" w:color="auto"/>
                    <w:left w:val="none" w:sz="0" w:space="0" w:color="auto"/>
                    <w:bottom w:val="none" w:sz="0" w:space="0" w:color="auto"/>
                    <w:right w:val="none" w:sz="0" w:space="0" w:color="auto"/>
                  </w:divBdr>
                </w:div>
              </w:divsChild>
            </w:div>
            <w:div w:id="556866425">
              <w:marLeft w:val="0"/>
              <w:marRight w:val="0"/>
              <w:marTop w:val="0"/>
              <w:marBottom w:val="0"/>
              <w:divBdr>
                <w:top w:val="none" w:sz="0" w:space="0" w:color="auto"/>
                <w:left w:val="none" w:sz="0" w:space="0" w:color="auto"/>
                <w:bottom w:val="none" w:sz="0" w:space="0" w:color="auto"/>
                <w:right w:val="none" w:sz="0" w:space="0" w:color="auto"/>
              </w:divBdr>
              <w:divsChild>
                <w:div w:id="1141309703">
                  <w:marLeft w:val="0"/>
                  <w:marRight w:val="0"/>
                  <w:marTop w:val="0"/>
                  <w:marBottom w:val="0"/>
                  <w:divBdr>
                    <w:top w:val="none" w:sz="0" w:space="0" w:color="auto"/>
                    <w:left w:val="none" w:sz="0" w:space="0" w:color="auto"/>
                    <w:bottom w:val="none" w:sz="0" w:space="0" w:color="auto"/>
                    <w:right w:val="none" w:sz="0" w:space="0" w:color="auto"/>
                  </w:divBdr>
                </w:div>
                <w:div w:id="1833520574">
                  <w:marLeft w:val="0"/>
                  <w:marRight w:val="0"/>
                  <w:marTop w:val="0"/>
                  <w:marBottom w:val="0"/>
                  <w:divBdr>
                    <w:top w:val="none" w:sz="0" w:space="0" w:color="auto"/>
                    <w:left w:val="none" w:sz="0" w:space="0" w:color="auto"/>
                    <w:bottom w:val="none" w:sz="0" w:space="0" w:color="auto"/>
                    <w:right w:val="none" w:sz="0" w:space="0" w:color="auto"/>
                  </w:divBdr>
                </w:div>
              </w:divsChild>
            </w:div>
            <w:div w:id="555312265">
              <w:marLeft w:val="0"/>
              <w:marRight w:val="0"/>
              <w:marTop w:val="0"/>
              <w:marBottom w:val="0"/>
              <w:divBdr>
                <w:top w:val="none" w:sz="0" w:space="0" w:color="auto"/>
                <w:left w:val="none" w:sz="0" w:space="0" w:color="auto"/>
                <w:bottom w:val="none" w:sz="0" w:space="0" w:color="auto"/>
                <w:right w:val="none" w:sz="0" w:space="0" w:color="auto"/>
              </w:divBdr>
              <w:divsChild>
                <w:div w:id="217203913">
                  <w:marLeft w:val="0"/>
                  <w:marRight w:val="0"/>
                  <w:marTop w:val="0"/>
                  <w:marBottom w:val="0"/>
                  <w:divBdr>
                    <w:top w:val="none" w:sz="0" w:space="0" w:color="auto"/>
                    <w:left w:val="none" w:sz="0" w:space="0" w:color="auto"/>
                    <w:bottom w:val="none" w:sz="0" w:space="0" w:color="auto"/>
                    <w:right w:val="none" w:sz="0" w:space="0" w:color="auto"/>
                  </w:divBdr>
                </w:div>
                <w:div w:id="1802993003">
                  <w:marLeft w:val="0"/>
                  <w:marRight w:val="0"/>
                  <w:marTop w:val="0"/>
                  <w:marBottom w:val="0"/>
                  <w:divBdr>
                    <w:top w:val="none" w:sz="0" w:space="0" w:color="auto"/>
                    <w:left w:val="none" w:sz="0" w:space="0" w:color="auto"/>
                    <w:bottom w:val="none" w:sz="0" w:space="0" w:color="auto"/>
                    <w:right w:val="none" w:sz="0" w:space="0" w:color="auto"/>
                  </w:divBdr>
                </w:div>
              </w:divsChild>
            </w:div>
            <w:div w:id="325013345">
              <w:marLeft w:val="0"/>
              <w:marRight w:val="0"/>
              <w:marTop w:val="0"/>
              <w:marBottom w:val="0"/>
              <w:divBdr>
                <w:top w:val="none" w:sz="0" w:space="0" w:color="auto"/>
                <w:left w:val="none" w:sz="0" w:space="0" w:color="auto"/>
                <w:bottom w:val="none" w:sz="0" w:space="0" w:color="auto"/>
                <w:right w:val="none" w:sz="0" w:space="0" w:color="auto"/>
              </w:divBdr>
            </w:div>
            <w:div w:id="1581215960">
              <w:marLeft w:val="0"/>
              <w:marRight w:val="0"/>
              <w:marTop w:val="0"/>
              <w:marBottom w:val="0"/>
              <w:divBdr>
                <w:top w:val="none" w:sz="0" w:space="0" w:color="auto"/>
                <w:left w:val="none" w:sz="0" w:space="0" w:color="auto"/>
                <w:bottom w:val="none" w:sz="0" w:space="0" w:color="auto"/>
                <w:right w:val="none" w:sz="0" w:space="0" w:color="auto"/>
              </w:divBdr>
            </w:div>
          </w:divsChild>
        </w:div>
        <w:div w:id="45179847">
          <w:marLeft w:val="0"/>
          <w:marRight w:val="0"/>
          <w:marTop w:val="0"/>
          <w:marBottom w:val="0"/>
          <w:divBdr>
            <w:top w:val="none" w:sz="0" w:space="0" w:color="auto"/>
            <w:left w:val="none" w:sz="0" w:space="0" w:color="auto"/>
            <w:bottom w:val="none" w:sz="0" w:space="0" w:color="auto"/>
            <w:right w:val="none" w:sz="0" w:space="0" w:color="auto"/>
          </w:divBdr>
        </w:div>
      </w:divsChild>
    </w:div>
    <w:div w:id="2032954114">
      <w:bodyDiv w:val="1"/>
      <w:marLeft w:val="0"/>
      <w:marRight w:val="0"/>
      <w:marTop w:val="0"/>
      <w:marBottom w:val="0"/>
      <w:divBdr>
        <w:top w:val="none" w:sz="0" w:space="0" w:color="auto"/>
        <w:left w:val="none" w:sz="0" w:space="0" w:color="auto"/>
        <w:bottom w:val="none" w:sz="0" w:space="0" w:color="auto"/>
        <w:right w:val="none" w:sz="0" w:space="0" w:color="auto"/>
      </w:divBdr>
      <w:divsChild>
        <w:div w:id="1687369434">
          <w:marLeft w:val="0"/>
          <w:marRight w:val="0"/>
          <w:marTop w:val="0"/>
          <w:marBottom w:val="0"/>
          <w:divBdr>
            <w:top w:val="single" w:sz="6" w:space="2" w:color="DDDDDD"/>
            <w:left w:val="single" w:sz="6" w:space="2" w:color="DDDDDD"/>
            <w:bottom w:val="single" w:sz="6" w:space="2" w:color="DDDDDD"/>
            <w:right w:val="single" w:sz="6" w:space="2" w:color="DDDDDD"/>
          </w:divBdr>
          <w:divsChild>
            <w:div w:id="773672545">
              <w:marLeft w:val="0"/>
              <w:marRight w:val="0"/>
              <w:marTop w:val="0"/>
              <w:marBottom w:val="0"/>
              <w:divBdr>
                <w:top w:val="none" w:sz="0" w:space="0" w:color="auto"/>
                <w:left w:val="none" w:sz="0" w:space="0" w:color="auto"/>
                <w:bottom w:val="none" w:sz="0" w:space="0" w:color="auto"/>
                <w:right w:val="none" w:sz="0" w:space="0" w:color="auto"/>
              </w:divBdr>
              <w:divsChild>
                <w:div w:id="106320634">
                  <w:marLeft w:val="0"/>
                  <w:marRight w:val="0"/>
                  <w:marTop w:val="0"/>
                  <w:marBottom w:val="0"/>
                  <w:divBdr>
                    <w:top w:val="none" w:sz="0" w:space="0" w:color="auto"/>
                    <w:left w:val="none" w:sz="0" w:space="0" w:color="auto"/>
                    <w:bottom w:val="none" w:sz="0" w:space="0" w:color="auto"/>
                    <w:right w:val="none" w:sz="0" w:space="0" w:color="auto"/>
                  </w:divBdr>
                </w:div>
                <w:div w:id="1900048136">
                  <w:marLeft w:val="0"/>
                  <w:marRight w:val="0"/>
                  <w:marTop w:val="0"/>
                  <w:marBottom w:val="0"/>
                  <w:divBdr>
                    <w:top w:val="none" w:sz="0" w:space="0" w:color="auto"/>
                    <w:left w:val="none" w:sz="0" w:space="0" w:color="auto"/>
                    <w:bottom w:val="none" w:sz="0" w:space="0" w:color="auto"/>
                    <w:right w:val="none" w:sz="0" w:space="0" w:color="auto"/>
                  </w:divBdr>
                </w:div>
              </w:divsChild>
            </w:div>
            <w:div w:id="189954964">
              <w:marLeft w:val="0"/>
              <w:marRight w:val="0"/>
              <w:marTop w:val="0"/>
              <w:marBottom w:val="0"/>
              <w:divBdr>
                <w:top w:val="none" w:sz="0" w:space="0" w:color="auto"/>
                <w:left w:val="none" w:sz="0" w:space="0" w:color="auto"/>
                <w:bottom w:val="none" w:sz="0" w:space="0" w:color="auto"/>
                <w:right w:val="none" w:sz="0" w:space="0" w:color="auto"/>
              </w:divBdr>
              <w:divsChild>
                <w:div w:id="1926527969">
                  <w:marLeft w:val="0"/>
                  <w:marRight w:val="0"/>
                  <w:marTop w:val="0"/>
                  <w:marBottom w:val="0"/>
                  <w:divBdr>
                    <w:top w:val="none" w:sz="0" w:space="0" w:color="auto"/>
                    <w:left w:val="none" w:sz="0" w:space="0" w:color="auto"/>
                    <w:bottom w:val="none" w:sz="0" w:space="0" w:color="auto"/>
                    <w:right w:val="none" w:sz="0" w:space="0" w:color="auto"/>
                  </w:divBdr>
                </w:div>
                <w:div w:id="125127172">
                  <w:marLeft w:val="0"/>
                  <w:marRight w:val="0"/>
                  <w:marTop w:val="0"/>
                  <w:marBottom w:val="0"/>
                  <w:divBdr>
                    <w:top w:val="none" w:sz="0" w:space="0" w:color="auto"/>
                    <w:left w:val="none" w:sz="0" w:space="0" w:color="auto"/>
                    <w:bottom w:val="none" w:sz="0" w:space="0" w:color="auto"/>
                    <w:right w:val="none" w:sz="0" w:space="0" w:color="auto"/>
                  </w:divBdr>
                </w:div>
              </w:divsChild>
            </w:div>
            <w:div w:id="1374236110">
              <w:marLeft w:val="0"/>
              <w:marRight w:val="0"/>
              <w:marTop w:val="0"/>
              <w:marBottom w:val="0"/>
              <w:divBdr>
                <w:top w:val="none" w:sz="0" w:space="0" w:color="auto"/>
                <w:left w:val="none" w:sz="0" w:space="0" w:color="auto"/>
                <w:bottom w:val="none" w:sz="0" w:space="0" w:color="auto"/>
                <w:right w:val="none" w:sz="0" w:space="0" w:color="auto"/>
              </w:divBdr>
              <w:divsChild>
                <w:div w:id="470446399">
                  <w:marLeft w:val="0"/>
                  <w:marRight w:val="0"/>
                  <w:marTop w:val="0"/>
                  <w:marBottom w:val="0"/>
                  <w:divBdr>
                    <w:top w:val="none" w:sz="0" w:space="0" w:color="auto"/>
                    <w:left w:val="none" w:sz="0" w:space="0" w:color="auto"/>
                    <w:bottom w:val="none" w:sz="0" w:space="0" w:color="auto"/>
                    <w:right w:val="none" w:sz="0" w:space="0" w:color="auto"/>
                  </w:divBdr>
                </w:div>
                <w:div w:id="526719183">
                  <w:marLeft w:val="0"/>
                  <w:marRight w:val="0"/>
                  <w:marTop w:val="0"/>
                  <w:marBottom w:val="0"/>
                  <w:divBdr>
                    <w:top w:val="none" w:sz="0" w:space="0" w:color="auto"/>
                    <w:left w:val="none" w:sz="0" w:space="0" w:color="auto"/>
                    <w:bottom w:val="none" w:sz="0" w:space="0" w:color="auto"/>
                    <w:right w:val="none" w:sz="0" w:space="0" w:color="auto"/>
                  </w:divBdr>
                </w:div>
              </w:divsChild>
            </w:div>
            <w:div w:id="199175766">
              <w:marLeft w:val="0"/>
              <w:marRight w:val="0"/>
              <w:marTop w:val="0"/>
              <w:marBottom w:val="0"/>
              <w:divBdr>
                <w:top w:val="none" w:sz="0" w:space="0" w:color="auto"/>
                <w:left w:val="none" w:sz="0" w:space="0" w:color="auto"/>
                <w:bottom w:val="none" w:sz="0" w:space="0" w:color="auto"/>
                <w:right w:val="none" w:sz="0" w:space="0" w:color="auto"/>
              </w:divBdr>
              <w:divsChild>
                <w:div w:id="984434581">
                  <w:marLeft w:val="0"/>
                  <w:marRight w:val="0"/>
                  <w:marTop w:val="0"/>
                  <w:marBottom w:val="0"/>
                  <w:divBdr>
                    <w:top w:val="none" w:sz="0" w:space="0" w:color="auto"/>
                    <w:left w:val="none" w:sz="0" w:space="0" w:color="auto"/>
                    <w:bottom w:val="none" w:sz="0" w:space="0" w:color="auto"/>
                    <w:right w:val="none" w:sz="0" w:space="0" w:color="auto"/>
                  </w:divBdr>
                </w:div>
                <w:div w:id="1073547275">
                  <w:marLeft w:val="0"/>
                  <w:marRight w:val="0"/>
                  <w:marTop w:val="0"/>
                  <w:marBottom w:val="0"/>
                  <w:divBdr>
                    <w:top w:val="none" w:sz="0" w:space="0" w:color="auto"/>
                    <w:left w:val="none" w:sz="0" w:space="0" w:color="auto"/>
                    <w:bottom w:val="none" w:sz="0" w:space="0" w:color="auto"/>
                    <w:right w:val="none" w:sz="0" w:space="0" w:color="auto"/>
                  </w:divBdr>
                </w:div>
              </w:divsChild>
            </w:div>
            <w:div w:id="613443573">
              <w:marLeft w:val="0"/>
              <w:marRight w:val="0"/>
              <w:marTop w:val="0"/>
              <w:marBottom w:val="0"/>
              <w:divBdr>
                <w:top w:val="none" w:sz="0" w:space="0" w:color="auto"/>
                <w:left w:val="none" w:sz="0" w:space="0" w:color="auto"/>
                <w:bottom w:val="none" w:sz="0" w:space="0" w:color="auto"/>
                <w:right w:val="none" w:sz="0" w:space="0" w:color="auto"/>
              </w:divBdr>
            </w:div>
            <w:div w:id="1458379150">
              <w:marLeft w:val="0"/>
              <w:marRight w:val="0"/>
              <w:marTop w:val="0"/>
              <w:marBottom w:val="0"/>
              <w:divBdr>
                <w:top w:val="none" w:sz="0" w:space="0" w:color="auto"/>
                <w:left w:val="none" w:sz="0" w:space="0" w:color="auto"/>
                <w:bottom w:val="none" w:sz="0" w:space="0" w:color="auto"/>
                <w:right w:val="none" w:sz="0" w:space="0" w:color="auto"/>
              </w:divBdr>
            </w:div>
          </w:divsChild>
        </w:div>
        <w:div w:id="650521853">
          <w:marLeft w:val="0"/>
          <w:marRight w:val="0"/>
          <w:marTop w:val="0"/>
          <w:marBottom w:val="0"/>
          <w:divBdr>
            <w:top w:val="none" w:sz="0" w:space="0" w:color="auto"/>
            <w:left w:val="none" w:sz="0" w:space="0" w:color="auto"/>
            <w:bottom w:val="none" w:sz="0" w:space="0" w:color="auto"/>
            <w:right w:val="none" w:sz="0" w:space="0" w:color="auto"/>
          </w:divBdr>
        </w:div>
      </w:divsChild>
    </w:div>
    <w:div w:id="2037728445">
      <w:bodyDiv w:val="1"/>
      <w:marLeft w:val="0"/>
      <w:marRight w:val="0"/>
      <w:marTop w:val="0"/>
      <w:marBottom w:val="0"/>
      <w:divBdr>
        <w:top w:val="none" w:sz="0" w:space="0" w:color="auto"/>
        <w:left w:val="none" w:sz="0" w:space="0" w:color="auto"/>
        <w:bottom w:val="none" w:sz="0" w:space="0" w:color="auto"/>
        <w:right w:val="none" w:sz="0" w:space="0" w:color="auto"/>
      </w:divBdr>
      <w:divsChild>
        <w:div w:id="532884914">
          <w:marLeft w:val="0"/>
          <w:marRight w:val="0"/>
          <w:marTop w:val="0"/>
          <w:marBottom w:val="0"/>
          <w:divBdr>
            <w:top w:val="single" w:sz="6" w:space="2" w:color="DDDDDD"/>
            <w:left w:val="single" w:sz="6" w:space="2" w:color="DDDDDD"/>
            <w:bottom w:val="single" w:sz="6" w:space="2" w:color="DDDDDD"/>
            <w:right w:val="single" w:sz="6" w:space="2" w:color="DDDDDD"/>
          </w:divBdr>
          <w:divsChild>
            <w:div w:id="936449612">
              <w:marLeft w:val="0"/>
              <w:marRight w:val="0"/>
              <w:marTop w:val="0"/>
              <w:marBottom w:val="0"/>
              <w:divBdr>
                <w:top w:val="none" w:sz="0" w:space="0" w:color="auto"/>
                <w:left w:val="none" w:sz="0" w:space="0" w:color="auto"/>
                <w:bottom w:val="none" w:sz="0" w:space="0" w:color="auto"/>
                <w:right w:val="none" w:sz="0" w:space="0" w:color="auto"/>
              </w:divBdr>
              <w:divsChild>
                <w:div w:id="953825328">
                  <w:marLeft w:val="0"/>
                  <w:marRight w:val="0"/>
                  <w:marTop w:val="0"/>
                  <w:marBottom w:val="0"/>
                  <w:divBdr>
                    <w:top w:val="none" w:sz="0" w:space="0" w:color="auto"/>
                    <w:left w:val="none" w:sz="0" w:space="0" w:color="auto"/>
                    <w:bottom w:val="none" w:sz="0" w:space="0" w:color="auto"/>
                    <w:right w:val="none" w:sz="0" w:space="0" w:color="auto"/>
                  </w:divBdr>
                </w:div>
                <w:div w:id="492647522">
                  <w:marLeft w:val="0"/>
                  <w:marRight w:val="0"/>
                  <w:marTop w:val="0"/>
                  <w:marBottom w:val="0"/>
                  <w:divBdr>
                    <w:top w:val="none" w:sz="0" w:space="0" w:color="auto"/>
                    <w:left w:val="none" w:sz="0" w:space="0" w:color="auto"/>
                    <w:bottom w:val="none" w:sz="0" w:space="0" w:color="auto"/>
                    <w:right w:val="none" w:sz="0" w:space="0" w:color="auto"/>
                  </w:divBdr>
                </w:div>
              </w:divsChild>
            </w:div>
            <w:div w:id="1591741386">
              <w:marLeft w:val="0"/>
              <w:marRight w:val="0"/>
              <w:marTop w:val="0"/>
              <w:marBottom w:val="0"/>
              <w:divBdr>
                <w:top w:val="none" w:sz="0" w:space="0" w:color="auto"/>
                <w:left w:val="none" w:sz="0" w:space="0" w:color="auto"/>
                <w:bottom w:val="none" w:sz="0" w:space="0" w:color="auto"/>
                <w:right w:val="none" w:sz="0" w:space="0" w:color="auto"/>
              </w:divBdr>
              <w:divsChild>
                <w:div w:id="2071344364">
                  <w:marLeft w:val="0"/>
                  <w:marRight w:val="0"/>
                  <w:marTop w:val="0"/>
                  <w:marBottom w:val="0"/>
                  <w:divBdr>
                    <w:top w:val="none" w:sz="0" w:space="0" w:color="auto"/>
                    <w:left w:val="none" w:sz="0" w:space="0" w:color="auto"/>
                    <w:bottom w:val="none" w:sz="0" w:space="0" w:color="auto"/>
                    <w:right w:val="none" w:sz="0" w:space="0" w:color="auto"/>
                  </w:divBdr>
                </w:div>
                <w:div w:id="1665275141">
                  <w:marLeft w:val="0"/>
                  <w:marRight w:val="0"/>
                  <w:marTop w:val="0"/>
                  <w:marBottom w:val="0"/>
                  <w:divBdr>
                    <w:top w:val="none" w:sz="0" w:space="0" w:color="auto"/>
                    <w:left w:val="none" w:sz="0" w:space="0" w:color="auto"/>
                    <w:bottom w:val="none" w:sz="0" w:space="0" w:color="auto"/>
                    <w:right w:val="none" w:sz="0" w:space="0" w:color="auto"/>
                  </w:divBdr>
                </w:div>
              </w:divsChild>
            </w:div>
            <w:div w:id="375541636">
              <w:marLeft w:val="0"/>
              <w:marRight w:val="0"/>
              <w:marTop w:val="0"/>
              <w:marBottom w:val="0"/>
              <w:divBdr>
                <w:top w:val="none" w:sz="0" w:space="0" w:color="auto"/>
                <w:left w:val="none" w:sz="0" w:space="0" w:color="auto"/>
                <w:bottom w:val="none" w:sz="0" w:space="0" w:color="auto"/>
                <w:right w:val="none" w:sz="0" w:space="0" w:color="auto"/>
              </w:divBdr>
              <w:divsChild>
                <w:div w:id="1034310897">
                  <w:marLeft w:val="0"/>
                  <w:marRight w:val="0"/>
                  <w:marTop w:val="0"/>
                  <w:marBottom w:val="0"/>
                  <w:divBdr>
                    <w:top w:val="none" w:sz="0" w:space="0" w:color="auto"/>
                    <w:left w:val="none" w:sz="0" w:space="0" w:color="auto"/>
                    <w:bottom w:val="none" w:sz="0" w:space="0" w:color="auto"/>
                    <w:right w:val="none" w:sz="0" w:space="0" w:color="auto"/>
                  </w:divBdr>
                </w:div>
                <w:div w:id="1055617900">
                  <w:marLeft w:val="0"/>
                  <w:marRight w:val="0"/>
                  <w:marTop w:val="0"/>
                  <w:marBottom w:val="0"/>
                  <w:divBdr>
                    <w:top w:val="none" w:sz="0" w:space="0" w:color="auto"/>
                    <w:left w:val="none" w:sz="0" w:space="0" w:color="auto"/>
                    <w:bottom w:val="none" w:sz="0" w:space="0" w:color="auto"/>
                    <w:right w:val="none" w:sz="0" w:space="0" w:color="auto"/>
                  </w:divBdr>
                </w:div>
              </w:divsChild>
            </w:div>
            <w:div w:id="1190144198">
              <w:marLeft w:val="0"/>
              <w:marRight w:val="0"/>
              <w:marTop w:val="0"/>
              <w:marBottom w:val="0"/>
              <w:divBdr>
                <w:top w:val="none" w:sz="0" w:space="0" w:color="auto"/>
                <w:left w:val="none" w:sz="0" w:space="0" w:color="auto"/>
                <w:bottom w:val="none" w:sz="0" w:space="0" w:color="auto"/>
                <w:right w:val="none" w:sz="0" w:space="0" w:color="auto"/>
              </w:divBdr>
              <w:divsChild>
                <w:div w:id="292253059">
                  <w:marLeft w:val="0"/>
                  <w:marRight w:val="0"/>
                  <w:marTop w:val="0"/>
                  <w:marBottom w:val="0"/>
                  <w:divBdr>
                    <w:top w:val="none" w:sz="0" w:space="0" w:color="auto"/>
                    <w:left w:val="none" w:sz="0" w:space="0" w:color="auto"/>
                    <w:bottom w:val="none" w:sz="0" w:space="0" w:color="auto"/>
                    <w:right w:val="none" w:sz="0" w:space="0" w:color="auto"/>
                  </w:divBdr>
                </w:div>
                <w:div w:id="1932346822">
                  <w:marLeft w:val="0"/>
                  <w:marRight w:val="0"/>
                  <w:marTop w:val="0"/>
                  <w:marBottom w:val="0"/>
                  <w:divBdr>
                    <w:top w:val="none" w:sz="0" w:space="0" w:color="auto"/>
                    <w:left w:val="none" w:sz="0" w:space="0" w:color="auto"/>
                    <w:bottom w:val="none" w:sz="0" w:space="0" w:color="auto"/>
                    <w:right w:val="none" w:sz="0" w:space="0" w:color="auto"/>
                  </w:divBdr>
                </w:div>
              </w:divsChild>
            </w:div>
            <w:div w:id="1200632003">
              <w:marLeft w:val="0"/>
              <w:marRight w:val="0"/>
              <w:marTop w:val="0"/>
              <w:marBottom w:val="0"/>
              <w:divBdr>
                <w:top w:val="none" w:sz="0" w:space="0" w:color="auto"/>
                <w:left w:val="none" w:sz="0" w:space="0" w:color="auto"/>
                <w:bottom w:val="none" w:sz="0" w:space="0" w:color="auto"/>
                <w:right w:val="none" w:sz="0" w:space="0" w:color="auto"/>
              </w:divBdr>
            </w:div>
            <w:div w:id="1190800264">
              <w:marLeft w:val="0"/>
              <w:marRight w:val="0"/>
              <w:marTop w:val="0"/>
              <w:marBottom w:val="0"/>
              <w:divBdr>
                <w:top w:val="none" w:sz="0" w:space="0" w:color="auto"/>
                <w:left w:val="none" w:sz="0" w:space="0" w:color="auto"/>
                <w:bottom w:val="none" w:sz="0" w:space="0" w:color="auto"/>
                <w:right w:val="none" w:sz="0" w:space="0" w:color="auto"/>
              </w:divBdr>
            </w:div>
          </w:divsChild>
        </w:div>
        <w:div w:id="735475460">
          <w:marLeft w:val="0"/>
          <w:marRight w:val="0"/>
          <w:marTop w:val="0"/>
          <w:marBottom w:val="0"/>
          <w:divBdr>
            <w:top w:val="none" w:sz="0" w:space="0" w:color="auto"/>
            <w:left w:val="none" w:sz="0" w:space="0" w:color="auto"/>
            <w:bottom w:val="none" w:sz="0" w:space="0" w:color="auto"/>
            <w:right w:val="none" w:sz="0" w:space="0" w:color="auto"/>
          </w:divBdr>
        </w:div>
      </w:divsChild>
    </w:div>
    <w:div w:id="2038120848">
      <w:bodyDiv w:val="1"/>
      <w:marLeft w:val="0"/>
      <w:marRight w:val="0"/>
      <w:marTop w:val="0"/>
      <w:marBottom w:val="0"/>
      <w:divBdr>
        <w:top w:val="none" w:sz="0" w:space="0" w:color="auto"/>
        <w:left w:val="none" w:sz="0" w:space="0" w:color="auto"/>
        <w:bottom w:val="none" w:sz="0" w:space="0" w:color="auto"/>
        <w:right w:val="none" w:sz="0" w:space="0" w:color="auto"/>
      </w:divBdr>
      <w:divsChild>
        <w:div w:id="1595477201">
          <w:marLeft w:val="0"/>
          <w:marRight w:val="0"/>
          <w:marTop w:val="0"/>
          <w:marBottom w:val="0"/>
          <w:divBdr>
            <w:top w:val="single" w:sz="6" w:space="2" w:color="DDDDDD"/>
            <w:left w:val="single" w:sz="6" w:space="2" w:color="DDDDDD"/>
            <w:bottom w:val="single" w:sz="6" w:space="2" w:color="DDDDDD"/>
            <w:right w:val="single" w:sz="6" w:space="2" w:color="DDDDDD"/>
          </w:divBdr>
          <w:divsChild>
            <w:div w:id="784882147">
              <w:marLeft w:val="0"/>
              <w:marRight w:val="0"/>
              <w:marTop w:val="0"/>
              <w:marBottom w:val="0"/>
              <w:divBdr>
                <w:top w:val="none" w:sz="0" w:space="0" w:color="auto"/>
                <w:left w:val="none" w:sz="0" w:space="0" w:color="auto"/>
                <w:bottom w:val="none" w:sz="0" w:space="0" w:color="auto"/>
                <w:right w:val="none" w:sz="0" w:space="0" w:color="auto"/>
              </w:divBdr>
              <w:divsChild>
                <w:div w:id="1525435464">
                  <w:marLeft w:val="0"/>
                  <w:marRight w:val="0"/>
                  <w:marTop w:val="0"/>
                  <w:marBottom w:val="0"/>
                  <w:divBdr>
                    <w:top w:val="none" w:sz="0" w:space="0" w:color="auto"/>
                    <w:left w:val="none" w:sz="0" w:space="0" w:color="auto"/>
                    <w:bottom w:val="none" w:sz="0" w:space="0" w:color="auto"/>
                    <w:right w:val="none" w:sz="0" w:space="0" w:color="auto"/>
                  </w:divBdr>
                </w:div>
                <w:div w:id="1953590651">
                  <w:marLeft w:val="0"/>
                  <w:marRight w:val="0"/>
                  <w:marTop w:val="0"/>
                  <w:marBottom w:val="0"/>
                  <w:divBdr>
                    <w:top w:val="none" w:sz="0" w:space="0" w:color="auto"/>
                    <w:left w:val="none" w:sz="0" w:space="0" w:color="auto"/>
                    <w:bottom w:val="none" w:sz="0" w:space="0" w:color="auto"/>
                    <w:right w:val="none" w:sz="0" w:space="0" w:color="auto"/>
                  </w:divBdr>
                </w:div>
              </w:divsChild>
            </w:div>
            <w:div w:id="2010939214">
              <w:marLeft w:val="0"/>
              <w:marRight w:val="0"/>
              <w:marTop w:val="0"/>
              <w:marBottom w:val="0"/>
              <w:divBdr>
                <w:top w:val="none" w:sz="0" w:space="0" w:color="auto"/>
                <w:left w:val="none" w:sz="0" w:space="0" w:color="auto"/>
                <w:bottom w:val="none" w:sz="0" w:space="0" w:color="auto"/>
                <w:right w:val="none" w:sz="0" w:space="0" w:color="auto"/>
              </w:divBdr>
              <w:divsChild>
                <w:div w:id="235673094">
                  <w:marLeft w:val="0"/>
                  <w:marRight w:val="0"/>
                  <w:marTop w:val="0"/>
                  <w:marBottom w:val="0"/>
                  <w:divBdr>
                    <w:top w:val="none" w:sz="0" w:space="0" w:color="auto"/>
                    <w:left w:val="none" w:sz="0" w:space="0" w:color="auto"/>
                    <w:bottom w:val="none" w:sz="0" w:space="0" w:color="auto"/>
                    <w:right w:val="none" w:sz="0" w:space="0" w:color="auto"/>
                  </w:divBdr>
                </w:div>
                <w:div w:id="1668052413">
                  <w:marLeft w:val="0"/>
                  <w:marRight w:val="0"/>
                  <w:marTop w:val="0"/>
                  <w:marBottom w:val="0"/>
                  <w:divBdr>
                    <w:top w:val="none" w:sz="0" w:space="0" w:color="auto"/>
                    <w:left w:val="none" w:sz="0" w:space="0" w:color="auto"/>
                    <w:bottom w:val="none" w:sz="0" w:space="0" w:color="auto"/>
                    <w:right w:val="none" w:sz="0" w:space="0" w:color="auto"/>
                  </w:divBdr>
                </w:div>
              </w:divsChild>
            </w:div>
            <w:div w:id="1572303508">
              <w:marLeft w:val="0"/>
              <w:marRight w:val="0"/>
              <w:marTop w:val="0"/>
              <w:marBottom w:val="0"/>
              <w:divBdr>
                <w:top w:val="none" w:sz="0" w:space="0" w:color="auto"/>
                <w:left w:val="none" w:sz="0" w:space="0" w:color="auto"/>
                <w:bottom w:val="none" w:sz="0" w:space="0" w:color="auto"/>
                <w:right w:val="none" w:sz="0" w:space="0" w:color="auto"/>
              </w:divBdr>
              <w:divsChild>
                <w:div w:id="18092365">
                  <w:marLeft w:val="0"/>
                  <w:marRight w:val="0"/>
                  <w:marTop w:val="0"/>
                  <w:marBottom w:val="0"/>
                  <w:divBdr>
                    <w:top w:val="none" w:sz="0" w:space="0" w:color="auto"/>
                    <w:left w:val="none" w:sz="0" w:space="0" w:color="auto"/>
                    <w:bottom w:val="none" w:sz="0" w:space="0" w:color="auto"/>
                    <w:right w:val="none" w:sz="0" w:space="0" w:color="auto"/>
                  </w:divBdr>
                </w:div>
                <w:div w:id="1090732166">
                  <w:marLeft w:val="0"/>
                  <w:marRight w:val="0"/>
                  <w:marTop w:val="0"/>
                  <w:marBottom w:val="0"/>
                  <w:divBdr>
                    <w:top w:val="none" w:sz="0" w:space="0" w:color="auto"/>
                    <w:left w:val="none" w:sz="0" w:space="0" w:color="auto"/>
                    <w:bottom w:val="none" w:sz="0" w:space="0" w:color="auto"/>
                    <w:right w:val="none" w:sz="0" w:space="0" w:color="auto"/>
                  </w:divBdr>
                </w:div>
              </w:divsChild>
            </w:div>
            <w:div w:id="264387504">
              <w:marLeft w:val="0"/>
              <w:marRight w:val="0"/>
              <w:marTop w:val="0"/>
              <w:marBottom w:val="0"/>
              <w:divBdr>
                <w:top w:val="none" w:sz="0" w:space="0" w:color="auto"/>
                <w:left w:val="none" w:sz="0" w:space="0" w:color="auto"/>
                <w:bottom w:val="none" w:sz="0" w:space="0" w:color="auto"/>
                <w:right w:val="none" w:sz="0" w:space="0" w:color="auto"/>
              </w:divBdr>
              <w:divsChild>
                <w:div w:id="1332874171">
                  <w:marLeft w:val="0"/>
                  <w:marRight w:val="0"/>
                  <w:marTop w:val="0"/>
                  <w:marBottom w:val="0"/>
                  <w:divBdr>
                    <w:top w:val="none" w:sz="0" w:space="0" w:color="auto"/>
                    <w:left w:val="none" w:sz="0" w:space="0" w:color="auto"/>
                    <w:bottom w:val="none" w:sz="0" w:space="0" w:color="auto"/>
                    <w:right w:val="none" w:sz="0" w:space="0" w:color="auto"/>
                  </w:divBdr>
                </w:div>
                <w:div w:id="2109083890">
                  <w:marLeft w:val="0"/>
                  <w:marRight w:val="0"/>
                  <w:marTop w:val="0"/>
                  <w:marBottom w:val="0"/>
                  <w:divBdr>
                    <w:top w:val="none" w:sz="0" w:space="0" w:color="auto"/>
                    <w:left w:val="none" w:sz="0" w:space="0" w:color="auto"/>
                    <w:bottom w:val="none" w:sz="0" w:space="0" w:color="auto"/>
                    <w:right w:val="none" w:sz="0" w:space="0" w:color="auto"/>
                  </w:divBdr>
                </w:div>
              </w:divsChild>
            </w:div>
            <w:div w:id="1692874746">
              <w:marLeft w:val="0"/>
              <w:marRight w:val="0"/>
              <w:marTop w:val="0"/>
              <w:marBottom w:val="0"/>
              <w:divBdr>
                <w:top w:val="none" w:sz="0" w:space="0" w:color="auto"/>
                <w:left w:val="none" w:sz="0" w:space="0" w:color="auto"/>
                <w:bottom w:val="none" w:sz="0" w:space="0" w:color="auto"/>
                <w:right w:val="none" w:sz="0" w:space="0" w:color="auto"/>
              </w:divBdr>
            </w:div>
            <w:div w:id="327757670">
              <w:marLeft w:val="0"/>
              <w:marRight w:val="0"/>
              <w:marTop w:val="0"/>
              <w:marBottom w:val="0"/>
              <w:divBdr>
                <w:top w:val="none" w:sz="0" w:space="0" w:color="auto"/>
                <w:left w:val="none" w:sz="0" w:space="0" w:color="auto"/>
                <w:bottom w:val="none" w:sz="0" w:space="0" w:color="auto"/>
                <w:right w:val="none" w:sz="0" w:space="0" w:color="auto"/>
              </w:divBdr>
            </w:div>
          </w:divsChild>
        </w:div>
        <w:div w:id="894924821">
          <w:marLeft w:val="0"/>
          <w:marRight w:val="0"/>
          <w:marTop w:val="0"/>
          <w:marBottom w:val="0"/>
          <w:divBdr>
            <w:top w:val="none" w:sz="0" w:space="0" w:color="auto"/>
            <w:left w:val="none" w:sz="0" w:space="0" w:color="auto"/>
            <w:bottom w:val="none" w:sz="0" w:space="0" w:color="auto"/>
            <w:right w:val="none" w:sz="0" w:space="0" w:color="auto"/>
          </w:divBdr>
        </w:div>
      </w:divsChild>
    </w:div>
    <w:div w:id="2058120102">
      <w:bodyDiv w:val="1"/>
      <w:marLeft w:val="0"/>
      <w:marRight w:val="0"/>
      <w:marTop w:val="0"/>
      <w:marBottom w:val="0"/>
      <w:divBdr>
        <w:top w:val="none" w:sz="0" w:space="0" w:color="auto"/>
        <w:left w:val="none" w:sz="0" w:space="0" w:color="auto"/>
        <w:bottom w:val="none" w:sz="0" w:space="0" w:color="auto"/>
        <w:right w:val="none" w:sz="0" w:space="0" w:color="auto"/>
      </w:divBdr>
      <w:divsChild>
        <w:div w:id="1195271609">
          <w:marLeft w:val="0"/>
          <w:marRight w:val="0"/>
          <w:marTop w:val="0"/>
          <w:marBottom w:val="0"/>
          <w:divBdr>
            <w:top w:val="single" w:sz="6" w:space="2" w:color="DDDDDD"/>
            <w:left w:val="single" w:sz="6" w:space="2" w:color="DDDDDD"/>
            <w:bottom w:val="single" w:sz="6" w:space="2" w:color="DDDDDD"/>
            <w:right w:val="single" w:sz="6" w:space="2" w:color="DDDDDD"/>
          </w:divBdr>
          <w:divsChild>
            <w:div w:id="1753700188">
              <w:marLeft w:val="0"/>
              <w:marRight w:val="0"/>
              <w:marTop w:val="0"/>
              <w:marBottom w:val="0"/>
              <w:divBdr>
                <w:top w:val="none" w:sz="0" w:space="0" w:color="auto"/>
                <w:left w:val="none" w:sz="0" w:space="0" w:color="auto"/>
                <w:bottom w:val="none" w:sz="0" w:space="0" w:color="auto"/>
                <w:right w:val="none" w:sz="0" w:space="0" w:color="auto"/>
              </w:divBdr>
              <w:divsChild>
                <w:div w:id="318192534">
                  <w:marLeft w:val="0"/>
                  <w:marRight w:val="0"/>
                  <w:marTop w:val="0"/>
                  <w:marBottom w:val="0"/>
                  <w:divBdr>
                    <w:top w:val="none" w:sz="0" w:space="0" w:color="auto"/>
                    <w:left w:val="none" w:sz="0" w:space="0" w:color="auto"/>
                    <w:bottom w:val="none" w:sz="0" w:space="0" w:color="auto"/>
                    <w:right w:val="none" w:sz="0" w:space="0" w:color="auto"/>
                  </w:divBdr>
                </w:div>
                <w:div w:id="37705029">
                  <w:marLeft w:val="0"/>
                  <w:marRight w:val="0"/>
                  <w:marTop w:val="0"/>
                  <w:marBottom w:val="0"/>
                  <w:divBdr>
                    <w:top w:val="none" w:sz="0" w:space="0" w:color="auto"/>
                    <w:left w:val="none" w:sz="0" w:space="0" w:color="auto"/>
                    <w:bottom w:val="none" w:sz="0" w:space="0" w:color="auto"/>
                    <w:right w:val="none" w:sz="0" w:space="0" w:color="auto"/>
                  </w:divBdr>
                </w:div>
              </w:divsChild>
            </w:div>
            <w:div w:id="709576212">
              <w:marLeft w:val="0"/>
              <w:marRight w:val="0"/>
              <w:marTop w:val="0"/>
              <w:marBottom w:val="0"/>
              <w:divBdr>
                <w:top w:val="none" w:sz="0" w:space="0" w:color="auto"/>
                <w:left w:val="none" w:sz="0" w:space="0" w:color="auto"/>
                <w:bottom w:val="none" w:sz="0" w:space="0" w:color="auto"/>
                <w:right w:val="none" w:sz="0" w:space="0" w:color="auto"/>
              </w:divBdr>
              <w:divsChild>
                <w:div w:id="278146066">
                  <w:marLeft w:val="0"/>
                  <w:marRight w:val="0"/>
                  <w:marTop w:val="0"/>
                  <w:marBottom w:val="0"/>
                  <w:divBdr>
                    <w:top w:val="none" w:sz="0" w:space="0" w:color="auto"/>
                    <w:left w:val="none" w:sz="0" w:space="0" w:color="auto"/>
                    <w:bottom w:val="none" w:sz="0" w:space="0" w:color="auto"/>
                    <w:right w:val="none" w:sz="0" w:space="0" w:color="auto"/>
                  </w:divBdr>
                </w:div>
                <w:div w:id="1226986329">
                  <w:marLeft w:val="0"/>
                  <w:marRight w:val="0"/>
                  <w:marTop w:val="0"/>
                  <w:marBottom w:val="0"/>
                  <w:divBdr>
                    <w:top w:val="none" w:sz="0" w:space="0" w:color="auto"/>
                    <w:left w:val="none" w:sz="0" w:space="0" w:color="auto"/>
                    <w:bottom w:val="none" w:sz="0" w:space="0" w:color="auto"/>
                    <w:right w:val="none" w:sz="0" w:space="0" w:color="auto"/>
                  </w:divBdr>
                </w:div>
              </w:divsChild>
            </w:div>
            <w:div w:id="714156907">
              <w:marLeft w:val="0"/>
              <w:marRight w:val="0"/>
              <w:marTop w:val="0"/>
              <w:marBottom w:val="0"/>
              <w:divBdr>
                <w:top w:val="none" w:sz="0" w:space="0" w:color="auto"/>
                <w:left w:val="none" w:sz="0" w:space="0" w:color="auto"/>
                <w:bottom w:val="none" w:sz="0" w:space="0" w:color="auto"/>
                <w:right w:val="none" w:sz="0" w:space="0" w:color="auto"/>
              </w:divBdr>
              <w:divsChild>
                <w:div w:id="29847256">
                  <w:marLeft w:val="0"/>
                  <w:marRight w:val="0"/>
                  <w:marTop w:val="0"/>
                  <w:marBottom w:val="0"/>
                  <w:divBdr>
                    <w:top w:val="none" w:sz="0" w:space="0" w:color="auto"/>
                    <w:left w:val="none" w:sz="0" w:space="0" w:color="auto"/>
                    <w:bottom w:val="none" w:sz="0" w:space="0" w:color="auto"/>
                    <w:right w:val="none" w:sz="0" w:space="0" w:color="auto"/>
                  </w:divBdr>
                </w:div>
                <w:div w:id="1814181125">
                  <w:marLeft w:val="0"/>
                  <w:marRight w:val="0"/>
                  <w:marTop w:val="0"/>
                  <w:marBottom w:val="0"/>
                  <w:divBdr>
                    <w:top w:val="none" w:sz="0" w:space="0" w:color="auto"/>
                    <w:left w:val="none" w:sz="0" w:space="0" w:color="auto"/>
                    <w:bottom w:val="none" w:sz="0" w:space="0" w:color="auto"/>
                    <w:right w:val="none" w:sz="0" w:space="0" w:color="auto"/>
                  </w:divBdr>
                </w:div>
              </w:divsChild>
            </w:div>
            <w:div w:id="789397146">
              <w:marLeft w:val="0"/>
              <w:marRight w:val="0"/>
              <w:marTop w:val="0"/>
              <w:marBottom w:val="0"/>
              <w:divBdr>
                <w:top w:val="none" w:sz="0" w:space="0" w:color="auto"/>
                <w:left w:val="none" w:sz="0" w:space="0" w:color="auto"/>
                <w:bottom w:val="none" w:sz="0" w:space="0" w:color="auto"/>
                <w:right w:val="none" w:sz="0" w:space="0" w:color="auto"/>
              </w:divBdr>
              <w:divsChild>
                <w:div w:id="837384568">
                  <w:marLeft w:val="0"/>
                  <w:marRight w:val="0"/>
                  <w:marTop w:val="0"/>
                  <w:marBottom w:val="0"/>
                  <w:divBdr>
                    <w:top w:val="none" w:sz="0" w:space="0" w:color="auto"/>
                    <w:left w:val="none" w:sz="0" w:space="0" w:color="auto"/>
                    <w:bottom w:val="none" w:sz="0" w:space="0" w:color="auto"/>
                    <w:right w:val="none" w:sz="0" w:space="0" w:color="auto"/>
                  </w:divBdr>
                </w:div>
                <w:div w:id="245574810">
                  <w:marLeft w:val="0"/>
                  <w:marRight w:val="0"/>
                  <w:marTop w:val="0"/>
                  <w:marBottom w:val="0"/>
                  <w:divBdr>
                    <w:top w:val="none" w:sz="0" w:space="0" w:color="auto"/>
                    <w:left w:val="none" w:sz="0" w:space="0" w:color="auto"/>
                    <w:bottom w:val="none" w:sz="0" w:space="0" w:color="auto"/>
                    <w:right w:val="none" w:sz="0" w:space="0" w:color="auto"/>
                  </w:divBdr>
                </w:div>
              </w:divsChild>
            </w:div>
            <w:div w:id="929435941">
              <w:marLeft w:val="0"/>
              <w:marRight w:val="0"/>
              <w:marTop w:val="0"/>
              <w:marBottom w:val="0"/>
              <w:divBdr>
                <w:top w:val="none" w:sz="0" w:space="0" w:color="auto"/>
                <w:left w:val="none" w:sz="0" w:space="0" w:color="auto"/>
                <w:bottom w:val="none" w:sz="0" w:space="0" w:color="auto"/>
                <w:right w:val="none" w:sz="0" w:space="0" w:color="auto"/>
              </w:divBdr>
            </w:div>
            <w:div w:id="1400397512">
              <w:marLeft w:val="0"/>
              <w:marRight w:val="0"/>
              <w:marTop w:val="0"/>
              <w:marBottom w:val="0"/>
              <w:divBdr>
                <w:top w:val="none" w:sz="0" w:space="0" w:color="auto"/>
                <w:left w:val="none" w:sz="0" w:space="0" w:color="auto"/>
                <w:bottom w:val="none" w:sz="0" w:space="0" w:color="auto"/>
                <w:right w:val="none" w:sz="0" w:space="0" w:color="auto"/>
              </w:divBdr>
            </w:div>
          </w:divsChild>
        </w:div>
        <w:div w:id="263810459">
          <w:marLeft w:val="0"/>
          <w:marRight w:val="0"/>
          <w:marTop w:val="0"/>
          <w:marBottom w:val="0"/>
          <w:divBdr>
            <w:top w:val="none" w:sz="0" w:space="0" w:color="auto"/>
            <w:left w:val="none" w:sz="0" w:space="0" w:color="auto"/>
            <w:bottom w:val="none" w:sz="0" w:space="0" w:color="auto"/>
            <w:right w:val="none" w:sz="0" w:space="0" w:color="auto"/>
          </w:divBdr>
        </w:div>
      </w:divsChild>
    </w:div>
    <w:div w:id="2117868343">
      <w:bodyDiv w:val="1"/>
      <w:marLeft w:val="0"/>
      <w:marRight w:val="0"/>
      <w:marTop w:val="0"/>
      <w:marBottom w:val="0"/>
      <w:divBdr>
        <w:top w:val="none" w:sz="0" w:space="0" w:color="auto"/>
        <w:left w:val="none" w:sz="0" w:space="0" w:color="auto"/>
        <w:bottom w:val="none" w:sz="0" w:space="0" w:color="auto"/>
        <w:right w:val="none" w:sz="0" w:space="0" w:color="auto"/>
      </w:divBdr>
      <w:divsChild>
        <w:div w:id="715279872">
          <w:marLeft w:val="0"/>
          <w:marRight w:val="0"/>
          <w:marTop w:val="0"/>
          <w:marBottom w:val="0"/>
          <w:divBdr>
            <w:top w:val="single" w:sz="6" w:space="2" w:color="DDDDDD"/>
            <w:left w:val="single" w:sz="6" w:space="2" w:color="DDDDDD"/>
            <w:bottom w:val="single" w:sz="6" w:space="2" w:color="DDDDDD"/>
            <w:right w:val="single" w:sz="6" w:space="2" w:color="DDDDDD"/>
          </w:divBdr>
          <w:divsChild>
            <w:div w:id="31224049">
              <w:marLeft w:val="0"/>
              <w:marRight w:val="0"/>
              <w:marTop w:val="0"/>
              <w:marBottom w:val="0"/>
              <w:divBdr>
                <w:top w:val="none" w:sz="0" w:space="0" w:color="auto"/>
                <w:left w:val="none" w:sz="0" w:space="0" w:color="auto"/>
                <w:bottom w:val="none" w:sz="0" w:space="0" w:color="auto"/>
                <w:right w:val="none" w:sz="0" w:space="0" w:color="auto"/>
              </w:divBdr>
              <w:divsChild>
                <w:div w:id="61370752">
                  <w:marLeft w:val="0"/>
                  <w:marRight w:val="0"/>
                  <w:marTop w:val="0"/>
                  <w:marBottom w:val="0"/>
                  <w:divBdr>
                    <w:top w:val="none" w:sz="0" w:space="0" w:color="auto"/>
                    <w:left w:val="none" w:sz="0" w:space="0" w:color="auto"/>
                    <w:bottom w:val="none" w:sz="0" w:space="0" w:color="auto"/>
                    <w:right w:val="none" w:sz="0" w:space="0" w:color="auto"/>
                  </w:divBdr>
                </w:div>
                <w:div w:id="1399475522">
                  <w:marLeft w:val="0"/>
                  <w:marRight w:val="0"/>
                  <w:marTop w:val="0"/>
                  <w:marBottom w:val="0"/>
                  <w:divBdr>
                    <w:top w:val="none" w:sz="0" w:space="0" w:color="auto"/>
                    <w:left w:val="none" w:sz="0" w:space="0" w:color="auto"/>
                    <w:bottom w:val="none" w:sz="0" w:space="0" w:color="auto"/>
                    <w:right w:val="none" w:sz="0" w:space="0" w:color="auto"/>
                  </w:divBdr>
                </w:div>
              </w:divsChild>
            </w:div>
            <w:div w:id="964581536">
              <w:marLeft w:val="0"/>
              <w:marRight w:val="0"/>
              <w:marTop w:val="0"/>
              <w:marBottom w:val="0"/>
              <w:divBdr>
                <w:top w:val="none" w:sz="0" w:space="0" w:color="auto"/>
                <w:left w:val="none" w:sz="0" w:space="0" w:color="auto"/>
                <w:bottom w:val="none" w:sz="0" w:space="0" w:color="auto"/>
                <w:right w:val="none" w:sz="0" w:space="0" w:color="auto"/>
              </w:divBdr>
              <w:divsChild>
                <w:div w:id="163477688">
                  <w:marLeft w:val="0"/>
                  <w:marRight w:val="0"/>
                  <w:marTop w:val="0"/>
                  <w:marBottom w:val="0"/>
                  <w:divBdr>
                    <w:top w:val="none" w:sz="0" w:space="0" w:color="auto"/>
                    <w:left w:val="none" w:sz="0" w:space="0" w:color="auto"/>
                    <w:bottom w:val="none" w:sz="0" w:space="0" w:color="auto"/>
                    <w:right w:val="none" w:sz="0" w:space="0" w:color="auto"/>
                  </w:divBdr>
                </w:div>
                <w:div w:id="1371760849">
                  <w:marLeft w:val="0"/>
                  <w:marRight w:val="0"/>
                  <w:marTop w:val="0"/>
                  <w:marBottom w:val="0"/>
                  <w:divBdr>
                    <w:top w:val="none" w:sz="0" w:space="0" w:color="auto"/>
                    <w:left w:val="none" w:sz="0" w:space="0" w:color="auto"/>
                    <w:bottom w:val="none" w:sz="0" w:space="0" w:color="auto"/>
                    <w:right w:val="none" w:sz="0" w:space="0" w:color="auto"/>
                  </w:divBdr>
                </w:div>
              </w:divsChild>
            </w:div>
            <w:div w:id="1248222620">
              <w:marLeft w:val="0"/>
              <w:marRight w:val="0"/>
              <w:marTop w:val="0"/>
              <w:marBottom w:val="0"/>
              <w:divBdr>
                <w:top w:val="none" w:sz="0" w:space="0" w:color="auto"/>
                <w:left w:val="none" w:sz="0" w:space="0" w:color="auto"/>
                <w:bottom w:val="none" w:sz="0" w:space="0" w:color="auto"/>
                <w:right w:val="none" w:sz="0" w:space="0" w:color="auto"/>
              </w:divBdr>
              <w:divsChild>
                <w:div w:id="376512625">
                  <w:marLeft w:val="0"/>
                  <w:marRight w:val="0"/>
                  <w:marTop w:val="0"/>
                  <w:marBottom w:val="0"/>
                  <w:divBdr>
                    <w:top w:val="none" w:sz="0" w:space="0" w:color="auto"/>
                    <w:left w:val="none" w:sz="0" w:space="0" w:color="auto"/>
                    <w:bottom w:val="none" w:sz="0" w:space="0" w:color="auto"/>
                    <w:right w:val="none" w:sz="0" w:space="0" w:color="auto"/>
                  </w:divBdr>
                </w:div>
                <w:div w:id="598176915">
                  <w:marLeft w:val="0"/>
                  <w:marRight w:val="0"/>
                  <w:marTop w:val="0"/>
                  <w:marBottom w:val="0"/>
                  <w:divBdr>
                    <w:top w:val="none" w:sz="0" w:space="0" w:color="auto"/>
                    <w:left w:val="none" w:sz="0" w:space="0" w:color="auto"/>
                    <w:bottom w:val="none" w:sz="0" w:space="0" w:color="auto"/>
                    <w:right w:val="none" w:sz="0" w:space="0" w:color="auto"/>
                  </w:divBdr>
                </w:div>
              </w:divsChild>
            </w:div>
            <w:div w:id="28799246">
              <w:marLeft w:val="0"/>
              <w:marRight w:val="0"/>
              <w:marTop w:val="0"/>
              <w:marBottom w:val="0"/>
              <w:divBdr>
                <w:top w:val="none" w:sz="0" w:space="0" w:color="auto"/>
                <w:left w:val="none" w:sz="0" w:space="0" w:color="auto"/>
                <w:bottom w:val="none" w:sz="0" w:space="0" w:color="auto"/>
                <w:right w:val="none" w:sz="0" w:space="0" w:color="auto"/>
              </w:divBdr>
              <w:divsChild>
                <w:div w:id="1265649914">
                  <w:marLeft w:val="0"/>
                  <w:marRight w:val="0"/>
                  <w:marTop w:val="0"/>
                  <w:marBottom w:val="0"/>
                  <w:divBdr>
                    <w:top w:val="none" w:sz="0" w:space="0" w:color="auto"/>
                    <w:left w:val="none" w:sz="0" w:space="0" w:color="auto"/>
                    <w:bottom w:val="none" w:sz="0" w:space="0" w:color="auto"/>
                    <w:right w:val="none" w:sz="0" w:space="0" w:color="auto"/>
                  </w:divBdr>
                </w:div>
                <w:div w:id="1312976643">
                  <w:marLeft w:val="0"/>
                  <w:marRight w:val="0"/>
                  <w:marTop w:val="0"/>
                  <w:marBottom w:val="0"/>
                  <w:divBdr>
                    <w:top w:val="none" w:sz="0" w:space="0" w:color="auto"/>
                    <w:left w:val="none" w:sz="0" w:space="0" w:color="auto"/>
                    <w:bottom w:val="none" w:sz="0" w:space="0" w:color="auto"/>
                    <w:right w:val="none" w:sz="0" w:space="0" w:color="auto"/>
                  </w:divBdr>
                </w:div>
              </w:divsChild>
            </w:div>
            <w:div w:id="1156801908">
              <w:marLeft w:val="0"/>
              <w:marRight w:val="0"/>
              <w:marTop w:val="0"/>
              <w:marBottom w:val="0"/>
              <w:divBdr>
                <w:top w:val="none" w:sz="0" w:space="0" w:color="auto"/>
                <w:left w:val="none" w:sz="0" w:space="0" w:color="auto"/>
                <w:bottom w:val="none" w:sz="0" w:space="0" w:color="auto"/>
                <w:right w:val="none" w:sz="0" w:space="0" w:color="auto"/>
              </w:divBdr>
            </w:div>
            <w:div w:id="788352390">
              <w:marLeft w:val="0"/>
              <w:marRight w:val="0"/>
              <w:marTop w:val="0"/>
              <w:marBottom w:val="0"/>
              <w:divBdr>
                <w:top w:val="none" w:sz="0" w:space="0" w:color="auto"/>
                <w:left w:val="none" w:sz="0" w:space="0" w:color="auto"/>
                <w:bottom w:val="none" w:sz="0" w:space="0" w:color="auto"/>
                <w:right w:val="none" w:sz="0" w:space="0" w:color="auto"/>
              </w:divBdr>
            </w:div>
          </w:divsChild>
        </w:div>
        <w:div w:id="2079473828">
          <w:marLeft w:val="0"/>
          <w:marRight w:val="0"/>
          <w:marTop w:val="0"/>
          <w:marBottom w:val="0"/>
          <w:divBdr>
            <w:top w:val="none" w:sz="0" w:space="0" w:color="auto"/>
            <w:left w:val="none" w:sz="0" w:space="0" w:color="auto"/>
            <w:bottom w:val="none" w:sz="0" w:space="0" w:color="auto"/>
            <w:right w:val="none" w:sz="0" w:space="0" w:color="auto"/>
          </w:divBdr>
        </w:div>
      </w:divsChild>
    </w:div>
    <w:div w:id="2118596158">
      <w:bodyDiv w:val="1"/>
      <w:marLeft w:val="0"/>
      <w:marRight w:val="0"/>
      <w:marTop w:val="0"/>
      <w:marBottom w:val="0"/>
      <w:divBdr>
        <w:top w:val="none" w:sz="0" w:space="0" w:color="auto"/>
        <w:left w:val="none" w:sz="0" w:space="0" w:color="auto"/>
        <w:bottom w:val="none" w:sz="0" w:space="0" w:color="auto"/>
        <w:right w:val="none" w:sz="0" w:space="0" w:color="auto"/>
      </w:divBdr>
      <w:divsChild>
        <w:div w:id="163862107">
          <w:marLeft w:val="0"/>
          <w:marRight w:val="0"/>
          <w:marTop w:val="0"/>
          <w:marBottom w:val="0"/>
          <w:divBdr>
            <w:top w:val="single" w:sz="6" w:space="2" w:color="DDDDDD"/>
            <w:left w:val="single" w:sz="6" w:space="2" w:color="DDDDDD"/>
            <w:bottom w:val="single" w:sz="6" w:space="2" w:color="DDDDDD"/>
            <w:right w:val="single" w:sz="6" w:space="2" w:color="DDDDDD"/>
          </w:divBdr>
          <w:divsChild>
            <w:div w:id="1446540742">
              <w:marLeft w:val="0"/>
              <w:marRight w:val="0"/>
              <w:marTop w:val="0"/>
              <w:marBottom w:val="0"/>
              <w:divBdr>
                <w:top w:val="none" w:sz="0" w:space="0" w:color="auto"/>
                <w:left w:val="none" w:sz="0" w:space="0" w:color="auto"/>
                <w:bottom w:val="none" w:sz="0" w:space="0" w:color="auto"/>
                <w:right w:val="none" w:sz="0" w:space="0" w:color="auto"/>
              </w:divBdr>
              <w:divsChild>
                <w:div w:id="1459452227">
                  <w:marLeft w:val="0"/>
                  <w:marRight w:val="0"/>
                  <w:marTop w:val="0"/>
                  <w:marBottom w:val="0"/>
                  <w:divBdr>
                    <w:top w:val="none" w:sz="0" w:space="0" w:color="auto"/>
                    <w:left w:val="none" w:sz="0" w:space="0" w:color="auto"/>
                    <w:bottom w:val="none" w:sz="0" w:space="0" w:color="auto"/>
                    <w:right w:val="none" w:sz="0" w:space="0" w:color="auto"/>
                  </w:divBdr>
                </w:div>
                <w:div w:id="694620440">
                  <w:marLeft w:val="0"/>
                  <w:marRight w:val="0"/>
                  <w:marTop w:val="0"/>
                  <w:marBottom w:val="0"/>
                  <w:divBdr>
                    <w:top w:val="none" w:sz="0" w:space="0" w:color="auto"/>
                    <w:left w:val="none" w:sz="0" w:space="0" w:color="auto"/>
                    <w:bottom w:val="none" w:sz="0" w:space="0" w:color="auto"/>
                    <w:right w:val="none" w:sz="0" w:space="0" w:color="auto"/>
                  </w:divBdr>
                </w:div>
              </w:divsChild>
            </w:div>
            <w:div w:id="1650358992">
              <w:marLeft w:val="0"/>
              <w:marRight w:val="0"/>
              <w:marTop w:val="0"/>
              <w:marBottom w:val="0"/>
              <w:divBdr>
                <w:top w:val="none" w:sz="0" w:space="0" w:color="auto"/>
                <w:left w:val="none" w:sz="0" w:space="0" w:color="auto"/>
                <w:bottom w:val="none" w:sz="0" w:space="0" w:color="auto"/>
                <w:right w:val="none" w:sz="0" w:space="0" w:color="auto"/>
              </w:divBdr>
              <w:divsChild>
                <w:div w:id="1442262414">
                  <w:marLeft w:val="0"/>
                  <w:marRight w:val="0"/>
                  <w:marTop w:val="0"/>
                  <w:marBottom w:val="0"/>
                  <w:divBdr>
                    <w:top w:val="none" w:sz="0" w:space="0" w:color="auto"/>
                    <w:left w:val="none" w:sz="0" w:space="0" w:color="auto"/>
                    <w:bottom w:val="none" w:sz="0" w:space="0" w:color="auto"/>
                    <w:right w:val="none" w:sz="0" w:space="0" w:color="auto"/>
                  </w:divBdr>
                </w:div>
                <w:div w:id="752900819">
                  <w:marLeft w:val="0"/>
                  <w:marRight w:val="0"/>
                  <w:marTop w:val="0"/>
                  <w:marBottom w:val="0"/>
                  <w:divBdr>
                    <w:top w:val="none" w:sz="0" w:space="0" w:color="auto"/>
                    <w:left w:val="none" w:sz="0" w:space="0" w:color="auto"/>
                    <w:bottom w:val="none" w:sz="0" w:space="0" w:color="auto"/>
                    <w:right w:val="none" w:sz="0" w:space="0" w:color="auto"/>
                  </w:divBdr>
                </w:div>
              </w:divsChild>
            </w:div>
            <w:div w:id="1721633491">
              <w:marLeft w:val="0"/>
              <w:marRight w:val="0"/>
              <w:marTop w:val="0"/>
              <w:marBottom w:val="0"/>
              <w:divBdr>
                <w:top w:val="none" w:sz="0" w:space="0" w:color="auto"/>
                <w:left w:val="none" w:sz="0" w:space="0" w:color="auto"/>
                <w:bottom w:val="none" w:sz="0" w:space="0" w:color="auto"/>
                <w:right w:val="none" w:sz="0" w:space="0" w:color="auto"/>
              </w:divBdr>
              <w:divsChild>
                <w:div w:id="557400616">
                  <w:marLeft w:val="0"/>
                  <w:marRight w:val="0"/>
                  <w:marTop w:val="0"/>
                  <w:marBottom w:val="0"/>
                  <w:divBdr>
                    <w:top w:val="none" w:sz="0" w:space="0" w:color="auto"/>
                    <w:left w:val="none" w:sz="0" w:space="0" w:color="auto"/>
                    <w:bottom w:val="none" w:sz="0" w:space="0" w:color="auto"/>
                    <w:right w:val="none" w:sz="0" w:space="0" w:color="auto"/>
                  </w:divBdr>
                </w:div>
                <w:div w:id="638416854">
                  <w:marLeft w:val="0"/>
                  <w:marRight w:val="0"/>
                  <w:marTop w:val="0"/>
                  <w:marBottom w:val="0"/>
                  <w:divBdr>
                    <w:top w:val="none" w:sz="0" w:space="0" w:color="auto"/>
                    <w:left w:val="none" w:sz="0" w:space="0" w:color="auto"/>
                    <w:bottom w:val="none" w:sz="0" w:space="0" w:color="auto"/>
                    <w:right w:val="none" w:sz="0" w:space="0" w:color="auto"/>
                  </w:divBdr>
                </w:div>
              </w:divsChild>
            </w:div>
            <w:div w:id="2011444725">
              <w:marLeft w:val="0"/>
              <w:marRight w:val="0"/>
              <w:marTop w:val="0"/>
              <w:marBottom w:val="0"/>
              <w:divBdr>
                <w:top w:val="none" w:sz="0" w:space="0" w:color="auto"/>
                <w:left w:val="none" w:sz="0" w:space="0" w:color="auto"/>
                <w:bottom w:val="none" w:sz="0" w:space="0" w:color="auto"/>
                <w:right w:val="none" w:sz="0" w:space="0" w:color="auto"/>
              </w:divBdr>
              <w:divsChild>
                <w:div w:id="1317147901">
                  <w:marLeft w:val="0"/>
                  <w:marRight w:val="0"/>
                  <w:marTop w:val="0"/>
                  <w:marBottom w:val="0"/>
                  <w:divBdr>
                    <w:top w:val="none" w:sz="0" w:space="0" w:color="auto"/>
                    <w:left w:val="none" w:sz="0" w:space="0" w:color="auto"/>
                    <w:bottom w:val="none" w:sz="0" w:space="0" w:color="auto"/>
                    <w:right w:val="none" w:sz="0" w:space="0" w:color="auto"/>
                  </w:divBdr>
                </w:div>
                <w:div w:id="1107196986">
                  <w:marLeft w:val="0"/>
                  <w:marRight w:val="0"/>
                  <w:marTop w:val="0"/>
                  <w:marBottom w:val="0"/>
                  <w:divBdr>
                    <w:top w:val="none" w:sz="0" w:space="0" w:color="auto"/>
                    <w:left w:val="none" w:sz="0" w:space="0" w:color="auto"/>
                    <w:bottom w:val="none" w:sz="0" w:space="0" w:color="auto"/>
                    <w:right w:val="none" w:sz="0" w:space="0" w:color="auto"/>
                  </w:divBdr>
                </w:div>
              </w:divsChild>
            </w:div>
            <w:div w:id="210265396">
              <w:marLeft w:val="0"/>
              <w:marRight w:val="0"/>
              <w:marTop w:val="0"/>
              <w:marBottom w:val="0"/>
              <w:divBdr>
                <w:top w:val="none" w:sz="0" w:space="0" w:color="auto"/>
                <w:left w:val="none" w:sz="0" w:space="0" w:color="auto"/>
                <w:bottom w:val="none" w:sz="0" w:space="0" w:color="auto"/>
                <w:right w:val="none" w:sz="0" w:space="0" w:color="auto"/>
              </w:divBdr>
            </w:div>
            <w:div w:id="514614029">
              <w:marLeft w:val="0"/>
              <w:marRight w:val="0"/>
              <w:marTop w:val="0"/>
              <w:marBottom w:val="0"/>
              <w:divBdr>
                <w:top w:val="none" w:sz="0" w:space="0" w:color="auto"/>
                <w:left w:val="none" w:sz="0" w:space="0" w:color="auto"/>
                <w:bottom w:val="none" w:sz="0" w:space="0" w:color="auto"/>
                <w:right w:val="none" w:sz="0" w:space="0" w:color="auto"/>
              </w:divBdr>
            </w:div>
          </w:divsChild>
        </w:div>
        <w:div w:id="2083067575">
          <w:marLeft w:val="0"/>
          <w:marRight w:val="0"/>
          <w:marTop w:val="0"/>
          <w:marBottom w:val="0"/>
          <w:divBdr>
            <w:top w:val="none" w:sz="0" w:space="0" w:color="auto"/>
            <w:left w:val="none" w:sz="0" w:space="0" w:color="auto"/>
            <w:bottom w:val="none" w:sz="0" w:space="0" w:color="auto"/>
            <w:right w:val="none" w:sz="0" w:space="0" w:color="auto"/>
          </w:divBdr>
        </w:div>
      </w:divsChild>
    </w:div>
    <w:div w:id="2120490002">
      <w:bodyDiv w:val="1"/>
      <w:marLeft w:val="0"/>
      <w:marRight w:val="0"/>
      <w:marTop w:val="0"/>
      <w:marBottom w:val="0"/>
      <w:divBdr>
        <w:top w:val="none" w:sz="0" w:space="0" w:color="auto"/>
        <w:left w:val="none" w:sz="0" w:space="0" w:color="auto"/>
        <w:bottom w:val="none" w:sz="0" w:space="0" w:color="auto"/>
        <w:right w:val="none" w:sz="0" w:space="0" w:color="auto"/>
      </w:divBdr>
      <w:divsChild>
        <w:div w:id="1083338683">
          <w:marLeft w:val="0"/>
          <w:marRight w:val="0"/>
          <w:marTop w:val="0"/>
          <w:marBottom w:val="0"/>
          <w:divBdr>
            <w:top w:val="single" w:sz="6" w:space="2" w:color="DDDDDD"/>
            <w:left w:val="single" w:sz="6" w:space="2" w:color="DDDDDD"/>
            <w:bottom w:val="single" w:sz="6" w:space="2" w:color="DDDDDD"/>
            <w:right w:val="single" w:sz="6" w:space="2" w:color="DDDDDD"/>
          </w:divBdr>
          <w:divsChild>
            <w:div w:id="772481085">
              <w:marLeft w:val="0"/>
              <w:marRight w:val="0"/>
              <w:marTop w:val="0"/>
              <w:marBottom w:val="0"/>
              <w:divBdr>
                <w:top w:val="none" w:sz="0" w:space="0" w:color="auto"/>
                <w:left w:val="none" w:sz="0" w:space="0" w:color="auto"/>
                <w:bottom w:val="none" w:sz="0" w:space="0" w:color="auto"/>
                <w:right w:val="none" w:sz="0" w:space="0" w:color="auto"/>
              </w:divBdr>
              <w:divsChild>
                <w:div w:id="1187013936">
                  <w:marLeft w:val="0"/>
                  <w:marRight w:val="0"/>
                  <w:marTop w:val="0"/>
                  <w:marBottom w:val="0"/>
                  <w:divBdr>
                    <w:top w:val="none" w:sz="0" w:space="0" w:color="auto"/>
                    <w:left w:val="none" w:sz="0" w:space="0" w:color="auto"/>
                    <w:bottom w:val="none" w:sz="0" w:space="0" w:color="auto"/>
                    <w:right w:val="none" w:sz="0" w:space="0" w:color="auto"/>
                  </w:divBdr>
                </w:div>
                <w:div w:id="332758493">
                  <w:marLeft w:val="0"/>
                  <w:marRight w:val="0"/>
                  <w:marTop w:val="0"/>
                  <w:marBottom w:val="0"/>
                  <w:divBdr>
                    <w:top w:val="none" w:sz="0" w:space="0" w:color="auto"/>
                    <w:left w:val="none" w:sz="0" w:space="0" w:color="auto"/>
                    <w:bottom w:val="none" w:sz="0" w:space="0" w:color="auto"/>
                    <w:right w:val="none" w:sz="0" w:space="0" w:color="auto"/>
                  </w:divBdr>
                </w:div>
              </w:divsChild>
            </w:div>
            <w:div w:id="1766534727">
              <w:marLeft w:val="0"/>
              <w:marRight w:val="0"/>
              <w:marTop w:val="0"/>
              <w:marBottom w:val="0"/>
              <w:divBdr>
                <w:top w:val="none" w:sz="0" w:space="0" w:color="auto"/>
                <w:left w:val="none" w:sz="0" w:space="0" w:color="auto"/>
                <w:bottom w:val="none" w:sz="0" w:space="0" w:color="auto"/>
                <w:right w:val="none" w:sz="0" w:space="0" w:color="auto"/>
              </w:divBdr>
              <w:divsChild>
                <w:div w:id="1485779594">
                  <w:marLeft w:val="0"/>
                  <w:marRight w:val="0"/>
                  <w:marTop w:val="0"/>
                  <w:marBottom w:val="0"/>
                  <w:divBdr>
                    <w:top w:val="none" w:sz="0" w:space="0" w:color="auto"/>
                    <w:left w:val="none" w:sz="0" w:space="0" w:color="auto"/>
                    <w:bottom w:val="none" w:sz="0" w:space="0" w:color="auto"/>
                    <w:right w:val="none" w:sz="0" w:space="0" w:color="auto"/>
                  </w:divBdr>
                </w:div>
                <w:div w:id="28920233">
                  <w:marLeft w:val="0"/>
                  <w:marRight w:val="0"/>
                  <w:marTop w:val="0"/>
                  <w:marBottom w:val="0"/>
                  <w:divBdr>
                    <w:top w:val="none" w:sz="0" w:space="0" w:color="auto"/>
                    <w:left w:val="none" w:sz="0" w:space="0" w:color="auto"/>
                    <w:bottom w:val="none" w:sz="0" w:space="0" w:color="auto"/>
                    <w:right w:val="none" w:sz="0" w:space="0" w:color="auto"/>
                  </w:divBdr>
                </w:div>
              </w:divsChild>
            </w:div>
            <w:div w:id="407580821">
              <w:marLeft w:val="0"/>
              <w:marRight w:val="0"/>
              <w:marTop w:val="0"/>
              <w:marBottom w:val="0"/>
              <w:divBdr>
                <w:top w:val="none" w:sz="0" w:space="0" w:color="auto"/>
                <w:left w:val="none" w:sz="0" w:space="0" w:color="auto"/>
                <w:bottom w:val="none" w:sz="0" w:space="0" w:color="auto"/>
                <w:right w:val="none" w:sz="0" w:space="0" w:color="auto"/>
              </w:divBdr>
              <w:divsChild>
                <w:div w:id="1629431877">
                  <w:marLeft w:val="0"/>
                  <w:marRight w:val="0"/>
                  <w:marTop w:val="0"/>
                  <w:marBottom w:val="0"/>
                  <w:divBdr>
                    <w:top w:val="none" w:sz="0" w:space="0" w:color="auto"/>
                    <w:left w:val="none" w:sz="0" w:space="0" w:color="auto"/>
                    <w:bottom w:val="none" w:sz="0" w:space="0" w:color="auto"/>
                    <w:right w:val="none" w:sz="0" w:space="0" w:color="auto"/>
                  </w:divBdr>
                </w:div>
                <w:div w:id="49689878">
                  <w:marLeft w:val="0"/>
                  <w:marRight w:val="0"/>
                  <w:marTop w:val="0"/>
                  <w:marBottom w:val="0"/>
                  <w:divBdr>
                    <w:top w:val="none" w:sz="0" w:space="0" w:color="auto"/>
                    <w:left w:val="none" w:sz="0" w:space="0" w:color="auto"/>
                    <w:bottom w:val="none" w:sz="0" w:space="0" w:color="auto"/>
                    <w:right w:val="none" w:sz="0" w:space="0" w:color="auto"/>
                  </w:divBdr>
                </w:div>
              </w:divsChild>
            </w:div>
            <w:div w:id="727919422">
              <w:marLeft w:val="0"/>
              <w:marRight w:val="0"/>
              <w:marTop w:val="0"/>
              <w:marBottom w:val="0"/>
              <w:divBdr>
                <w:top w:val="none" w:sz="0" w:space="0" w:color="auto"/>
                <w:left w:val="none" w:sz="0" w:space="0" w:color="auto"/>
                <w:bottom w:val="none" w:sz="0" w:space="0" w:color="auto"/>
                <w:right w:val="none" w:sz="0" w:space="0" w:color="auto"/>
              </w:divBdr>
              <w:divsChild>
                <w:div w:id="1573196507">
                  <w:marLeft w:val="0"/>
                  <w:marRight w:val="0"/>
                  <w:marTop w:val="0"/>
                  <w:marBottom w:val="0"/>
                  <w:divBdr>
                    <w:top w:val="none" w:sz="0" w:space="0" w:color="auto"/>
                    <w:left w:val="none" w:sz="0" w:space="0" w:color="auto"/>
                    <w:bottom w:val="none" w:sz="0" w:space="0" w:color="auto"/>
                    <w:right w:val="none" w:sz="0" w:space="0" w:color="auto"/>
                  </w:divBdr>
                </w:div>
                <w:div w:id="1485928741">
                  <w:marLeft w:val="0"/>
                  <w:marRight w:val="0"/>
                  <w:marTop w:val="0"/>
                  <w:marBottom w:val="0"/>
                  <w:divBdr>
                    <w:top w:val="none" w:sz="0" w:space="0" w:color="auto"/>
                    <w:left w:val="none" w:sz="0" w:space="0" w:color="auto"/>
                    <w:bottom w:val="none" w:sz="0" w:space="0" w:color="auto"/>
                    <w:right w:val="none" w:sz="0" w:space="0" w:color="auto"/>
                  </w:divBdr>
                </w:div>
              </w:divsChild>
            </w:div>
            <w:div w:id="197737715">
              <w:marLeft w:val="0"/>
              <w:marRight w:val="0"/>
              <w:marTop w:val="0"/>
              <w:marBottom w:val="0"/>
              <w:divBdr>
                <w:top w:val="none" w:sz="0" w:space="0" w:color="auto"/>
                <w:left w:val="none" w:sz="0" w:space="0" w:color="auto"/>
                <w:bottom w:val="none" w:sz="0" w:space="0" w:color="auto"/>
                <w:right w:val="none" w:sz="0" w:space="0" w:color="auto"/>
              </w:divBdr>
            </w:div>
            <w:div w:id="1284649355">
              <w:marLeft w:val="0"/>
              <w:marRight w:val="0"/>
              <w:marTop w:val="0"/>
              <w:marBottom w:val="0"/>
              <w:divBdr>
                <w:top w:val="none" w:sz="0" w:space="0" w:color="auto"/>
                <w:left w:val="none" w:sz="0" w:space="0" w:color="auto"/>
                <w:bottom w:val="none" w:sz="0" w:space="0" w:color="auto"/>
                <w:right w:val="none" w:sz="0" w:space="0" w:color="auto"/>
              </w:divBdr>
            </w:div>
          </w:divsChild>
        </w:div>
        <w:div w:id="209876523">
          <w:marLeft w:val="0"/>
          <w:marRight w:val="0"/>
          <w:marTop w:val="0"/>
          <w:marBottom w:val="0"/>
          <w:divBdr>
            <w:top w:val="none" w:sz="0" w:space="0" w:color="auto"/>
            <w:left w:val="none" w:sz="0" w:space="0" w:color="auto"/>
            <w:bottom w:val="none" w:sz="0" w:space="0" w:color="auto"/>
            <w:right w:val="none" w:sz="0" w:space="0" w:color="auto"/>
          </w:divBdr>
        </w:div>
      </w:divsChild>
    </w:div>
    <w:div w:id="2128424935">
      <w:bodyDiv w:val="1"/>
      <w:marLeft w:val="0"/>
      <w:marRight w:val="0"/>
      <w:marTop w:val="0"/>
      <w:marBottom w:val="0"/>
      <w:divBdr>
        <w:top w:val="none" w:sz="0" w:space="0" w:color="auto"/>
        <w:left w:val="none" w:sz="0" w:space="0" w:color="auto"/>
        <w:bottom w:val="none" w:sz="0" w:space="0" w:color="auto"/>
        <w:right w:val="none" w:sz="0" w:space="0" w:color="auto"/>
      </w:divBdr>
      <w:divsChild>
        <w:div w:id="1664118209">
          <w:marLeft w:val="0"/>
          <w:marRight w:val="0"/>
          <w:marTop w:val="0"/>
          <w:marBottom w:val="0"/>
          <w:divBdr>
            <w:top w:val="single" w:sz="6" w:space="2" w:color="DDDDDD"/>
            <w:left w:val="single" w:sz="6" w:space="2" w:color="DDDDDD"/>
            <w:bottom w:val="single" w:sz="6" w:space="2" w:color="DDDDDD"/>
            <w:right w:val="single" w:sz="6" w:space="2" w:color="DDDDDD"/>
          </w:divBdr>
          <w:divsChild>
            <w:div w:id="1048531964">
              <w:marLeft w:val="0"/>
              <w:marRight w:val="0"/>
              <w:marTop w:val="0"/>
              <w:marBottom w:val="0"/>
              <w:divBdr>
                <w:top w:val="none" w:sz="0" w:space="0" w:color="auto"/>
                <w:left w:val="none" w:sz="0" w:space="0" w:color="auto"/>
                <w:bottom w:val="none" w:sz="0" w:space="0" w:color="auto"/>
                <w:right w:val="none" w:sz="0" w:space="0" w:color="auto"/>
              </w:divBdr>
              <w:divsChild>
                <w:div w:id="465051088">
                  <w:marLeft w:val="0"/>
                  <w:marRight w:val="0"/>
                  <w:marTop w:val="0"/>
                  <w:marBottom w:val="0"/>
                  <w:divBdr>
                    <w:top w:val="none" w:sz="0" w:space="0" w:color="auto"/>
                    <w:left w:val="none" w:sz="0" w:space="0" w:color="auto"/>
                    <w:bottom w:val="none" w:sz="0" w:space="0" w:color="auto"/>
                    <w:right w:val="none" w:sz="0" w:space="0" w:color="auto"/>
                  </w:divBdr>
                </w:div>
                <w:div w:id="961614167">
                  <w:marLeft w:val="0"/>
                  <w:marRight w:val="0"/>
                  <w:marTop w:val="0"/>
                  <w:marBottom w:val="0"/>
                  <w:divBdr>
                    <w:top w:val="none" w:sz="0" w:space="0" w:color="auto"/>
                    <w:left w:val="none" w:sz="0" w:space="0" w:color="auto"/>
                    <w:bottom w:val="none" w:sz="0" w:space="0" w:color="auto"/>
                    <w:right w:val="none" w:sz="0" w:space="0" w:color="auto"/>
                  </w:divBdr>
                </w:div>
              </w:divsChild>
            </w:div>
            <w:div w:id="1220634193">
              <w:marLeft w:val="0"/>
              <w:marRight w:val="0"/>
              <w:marTop w:val="0"/>
              <w:marBottom w:val="0"/>
              <w:divBdr>
                <w:top w:val="none" w:sz="0" w:space="0" w:color="auto"/>
                <w:left w:val="none" w:sz="0" w:space="0" w:color="auto"/>
                <w:bottom w:val="none" w:sz="0" w:space="0" w:color="auto"/>
                <w:right w:val="none" w:sz="0" w:space="0" w:color="auto"/>
              </w:divBdr>
              <w:divsChild>
                <w:div w:id="2044673690">
                  <w:marLeft w:val="0"/>
                  <w:marRight w:val="0"/>
                  <w:marTop w:val="0"/>
                  <w:marBottom w:val="0"/>
                  <w:divBdr>
                    <w:top w:val="none" w:sz="0" w:space="0" w:color="auto"/>
                    <w:left w:val="none" w:sz="0" w:space="0" w:color="auto"/>
                    <w:bottom w:val="none" w:sz="0" w:space="0" w:color="auto"/>
                    <w:right w:val="none" w:sz="0" w:space="0" w:color="auto"/>
                  </w:divBdr>
                </w:div>
                <w:div w:id="736053528">
                  <w:marLeft w:val="0"/>
                  <w:marRight w:val="0"/>
                  <w:marTop w:val="0"/>
                  <w:marBottom w:val="0"/>
                  <w:divBdr>
                    <w:top w:val="none" w:sz="0" w:space="0" w:color="auto"/>
                    <w:left w:val="none" w:sz="0" w:space="0" w:color="auto"/>
                    <w:bottom w:val="none" w:sz="0" w:space="0" w:color="auto"/>
                    <w:right w:val="none" w:sz="0" w:space="0" w:color="auto"/>
                  </w:divBdr>
                </w:div>
              </w:divsChild>
            </w:div>
            <w:div w:id="381178522">
              <w:marLeft w:val="0"/>
              <w:marRight w:val="0"/>
              <w:marTop w:val="0"/>
              <w:marBottom w:val="0"/>
              <w:divBdr>
                <w:top w:val="none" w:sz="0" w:space="0" w:color="auto"/>
                <w:left w:val="none" w:sz="0" w:space="0" w:color="auto"/>
                <w:bottom w:val="none" w:sz="0" w:space="0" w:color="auto"/>
                <w:right w:val="none" w:sz="0" w:space="0" w:color="auto"/>
              </w:divBdr>
              <w:divsChild>
                <w:div w:id="1674720488">
                  <w:marLeft w:val="0"/>
                  <w:marRight w:val="0"/>
                  <w:marTop w:val="0"/>
                  <w:marBottom w:val="0"/>
                  <w:divBdr>
                    <w:top w:val="none" w:sz="0" w:space="0" w:color="auto"/>
                    <w:left w:val="none" w:sz="0" w:space="0" w:color="auto"/>
                    <w:bottom w:val="none" w:sz="0" w:space="0" w:color="auto"/>
                    <w:right w:val="none" w:sz="0" w:space="0" w:color="auto"/>
                  </w:divBdr>
                </w:div>
                <w:div w:id="1225988088">
                  <w:marLeft w:val="0"/>
                  <w:marRight w:val="0"/>
                  <w:marTop w:val="0"/>
                  <w:marBottom w:val="0"/>
                  <w:divBdr>
                    <w:top w:val="none" w:sz="0" w:space="0" w:color="auto"/>
                    <w:left w:val="none" w:sz="0" w:space="0" w:color="auto"/>
                    <w:bottom w:val="none" w:sz="0" w:space="0" w:color="auto"/>
                    <w:right w:val="none" w:sz="0" w:space="0" w:color="auto"/>
                  </w:divBdr>
                </w:div>
              </w:divsChild>
            </w:div>
            <w:div w:id="7945692">
              <w:marLeft w:val="0"/>
              <w:marRight w:val="0"/>
              <w:marTop w:val="0"/>
              <w:marBottom w:val="0"/>
              <w:divBdr>
                <w:top w:val="none" w:sz="0" w:space="0" w:color="auto"/>
                <w:left w:val="none" w:sz="0" w:space="0" w:color="auto"/>
                <w:bottom w:val="none" w:sz="0" w:space="0" w:color="auto"/>
                <w:right w:val="none" w:sz="0" w:space="0" w:color="auto"/>
              </w:divBdr>
              <w:divsChild>
                <w:div w:id="9991622">
                  <w:marLeft w:val="0"/>
                  <w:marRight w:val="0"/>
                  <w:marTop w:val="0"/>
                  <w:marBottom w:val="0"/>
                  <w:divBdr>
                    <w:top w:val="none" w:sz="0" w:space="0" w:color="auto"/>
                    <w:left w:val="none" w:sz="0" w:space="0" w:color="auto"/>
                    <w:bottom w:val="none" w:sz="0" w:space="0" w:color="auto"/>
                    <w:right w:val="none" w:sz="0" w:space="0" w:color="auto"/>
                  </w:divBdr>
                </w:div>
                <w:div w:id="1159032176">
                  <w:marLeft w:val="0"/>
                  <w:marRight w:val="0"/>
                  <w:marTop w:val="0"/>
                  <w:marBottom w:val="0"/>
                  <w:divBdr>
                    <w:top w:val="none" w:sz="0" w:space="0" w:color="auto"/>
                    <w:left w:val="none" w:sz="0" w:space="0" w:color="auto"/>
                    <w:bottom w:val="none" w:sz="0" w:space="0" w:color="auto"/>
                    <w:right w:val="none" w:sz="0" w:space="0" w:color="auto"/>
                  </w:divBdr>
                </w:div>
              </w:divsChild>
            </w:div>
            <w:div w:id="779647694">
              <w:marLeft w:val="0"/>
              <w:marRight w:val="0"/>
              <w:marTop w:val="0"/>
              <w:marBottom w:val="0"/>
              <w:divBdr>
                <w:top w:val="none" w:sz="0" w:space="0" w:color="auto"/>
                <w:left w:val="none" w:sz="0" w:space="0" w:color="auto"/>
                <w:bottom w:val="none" w:sz="0" w:space="0" w:color="auto"/>
                <w:right w:val="none" w:sz="0" w:space="0" w:color="auto"/>
              </w:divBdr>
            </w:div>
            <w:div w:id="1415781400">
              <w:marLeft w:val="0"/>
              <w:marRight w:val="0"/>
              <w:marTop w:val="0"/>
              <w:marBottom w:val="0"/>
              <w:divBdr>
                <w:top w:val="none" w:sz="0" w:space="0" w:color="auto"/>
                <w:left w:val="none" w:sz="0" w:space="0" w:color="auto"/>
                <w:bottom w:val="none" w:sz="0" w:space="0" w:color="auto"/>
                <w:right w:val="none" w:sz="0" w:space="0" w:color="auto"/>
              </w:divBdr>
            </w:div>
          </w:divsChild>
        </w:div>
        <w:div w:id="919557196">
          <w:marLeft w:val="0"/>
          <w:marRight w:val="0"/>
          <w:marTop w:val="0"/>
          <w:marBottom w:val="0"/>
          <w:divBdr>
            <w:top w:val="none" w:sz="0" w:space="0" w:color="auto"/>
            <w:left w:val="none" w:sz="0" w:space="0" w:color="auto"/>
            <w:bottom w:val="none" w:sz="0" w:space="0" w:color="auto"/>
            <w:right w:val="none" w:sz="0" w:space="0" w:color="auto"/>
          </w:divBdr>
        </w:div>
      </w:divsChild>
    </w:div>
    <w:div w:id="2131973302">
      <w:bodyDiv w:val="1"/>
      <w:marLeft w:val="0"/>
      <w:marRight w:val="0"/>
      <w:marTop w:val="0"/>
      <w:marBottom w:val="0"/>
      <w:divBdr>
        <w:top w:val="none" w:sz="0" w:space="0" w:color="auto"/>
        <w:left w:val="none" w:sz="0" w:space="0" w:color="auto"/>
        <w:bottom w:val="none" w:sz="0" w:space="0" w:color="auto"/>
        <w:right w:val="none" w:sz="0" w:space="0" w:color="auto"/>
      </w:divBdr>
      <w:divsChild>
        <w:div w:id="1440026042">
          <w:marLeft w:val="0"/>
          <w:marRight w:val="0"/>
          <w:marTop w:val="0"/>
          <w:marBottom w:val="0"/>
          <w:divBdr>
            <w:top w:val="single" w:sz="6" w:space="2" w:color="DDDDDD"/>
            <w:left w:val="single" w:sz="6" w:space="2" w:color="DDDDDD"/>
            <w:bottom w:val="single" w:sz="6" w:space="2" w:color="DDDDDD"/>
            <w:right w:val="single" w:sz="6" w:space="2" w:color="DDDDDD"/>
          </w:divBdr>
          <w:divsChild>
            <w:div w:id="1963415571">
              <w:marLeft w:val="0"/>
              <w:marRight w:val="0"/>
              <w:marTop w:val="0"/>
              <w:marBottom w:val="0"/>
              <w:divBdr>
                <w:top w:val="none" w:sz="0" w:space="0" w:color="auto"/>
                <w:left w:val="none" w:sz="0" w:space="0" w:color="auto"/>
                <w:bottom w:val="none" w:sz="0" w:space="0" w:color="auto"/>
                <w:right w:val="none" w:sz="0" w:space="0" w:color="auto"/>
              </w:divBdr>
              <w:divsChild>
                <w:div w:id="774983681">
                  <w:marLeft w:val="0"/>
                  <w:marRight w:val="0"/>
                  <w:marTop w:val="0"/>
                  <w:marBottom w:val="0"/>
                  <w:divBdr>
                    <w:top w:val="none" w:sz="0" w:space="0" w:color="auto"/>
                    <w:left w:val="none" w:sz="0" w:space="0" w:color="auto"/>
                    <w:bottom w:val="none" w:sz="0" w:space="0" w:color="auto"/>
                    <w:right w:val="none" w:sz="0" w:space="0" w:color="auto"/>
                  </w:divBdr>
                </w:div>
                <w:div w:id="1229150350">
                  <w:marLeft w:val="0"/>
                  <w:marRight w:val="0"/>
                  <w:marTop w:val="0"/>
                  <w:marBottom w:val="0"/>
                  <w:divBdr>
                    <w:top w:val="none" w:sz="0" w:space="0" w:color="auto"/>
                    <w:left w:val="none" w:sz="0" w:space="0" w:color="auto"/>
                    <w:bottom w:val="none" w:sz="0" w:space="0" w:color="auto"/>
                    <w:right w:val="none" w:sz="0" w:space="0" w:color="auto"/>
                  </w:divBdr>
                </w:div>
              </w:divsChild>
            </w:div>
            <w:div w:id="1357388794">
              <w:marLeft w:val="0"/>
              <w:marRight w:val="0"/>
              <w:marTop w:val="0"/>
              <w:marBottom w:val="0"/>
              <w:divBdr>
                <w:top w:val="none" w:sz="0" w:space="0" w:color="auto"/>
                <w:left w:val="none" w:sz="0" w:space="0" w:color="auto"/>
                <w:bottom w:val="none" w:sz="0" w:space="0" w:color="auto"/>
                <w:right w:val="none" w:sz="0" w:space="0" w:color="auto"/>
              </w:divBdr>
              <w:divsChild>
                <w:div w:id="2069960993">
                  <w:marLeft w:val="0"/>
                  <w:marRight w:val="0"/>
                  <w:marTop w:val="0"/>
                  <w:marBottom w:val="0"/>
                  <w:divBdr>
                    <w:top w:val="none" w:sz="0" w:space="0" w:color="auto"/>
                    <w:left w:val="none" w:sz="0" w:space="0" w:color="auto"/>
                    <w:bottom w:val="none" w:sz="0" w:space="0" w:color="auto"/>
                    <w:right w:val="none" w:sz="0" w:space="0" w:color="auto"/>
                  </w:divBdr>
                </w:div>
                <w:div w:id="580870506">
                  <w:marLeft w:val="0"/>
                  <w:marRight w:val="0"/>
                  <w:marTop w:val="0"/>
                  <w:marBottom w:val="0"/>
                  <w:divBdr>
                    <w:top w:val="none" w:sz="0" w:space="0" w:color="auto"/>
                    <w:left w:val="none" w:sz="0" w:space="0" w:color="auto"/>
                    <w:bottom w:val="none" w:sz="0" w:space="0" w:color="auto"/>
                    <w:right w:val="none" w:sz="0" w:space="0" w:color="auto"/>
                  </w:divBdr>
                </w:div>
              </w:divsChild>
            </w:div>
            <w:div w:id="739330095">
              <w:marLeft w:val="0"/>
              <w:marRight w:val="0"/>
              <w:marTop w:val="0"/>
              <w:marBottom w:val="0"/>
              <w:divBdr>
                <w:top w:val="none" w:sz="0" w:space="0" w:color="auto"/>
                <w:left w:val="none" w:sz="0" w:space="0" w:color="auto"/>
                <w:bottom w:val="none" w:sz="0" w:space="0" w:color="auto"/>
                <w:right w:val="none" w:sz="0" w:space="0" w:color="auto"/>
              </w:divBdr>
              <w:divsChild>
                <w:div w:id="1744258052">
                  <w:marLeft w:val="0"/>
                  <w:marRight w:val="0"/>
                  <w:marTop w:val="0"/>
                  <w:marBottom w:val="0"/>
                  <w:divBdr>
                    <w:top w:val="none" w:sz="0" w:space="0" w:color="auto"/>
                    <w:left w:val="none" w:sz="0" w:space="0" w:color="auto"/>
                    <w:bottom w:val="none" w:sz="0" w:space="0" w:color="auto"/>
                    <w:right w:val="none" w:sz="0" w:space="0" w:color="auto"/>
                  </w:divBdr>
                </w:div>
                <w:div w:id="1969044632">
                  <w:marLeft w:val="0"/>
                  <w:marRight w:val="0"/>
                  <w:marTop w:val="0"/>
                  <w:marBottom w:val="0"/>
                  <w:divBdr>
                    <w:top w:val="none" w:sz="0" w:space="0" w:color="auto"/>
                    <w:left w:val="none" w:sz="0" w:space="0" w:color="auto"/>
                    <w:bottom w:val="none" w:sz="0" w:space="0" w:color="auto"/>
                    <w:right w:val="none" w:sz="0" w:space="0" w:color="auto"/>
                  </w:divBdr>
                </w:div>
              </w:divsChild>
            </w:div>
            <w:div w:id="1986617750">
              <w:marLeft w:val="0"/>
              <w:marRight w:val="0"/>
              <w:marTop w:val="0"/>
              <w:marBottom w:val="0"/>
              <w:divBdr>
                <w:top w:val="none" w:sz="0" w:space="0" w:color="auto"/>
                <w:left w:val="none" w:sz="0" w:space="0" w:color="auto"/>
                <w:bottom w:val="none" w:sz="0" w:space="0" w:color="auto"/>
                <w:right w:val="none" w:sz="0" w:space="0" w:color="auto"/>
              </w:divBdr>
              <w:divsChild>
                <w:div w:id="1092824483">
                  <w:marLeft w:val="0"/>
                  <w:marRight w:val="0"/>
                  <w:marTop w:val="0"/>
                  <w:marBottom w:val="0"/>
                  <w:divBdr>
                    <w:top w:val="none" w:sz="0" w:space="0" w:color="auto"/>
                    <w:left w:val="none" w:sz="0" w:space="0" w:color="auto"/>
                    <w:bottom w:val="none" w:sz="0" w:space="0" w:color="auto"/>
                    <w:right w:val="none" w:sz="0" w:space="0" w:color="auto"/>
                  </w:divBdr>
                </w:div>
                <w:div w:id="1682389753">
                  <w:marLeft w:val="0"/>
                  <w:marRight w:val="0"/>
                  <w:marTop w:val="0"/>
                  <w:marBottom w:val="0"/>
                  <w:divBdr>
                    <w:top w:val="none" w:sz="0" w:space="0" w:color="auto"/>
                    <w:left w:val="none" w:sz="0" w:space="0" w:color="auto"/>
                    <w:bottom w:val="none" w:sz="0" w:space="0" w:color="auto"/>
                    <w:right w:val="none" w:sz="0" w:space="0" w:color="auto"/>
                  </w:divBdr>
                </w:div>
              </w:divsChild>
            </w:div>
            <w:div w:id="1545171000">
              <w:marLeft w:val="0"/>
              <w:marRight w:val="0"/>
              <w:marTop w:val="0"/>
              <w:marBottom w:val="0"/>
              <w:divBdr>
                <w:top w:val="none" w:sz="0" w:space="0" w:color="auto"/>
                <w:left w:val="none" w:sz="0" w:space="0" w:color="auto"/>
                <w:bottom w:val="none" w:sz="0" w:space="0" w:color="auto"/>
                <w:right w:val="none" w:sz="0" w:space="0" w:color="auto"/>
              </w:divBdr>
            </w:div>
            <w:div w:id="914053485">
              <w:marLeft w:val="0"/>
              <w:marRight w:val="0"/>
              <w:marTop w:val="0"/>
              <w:marBottom w:val="0"/>
              <w:divBdr>
                <w:top w:val="none" w:sz="0" w:space="0" w:color="auto"/>
                <w:left w:val="none" w:sz="0" w:space="0" w:color="auto"/>
                <w:bottom w:val="none" w:sz="0" w:space="0" w:color="auto"/>
                <w:right w:val="none" w:sz="0" w:space="0" w:color="auto"/>
              </w:divBdr>
            </w:div>
          </w:divsChild>
        </w:div>
        <w:div w:id="361709409">
          <w:marLeft w:val="0"/>
          <w:marRight w:val="0"/>
          <w:marTop w:val="0"/>
          <w:marBottom w:val="0"/>
          <w:divBdr>
            <w:top w:val="none" w:sz="0" w:space="0" w:color="auto"/>
            <w:left w:val="none" w:sz="0" w:space="0" w:color="auto"/>
            <w:bottom w:val="none" w:sz="0" w:space="0" w:color="auto"/>
            <w:right w:val="none" w:sz="0" w:space="0" w:color="auto"/>
          </w:divBdr>
        </w:div>
      </w:divsChild>
    </w:div>
    <w:div w:id="2145927574">
      <w:bodyDiv w:val="1"/>
      <w:marLeft w:val="0"/>
      <w:marRight w:val="0"/>
      <w:marTop w:val="0"/>
      <w:marBottom w:val="0"/>
      <w:divBdr>
        <w:top w:val="none" w:sz="0" w:space="0" w:color="auto"/>
        <w:left w:val="none" w:sz="0" w:space="0" w:color="auto"/>
        <w:bottom w:val="none" w:sz="0" w:space="0" w:color="auto"/>
        <w:right w:val="none" w:sz="0" w:space="0" w:color="auto"/>
      </w:divBdr>
      <w:divsChild>
        <w:div w:id="1361124282">
          <w:marLeft w:val="0"/>
          <w:marRight w:val="0"/>
          <w:marTop w:val="0"/>
          <w:marBottom w:val="0"/>
          <w:divBdr>
            <w:top w:val="single" w:sz="6" w:space="2" w:color="DDDDDD"/>
            <w:left w:val="single" w:sz="6" w:space="2" w:color="DDDDDD"/>
            <w:bottom w:val="single" w:sz="6" w:space="2" w:color="DDDDDD"/>
            <w:right w:val="single" w:sz="6" w:space="2" w:color="DDDDDD"/>
          </w:divBdr>
          <w:divsChild>
            <w:div w:id="1147622141">
              <w:marLeft w:val="0"/>
              <w:marRight w:val="0"/>
              <w:marTop w:val="0"/>
              <w:marBottom w:val="0"/>
              <w:divBdr>
                <w:top w:val="none" w:sz="0" w:space="0" w:color="auto"/>
                <w:left w:val="none" w:sz="0" w:space="0" w:color="auto"/>
                <w:bottom w:val="none" w:sz="0" w:space="0" w:color="auto"/>
                <w:right w:val="none" w:sz="0" w:space="0" w:color="auto"/>
              </w:divBdr>
              <w:divsChild>
                <w:div w:id="2011057672">
                  <w:marLeft w:val="0"/>
                  <w:marRight w:val="0"/>
                  <w:marTop w:val="0"/>
                  <w:marBottom w:val="0"/>
                  <w:divBdr>
                    <w:top w:val="none" w:sz="0" w:space="0" w:color="auto"/>
                    <w:left w:val="none" w:sz="0" w:space="0" w:color="auto"/>
                    <w:bottom w:val="none" w:sz="0" w:space="0" w:color="auto"/>
                    <w:right w:val="none" w:sz="0" w:space="0" w:color="auto"/>
                  </w:divBdr>
                </w:div>
                <w:div w:id="925072851">
                  <w:marLeft w:val="0"/>
                  <w:marRight w:val="0"/>
                  <w:marTop w:val="0"/>
                  <w:marBottom w:val="0"/>
                  <w:divBdr>
                    <w:top w:val="none" w:sz="0" w:space="0" w:color="auto"/>
                    <w:left w:val="none" w:sz="0" w:space="0" w:color="auto"/>
                    <w:bottom w:val="none" w:sz="0" w:space="0" w:color="auto"/>
                    <w:right w:val="none" w:sz="0" w:space="0" w:color="auto"/>
                  </w:divBdr>
                </w:div>
              </w:divsChild>
            </w:div>
            <w:div w:id="1747876787">
              <w:marLeft w:val="0"/>
              <w:marRight w:val="0"/>
              <w:marTop w:val="0"/>
              <w:marBottom w:val="0"/>
              <w:divBdr>
                <w:top w:val="none" w:sz="0" w:space="0" w:color="auto"/>
                <w:left w:val="none" w:sz="0" w:space="0" w:color="auto"/>
                <w:bottom w:val="none" w:sz="0" w:space="0" w:color="auto"/>
                <w:right w:val="none" w:sz="0" w:space="0" w:color="auto"/>
              </w:divBdr>
              <w:divsChild>
                <w:div w:id="1342970455">
                  <w:marLeft w:val="0"/>
                  <w:marRight w:val="0"/>
                  <w:marTop w:val="0"/>
                  <w:marBottom w:val="0"/>
                  <w:divBdr>
                    <w:top w:val="none" w:sz="0" w:space="0" w:color="auto"/>
                    <w:left w:val="none" w:sz="0" w:space="0" w:color="auto"/>
                    <w:bottom w:val="none" w:sz="0" w:space="0" w:color="auto"/>
                    <w:right w:val="none" w:sz="0" w:space="0" w:color="auto"/>
                  </w:divBdr>
                </w:div>
                <w:div w:id="276913715">
                  <w:marLeft w:val="0"/>
                  <w:marRight w:val="0"/>
                  <w:marTop w:val="0"/>
                  <w:marBottom w:val="0"/>
                  <w:divBdr>
                    <w:top w:val="none" w:sz="0" w:space="0" w:color="auto"/>
                    <w:left w:val="none" w:sz="0" w:space="0" w:color="auto"/>
                    <w:bottom w:val="none" w:sz="0" w:space="0" w:color="auto"/>
                    <w:right w:val="none" w:sz="0" w:space="0" w:color="auto"/>
                  </w:divBdr>
                </w:div>
              </w:divsChild>
            </w:div>
            <w:div w:id="132910267">
              <w:marLeft w:val="0"/>
              <w:marRight w:val="0"/>
              <w:marTop w:val="0"/>
              <w:marBottom w:val="0"/>
              <w:divBdr>
                <w:top w:val="none" w:sz="0" w:space="0" w:color="auto"/>
                <w:left w:val="none" w:sz="0" w:space="0" w:color="auto"/>
                <w:bottom w:val="none" w:sz="0" w:space="0" w:color="auto"/>
                <w:right w:val="none" w:sz="0" w:space="0" w:color="auto"/>
              </w:divBdr>
              <w:divsChild>
                <w:div w:id="1059472100">
                  <w:marLeft w:val="0"/>
                  <w:marRight w:val="0"/>
                  <w:marTop w:val="0"/>
                  <w:marBottom w:val="0"/>
                  <w:divBdr>
                    <w:top w:val="none" w:sz="0" w:space="0" w:color="auto"/>
                    <w:left w:val="none" w:sz="0" w:space="0" w:color="auto"/>
                    <w:bottom w:val="none" w:sz="0" w:space="0" w:color="auto"/>
                    <w:right w:val="none" w:sz="0" w:space="0" w:color="auto"/>
                  </w:divBdr>
                </w:div>
                <w:div w:id="1393652634">
                  <w:marLeft w:val="0"/>
                  <w:marRight w:val="0"/>
                  <w:marTop w:val="0"/>
                  <w:marBottom w:val="0"/>
                  <w:divBdr>
                    <w:top w:val="none" w:sz="0" w:space="0" w:color="auto"/>
                    <w:left w:val="none" w:sz="0" w:space="0" w:color="auto"/>
                    <w:bottom w:val="none" w:sz="0" w:space="0" w:color="auto"/>
                    <w:right w:val="none" w:sz="0" w:space="0" w:color="auto"/>
                  </w:divBdr>
                </w:div>
              </w:divsChild>
            </w:div>
            <w:div w:id="1309045318">
              <w:marLeft w:val="0"/>
              <w:marRight w:val="0"/>
              <w:marTop w:val="0"/>
              <w:marBottom w:val="0"/>
              <w:divBdr>
                <w:top w:val="none" w:sz="0" w:space="0" w:color="auto"/>
                <w:left w:val="none" w:sz="0" w:space="0" w:color="auto"/>
                <w:bottom w:val="none" w:sz="0" w:space="0" w:color="auto"/>
                <w:right w:val="none" w:sz="0" w:space="0" w:color="auto"/>
              </w:divBdr>
              <w:divsChild>
                <w:div w:id="2092237831">
                  <w:marLeft w:val="0"/>
                  <w:marRight w:val="0"/>
                  <w:marTop w:val="0"/>
                  <w:marBottom w:val="0"/>
                  <w:divBdr>
                    <w:top w:val="none" w:sz="0" w:space="0" w:color="auto"/>
                    <w:left w:val="none" w:sz="0" w:space="0" w:color="auto"/>
                    <w:bottom w:val="none" w:sz="0" w:space="0" w:color="auto"/>
                    <w:right w:val="none" w:sz="0" w:space="0" w:color="auto"/>
                  </w:divBdr>
                </w:div>
                <w:div w:id="159926082">
                  <w:marLeft w:val="0"/>
                  <w:marRight w:val="0"/>
                  <w:marTop w:val="0"/>
                  <w:marBottom w:val="0"/>
                  <w:divBdr>
                    <w:top w:val="none" w:sz="0" w:space="0" w:color="auto"/>
                    <w:left w:val="none" w:sz="0" w:space="0" w:color="auto"/>
                    <w:bottom w:val="none" w:sz="0" w:space="0" w:color="auto"/>
                    <w:right w:val="none" w:sz="0" w:space="0" w:color="auto"/>
                  </w:divBdr>
                </w:div>
              </w:divsChild>
            </w:div>
            <w:div w:id="172259867">
              <w:marLeft w:val="0"/>
              <w:marRight w:val="0"/>
              <w:marTop w:val="0"/>
              <w:marBottom w:val="0"/>
              <w:divBdr>
                <w:top w:val="none" w:sz="0" w:space="0" w:color="auto"/>
                <w:left w:val="none" w:sz="0" w:space="0" w:color="auto"/>
                <w:bottom w:val="none" w:sz="0" w:space="0" w:color="auto"/>
                <w:right w:val="none" w:sz="0" w:space="0" w:color="auto"/>
              </w:divBdr>
            </w:div>
            <w:div w:id="136840334">
              <w:marLeft w:val="0"/>
              <w:marRight w:val="0"/>
              <w:marTop w:val="0"/>
              <w:marBottom w:val="0"/>
              <w:divBdr>
                <w:top w:val="none" w:sz="0" w:space="0" w:color="auto"/>
                <w:left w:val="none" w:sz="0" w:space="0" w:color="auto"/>
                <w:bottom w:val="none" w:sz="0" w:space="0" w:color="auto"/>
                <w:right w:val="none" w:sz="0" w:space="0" w:color="auto"/>
              </w:divBdr>
            </w:div>
          </w:divsChild>
        </w:div>
        <w:div w:id="1155104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images2015.cnblogs.com/blog/786945/201612/786945-20161206222444069-504520694.png" TargetMode="External"/><Relationship Id="rId18" Type="http://schemas.openxmlformats.org/officeDocument/2006/relationships/image" Target="media/image8.jpeg"/><Relationship Id="rId26" Type="http://schemas.openxmlformats.org/officeDocument/2006/relationships/hyperlink" Target="http://blog.csdn.net/eli850934234/article/details/8863839" TargetMode="External"/><Relationship Id="rId39" Type="http://schemas.openxmlformats.org/officeDocument/2006/relationships/image" Target="media/image12.png"/><Relationship Id="rId21" Type="http://schemas.openxmlformats.org/officeDocument/2006/relationships/hyperlink" Target="http://blog.csdn.net/eli850934234/article/details/8863839" TargetMode="External"/><Relationship Id="rId34" Type="http://schemas.openxmlformats.org/officeDocument/2006/relationships/hyperlink" Target="http://blog.csdn.net/sinat_29278271/article/details/47291659" TargetMode="External"/><Relationship Id="rId42" Type="http://schemas.openxmlformats.org/officeDocument/2006/relationships/hyperlink" Target="http://blog.csdn.net/sinat_29278271/article/details/47291659" TargetMode="External"/><Relationship Id="rId47" Type="http://schemas.openxmlformats.org/officeDocument/2006/relationships/image" Target="media/image16.jpeg"/><Relationship Id="rId50" Type="http://schemas.openxmlformats.org/officeDocument/2006/relationships/image" Target="media/image19.jpeg"/><Relationship Id="rId55" Type="http://schemas.openxmlformats.org/officeDocument/2006/relationships/image" Target="media/image24.jpeg"/><Relationship Id="rId63" Type="http://schemas.openxmlformats.org/officeDocument/2006/relationships/image" Target="media/image32.jpeg"/><Relationship Id="rId7" Type="http://schemas.openxmlformats.org/officeDocument/2006/relationships/image" Target="media/image1.jpeg"/><Relationship Id="rId2" Type="http://schemas.openxmlformats.org/officeDocument/2006/relationships/numbering" Target="numbering.xml"/><Relationship Id="rId16" Type="http://schemas.openxmlformats.org/officeDocument/2006/relationships/hyperlink" Target="http://images2015.cnblogs.com/blog/786945/201612/786945-20161206222444679-518511660.png" TargetMode="External"/><Relationship Id="rId29" Type="http://schemas.openxmlformats.org/officeDocument/2006/relationships/hyperlink" Target="http://blog.csdn.net/eli850934234/article/details/8863839"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images2015.cnblogs.com/blog/786945/201612/786945-20161206222443741-1201716038.png" TargetMode="External"/><Relationship Id="rId24" Type="http://schemas.openxmlformats.org/officeDocument/2006/relationships/hyperlink" Target="http://blog.csdn.net/eli850934234/article/details/8863839" TargetMode="External"/><Relationship Id="rId32" Type="http://schemas.openxmlformats.org/officeDocument/2006/relationships/hyperlink" Target="http://blog.csdn.net/sinat_29278271/article/details/47291659" TargetMode="External"/><Relationship Id="rId37" Type="http://schemas.openxmlformats.org/officeDocument/2006/relationships/hyperlink" Target="http://blog.csdn.net/sinat_29278271/article/details/47291659" TargetMode="External"/><Relationship Id="rId40" Type="http://schemas.openxmlformats.org/officeDocument/2006/relationships/image" Target="media/image13.png"/><Relationship Id="rId45" Type="http://schemas.openxmlformats.org/officeDocument/2006/relationships/hyperlink" Target="http://blog.csdn.net/sinat_29278271/article/details/47291659" TargetMode="External"/><Relationship Id="rId53" Type="http://schemas.openxmlformats.org/officeDocument/2006/relationships/image" Target="media/image22.jpeg"/><Relationship Id="rId58" Type="http://schemas.openxmlformats.org/officeDocument/2006/relationships/image" Target="media/image27.jpe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hyperlink" Target="http://blog.csdn.net/eli850934234/article/details/8863839" TargetMode="External"/><Relationship Id="rId28" Type="http://schemas.openxmlformats.org/officeDocument/2006/relationships/hyperlink" Target="http://blog.csdn.net/eli850934234/article/details/8863839" TargetMode="External"/><Relationship Id="rId36" Type="http://schemas.openxmlformats.org/officeDocument/2006/relationships/image" Target="media/image11.png"/><Relationship Id="rId49" Type="http://schemas.openxmlformats.org/officeDocument/2006/relationships/image" Target="media/image18.jpeg"/><Relationship Id="rId57" Type="http://schemas.openxmlformats.org/officeDocument/2006/relationships/image" Target="media/image26.jpeg"/><Relationship Id="rId61" Type="http://schemas.openxmlformats.org/officeDocument/2006/relationships/image" Target="media/image30.jpeg"/><Relationship Id="rId10" Type="http://schemas.openxmlformats.org/officeDocument/2006/relationships/hyperlink" Target="http://blog.csdn.net/yangsongtao1991/article/details/43417363" TargetMode="External"/><Relationship Id="rId19" Type="http://schemas.openxmlformats.org/officeDocument/2006/relationships/hyperlink" Target="http://pat.zju.edu.cn/contests/pat-a-practise/1057" TargetMode="External"/><Relationship Id="rId31" Type="http://schemas.openxmlformats.org/officeDocument/2006/relationships/hyperlink" Target="http://blog.csdn.net/sinat_29278271/article/details/47291659" TargetMode="External"/><Relationship Id="rId44" Type="http://schemas.openxmlformats.org/officeDocument/2006/relationships/hyperlink" Target="http://blog.csdn.net/sinat_29278271/article/details/47291659" TargetMode="External"/><Relationship Id="rId52" Type="http://schemas.openxmlformats.org/officeDocument/2006/relationships/image" Target="media/image21.jpeg"/><Relationship Id="rId60" Type="http://schemas.openxmlformats.org/officeDocument/2006/relationships/image" Target="media/image29.jpeg"/><Relationship Id="rId65" Type="http://schemas.openxmlformats.org/officeDocument/2006/relationships/image" Target="media/image34.jpe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5.png"/><Relationship Id="rId22" Type="http://schemas.openxmlformats.org/officeDocument/2006/relationships/hyperlink" Target="http://blog.csdn.net/eli850934234/article/details/8863839" TargetMode="External"/><Relationship Id="rId27" Type="http://schemas.openxmlformats.org/officeDocument/2006/relationships/hyperlink" Target="http://blog.csdn.net/eli850934234/article/details/8863839" TargetMode="External"/><Relationship Id="rId30" Type="http://schemas.openxmlformats.org/officeDocument/2006/relationships/hyperlink" Target="http://blog.csdn.net/eli850934234/article/details/8863839" TargetMode="External"/><Relationship Id="rId35" Type="http://schemas.openxmlformats.org/officeDocument/2006/relationships/hyperlink" Target="http://blog.csdn.net/sinat_29278271/article/details/47291659" TargetMode="External"/><Relationship Id="rId43" Type="http://schemas.openxmlformats.org/officeDocument/2006/relationships/image" Target="media/image14.png"/><Relationship Id="rId48" Type="http://schemas.openxmlformats.org/officeDocument/2006/relationships/image" Target="media/image17.jpeg"/><Relationship Id="rId56" Type="http://schemas.openxmlformats.org/officeDocument/2006/relationships/image" Target="media/image25.jpeg"/><Relationship Id="rId64" Type="http://schemas.openxmlformats.org/officeDocument/2006/relationships/image" Target="media/image33.jpeg"/><Relationship Id="rId8" Type="http://schemas.openxmlformats.org/officeDocument/2006/relationships/image" Target="media/image2.jpeg"/><Relationship Id="rId51" Type="http://schemas.openxmlformats.org/officeDocument/2006/relationships/image" Target="media/image20.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blog.csdn.net/eli850934234/article/details/8863839" TargetMode="External"/><Relationship Id="rId33" Type="http://schemas.openxmlformats.org/officeDocument/2006/relationships/image" Target="media/image10.png"/><Relationship Id="rId38" Type="http://schemas.openxmlformats.org/officeDocument/2006/relationships/hyperlink" Target="http://blog.csdn.net/sinat_29278271/article/details/47291659" TargetMode="External"/><Relationship Id="rId46" Type="http://schemas.openxmlformats.org/officeDocument/2006/relationships/image" Target="media/image15.png"/><Relationship Id="rId59" Type="http://schemas.openxmlformats.org/officeDocument/2006/relationships/image" Target="media/image28.jpeg"/><Relationship Id="rId67" Type="http://schemas.openxmlformats.org/officeDocument/2006/relationships/theme" Target="theme/theme1.xml"/><Relationship Id="rId20" Type="http://schemas.openxmlformats.org/officeDocument/2006/relationships/image" Target="media/image9.jpeg"/><Relationship Id="rId41" Type="http://schemas.openxmlformats.org/officeDocument/2006/relationships/hyperlink" Target="http://blog.csdn.net/sinat_29278271/article/details/47291659" TargetMode="External"/><Relationship Id="rId54" Type="http://schemas.openxmlformats.org/officeDocument/2006/relationships/image" Target="media/image23.jpeg"/><Relationship Id="rId62" Type="http://schemas.openxmlformats.org/officeDocument/2006/relationships/image" Target="media/image3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401242-E851-487F-B252-3245B9B209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14986</TotalTime>
  <Pages>239</Pages>
  <Words>34815</Words>
  <Characters>198447</Characters>
  <Application>Microsoft Office Word</Application>
  <DocSecurity>0</DocSecurity>
  <Lines>1653</Lines>
  <Paragraphs>465</Paragraphs>
  <ScaleCrop>false</ScaleCrop>
  <Company/>
  <LinksUpToDate>false</LinksUpToDate>
  <CharactersWithSpaces>232797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Zheng</dc:creator>
  <cp:keywords/>
  <dc:description/>
  <cp:lastModifiedBy>Chang Zheng</cp:lastModifiedBy>
  <cp:revision>335</cp:revision>
  <dcterms:created xsi:type="dcterms:W3CDTF">2017-11-26T08:50:00Z</dcterms:created>
  <dcterms:modified xsi:type="dcterms:W3CDTF">2018-03-07T10:42:00Z</dcterms:modified>
</cp:coreProperties>
</file>