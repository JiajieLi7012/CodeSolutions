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40528856"/>
        <w:docPartObj>
          <w:docPartGallery w:val="Table of Contents"/>
          <w:docPartUnique/>
        </w:docPartObj>
      </w:sdtPr>
      <w:sdtEndPr/>
      <w:sdtContent>
        <w:p w:rsidR="00875EB1" w:rsidRDefault="00875EB1">
          <w:pPr>
            <w:pStyle w:val="TOC"/>
          </w:pPr>
          <w:r>
            <w:rPr>
              <w:lang w:val="zh-CN"/>
            </w:rPr>
            <w:t>目录</w:t>
          </w:r>
        </w:p>
        <w:p w:rsidR="00B12C5D" w:rsidRDefault="00875EB1">
          <w:pPr>
            <w:pStyle w:val="10"/>
            <w:tabs>
              <w:tab w:val="right" w:leader="dot" w:pos="8296"/>
            </w:tabs>
            <w:rPr>
              <w:noProof/>
            </w:rPr>
          </w:pPr>
          <w:r>
            <w:fldChar w:fldCharType="begin"/>
          </w:r>
          <w:r>
            <w:instrText xml:space="preserve"> TOC \o "1-3" \h \z \u </w:instrText>
          </w:r>
          <w:r>
            <w:fldChar w:fldCharType="separate"/>
          </w:r>
          <w:hyperlink w:anchor="_Toc524421976" w:history="1">
            <w:r w:rsidR="00B12C5D" w:rsidRPr="003F0E50">
              <w:rPr>
                <w:rStyle w:val="a5"/>
                <w:noProof/>
              </w:rPr>
              <w:t>1001. A+B Format (20)</w:t>
            </w:r>
            <w:r w:rsidR="00B12C5D">
              <w:rPr>
                <w:noProof/>
                <w:webHidden/>
              </w:rPr>
              <w:tab/>
            </w:r>
            <w:r w:rsidR="00B12C5D">
              <w:rPr>
                <w:noProof/>
                <w:webHidden/>
              </w:rPr>
              <w:fldChar w:fldCharType="begin"/>
            </w:r>
            <w:r w:rsidR="00B12C5D">
              <w:rPr>
                <w:noProof/>
                <w:webHidden/>
              </w:rPr>
              <w:instrText xml:space="preserve"> PAGEREF _Toc524421976 \h </w:instrText>
            </w:r>
            <w:r w:rsidR="00B12C5D">
              <w:rPr>
                <w:noProof/>
                <w:webHidden/>
              </w:rPr>
            </w:r>
            <w:r w:rsidR="00B12C5D">
              <w:rPr>
                <w:noProof/>
                <w:webHidden/>
              </w:rPr>
              <w:fldChar w:fldCharType="separate"/>
            </w:r>
            <w:r w:rsidR="00B12C5D">
              <w:rPr>
                <w:noProof/>
                <w:webHidden/>
              </w:rPr>
              <w:t>5</w:t>
            </w:r>
            <w:r w:rsidR="00B12C5D">
              <w:rPr>
                <w:noProof/>
                <w:webHidden/>
              </w:rPr>
              <w:fldChar w:fldCharType="end"/>
            </w:r>
          </w:hyperlink>
        </w:p>
        <w:p w:rsidR="00B12C5D" w:rsidRDefault="00E363D4">
          <w:pPr>
            <w:pStyle w:val="10"/>
            <w:tabs>
              <w:tab w:val="right" w:leader="dot" w:pos="8296"/>
            </w:tabs>
            <w:rPr>
              <w:noProof/>
            </w:rPr>
          </w:pPr>
          <w:hyperlink w:anchor="_Toc524421977" w:history="1">
            <w:r w:rsidR="00B12C5D" w:rsidRPr="003F0E50">
              <w:rPr>
                <w:rStyle w:val="a5"/>
                <w:noProof/>
              </w:rPr>
              <w:t>1002. A+B for Polynomials (25)</w:t>
            </w:r>
            <w:r w:rsidR="00B12C5D">
              <w:rPr>
                <w:noProof/>
                <w:webHidden/>
              </w:rPr>
              <w:tab/>
            </w:r>
            <w:r w:rsidR="00B12C5D">
              <w:rPr>
                <w:noProof/>
                <w:webHidden/>
              </w:rPr>
              <w:fldChar w:fldCharType="begin"/>
            </w:r>
            <w:r w:rsidR="00B12C5D">
              <w:rPr>
                <w:noProof/>
                <w:webHidden/>
              </w:rPr>
              <w:instrText xml:space="preserve"> PAGEREF _Toc524421977 \h </w:instrText>
            </w:r>
            <w:r w:rsidR="00B12C5D">
              <w:rPr>
                <w:noProof/>
                <w:webHidden/>
              </w:rPr>
            </w:r>
            <w:r w:rsidR="00B12C5D">
              <w:rPr>
                <w:noProof/>
                <w:webHidden/>
              </w:rPr>
              <w:fldChar w:fldCharType="separate"/>
            </w:r>
            <w:r w:rsidR="00B12C5D">
              <w:rPr>
                <w:noProof/>
                <w:webHidden/>
              </w:rPr>
              <w:t>6</w:t>
            </w:r>
            <w:r w:rsidR="00B12C5D">
              <w:rPr>
                <w:noProof/>
                <w:webHidden/>
              </w:rPr>
              <w:fldChar w:fldCharType="end"/>
            </w:r>
          </w:hyperlink>
        </w:p>
        <w:p w:rsidR="00B12C5D" w:rsidRDefault="00E363D4">
          <w:pPr>
            <w:pStyle w:val="10"/>
            <w:tabs>
              <w:tab w:val="right" w:leader="dot" w:pos="8296"/>
            </w:tabs>
            <w:rPr>
              <w:noProof/>
            </w:rPr>
          </w:pPr>
          <w:hyperlink w:anchor="_Toc524421978" w:history="1">
            <w:r w:rsidR="00B12C5D" w:rsidRPr="003F0E50">
              <w:rPr>
                <w:rStyle w:val="a5"/>
                <w:noProof/>
              </w:rPr>
              <w:t>1003. Emergency (25)</w:t>
            </w:r>
            <w:r w:rsidR="00B12C5D">
              <w:rPr>
                <w:noProof/>
                <w:webHidden/>
              </w:rPr>
              <w:tab/>
            </w:r>
            <w:r w:rsidR="00B12C5D">
              <w:rPr>
                <w:noProof/>
                <w:webHidden/>
              </w:rPr>
              <w:fldChar w:fldCharType="begin"/>
            </w:r>
            <w:r w:rsidR="00B12C5D">
              <w:rPr>
                <w:noProof/>
                <w:webHidden/>
              </w:rPr>
              <w:instrText xml:space="preserve"> PAGEREF _Toc524421978 \h </w:instrText>
            </w:r>
            <w:r w:rsidR="00B12C5D">
              <w:rPr>
                <w:noProof/>
                <w:webHidden/>
              </w:rPr>
            </w:r>
            <w:r w:rsidR="00B12C5D">
              <w:rPr>
                <w:noProof/>
                <w:webHidden/>
              </w:rPr>
              <w:fldChar w:fldCharType="separate"/>
            </w:r>
            <w:r w:rsidR="00B12C5D">
              <w:rPr>
                <w:noProof/>
                <w:webHidden/>
              </w:rPr>
              <w:t>7</w:t>
            </w:r>
            <w:r w:rsidR="00B12C5D">
              <w:rPr>
                <w:noProof/>
                <w:webHidden/>
              </w:rPr>
              <w:fldChar w:fldCharType="end"/>
            </w:r>
          </w:hyperlink>
        </w:p>
        <w:p w:rsidR="00B12C5D" w:rsidRDefault="00E363D4">
          <w:pPr>
            <w:pStyle w:val="10"/>
            <w:tabs>
              <w:tab w:val="right" w:leader="dot" w:pos="8296"/>
            </w:tabs>
            <w:rPr>
              <w:noProof/>
            </w:rPr>
          </w:pPr>
          <w:hyperlink w:anchor="_Toc524421979" w:history="1">
            <w:r w:rsidR="00B12C5D" w:rsidRPr="003F0E50">
              <w:rPr>
                <w:rStyle w:val="a5"/>
                <w:noProof/>
              </w:rPr>
              <w:t>1004. Counting Leaves (30)</w:t>
            </w:r>
            <w:r w:rsidR="00B12C5D">
              <w:rPr>
                <w:noProof/>
                <w:webHidden/>
              </w:rPr>
              <w:tab/>
            </w:r>
            <w:r w:rsidR="00B12C5D">
              <w:rPr>
                <w:noProof/>
                <w:webHidden/>
              </w:rPr>
              <w:fldChar w:fldCharType="begin"/>
            </w:r>
            <w:r w:rsidR="00B12C5D">
              <w:rPr>
                <w:noProof/>
                <w:webHidden/>
              </w:rPr>
              <w:instrText xml:space="preserve"> PAGEREF _Toc524421979 \h </w:instrText>
            </w:r>
            <w:r w:rsidR="00B12C5D">
              <w:rPr>
                <w:noProof/>
                <w:webHidden/>
              </w:rPr>
            </w:r>
            <w:r w:rsidR="00B12C5D">
              <w:rPr>
                <w:noProof/>
                <w:webHidden/>
              </w:rPr>
              <w:fldChar w:fldCharType="separate"/>
            </w:r>
            <w:r w:rsidR="00B12C5D">
              <w:rPr>
                <w:noProof/>
                <w:webHidden/>
              </w:rPr>
              <w:t>9</w:t>
            </w:r>
            <w:r w:rsidR="00B12C5D">
              <w:rPr>
                <w:noProof/>
                <w:webHidden/>
              </w:rPr>
              <w:fldChar w:fldCharType="end"/>
            </w:r>
          </w:hyperlink>
        </w:p>
        <w:p w:rsidR="00B12C5D" w:rsidRDefault="00E363D4">
          <w:pPr>
            <w:pStyle w:val="10"/>
            <w:tabs>
              <w:tab w:val="right" w:leader="dot" w:pos="8296"/>
            </w:tabs>
            <w:rPr>
              <w:noProof/>
            </w:rPr>
          </w:pPr>
          <w:hyperlink w:anchor="_Toc524421980" w:history="1">
            <w:r w:rsidR="00B12C5D" w:rsidRPr="003F0E50">
              <w:rPr>
                <w:rStyle w:val="a5"/>
                <w:noProof/>
              </w:rPr>
              <w:t>1005. Spell It Right (20)</w:t>
            </w:r>
            <w:r w:rsidR="00B12C5D">
              <w:rPr>
                <w:noProof/>
                <w:webHidden/>
              </w:rPr>
              <w:tab/>
            </w:r>
            <w:r w:rsidR="00B12C5D">
              <w:rPr>
                <w:noProof/>
                <w:webHidden/>
              </w:rPr>
              <w:fldChar w:fldCharType="begin"/>
            </w:r>
            <w:r w:rsidR="00B12C5D">
              <w:rPr>
                <w:noProof/>
                <w:webHidden/>
              </w:rPr>
              <w:instrText xml:space="preserve"> PAGEREF _Toc524421980 \h </w:instrText>
            </w:r>
            <w:r w:rsidR="00B12C5D">
              <w:rPr>
                <w:noProof/>
                <w:webHidden/>
              </w:rPr>
            </w:r>
            <w:r w:rsidR="00B12C5D">
              <w:rPr>
                <w:noProof/>
                <w:webHidden/>
              </w:rPr>
              <w:fldChar w:fldCharType="separate"/>
            </w:r>
            <w:r w:rsidR="00B12C5D">
              <w:rPr>
                <w:noProof/>
                <w:webHidden/>
              </w:rPr>
              <w:t>10</w:t>
            </w:r>
            <w:r w:rsidR="00B12C5D">
              <w:rPr>
                <w:noProof/>
                <w:webHidden/>
              </w:rPr>
              <w:fldChar w:fldCharType="end"/>
            </w:r>
          </w:hyperlink>
        </w:p>
        <w:p w:rsidR="00B12C5D" w:rsidRDefault="00E363D4">
          <w:pPr>
            <w:pStyle w:val="10"/>
            <w:tabs>
              <w:tab w:val="right" w:leader="dot" w:pos="8296"/>
            </w:tabs>
            <w:rPr>
              <w:noProof/>
            </w:rPr>
          </w:pPr>
          <w:hyperlink w:anchor="_Toc524421981" w:history="1">
            <w:r w:rsidR="00B12C5D" w:rsidRPr="003F0E50">
              <w:rPr>
                <w:rStyle w:val="a5"/>
                <w:noProof/>
              </w:rPr>
              <w:t>1006. Sign In and Sign Out (25)</w:t>
            </w:r>
            <w:r w:rsidR="00B12C5D">
              <w:rPr>
                <w:noProof/>
                <w:webHidden/>
              </w:rPr>
              <w:tab/>
            </w:r>
            <w:r w:rsidR="00B12C5D">
              <w:rPr>
                <w:noProof/>
                <w:webHidden/>
              </w:rPr>
              <w:fldChar w:fldCharType="begin"/>
            </w:r>
            <w:r w:rsidR="00B12C5D">
              <w:rPr>
                <w:noProof/>
                <w:webHidden/>
              </w:rPr>
              <w:instrText xml:space="preserve"> PAGEREF _Toc524421981 \h </w:instrText>
            </w:r>
            <w:r w:rsidR="00B12C5D">
              <w:rPr>
                <w:noProof/>
                <w:webHidden/>
              </w:rPr>
            </w:r>
            <w:r w:rsidR="00B12C5D">
              <w:rPr>
                <w:noProof/>
                <w:webHidden/>
              </w:rPr>
              <w:fldChar w:fldCharType="separate"/>
            </w:r>
            <w:r w:rsidR="00B12C5D">
              <w:rPr>
                <w:noProof/>
                <w:webHidden/>
              </w:rPr>
              <w:t>10</w:t>
            </w:r>
            <w:r w:rsidR="00B12C5D">
              <w:rPr>
                <w:noProof/>
                <w:webHidden/>
              </w:rPr>
              <w:fldChar w:fldCharType="end"/>
            </w:r>
          </w:hyperlink>
        </w:p>
        <w:p w:rsidR="00B12C5D" w:rsidRDefault="00E363D4">
          <w:pPr>
            <w:pStyle w:val="10"/>
            <w:tabs>
              <w:tab w:val="right" w:leader="dot" w:pos="8296"/>
            </w:tabs>
            <w:rPr>
              <w:noProof/>
            </w:rPr>
          </w:pPr>
          <w:hyperlink w:anchor="_Toc524421982" w:history="1">
            <w:r w:rsidR="00B12C5D" w:rsidRPr="003F0E50">
              <w:rPr>
                <w:rStyle w:val="a5"/>
                <w:noProof/>
              </w:rPr>
              <w:t>1007. Maximum Subsequence Sum (25)</w:t>
            </w:r>
            <w:r w:rsidR="00B12C5D">
              <w:rPr>
                <w:noProof/>
                <w:webHidden/>
              </w:rPr>
              <w:tab/>
            </w:r>
            <w:r w:rsidR="00B12C5D">
              <w:rPr>
                <w:noProof/>
                <w:webHidden/>
              </w:rPr>
              <w:fldChar w:fldCharType="begin"/>
            </w:r>
            <w:r w:rsidR="00B12C5D">
              <w:rPr>
                <w:noProof/>
                <w:webHidden/>
              </w:rPr>
              <w:instrText xml:space="preserve"> PAGEREF _Toc524421982 \h </w:instrText>
            </w:r>
            <w:r w:rsidR="00B12C5D">
              <w:rPr>
                <w:noProof/>
                <w:webHidden/>
              </w:rPr>
            </w:r>
            <w:r w:rsidR="00B12C5D">
              <w:rPr>
                <w:noProof/>
                <w:webHidden/>
              </w:rPr>
              <w:fldChar w:fldCharType="separate"/>
            </w:r>
            <w:r w:rsidR="00B12C5D">
              <w:rPr>
                <w:noProof/>
                <w:webHidden/>
              </w:rPr>
              <w:t>11</w:t>
            </w:r>
            <w:r w:rsidR="00B12C5D">
              <w:rPr>
                <w:noProof/>
                <w:webHidden/>
              </w:rPr>
              <w:fldChar w:fldCharType="end"/>
            </w:r>
          </w:hyperlink>
        </w:p>
        <w:p w:rsidR="00B12C5D" w:rsidRDefault="00E363D4">
          <w:pPr>
            <w:pStyle w:val="10"/>
            <w:tabs>
              <w:tab w:val="right" w:leader="dot" w:pos="8296"/>
            </w:tabs>
            <w:rPr>
              <w:noProof/>
            </w:rPr>
          </w:pPr>
          <w:hyperlink w:anchor="_Toc524421983" w:history="1">
            <w:r w:rsidR="00B12C5D" w:rsidRPr="003F0E50">
              <w:rPr>
                <w:rStyle w:val="a5"/>
                <w:noProof/>
              </w:rPr>
              <w:t>1008. Elevator (20)</w:t>
            </w:r>
            <w:r w:rsidR="00B12C5D">
              <w:rPr>
                <w:noProof/>
                <w:webHidden/>
              </w:rPr>
              <w:tab/>
            </w:r>
            <w:r w:rsidR="00B12C5D">
              <w:rPr>
                <w:noProof/>
                <w:webHidden/>
              </w:rPr>
              <w:fldChar w:fldCharType="begin"/>
            </w:r>
            <w:r w:rsidR="00B12C5D">
              <w:rPr>
                <w:noProof/>
                <w:webHidden/>
              </w:rPr>
              <w:instrText xml:space="preserve"> PAGEREF _Toc524421983 \h </w:instrText>
            </w:r>
            <w:r w:rsidR="00B12C5D">
              <w:rPr>
                <w:noProof/>
                <w:webHidden/>
              </w:rPr>
            </w:r>
            <w:r w:rsidR="00B12C5D">
              <w:rPr>
                <w:noProof/>
                <w:webHidden/>
              </w:rPr>
              <w:fldChar w:fldCharType="separate"/>
            </w:r>
            <w:r w:rsidR="00B12C5D">
              <w:rPr>
                <w:noProof/>
                <w:webHidden/>
              </w:rPr>
              <w:t>13</w:t>
            </w:r>
            <w:r w:rsidR="00B12C5D">
              <w:rPr>
                <w:noProof/>
                <w:webHidden/>
              </w:rPr>
              <w:fldChar w:fldCharType="end"/>
            </w:r>
          </w:hyperlink>
        </w:p>
        <w:p w:rsidR="00B12C5D" w:rsidRDefault="00E363D4">
          <w:pPr>
            <w:pStyle w:val="10"/>
            <w:tabs>
              <w:tab w:val="right" w:leader="dot" w:pos="8296"/>
            </w:tabs>
            <w:rPr>
              <w:noProof/>
            </w:rPr>
          </w:pPr>
          <w:hyperlink w:anchor="_Toc524421984" w:history="1">
            <w:r w:rsidR="00B12C5D" w:rsidRPr="003F0E50">
              <w:rPr>
                <w:rStyle w:val="a5"/>
                <w:noProof/>
              </w:rPr>
              <w:t>1009. Product of Polynomials (25)</w:t>
            </w:r>
            <w:r w:rsidR="00B12C5D">
              <w:rPr>
                <w:noProof/>
                <w:webHidden/>
              </w:rPr>
              <w:tab/>
            </w:r>
            <w:r w:rsidR="00B12C5D">
              <w:rPr>
                <w:noProof/>
                <w:webHidden/>
              </w:rPr>
              <w:fldChar w:fldCharType="begin"/>
            </w:r>
            <w:r w:rsidR="00B12C5D">
              <w:rPr>
                <w:noProof/>
                <w:webHidden/>
              </w:rPr>
              <w:instrText xml:space="preserve"> PAGEREF _Toc524421984 \h </w:instrText>
            </w:r>
            <w:r w:rsidR="00B12C5D">
              <w:rPr>
                <w:noProof/>
                <w:webHidden/>
              </w:rPr>
            </w:r>
            <w:r w:rsidR="00B12C5D">
              <w:rPr>
                <w:noProof/>
                <w:webHidden/>
              </w:rPr>
              <w:fldChar w:fldCharType="separate"/>
            </w:r>
            <w:r w:rsidR="00B12C5D">
              <w:rPr>
                <w:noProof/>
                <w:webHidden/>
              </w:rPr>
              <w:t>13</w:t>
            </w:r>
            <w:r w:rsidR="00B12C5D">
              <w:rPr>
                <w:noProof/>
                <w:webHidden/>
              </w:rPr>
              <w:fldChar w:fldCharType="end"/>
            </w:r>
          </w:hyperlink>
        </w:p>
        <w:p w:rsidR="00B12C5D" w:rsidRDefault="00E363D4">
          <w:pPr>
            <w:pStyle w:val="10"/>
            <w:tabs>
              <w:tab w:val="right" w:leader="dot" w:pos="8296"/>
            </w:tabs>
            <w:rPr>
              <w:noProof/>
            </w:rPr>
          </w:pPr>
          <w:hyperlink w:anchor="_Toc524421985" w:history="1">
            <w:r w:rsidR="00B12C5D" w:rsidRPr="003F0E50">
              <w:rPr>
                <w:rStyle w:val="a5"/>
                <w:noProof/>
              </w:rPr>
              <w:t>1010. Radix (25)</w:t>
            </w:r>
            <w:r w:rsidR="00B12C5D">
              <w:rPr>
                <w:noProof/>
                <w:webHidden/>
              </w:rPr>
              <w:tab/>
            </w:r>
            <w:r w:rsidR="00B12C5D">
              <w:rPr>
                <w:noProof/>
                <w:webHidden/>
              </w:rPr>
              <w:fldChar w:fldCharType="begin"/>
            </w:r>
            <w:r w:rsidR="00B12C5D">
              <w:rPr>
                <w:noProof/>
                <w:webHidden/>
              </w:rPr>
              <w:instrText xml:space="preserve"> PAGEREF _Toc524421985 \h </w:instrText>
            </w:r>
            <w:r w:rsidR="00B12C5D">
              <w:rPr>
                <w:noProof/>
                <w:webHidden/>
              </w:rPr>
            </w:r>
            <w:r w:rsidR="00B12C5D">
              <w:rPr>
                <w:noProof/>
                <w:webHidden/>
              </w:rPr>
              <w:fldChar w:fldCharType="separate"/>
            </w:r>
            <w:r w:rsidR="00B12C5D">
              <w:rPr>
                <w:noProof/>
                <w:webHidden/>
              </w:rPr>
              <w:t>14</w:t>
            </w:r>
            <w:r w:rsidR="00B12C5D">
              <w:rPr>
                <w:noProof/>
                <w:webHidden/>
              </w:rPr>
              <w:fldChar w:fldCharType="end"/>
            </w:r>
          </w:hyperlink>
        </w:p>
        <w:p w:rsidR="00B12C5D" w:rsidRDefault="00E363D4">
          <w:pPr>
            <w:pStyle w:val="10"/>
            <w:tabs>
              <w:tab w:val="right" w:leader="dot" w:pos="8296"/>
            </w:tabs>
            <w:rPr>
              <w:noProof/>
            </w:rPr>
          </w:pPr>
          <w:hyperlink w:anchor="_Toc524421986" w:history="1">
            <w:r w:rsidR="00B12C5D" w:rsidRPr="003F0E50">
              <w:rPr>
                <w:rStyle w:val="a5"/>
                <w:noProof/>
              </w:rPr>
              <w:t>1011. World Cup Betting (20)</w:t>
            </w:r>
            <w:r w:rsidR="00B12C5D">
              <w:rPr>
                <w:noProof/>
                <w:webHidden/>
              </w:rPr>
              <w:tab/>
            </w:r>
            <w:r w:rsidR="00B12C5D">
              <w:rPr>
                <w:noProof/>
                <w:webHidden/>
              </w:rPr>
              <w:fldChar w:fldCharType="begin"/>
            </w:r>
            <w:r w:rsidR="00B12C5D">
              <w:rPr>
                <w:noProof/>
                <w:webHidden/>
              </w:rPr>
              <w:instrText xml:space="preserve"> PAGEREF _Toc524421986 \h </w:instrText>
            </w:r>
            <w:r w:rsidR="00B12C5D">
              <w:rPr>
                <w:noProof/>
                <w:webHidden/>
              </w:rPr>
            </w:r>
            <w:r w:rsidR="00B12C5D">
              <w:rPr>
                <w:noProof/>
                <w:webHidden/>
              </w:rPr>
              <w:fldChar w:fldCharType="separate"/>
            </w:r>
            <w:r w:rsidR="00B12C5D">
              <w:rPr>
                <w:noProof/>
                <w:webHidden/>
              </w:rPr>
              <w:t>15</w:t>
            </w:r>
            <w:r w:rsidR="00B12C5D">
              <w:rPr>
                <w:noProof/>
                <w:webHidden/>
              </w:rPr>
              <w:fldChar w:fldCharType="end"/>
            </w:r>
          </w:hyperlink>
        </w:p>
        <w:p w:rsidR="00B12C5D" w:rsidRDefault="00E363D4">
          <w:pPr>
            <w:pStyle w:val="10"/>
            <w:tabs>
              <w:tab w:val="right" w:leader="dot" w:pos="8296"/>
            </w:tabs>
            <w:rPr>
              <w:noProof/>
            </w:rPr>
          </w:pPr>
          <w:hyperlink w:anchor="_Toc524421987" w:history="1">
            <w:r w:rsidR="00B12C5D" w:rsidRPr="003F0E50">
              <w:rPr>
                <w:rStyle w:val="a5"/>
                <w:noProof/>
              </w:rPr>
              <w:t>1012. The Best Rank (25)</w:t>
            </w:r>
            <w:r w:rsidR="00B12C5D">
              <w:rPr>
                <w:noProof/>
                <w:webHidden/>
              </w:rPr>
              <w:tab/>
            </w:r>
            <w:r w:rsidR="00B12C5D">
              <w:rPr>
                <w:noProof/>
                <w:webHidden/>
              </w:rPr>
              <w:fldChar w:fldCharType="begin"/>
            </w:r>
            <w:r w:rsidR="00B12C5D">
              <w:rPr>
                <w:noProof/>
                <w:webHidden/>
              </w:rPr>
              <w:instrText xml:space="preserve"> PAGEREF _Toc524421987 \h </w:instrText>
            </w:r>
            <w:r w:rsidR="00B12C5D">
              <w:rPr>
                <w:noProof/>
                <w:webHidden/>
              </w:rPr>
            </w:r>
            <w:r w:rsidR="00B12C5D">
              <w:rPr>
                <w:noProof/>
                <w:webHidden/>
              </w:rPr>
              <w:fldChar w:fldCharType="separate"/>
            </w:r>
            <w:r w:rsidR="00B12C5D">
              <w:rPr>
                <w:noProof/>
                <w:webHidden/>
              </w:rPr>
              <w:t>17</w:t>
            </w:r>
            <w:r w:rsidR="00B12C5D">
              <w:rPr>
                <w:noProof/>
                <w:webHidden/>
              </w:rPr>
              <w:fldChar w:fldCharType="end"/>
            </w:r>
          </w:hyperlink>
        </w:p>
        <w:p w:rsidR="00B12C5D" w:rsidRDefault="00E363D4">
          <w:pPr>
            <w:pStyle w:val="10"/>
            <w:tabs>
              <w:tab w:val="right" w:leader="dot" w:pos="8296"/>
            </w:tabs>
            <w:rPr>
              <w:noProof/>
            </w:rPr>
          </w:pPr>
          <w:hyperlink w:anchor="_Toc524421988" w:history="1">
            <w:r w:rsidR="00B12C5D" w:rsidRPr="003F0E50">
              <w:rPr>
                <w:rStyle w:val="a5"/>
                <w:noProof/>
              </w:rPr>
              <w:t>1013. Battle Over Cities (25)</w:t>
            </w:r>
            <w:r w:rsidR="00B12C5D">
              <w:rPr>
                <w:noProof/>
                <w:webHidden/>
              </w:rPr>
              <w:tab/>
            </w:r>
            <w:r w:rsidR="00B12C5D">
              <w:rPr>
                <w:noProof/>
                <w:webHidden/>
              </w:rPr>
              <w:fldChar w:fldCharType="begin"/>
            </w:r>
            <w:r w:rsidR="00B12C5D">
              <w:rPr>
                <w:noProof/>
                <w:webHidden/>
              </w:rPr>
              <w:instrText xml:space="preserve"> PAGEREF _Toc524421988 \h </w:instrText>
            </w:r>
            <w:r w:rsidR="00B12C5D">
              <w:rPr>
                <w:noProof/>
                <w:webHidden/>
              </w:rPr>
            </w:r>
            <w:r w:rsidR="00B12C5D">
              <w:rPr>
                <w:noProof/>
                <w:webHidden/>
              </w:rPr>
              <w:fldChar w:fldCharType="separate"/>
            </w:r>
            <w:r w:rsidR="00B12C5D">
              <w:rPr>
                <w:noProof/>
                <w:webHidden/>
              </w:rPr>
              <w:t>19</w:t>
            </w:r>
            <w:r w:rsidR="00B12C5D">
              <w:rPr>
                <w:noProof/>
                <w:webHidden/>
              </w:rPr>
              <w:fldChar w:fldCharType="end"/>
            </w:r>
          </w:hyperlink>
        </w:p>
        <w:p w:rsidR="00B12C5D" w:rsidRDefault="00E363D4">
          <w:pPr>
            <w:pStyle w:val="10"/>
            <w:tabs>
              <w:tab w:val="right" w:leader="dot" w:pos="8296"/>
            </w:tabs>
            <w:rPr>
              <w:noProof/>
            </w:rPr>
          </w:pPr>
          <w:hyperlink w:anchor="_Toc524421989" w:history="1">
            <w:r w:rsidR="00B12C5D" w:rsidRPr="003F0E50">
              <w:rPr>
                <w:rStyle w:val="a5"/>
                <w:noProof/>
              </w:rPr>
              <w:t>1014. Waiting in Line (30)</w:t>
            </w:r>
            <w:r w:rsidR="00B12C5D">
              <w:rPr>
                <w:noProof/>
                <w:webHidden/>
              </w:rPr>
              <w:tab/>
            </w:r>
            <w:r w:rsidR="00B12C5D">
              <w:rPr>
                <w:noProof/>
                <w:webHidden/>
              </w:rPr>
              <w:fldChar w:fldCharType="begin"/>
            </w:r>
            <w:r w:rsidR="00B12C5D">
              <w:rPr>
                <w:noProof/>
                <w:webHidden/>
              </w:rPr>
              <w:instrText xml:space="preserve"> PAGEREF _Toc524421989 \h </w:instrText>
            </w:r>
            <w:r w:rsidR="00B12C5D">
              <w:rPr>
                <w:noProof/>
                <w:webHidden/>
              </w:rPr>
            </w:r>
            <w:r w:rsidR="00B12C5D">
              <w:rPr>
                <w:noProof/>
                <w:webHidden/>
              </w:rPr>
              <w:fldChar w:fldCharType="separate"/>
            </w:r>
            <w:r w:rsidR="00B12C5D">
              <w:rPr>
                <w:noProof/>
                <w:webHidden/>
              </w:rPr>
              <w:t>20</w:t>
            </w:r>
            <w:r w:rsidR="00B12C5D">
              <w:rPr>
                <w:noProof/>
                <w:webHidden/>
              </w:rPr>
              <w:fldChar w:fldCharType="end"/>
            </w:r>
          </w:hyperlink>
        </w:p>
        <w:p w:rsidR="00B12C5D" w:rsidRDefault="00E363D4">
          <w:pPr>
            <w:pStyle w:val="10"/>
            <w:tabs>
              <w:tab w:val="right" w:leader="dot" w:pos="8296"/>
            </w:tabs>
            <w:rPr>
              <w:noProof/>
            </w:rPr>
          </w:pPr>
          <w:hyperlink w:anchor="_Toc524421990" w:history="1">
            <w:r w:rsidR="00B12C5D" w:rsidRPr="003F0E50">
              <w:rPr>
                <w:rStyle w:val="a5"/>
                <w:noProof/>
              </w:rPr>
              <w:t>1015. Reversible Primes (20)</w:t>
            </w:r>
            <w:r w:rsidR="00B12C5D">
              <w:rPr>
                <w:noProof/>
                <w:webHidden/>
              </w:rPr>
              <w:tab/>
            </w:r>
            <w:r w:rsidR="00B12C5D">
              <w:rPr>
                <w:noProof/>
                <w:webHidden/>
              </w:rPr>
              <w:fldChar w:fldCharType="begin"/>
            </w:r>
            <w:r w:rsidR="00B12C5D">
              <w:rPr>
                <w:noProof/>
                <w:webHidden/>
              </w:rPr>
              <w:instrText xml:space="preserve"> PAGEREF _Toc524421990 \h </w:instrText>
            </w:r>
            <w:r w:rsidR="00B12C5D">
              <w:rPr>
                <w:noProof/>
                <w:webHidden/>
              </w:rPr>
            </w:r>
            <w:r w:rsidR="00B12C5D">
              <w:rPr>
                <w:noProof/>
                <w:webHidden/>
              </w:rPr>
              <w:fldChar w:fldCharType="separate"/>
            </w:r>
            <w:r w:rsidR="00B12C5D">
              <w:rPr>
                <w:noProof/>
                <w:webHidden/>
              </w:rPr>
              <w:t>22</w:t>
            </w:r>
            <w:r w:rsidR="00B12C5D">
              <w:rPr>
                <w:noProof/>
                <w:webHidden/>
              </w:rPr>
              <w:fldChar w:fldCharType="end"/>
            </w:r>
          </w:hyperlink>
        </w:p>
        <w:p w:rsidR="00B12C5D" w:rsidRDefault="00E363D4">
          <w:pPr>
            <w:pStyle w:val="10"/>
            <w:tabs>
              <w:tab w:val="right" w:leader="dot" w:pos="8296"/>
            </w:tabs>
            <w:rPr>
              <w:noProof/>
            </w:rPr>
          </w:pPr>
          <w:hyperlink w:anchor="_Toc524421991" w:history="1">
            <w:r w:rsidR="00B12C5D" w:rsidRPr="003F0E50">
              <w:rPr>
                <w:rStyle w:val="a5"/>
                <w:noProof/>
              </w:rPr>
              <w:t>1016. Phone Bills (25)</w:t>
            </w:r>
            <w:r w:rsidR="00B12C5D">
              <w:rPr>
                <w:noProof/>
                <w:webHidden/>
              </w:rPr>
              <w:tab/>
            </w:r>
            <w:r w:rsidR="00B12C5D">
              <w:rPr>
                <w:noProof/>
                <w:webHidden/>
              </w:rPr>
              <w:fldChar w:fldCharType="begin"/>
            </w:r>
            <w:r w:rsidR="00B12C5D">
              <w:rPr>
                <w:noProof/>
                <w:webHidden/>
              </w:rPr>
              <w:instrText xml:space="preserve"> PAGEREF _Toc524421991 \h </w:instrText>
            </w:r>
            <w:r w:rsidR="00B12C5D">
              <w:rPr>
                <w:noProof/>
                <w:webHidden/>
              </w:rPr>
            </w:r>
            <w:r w:rsidR="00B12C5D">
              <w:rPr>
                <w:noProof/>
                <w:webHidden/>
              </w:rPr>
              <w:fldChar w:fldCharType="separate"/>
            </w:r>
            <w:r w:rsidR="00B12C5D">
              <w:rPr>
                <w:noProof/>
                <w:webHidden/>
              </w:rPr>
              <w:t>23</w:t>
            </w:r>
            <w:r w:rsidR="00B12C5D">
              <w:rPr>
                <w:noProof/>
                <w:webHidden/>
              </w:rPr>
              <w:fldChar w:fldCharType="end"/>
            </w:r>
          </w:hyperlink>
        </w:p>
        <w:p w:rsidR="00B12C5D" w:rsidRDefault="00E363D4">
          <w:pPr>
            <w:pStyle w:val="10"/>
            <w:tabs>
              <w:tab w:val="right" w:leader="dot" w:pos="8296"/>
            </w:tabs>
            <w:rPr>
              <w:noProof/>
            </w:rPr>
          </w:pPr>
          <w:hyperlink w:anchor="_Toc524421992" w:history="1">
            <w:r w:rsidR="00B12C5D" w:rsidRPr="003F0E50">
              <w:rPr>
                <w:rStyle w:val="a5"/>
                <w:noProof/>
              </w:rPr>
              <w:t>1017. Queueing at Bank (25)</w:t>
            </w:r>
            <w:r w:rsidR="00B12C5D">
              <w:rPr>
                <w:noProof/>
                <w:webHidden/>
              </w:rPr>
              <w:tab/>
            </w:r>
            <w:r w:rsidR="00B12C5D">
              <w:rPr>
                <w:noProof/>
                <w:webHidden/>
              </w:rPr>
              <w:fldChar w:fldCharType="begin"/>
            </w:r>
            <w:r w:rsidR="00B12C5D">
              <w:rPr>
                <w:noProof/>
                <w:webHidden/>
              </w:rPr>
              <w:instrText xml:space="preserve"> PAGEREF _Toc524421992 \h </w:instrText>
            </w:r>
            <w:r w:rsidR="00B12C5D">
              <w:rPr>
                <w:noProof/>
                <w:webHidden/>
              </w:rPr>
            </w:r>
            <w:r w:rsidR="00B12C5D">
              <w:rPr>
                <w:noProof/>
                <w:webHidden/>
              </w:rPr>
              <w:fldChar w:fldCharType="separate"/>
            </w:r>
            <w:r w:rsidR="00B12C5D">
              <w:rPr>
                <w:noProof/>
                <w:webHidden/>
              </w:rPr>
              <w:t>26</w:t>
            </w:r>
            <w:r w:rsidR="00B12C5D">
              <w:rPr>
                <w:noProof/>
                <w:webHidden/>
              </w:rPr>
              <w:fldChar w:fldCharType="end"/>
            </w:r>
          </w:hyperlink>
        </w:p>
        <w:p w:rsidR="00B12C5D" w:rsidRDefault="00E363D4">
          <w:pPr>
            <w:pStyle w:val="10"/>
            <w:tabs>
              <w:tab w:val="right" w:leader="dot" w:pos="8296"/>
            </w:tabs>
            <w:rPr>
              <w:noProof/>
            </w:rPr>
          </w:pPr>
          <w:hyperlink w:anchor="_Toc524421993" w:history="1">
            <w:r w:rsidR="00B12C5D" w:rsidRPr="003F0E50">
              <w:rPr>
                <w:rStyle w:val="a5"/>
                <w:noProof/>
              </w:rPr>
              <w:t>1018. Public Bike Management (30)</w:t>
            </w:r>
            <w:r w:rsidR="00B12C5D">
              <w:rPr>
                <w:noProof/>
                <w:webHidden/>
              </w:rPr>
              <w:tab/>
            </w:r>
            <w:r w:rsidR="00B12C5D">
              <w:rPr>
                <w:noProof/>
                <w:webHidden/>
              </w:rPr>
              <w:fldChar w:fldCharType="begin"/>
            </w:r>
            <w:r w:rsidR="00B12C5D">
              <w:rPr>
                <w:noProof/>
                <w:webHidden/>
              </w:rPr>
              <w:instrText xml:space="preserve"> PAGEREF _Toc524421993 \h </w:instrText>
            </w:r>
            <w:r w:rsidR="00B12C5D">
              <w:rPr>
                <w:noProof/>
                <w:webHidden/>
              </w:rPr>
            </w:r>
            <w:r w:rsidR="00B12C5D">
              <w:rPr>
                <w:noProof/>
                <w:webHidden/>
              </w:rPr>
              <w:fldChar w:fldCharType="separate"/>
            </w:r>
            <w:r w:rsidR="00B12C5D">
              <w:rPr>
                <w:noProof/>
                <w:webHidden/>
              </w:rPr>
              <w:t>27</w:t>
            </w:r>
            <w:r w:rsidR="00B12C5D">
              <w:rPr>
                <w:noProof/>
                <w:webHidden/>
              </w:rPr>
              <w:fldChar w:fldCharType="end"/>
            </w:r>
          </w:hyperlink>
        </w:p>
        <w:p w:rsidR="00B12C5D" w:rsidRDefault="00E363D4">
          <w:pPr>
            <w:pStyle w:val="10"/>
            <w:tabs>
              <w:tab w:val="right" w:leader="dot" w:pos="8296"/>
            </w:tabs>
            <w:rPr>
              <w:noProof/>
            </w:rPr>
          </w:pPr>
          <w:hyperlink w:anchor="_Toc524421994" w:history="1">
            <w:r w:rsidR="00B12C5D" w:rsidRPr="003F0E50">
              <w:rPr>
                <w:rStyle w:val="a5"/>
                <w:noProof/>
              </w:rPr>
              <w:t>1019. General Palindromic Number (20)</w:t>
            </w:r>
            <w:r w:rsidR="00B12C5D">
              <w:rPr>
                <w:noProof/>
                <w:webHidden/>
              </w:rPr>
              <w:tab/>
            </w:r>
            <w:r w:rsidR="00B12C5D">
              <w:rPr>
                <w:noProof/>
                <w:webHidden/>
              </w:rPr>
              <w:fldChar w:fldCharType="begin"/>
            </w:r>
            <w:r w:rsidR="00B12C5D">
              <w:rPr>
                <w:noProof/>
                <w:webHidden/>
              </w:rPr>
              <w:instrText xml:space="preserve"> PAGEREF _Toc524421994 \h </w:instrText>
            </w:r>
            <w:r w:rsidR="00B12C5D">
              <w:rPr>
                <w:noProof/>
                <w:webHidden/>
              </w:rPr>
            </w:r>
            <w:r w:rsidR="00B12C5D">
              <w:rPr>
                <w:noProof/>
                <w:webHidden/>
              </w:rPr>
              <w:fldChar w:fldCharType="separate"/>
            </w:r>
            <w:r w:rsidR="00B12C5D">
              <w:rPr>
                <w:noProof/>
                <w:webHidden/>
              </w:rPr>
              <w:t>30</w:t>
            </w:r>
            <w:r w:rsidR="00B12C5D">
              <w:rPr>
                <w:noProof/>
                <w:webHidden/>
              </w:rPr>
              <w:fldChar w:fldCharType="end"/>
            </w:r>
          </w:hyperlink>
        </w:p>
        <w:p w:rsidR="00B12C5D" w:rsidRDefault="00E363D4">
          <w:pPr>
            <w:pStyle w:val="10"/>
            <w:tabs>
              <w:tab w:val="right" w:leader="dot" w:pos="8296"/>
            </w:tabs>
            <w:rPr>
              <w:noProof/>
            </w:rPr>
          </w:pPr>
          <w:hyperlink w:anchor="_Toc524421995" w:history="1">
            <w:r w:rsidR="00B12C5D" w:rsidRPr="003F0E50">
              <w:rPr>
                <w:rStyle w:val="a5"/>
                <w:noProof/>
              </w:rPr>
              <w:t>1020. Tree Traversals (25)</w:t>
            </w:r>
            <w:r w:rsidR="00B12C5D">
              <w:rPr>
                <w:noProof/>
                <w:webHidden/>
              </w:rPr>
              <w:tab/>
            </w:r>
            <w:r w:rsidR="00B12C5D">
              <w:rPr>
                <w:noProof/>
                <w:webHidden/>
              </w:rPr>
              <w:fldChar w:fldCharType="begin"/>
            </w:r>
            <w:r w:rsidR="00B12C5D">
              <w:rPr>
                <w:noProof/>
                <w:webHidden/>
              </w:rPr>
              <w:instrText xml:space="preserve"> PAGEREF _Toc524421995 \h </w:instrText>
            </w:r>
            <w:r w:rsidR="00B12C5D">
              <w:rPr>
                <w:noProof/>
                <w:webHidden/>
              </w:rPr>
            </w:r>
            <w:r w:rsidR="00B12C5D">
              <w:rPr>
                <w:noProof/>
                <w:webHidden/>
              </w:rPr>
              <w:fldChar w:fldCharType="separate"/>
            </w:r>
            <w:r w:rsidR="00B12C5D">
              <w:rPr>
                <w:noProof/>
                <w:webHidden/>
              </w:rPr>
              <w:t>31</w:t>
            </w:r>
            <w:r w:rsidR="00B12C5D">
              <w:rPr>
                <w:noProof/>
                <w:webHidden/>
              </w:rPr>
              <w:fldChar w:fldCharType="end"/>
            </w:r>
          </w:hyperlink>
        </w:p>
        <w:p w:rsidR="00B12C5D" w:rsidRDefault="00E363D4">
          <w:pPr>
            <w:pStyle w:val="10"/>
            <w:tabs>
              <w:tab w:val="right" w:leader="dot" w:pos="8296"/>
            </w:tabs>
            <w:rPr>
              <w:noProof/>
            </w:rPr>
          </w:pPr>
          <w:hyperlink w:anchor="_Toc524421996" w:history="1">
            <w:r w:rsidR="00B12C5D" w:rsidRPr="003F0E50">
              <w:rPr>
                <w:rStyle w:val="a5"/>
                <w:noProof/>
              </w:rPr>
              <w:t>1021. Deepest Root (25)</w:t>
            </w:r>
            <w:r w:rsidR="00B12C5D">
              <w:rPr>
                <w:noProof/>
                <w:webHidden/>
              </w:rPr>
              <w:tab/>
            </w:r>
            <w:r w:rsidR="00B12C5D">
              <w:rPr>
                <w:noProof/>
                <w:webHidden/>
              </w:rPr>
              <w:fldChar w:fldCharType="begin"/>
            </w:r>
            <w:r w:rsidR="00B12C5D">
              <w:rPr>
                <w:noProof/>
                <w:webHidden/>
              </w:rPr>
              <w:instrText xml:space="preserve"> PAGEREF _Toc524421996 \h </w:instrText>
            </w:r>
            <w:r w:rsidR="00B12C5D">
              <w:rPr>
                <w:noProof/>
                <w:webHidden/>
              </w:rPr>
            </w:r>
            <w:r w:rsidR="00B12C5D">
              <w:rPr>
                <w:noProof/>
                <w:webHidden/>
              </w:rPr>
              <w:fldChar w:fldCharType="separate"/>
            </w:r>
            <w:r w:rsidR="00B12C5D">
              <w:rPr>
                <w:noProof/>
                <w:webHidden/>
              </w:rPr>
              <w:t>32</w:t>
            </w:r>
            <w:r w:rsidR="00B12C5D">
              <w:rPr>
                <w:noProof/>
                <w:webHidden/>
              </w:rPr>
              <w:fldChar w:fldCharType="end"/>
            </w:r>
          </w:hyperlink>
        </w:p>
        <w:p w:rsidR="00B12C5D" w:rsidRDefault="00E363D4">
          <w:pPr>
            <w:pStyle w:val="10"/>
            <w:tabs>
              <w:tab w:val="right" w:leader="dot" w:pos="8296"/>
            </w:tabs>
            <w:rPr>
              <w:noProof/>
            </w:rPr>
          </w:pPr>
          <w:hyperlink w:anchor="_Toc524421997" w:history="1">
            <w:r w:rsidR="00B12C5D" w:rsidRPr="003F0E50">
              <w:rPr>
                <w:rStyle w:val="a5"/>
                <w:noProof/>
              </w:rPr>
              <w:t>1022. Digital Library (30)</w:t>
            </w:r>
            <w:r w:rsidR="00B12C5D">
              <w:rPr>
                <w:noProof/>
                <w:webHidden/>
              </w:rPr>
              <w:tab/>
            </w:r>
            <w:r w:rsidR="00B12C5D">
              <w:rPr>
                <w:noProof/>
                <w:webHidden/>
              </w:rPr>
              <w:fldChar w:fldCharType="begin"/>
            </w:r>
            <w:r w:rsidR="00B12C5D">
              <w:rPr>
                <w:noProof/>
                <w:webHidden/>
              </w:rPr>
              <w:instrText xml:space="preserve"> PAGEREF _Toc524421997 \h </w:instrText>
            </w:r>
            <w:r w:rsidR="00B12C5D">
              <w:rPr>
                <w:noProof/>
                <w:webHidden/>
              </w:rPr>
            </w:r>
            <w:r w:rsidR="00B12C5D">
              <w:rPr>
                <w:noProof/>
                <w:webHidden/>
              </w:rPr>
              <w:fldChar w:fldCharType="separate"/>
            </w:r>
            <w:r w:rsidR="00B12C5D">
              <w:rPr>
                <w:noProof/>
                <w:webHidden/>
              </w:rPr>
              <w:t>34</w:t>
            </w:r>
            <w:r w:rsidR="00B12C5D">
              <w:rPr>
                <w:noProof/>
                <w:webHidden/>
              </w:rPr>
              <w:fldChar w:fldCharType="end"/>
            </w:r>
          </w:hyperlink>
        </w:p>
        <w:p w:rsidR="00B12C5D" w:rsidRDefault="00E363D4">
          <w:pPr>
            <w:pStyle w:val="10"/>
            <w:tabs>
              <w:tab w:val="right" w:leader="dot" w:pos="8296"/>
            </w:tabs>
            <w:rPr>
              <w:noProof/>
            </w:rPr>
          </w:pPr>
          <w:hyperlink w:anchor="_Toc524421998" w:history="1">
            <w:r w:rsidR="00B12C5D" w:rsidRPr="003F0E50">
              <w:rPr>
                <w:rStyle w:val="a5"/>
                <w:noProof/>
              </w:rPr>
              <w:t>1023. Have Fun with Numbers (20)</w:t>
            </w:r>
            <w:r w:rsidR="00B12C5D">
              <w:rPr>
                <w:noProof/>
                <w:webHidden/>
              </w:rPr>
              <w:tab/>
            </w:r>
            <w:r w:rsidR="00B12C5D">
              <w:rPr>
                <w:noProof/>
                <w:webHidden/>
              </w:rPr>
              <w:fldChar w:fldCharType="begin"/>
            </w:r>
            <w:r w:rsidR="00B12C5D">
              <w:rPr>
                <w:noProof/>
                <w:webHidden/>
              </w:rPr>
              <w:instrText xml:space="preserve"> PAGEREF _Toc524421998 \h </w:instrText>
            </w:r>
            <w:r w:rsidR="00B12C5D">
              <w:rPr>
                <w:noProof/>
                <w:webHidden/>
              </w:rPr>
            </w:r>
            <w:r w:rsidR="00B12C5D">
              <w:rPr>
                <w:noProof/>
                <w:webHidden/>
              </w:rPr>
              <w:fldChar w:fldCharType="separate"/>
            </w:r>
            <w:r w:rsidR="00B12C5D">
              <w:rPr>
                <w:noProof/>
                <w:webHidden/>
              </w:rPr>
              <w:t>37</w:t>
            </w:r>
            <w:r w:rsidR="00B12C5D">
              <w:rPr>
                <w:noProof/>
                <w:webHidden/>
              </w:rPr>
              <w:fldChar w:fldCharType="end"/>
            </w:r>
          </w:hyperlink>
        </w:p>
        <w:p w:rsidR="00B12C5D" w:rsidRDefault="00E363D4">
          <w:pPr>
            <w:pStyle w:val="10"/>
            <w:tabs>
              <w:tab w:val="right" w:leader="dot" w:pos="8296"/>
            </w:tabs>
            <w:rPr>
              <w:noProof/>
            </w:rPr>
          </w:pPr>
          <w:hyperlink w:anchor="_Toc524421999" w:history="1">
            <w:r w:rsidR="00B12C5D" w:rsidRPr="003F0E50">
              <w:rPr>
                <w:rStyle w:val="a5"/>
                <w:noProof/>
              </w:rPr>
              <w:t>1024. Palindromic Number (25)</w:t>
            </w:r>
            <w:r w:rsidR="00B12C5D">
              <w:rPr>
                <w:noProof/>
                <w:webHidden/>
              </w:rPr>
              <w:tab/>
            </w:r>
            <w:r w:rsidR="00B12C5D">
              <w:rPr>
                <w:noProof/>
                <w:webHidden/>
              </w:rPr>
              <w:fldChar w:fldCharType="begin"/>
            </w:r>
            <w:r w:rsidR="00B12C5D">
              <w:rPr>
                <w:noProof/>
                <w:webHidden/>
              </w:rPr>
              <w:instrText xml:space="preserve"> PAGEREF _Toc524421999 \h </w:instrText>
            </w:r>
            <w:r w:rsidR="00B12C5D">
              <w:rPr>
                <w:noProof/>
                <w:webHidden/>
              </w:rPr>
            </w:r>
            <w:r w:rsidR="00B12C5D">
              <w:rPr>
                <w:noProof/>
                <w:webHidden/>
              </w:rPr>
              <w:fldChar w:fldCharType="separate"/>
            </w:r>
            <w:r w:rsidR="00B12C5D">
              <w:rPr>
                <w:noProof/>
                <w:webHidden/>
              </w:rPr>
              <w:t>38</w:t>
            </w:r>
            <w:r w:rsidR="00B12C5D">
              <w:rPr>
                <w:noProof/>
                <w:webHidden/>
              </w:rPr>
              <w:fldChar w:fldCharType="end"/>
            </w:r>
          </w:hyperlink>
        </w:p>
        <w:p w:rsidR="00B12C5D" w:rsidRDefault="00E363D4">
          <w:pPr>
            <w:pStyle w:val="10"/>
            <w:tabs>
              <w:tab w:val="right" w:leader="dot" w:pos="8296"/>
            </w:tabs>
            <w:rPr>
              <w:noProof/>
            </w:rPr>
          </w:pPr>
          <w:hyperlink w:anchor="_Toc524422000" w:history="1">
            <w:r w:rsidR="00B12C5D" w:rsidRPr="003F0E50">
              <w:rPr>
                <w:rStyle w:val="a5"/>
                <w:noProof/>
              </w:rPr>
              <w:t>1025. PAT Ranking (25)</w:t>
            </w:r>
            <w:r w:rsidR="00B12C5D">
              <w:rPr>
                <w:noProof/>
                <w:webHidden/>
              </w:rPr>
              <w:tab/>
            </w:r>
            <w:r w:rsidR="00B12C5D">
              <w:rPr>
                <w:noProof/>
                <w:webHidden/>
              </w:rPr>
              <w:fldChar w:fldCharType="begin"/>
            </w:r>
            <w:r w:rsidR="00B12C5D">
              <w:rPr>
                <w:noProof/>
                <w:webHidden/>
              </w:rPr>
              <w:instrText xml:space="preserve"> PAGEREF _Toc524422000 \h </w:instrText>
            </w:r>
            <w:r w:rsidR="00B12C5D">
              <w:rPr>
                <w:noProof/>
                <w:webHidden/>
              </w:rPr>
            </w:r>
            <w:r w:rsidR="00B12C5D">
              <w:rPr>
                <w:noProof/>
                <w:webHidden/>
              </w:rPr>
              <w:fldChar w:fldCharType="separate"/>
            </w:r>
            <w:r w:rsidR="00B12C5D">
              <w:rPr>
                <w:noProof/>
                <w:webHidden/>
              </w:rPr>
              <w:t>39</w:t>
            </w:r>
            <w:r w:rsidR="00B12C5D">
              <w:rPr>
                <w:noProof/>
                <w:webHidden/>
              </w:rPr>
              <w:fldChar w:fldCharType="end"/>
            </w:r>
          </w:hyperlink>
        </w:p>
        <w:p w:rsidR="00B12C5D" w:rsidRDefault="00E363D4">
          <w:pPr>
            <w:pStyle w:val="10"/>
            <w:tabs>
              <w:tab w:val="right" w:leader="dot" w:pos="8296"/>
            </w:tabs>
            <w:rPr>
              <w:noProof/>
            </w:rPr>
          </w:pPr>
          <w:hyperlink w:anchor="_Toc524422001" w:history="1">
            <w:r w:rsidR="00B12C5D" w:rsidRPr="003F0E50">
              <w:rPr>
                <w:rStyle w:val="a5"/>
                <w:noProof/>
              </w:rPr>
              <w:t>1026. Table Tennis (30)</w:t>
            </w:r>
            <w:r w:rsidR="00B12C5D">
              <w:rPr>
                <w:noProof/>
                <w:webHidden/>
              </w:rPr>
              <w:tab/>
            </w:r>
            <w:r w:rsidR="00B12C5D">
              <w:rPr>
                <w:noProof/>
                <w:webHidden/>
              </w:rPr>
              <w:fldChar w:fldCharType="begin"/>
            </w:r>
            <w:r w:rsidR="00B12C5D">
              <w:rPr>
                <w:noProof/>
                <w:webHidden/>
              </w:rPr>
              <w:instrText xml:space="preserve"> PAGEREF _Toc524422001 \h </w:instrText>
            </w:r>
            <w:r w:rsidR="00B12C5D">
              <w:rPr>
                <w:noProof/>
                <w:webHidden/>
              </w:rPr>
            </w:r>
            <w:r w:rsidR="00B12C5D">
              <w:rPr>
                <w:noProof/>
                <w:webHidden/>
              </w:rPr>
              <w:fldChar w:fldCharType="separate"/>
            </w:r>
            <w:r w:rsidR="00B12C5D">
              <w:rPr>
                <w:noProof/>
                <w:webHidden/>
              </w:rPr>
              <w:t>41</w:t>
            </w:r>
            <w:r w:rsidR="00B12C5D">
              <w:rPr>
                <w:noProof/>
                <w:webHidden/>
              </w:rPr>
              <w:fldChar w:fldCharType="end"/>
            </w:r>
          </w:hyperlink>
        </w:p>
        <w:p w:rsidR="00B12C5D" w:rsidRDefault="00E363D4">
          <w:pPr>
            <w:pStyle w:val="10"/>
            <w:tabs>
              <w:tab w:val="right" w:leader="dot" w:pos="8296"/>
            </w:tabs>
            <w:rPr>
              <w:noProof/>
            </w:rPr>
          </w:pPr>
          <w:hyperlink w:anchor="_Toc524422002" w:history="1">
            <w:r w:rsidR="00B12C5D" w:rsidRPr="003F0E50">
              <w:rPr>
                <w:rStyle w:val="a5"/>
                <w:noProof/>
              </w:rPr>
              <w:t>1027. Colors in Mars (20)</w:t>
            </w:r>
            <w:r w:rsidR="00B12C5D">
              <w:rPr>
                <w:noProof/>
                <w:webHidden/>
              </w:rPr>
              <w:tab/>
            </w:r>
            <w:r w:rsidR="00B12C5D">
              <w:rPr>
                <w:noProof/>
                <w:webHidden/>
              </w:rPr>
              <w:fldChar w:fldCharType="begin"/>
            </w:r>
            <w:r w:rsidR="00B12C5D">
              <w:rPr>
                <w:noProof/>
                <w:webHidden/>
              </w:rPr>
              <w:instrText xml:space="preserve"> PAGEREF _Toc524422002 \h </w:instrText>
            </w:r>
            <w:r w:rsidR="00B12C5D">
              <w:rPr>
                <w:noProof/>
                <w:webHidden/>
              </w:rPr>
            </w:r>
            <w:r w:rsidR="00B12C5D">
              <w:rPr>
                <w:noProof/>
                <w:webHidden/>
              </w:rPr>
              <w:fldChar w:fldCharType="separate"/>
            </w:r>
            <w:r w:rsidR="00B12C5D">
              <w:rPr>
                <w:noProof/>
                <w:webHidden/>
              </w:rPr>
              <w:t>45</w:t>
            </w:r>
            <w:r w:rsidR="00B12C5D">
              <w:rPr>
                <w:noProof/>
                <w:webHidden/>
              </w:rPr>
              <w:fldChar w:fldCharType="end"/>
            </w:r>
          </w:hyperlink>
        </w:p>
        <w:p w:rsidR="00B12C5D" w:rsidRDefault="00E363D4">
          <w:pPr>
            <w:pStyle w:val="10"/>
            <w:tabs>
              <w:tab w:val="right" w:leader="dot" w:pos="8296"/>
            </w:tabs>
            <w:rPr>
              <w:noProof/>
            </w:rPr>
          </w:pPr>
          <w:hyperlink w:anchor="_Toc524422003" w:history="1">
            <w:r w:rsidR="00B12C5D" w:rsidRPr="003F0E50">
              <w:rPr>
                <w:rStyle w:val="a5"/>
                <w:noProof/>
              </w:rPr>
              <w:t>1028. List Sorting (25)</w:t>
            </w:r>
            <w:r w:rsidR="00B12C5D">
              <w:rPr>
                <w:noProof/>
                <w:webHidden/>
              </w:rPr>
              <w:tab/>
            </w:r>
            <w:r w:rsidR="00B12C5D">
              <w:rPr>
                <w:noProof/>
                <w:webHidden/>
              </w:rPr>
              <w:fldChar w:fldCharType="begin"/>
            </w:r>
            <w:r w:rsidR="00B12C5D">
              <w:rPr>
                <w:noProof/>
                <w:webHidden/>
              </w:rPr>
              <w:instrText xml:space="preserve"> PAGEREF _Toc524422003 \h </w:instrText>
            </w:r>
            <w:r w:rsidR="00B12C5D">
              <w:rPr>
                <w:noProof/>
                <w:webHidden/>
              </w:rPr>
            </w:r>
            <w:r w:rsidR="00B12C5D">
              <w:rPr>
                <w:noProof/>
                <w:webHidden/>
              </w:rPr>
              <w:fldChar w:fldCharType="separate"/>
            </w:r>
            <w:r w:rsidR="00B12C5D">
              <w:rPr>
                <w:noProof/>
                <w:webHidden/>
              </w:rPr>
              <w:t>46</w:t>
            </w:r>
            <w:r w:rsidR="00B12C5D">
              <w:rPr>
                <w:noProof/>
                <w:webHidden/>
              </w:rPr>
              <w:fldChar w:fldCharType="end"/>
            </w:r>
          </w:hyperlink>
        </w:p>
        <w:p w:rsidR="00B12C5D" w:rsidRDefault="00E363D4">
          <w:pPr>
            <w:pStyle w:val="10"/>
            <w:tabs>
              <w:tab w:val="right" w:leader="dot" w:pos="8296"/>
            </w:tabs>
            <w:rPr>
              <w:noProof/>
            </w:rPr>
          </w:pPr>
          <w:hyperlink w:anchor="_Toc524422004" w:history="1">
            <w:r w:rsidR="00B12C5D" w:rsidRPr="003F0E50">
              <w:rPr>
                <w:rStyle w:val="a5"/>
                <w:noProof/>
              </w:rPr>
              <w:t>1029. Median (25)</w:t>
            </w:r>
            <w:r w:rsidR="00B12C5D">
              <w:rPr>
                <w:noProof/>
                <w:webHidden/>
              </w:rPr>
              <w:tab/>
            </w:r>
            <w:r w:rsidR="00B12C5D">
              <w:rPr>
                <w:noProof/>
                <w:webHidden/>
              </w:rPr>
              <w:fldChar w:fldCharType="begin"/>
            </w:r>
            <w:r w:rsidR="00B12C5D">
              <w:rPr>
                <w:noProof/>
                <w:webHidden/>
              </w:rPr>
              <w:instrText xml:space="preserve"> PAGEREF _Toc524422004 \h </w:instrText>
            </w:r>
            <w:r w:rsidR="00B12C5D">
              <w:rPr>
                <w:noProof/>
                <w:webHidden/>
              </w:rPr>
            </w:r>
            <w:r w:rsidR="00B12C5D">
              <w:rPr>
                <w:noProof/>
                <w:webHidden/>
              </w:rPr>
              <w:fldChar w:fldCharType="separate"/>
            </w:r>
            <w:r w:rsidR="00B12C5D">
              <w:rPr>
                <w:noProof/>
                <w:webHidden/>
              </w:rPr>
              <w:t>48</w:t>
            </w:r>
            <w:r w:rsidR="00B12C5D">
              <w:rPr>
                <w:noProof/>
                <w:webHidden/>
              </w:rPr>
              <w:fldChar w:fldCharType="end"/>
            </w:r>
          </w:hyperlink>
        </w:p>
        <w:p w:rsidR="00B12C5D" w:rsidRDefault="00E363D4">
          <w:pPr>
            <w:pStyle w:val="10"/>
            <w:tabs>
              <w:tab w:val="right" w:leader="dot" w:pos="8296"/>
            </w:tabs>
            <w:rPr>
              <w:noProof/>
            </w:rPr>
          </w:pPr>
          <w:hyperlink w:anchor="_Toc524422005" w:history="1">
            <w:r w:rsidR="00B12C5D" w:rsidRPr="003F0E50">
              <w:rPr>
                <w:rStyle w:val="a5"/>
                <w:noProof/>
              </w:rPr>
              <w:t>1030. Travel Plan (30)</w:t>
            </w:r>
            <w:r w:rsidR="00B12C5D">
              <w:rPr>
                <w:noProof/>
                <w:webHidden/>
              </w:rPr>
              <w:tab/>
            </w:r>
            <w:r w:rsidR="00B12C5D">
              <w:rPr>
                <w:noProof/>
                <w:webHidden/>
              </w:rPr>
              <w:fldChar w:fldCharType="begin"/>
            </w:r>
            <w:r w:rsidR="00B12C5D">
              <w:rPr>
                <w:noProof/>
                <w:webHidden/>
              </w:rPr>
              <w:instrText xml:space="preserve"> PAGEREF _Toc524422005 \h </w:instrText>
            </w:r>
            <w:r w:rsidR="00B12C5D">
              <w:rPr>
                <w:noProof/>
                <w:webHidden/>
              </w:rPr>
            </w:r>
            <w:r w:rsidR="00B12C5D">
              <w:rPr>
                <w:noProof/>
                <w:webHidden/>
              </w:rPr>
              <w:fldChar w:fldCharType="separate"/>
            </w:r>
            <w:r w:rsidR="00B12C5D">
              <w:rPr>
                <w:noProof/>
                <w:webHidden/>
              </w:rPr>
              <w:t>49</w:t>
            </w:r>
            <w:r w:rsidR="00B12C5D">
              <w:rPr>
                <w:noProof/>
                <w:webHidden/>
              </w:rPr>
              <w:fldChar w:fldCharType="end"/>
            </w:r>
          </w:hyperlink>
        </w:p>
        <w:p w:rsidR="00B12C5D" w:rsidRDefault="00E363D4">
          <w:pPr>
            <w:pStyle w:val="10"/>
            <w:tabs>
              <w:tab w:val="right" w:leader="dot" w:pos="8296"/>
            </w:tabs>
            <w:rPr>
              <w:noProof/>
            </w:rPr>
          </w:pPr>
          <w:hyperlink w:anchor="_Toc524422006" w:history="1">
            <w:r w:rsidR="00B12C5D" w:rsidRPr="003F0E50">
              <w:rPr>
                <w:rStyle w:val="a5"/>
                <w:noProof/>
              </w:rPr>
              <w:t>1031. Hello World for U (20)</w:t>
            </w:r>
            <w:r w:rsidR="00B12C5D">
              <w:rPr>
                <w:noProof/>
                <w:webHidden/>
              </w:rPr>
              <w:tab/>
            </w:r>
            <w:r w:rsidR="00B12C5D">
              <w:rPr>
                <w:noProof/>
                <w:webHidden/>
              </w:rPr>
              <w:fldChar w:fldCharType="begin"/>
            </w:r>
            <w:r w:rsidR="00B12C5D">
              <w:rPr>
                <w:noProof/>
                <w:webHidden/>
              </w:rPr>
              <w:instrText xml:space="preserve"> PAGEREF _Toc524422006 \h </w:instrText>
            </w:r>
            <w:r w:rsidR="00B12C5D">
              <w:rPr>
                <w:noProof/>
                <w:webHidden/>
              </w:rPr>
            </w:r>
            <w:r w:rsidR="00B12C5D">
              <w:rPr>
                <w:noProof/>
                <w:webHidden/>
              </w:rPr>
              <w:fldChar w:fldCharType="separate"/>
            </w:r>
            <w:r w:rsidR="00B12C5D">
              <w:rPr>
                <w:noProof/>
                <w:webHidden/>
              </w:rPr>
              <w:t>50</w:t>
            </w:r>
            <w:r w:rsidR="00B12C5D">
              <w:rPr>
                <w:noProof/>
                <w:webHidden/>
              </w:rPr>
              <w:fldChar w:fldCharType="end"/>
            </w:r>
          </w:hyperlink>
        </w:p>
        <w:p w:rsidR="00B12C5D" w:rsidRDefault="00E363D4">
          <w:pPr>
            <w:pStyle w:val="10"/>
            <w:tabs>
              <w:tab w:val="right" w:leader="dot" w:pos="8296"/>
            </w:tabs>
            <w:rPr>
              <w:noProof/>
            </w:rPr>
          </w:pPr>
          <w:hyperlink w:anchor="_Toc524422007" w:history="1">
            <w:r w:rsidR="00B12C5D" w:rsidRPr="003F0E50">
              <w:rPr>
                <w:rStyle w:val="a5"/>
                <w:noProof/>
              </w:rPr>
              <w:t>1032. Sharing (25)</w:t>
            </w:r>
            <w:r w:rsidR="00B12C5D">
              <w:rPr>
                <w:noProof/>
                <w:webHidden/>
              </w:rPr>
              <w:tab/>
            </w:r>
            <w:r w:rsidR="00B12C5D">
              <w:rPr>
                <w:noProof/>
                <w:webHidden/>
              </w:rPr>
              <w:fldChar w:fldCharType="begin"/>
            </w:r>
            <w:r w:rsidR="00B12C5D">
              <w:rPr>
                <w:noProof/>
                <w:webHidden/>
              </w:rPr>
              <w:instrText xml:space="preserve"> PAGEREF _Toc524422007 \h </w:instrText>
            </w:r>
            <w:r w:rsidR="00B12C5D">
              <w:rPr>
                <w:noProof/>
                <w:webHidden/>
              </w:rPr>
            </w:r>
            <w:r w:rsidR="00B12C5D">
              <w:rPr>
                <w:noProof/>
                <w:webHidden/>
              </w:rPr>
              <w:fldChar w:fldCharType="separate"/>
            </w:r>
            <w:r w:rsidR="00B12C5D">
              <w:rPr>
                <w:noProof/>
                <w:webHidden/>
              </w:rPr>
              <w:t>52</w:t>
            </w:r>
            <w:r w:rsidR="00B12C5D">
              <w:rPr>
                <w:noProof/>
                <w:webHidden/>
              </w:rPr>
              <w:fldChar w:fldCharType="end"/>
            </w:r>
          </w:hyperlink>
        </w:p>
        <w:p w:rsidR="00B12C5D" w:rsidRDefault="00E363D4">
          <w:pPr>
            <w:pStyle w:val="10"/>
            <w:tabs>
              <w:tab w:val="right" w:leader="dot" w:pos="8296"/>
            </w:tabs>
            <w:rPr>
              <w:noProof/>
            </w:rPr>
          </w:pPr>
          <w:hyperlink w:anchor="_Toc524422008" w:history="1">
            <w:r w:rsidR="00B12C5D" w:rsidRPr="003F0E50">
              <w:rPr>
                <w:rStyle w:val="a5"/>
                <w:noProof/>
              </w:rPr>
              <w:t>1033. To Fill or Not to Fill (25)</w:t>
            </w:r>
            <w:r w:rsidR="00B12C5D">
              <w:rPr>
                <w:noProof/>
                <w:webHidden/>
              </w:rPr>
              <w:tab/>
            </w:r>
            <w:r w:rsidR="00B12C5D">
              <w:rPr>
                <w:noProof/>
                <w:webHidden/>
              </w:rPr>
              <w:fldChar w:fldCharType="begin"/>
            </w:r>
            <w:r w:rsidR="00B12C5D">
              <w:rPr>
                <w:noProof/>
                <w:webHidden/>
              </w:rPr>
              <w:instrText xml:space="preserve"> PAGEREF _Toc524422008 \h </w:instrText>
            </w:r>
            <w:r w:rsidR="00B12C5D">
              <w:rPr>
                <w:noProof/>
                <w:webHidden/>
              </w:rPr>
            </w:r>
            <w:r w:rsidR="00B12C5D">
              <w:rPr>
                <w:noProof/>
                <w:webHidden/>
              </w:rPr>
              <w:fldChar w:fldCharType="separate"/>
            </w:r>
            <w:r w:rsidR="00B12C5D">
              <w:rPr>
                <w:noProof/>
                <w:webHidden/>
              </w:rPr>
              <w:t>54</w:t>
            </w:r>
            <w:r w:rsidR="00B12C5D">
              <w:rPr>
                <w:noProof/>
                <w:webHidden/>
              </w:rPr>
              <w:fldChar w:fldCharType="end"/>
            </w:r>
          </w:hyperlink>
        </w:p>
        <w:p w:rsidR="00B12C5D" w:rsidRDefault="00E363D4">
          <w:pPr>
            <w:pStyle w:val="10"/>
            <w:tabs>
              <w:tab w:val="right" w:leader="dot" w:pos="8296"/>
            </w:tabs>
            <w:rPr>
              <w:noProof/>
            </w:rPr>
          </w:pPr>
          <w:hyperlink w:anchor="_Toc524422009" w:history="1">
            <w:r w:rsidR="00B12C5D" w:rsidRPr="003F0E50">
              <w:rPr>
                <w:rStyle w:val="a5"/>
                <w:noProof/>
              </w:rPr>
              <w:t>1034. Head of a Gang (30)</w:t>
            </w:r>
            <w:r w:rsidR="00B12C5D">
              <w:rPr>
                <w:noProof/>
                <w:webHidden/>
              </w:rPr>
              <w:tab/>
            </w:r>
            <w:r w:rsidR="00B12C5D">
              <w:rPr>
                <w:noProof/>
                <w:webHidden/>
              </w:rPr>
              <w:fldChar w:fldCharType="begin"/>
            </w:r>
            <w:r w:rsidR="00B12C5D">
              <w:rPr>
                <w:noProof/>
                <w:webHidden/>
              </w:rPr>
              <w:instrText xml:space="preserve"> PAGEREF _Toc524422009 \h </w:instrText>
            </w:r>
            <w:r w:rsidR="00B12C5D">
              <w:rPr>
                <w:noProof/>
                <w:webHidden/>
              </w:rPr>
            </w:r>
            <w:r w:rsidR="00B12C5D">
              <w:rPr>
                <w:noProof/>
                <w:webHidden/>
              </w:rPr>
              <w:fldChar w:fldCharType="separate"/>
            </w:r>
            <w:r w:rsidR="00B12C5D">
              <w:rPr>
                <w:noProof/>
                <w:webHidden/>
              </w:rPr>
              <w:t>55</w:t>
            </w:r>
            <w:r w:rsidR="00B12C5D">
              <w:rPr>
                <w:noProof/>
                <w:webHidden/>
              </w:rPr>
              <w:fldChar w:fldCharType="end"/>
            </w:r>
          </w:hyperlink>
        </w:p>
        <w:p w:rsidR="00B12C5D" w:rsidRDefault="00E363D4">
          <w:pPr>
            <w:pStyle w:val="10"/>
            <w:tabs>
              <w:tab w:val="right" w:leader="dot" w:pos="8296"/>
            </w:tabs>
            <w:rPr>
              <w:noProof/>
            </w:rPr>
          </w:pPr>
          <w:hyperlink w:anchor="_Toc524422010" w:history="1">
            <w:r w:rsidR="00B12C5D" w:rsidRPr="003F0E50">
              <w:rPr>
                <w:rStyle w:val="a5"/>
                <w:noProof/>
              </w:rPr>
              <w:t>1035. Password (20)</w:t>
            </w:r>
            <w:r w:rsidR="00B12C5D">
              <w:rPr>
                <w:noProof/>
                <w:webHidden/>
              </w:rPr>
              <w:tab/>
            </w:r>
            <w:r w:rsidR="00B12C5D">
              <w:rPr>
                <w:noProof/>
                <w:webHidden/>
              </w:rPr>
              <w:fldChar w:fldCharType="begin"/>
            </w:r>
            <w:r w:rsidR="00B12C5D">
              <w:rPr>
                <w:noProof/>
                <w:webHidden/>
              </w:rPr>
              <w:instrText xml:space="preserve"> PAGEREF _Toc524422010 \h </w:instrText>
            </w:r>
            <w:r w:rsidR="00B12C5D">
              <w:rPr>
                <w:noProof/>
                <w:webHidden/>
              </w:rPr>
            </w:r>
            <w:r w:rsidR="00B12C5D">
              <w:rPr>
                <w:noProof/>
                <w:webHidden/>
              </w:rPr>
              <w:fldChar w:fldCharType="separate"/>
            </w:r>
            <w:r w:rsidR="00B12C5D">
              <w:rPr>
                <w:noProof/>
                <w:webHidden/>
              </w:rPr>
              <w:t>57</w:t>
            </w:r>
            <w:r w:rsidR="00B12C5D">
              <w:rPr>
                <w:noProof/>
                <w:webHidden/>
              </w:rPr>
              <w:fldChar w:fldCharType="end"/>
            </w:r>
          </w:hyperlink>
        </w:p>
        <w:p w:rsidR="00B12C5D" w:rsidRDefault="00E363D4">
          <w:pPr>
            <w:pStyle w:val="10"/>
            <w:tabs>
              <w:tab w:val="right" w:leader="dot" w:pos="8296"/>
            </w:tabs>
            <w:rPr>
              <w:noProof/>
            </w:rPr>
          </w:pPr>
          <w:hyperlink w:anchor="_Toc524422011" w:history="1">
            <w:r w:rsidR="00B12C5D" w:rsidRPr="003F0E50">
              <w:rPr>
                <w:rStyle w:val="a5"/>
                <w:noProof/>
              </w:rPr>
              <w:t>1036. Boys vs Girls (25)</w:t>
            </w:r>
            <w:r w:rsidR="00B12C5D">
              <w:rPr>
                <w:noProof/>
                <w:webHidden/>
              </w:rPr>
              <w:tab/>
            </w:r>
            <w:r w:rsidR="00B12C5D">
              <w:rPr>
                <w:noProof/>
                <w:webHidden/>
              </w:rPr>
              <w:fldChar w:fldCharType="begin"/>
            </w:r>
            <w:r w:rsidR="00B12C5D">
              <w:rPr>
                <w:noProof/>
                <w:webHidden/>
              </w:rPr>
              <w:instrText xml:space="preserve"> PAGEREF _Toc524422011 \h </w:instrText>
            </w:r>
            <w:r w:rsidR="00B12C5D">
              <w:rPr>
                <w:noProof/>
                <w:webHidden/>
              </w:rPr>
            </w:r>
            <w:r w:rsidR="00B12C5D">
              <w:rPr>
                <w:noProof/>
                <w:webHidden/>
              </w:rPr>
              <w:fldChar w:fldCharType="separate"/>
            </w:r>
            <w:r w:rsidR="00B12C5D">
              <w:rPr>
                <w:noProof/>
                <w:webHidden/>
              </w:rPr>
              <w:t>59</w:t>
            </w:r>
            <w:r w:rsidR="00B12C5D">
              <w:rPr>
                <w:noProof/>
                <w:webHidden/>
              </w:rPr>
              <w:fldChar w:fldCharType="end"/>
            </w:r>
          </w:hyperlink>
        </w:p>
        <w:p w:rsidR="00B12C5D" w:rsidRDefault="00E363D4">
          <w:pPr>
            <w:pStyle w:val="10"/>
            <w:tabs>
              <w:tab w:val="right" w:leader="dot" w:pos="8296"/>
            </w:tabs>
            <w:rPr>
              <w:noProof/>
            </w:rPr>
          </w:pPr>
          <w:hyperlink w:anchor="_Toc524422012" w:history="1">
            <w:r w:rsidR="00B12C5D" w:rsidRPr="003F0E50">
              <w:rPr>
                <w:rStyle w:val="a5"/>
                <w:noProof/>
              </w:rPr>
              <w:t>1037. Magic Coupon (25)</w:t>
            </w:r>
            <w:r w:rsidR="00B12C5D">
              <w:rPr>
                <w:noProof/>
                <w:webHidden/>
              </w:rPr>
              <w:tab/>
            </w:r>
            <w:r w:rsidR="00B12C5D">
              <w:rPr>
                <w:noProof/>
                <w:webHidden/>
              </w:rPr>
              <w:fldChar w:fldCharType="begin"/>
            </w:r>
            <w:r w:rsidR="00B12C5D">
              <w:rPr>
                <w:noProof/>
                <w:webHidden/>
              </w:rPr>
              <w:instrText xml:space="preserve"> PAGEREF _Toc524422012 \h </w:instrText>
            </w:r>
            <w:r w:rsidR="00B12C5D">
              <w:rPr>
                <w:noProof/>
                <w:webHidden/>
              </w:rPr>
            </w:r>
            <w:r w:rsidR="00B12C5D">
              <w:rPr>
                <w:noProof/>
                <w:webHidden/>
              </w:rPr>
              <w:fldChar w:fldCharType="separate"/>
            </w:r>
            <w:r w:rsidR="00B12C5D">
              <w:rPr>
                <w:noProof/>
                <w:webHidden/>
              </w:rPr>
              <w:t>60</w:t>
            </w:r>
            <w:r w:rsidR="00B12C5D">
              <w:rPr>
                <w:noProof/>
                <w:webHidden/>
              </w:rPr>
              <w:fldChar w:fldCharType="end"/>
            </w:r>
          </w:hyperlink>
        </w:p>
        <w:p w:rsidR="00B12C5D" w:rsidRDefault="00E363D4">
          <w:pPr>
            <w:pStyle w:val="10"/>
            <w:tabs>
              <w:tab w:val="right" w:leader="dot" w:pos="8296"/>
            </w:tabs>
            <w:rPr>
              <w:noProof/>
            </w:rPr>
          </w:pPr>
          <w:hyperlink w:anchor="_Toc524422013" w:history="1">
            <w:r w:rsidR="00B12C5D" w:rsidRPr="003F0E50">
              <w:rPr>
                <w:rStyle w:val="a5"/>
                <w:noProof/>
              </w:rPr>
              <w:t>1038. Recover the Smallest Number (30)</w:t>
            </w:r>
            <w:r w:rsidR="00B12C5D">
              <w:rPr>
                <w:noProof/>
                <w:webHidden/>
              </w:rPr>
              <w:tab/>
            </w:r>
            <w:r w:rsidR="00B12C5D">
              <w:rPr>
                <w:noProof/>
                <w:webHidden/>
              </w:rPr>
              <w:fldChar w:fldCharType="begin"/>
            </w:r>
            <w:r w:rsidR="00B12C5D">
              <w:rPr>
                <w:noProof/>
                <w:webHidden/>
              </w:rPr>
              <w:instrText xml:space="preserve"> PAGEREF _Toc524422013 \h </w:instrText>
            </w:r>
            <w:r w:rsidR="00B12C5D">
              <w:rPr>
                <w:noProof/>
                <w:webHidden/>
              </w:rPr>
            </w:r>
            <w:r w:rsidR="00B12C5D">
              <w:rPr>
                <w:noProof/>
                <w:webHidden/>
              </w:rPr>
              <w:fldChar w:fldCharType="separate"/>
            </w:r>
            <w:r w:rsidR="00B12C5D">
              <w:rPr>
                <w:noProof/>
                <w:webHidden/>
              </w:rPr>
              <w:t>62</w:t>
            </w:r>
            <w:r w:rsidR="00B12C5D">
              <w:rPr>
                <w:noProof/>
                <w:webHidden/>
              </w:rPr>
              <w:fldChar w:fldCharType="end"/>
            </w:r>
          </w:hyperlink>
        </w:p>
        <w:p w:rsidR="00B12C5D" w:rsidRDefault="00E363D4">
          <w:pPr>
            <w:pStyle w:val="10"/>
            <w:tabs>
              <w:tab w:val="right" w:leader="dot" w:pos="8296"/>
            </w:tabs>
            <w:rPr>
              <w:noProof/>
            </w:rPr>
          </w:pPr>
          <w:hyperlink w:anchor="_Toc524422014" w:history="1">
            <w:r w:rsidR="00B12C5D" w:rsidRPr="003F0E50">
              <w:rPr>
                <w:rStyle w:val="a5"/>
                <w:noProof/>
              </w:rPr>
              <w:t>1039. Course List for Student (25)</w:t>
            </w:r>
            <w:r w:rsidR="00B12C5D">
              <w:rPr>
                <w:noProof/>
                <w:webHidden/>
              </w:rPr>
              <w:tab/>
            </w:r>
            <w:r w:rsidR="00B12C5D">
              <w:rPr>
                <w:noProof/>
                <w:webHidden/>
              </w:rPr>
              <w:fldChar w:fldCharType="begin"/>
            </w:r>
            <w:r w:rsidR="00B12C5D">
              <w:rPr>
                <w:noProof/>
                <w:webHidden/>
              </w:rPr>
              <w:instrText xml:space="preserve"> PAGEREF _Toc524422014 \h </w:instrText>
            </w:r>
            <w:r w:rsidR="00B12C5D">
              <w:rPr>
                <w:noProof/>
                <w:webHidden/>
              </w:rPr>
            </w:r>
            <w:r w:rsidR="00B12C5D">
              <w:rPr>
                <w:noProof/>
                <w:webHidden/>
              </w:rPr>
              <w:fldChar w:fldCharType="separate"/>
            </w:r>
            <w:r w:rsidR="00B12C5D">
              <w:rPr>
                <w:noProof/>
                <w:webHidden/>
              </w:rPr>
              <w:t>63</w:t>
            </w:r>
            <w:r w:rsidR="00B12C5D">
              <w:rPr>
                <w:noProof/>
                <w:webHidden/>
              </w:rPr>
              <w:fldChar w:fldCharType="end"/>
            </w:r>
          </w:hyperlink>
        </w:p>
        <w:p w:rsidR="00B12C5D" w:rsidRDefault="00E363D4">
          <w:pPr>
            <w:pStyle w:val="10"/>
            <w:tabs>
              <w:tab w:val="right" w:leader="dot" w:pos="8296"/>
            </w:tabs>
            <w:rPr>
              <w:noProof/>
            </w:rPr>
          </w:pPr>
          <w:hyperlink w:anchor="_Toc524422015" w:history="1">
            <w:r w:rsidR="00B12C5D" w:rsidRPr="003F0E50">
              <w:rPr>
                <w:rStyle w:val="a5"/>
                <w:noProof/>
              </w:rPr>
              <w:t>1040. Longest Symmetric String (25)</w:t>
            </w:r>
            <w:r w:rsidR="00B12C5D">
              <w:rPr>
                <w:noProof/>
                <w:webHidden/>
              </w:rPr>
              <w:tab/>
            </w:r>
            <w:r w:rsidR="00B12C5D">
              <w:rPr>
                <w:noProof/>
                <w:webHidden/>
              </w:rPr>
              <w:fldChar w:fldCharType="begin"/>
            </w:r>
            <w:r w:rsidR="00B12C5D">
              <w:rPr>
                <w:noProof/>
                <w:webHidden/>
              </w:rPr>
              <w:instrText xml:space="preserve"> PAGEREF _Toc524422015 \h </w:instrText>
            </w:r>
            <w:r w:rsidR="00B12C5D">
              <w:rPr>
                <w:noProof/>
                <w:webHidden/>
              </w:rPr>
            </w:r>
            <w:r w:rsidR="00B12C5D">
              <w:rPr>
                <w:noProof/>
                <w:webHidden/>
              </w:rPr>
              <w:fldChar w:fldCharType="separate"/>
            </w:r>
            <w:r w:rsidR="00B12C5D">
              <w:rPr>
                <w:noProof/>
                <w:webHidden/>
              </w:rPr>
              <w:t>65</w:t>
            </w:r>
            <w:r w:rsidR="00B12C5D">
              <w:rPr>
                <w:noProof/>
                <w:webHidden/>
              </w:rPr>
              <w:fldChar w:fldCharType="end"/>
            </w:r>
          </w:hyperlink>
        </w:p>
        <w:p w:rsidR="00B12C5D" w:rsidRDefault="00E363D4">
          <w:pPr>
            <w:pStyle w:val="10"/>
            <w:tabs>
              <w:tab w:val="right" w:leader="dot" w:pos="8296"/>
            </w:tabs>
            <w:rPr>
              <w:noProof/>
            </w:rPr>
          </w:pPr>
          <w:hyperlink w:anchor="_Toc524422016" w:history="1">
            <w:r w:rsidR="00B12C5D" w:rsidRPr="003F0E50">
              <w:rPr>
                <w:rStyle w:val="a5"/>
                <w:noProof/>
              </w:rPr>
              <w:t>1041. Be Unique (20)</w:t>
            </w:r>
            <w:r w:rsidR="00B12C5D">
              <w:rPr>
                <w:noProof/>
                <w:webHidden/>
              </w:rPr>
              <w:tab/>
            </w:r>
            <w:r w:rsidR="00B12C5D">
              <w:rPr>
                <w:noProof/>
                <w:webHidden/>
              </w:rPr>
              <w:fldChar w:fldCharType="begin"/>
            </w:r>
            <w:r w:rsidR="00B12C5D">
              <w:rPr>
                <w:noProof/>
                <w:webHidden/>
              </w:rPr>
              <w:instrText xml:space="preserve"> PAGEREF _Toc524422016 \h </w:instrText>
            </w:r>
            <w:r w:rsidR="00B12C5D">
              <w:rPr>
                <w:noProof/>
                <w:webHidden/>
              </w:rPr>
            </w:r>
            <w:r w:rsidR="00B12C5D">
              <w:rPr>
                <w:noProof/>
                <w:webHidden/>
              </w:rPr>
              <w:fldChar w:fldCharType="separate"/>
            </w:r>
            <w:r w:rsidR="00B12C5D">
              <w:rPr>
                <w:noProof/>
                <w:webHidden/>
              </w:rPr>
              <w:t>65</w:t>
            </w:r>
            <w:r w:rsidR="00B12C5D">
              <w:rPr>
                <w:noProof/>
                <w:webHidden/>
              </w:rPr>
              <w:fldChar w:fldCharType="end"/>
            </w:r>
          </w:hyperlink>
        </w:p>
        <w:p w:rsidR="00B12C5D" w:rsidRDefault="00E363D4">
          <w:pPr>
            <w:pStyle w:val="10"/>
            <w:tabs>
              <w:tab w:val="right" w:leader="dot" w:pos="8296"/>
            </w:tabs>
            <w:rPr>
              <w:noProof/>
            </w:rPr>
          </w:pPr>
          <w:hyperlink w:anchor="_Toc524422017" w:history="1">
            <w:r w:rsidR="00B12C5D" w:rsidRPr="003F0E50">
              <w:rPr>
                <w:rStyle w:val="a5"/>
                <w:noProof/>
              </w:rPr>
              <w:t>1042. Shuffling Machine (20)</w:t>
            </w:r>
            <w:r w:rsidR="00B12C5D">
              <w:rPr>
                <w:noProof/>
                <w:webHidden/>
              </w:rPr>
              <w:tab/>
            </w:r>
            <w:r w:rsidR="00B12C5D">
              <w:rPr>
                <w:noProof/>
                <w:webHidden/>
              </w:rPr>
              <w:fldChar w:fldCharType="begin"/>
            </w:r>
            <w:r w:rsidR="00B12C5D">
              <w:rPr>
                <w:noProof/>
                <w:webHidden/>
              </w:rPr>
              <w:instrText xml:space="preserve"> PAGEREF _Toc524422017 \h </w:instrText>
            </w:r>
            <w:r w:rsidR="00B12C5D">
              <w:rPr>
                <w:noProof/>
                <w:webHidden/>
              </w:rPr>
            </w:r>
            <w:r w:rsidR="00B12C5D">
              <w:rPr>
                <w:noProof/>
                <w:webHidden/>
              </w:rPr>
              <w:fldChar w:fldCharType="separate"/>
            </w:r>
            <w:r w:rsidR="00B12C5D">
              <w:rPr>
                <w:noProof/>
                <w:webHidden/>
              </w:rPr>
              <w:t>66</w:t>
            </w:r>
            <w:r w:rsidR="00B12C5D">
              <w:rPr>
                <w:noProof/>
                <w:webHidden/>
              </w:rPr>
              <w:fldChar w:fldCharType="end"/>
            </w:r>
          </w:hyperlink>
        </w:p>
        <w:p w:rsidR="00B12C5D" w:rsidRDefault="00E363D4">
          <w:pPr>
            <w:pStyle w:val="10"/>
            <w:tabs>
              <w:tab w:val="right" w:leader="dot" w:pos="8296"/>
            </w:tabs>
            <w:rPr>
              <w:noProof/>
            </w:rPr>
          </w:pPr>
          <w:hyperlink w:anchor="_Toc524422018" w:history="1">
            <w:r w:rsidR="00B12C5D" w:rsidRPr="003F0E50">
              <w:rPr>
                <w:rStyle w:val="a5"/>
                <w:noProof/>
              </w:rPr>
              <w:t>1043. Is It a Binary Search Tree (25)</w:t>
            </w:r>
            <w:r w:rsidR="00B12C5D">
              <w:rPr>
                <w:noProof/>
                <w:webHidden/>
              </w:rPr>
              <w:tab/>
            </w:r>
            <w:r w:rsidR="00B12C5D">
              <w:rPr>
                <w:noProof/>
                <w:webHidden/>
              </w:rPr>
              <w:fldChar w:fldCharType="begin"/>
            </w:r>
            <w:r w:rsidR="00B12C5D">
              <w:rPr>
                <w:noProof/>
                <w:webHidden/>
              </w:rPr>
              <w:instrText xml:space="preserve"> PAGEREF _Toc524422018 \h </w:instrText>
            </w:r>
            <w:r w:rsidR="00B12C5D">
              <w:rPr>
                <w:noProof/>
                <w:webHidden/>
              </w:rPr>
            </w:r>
            <w:r w:rsidR="00B12C5D">
              <w:rPr>
                <w:noProof/>
                <w:webHidden/>
              </w:rPr>
              <w:fldChar w:fldCharType="separate"/>
            </w:r>
            <w:r w:rsidR="00B12C5D">
              <w:rPr>
                <w:noProof/>
                <w:webHidden/>
              </w:rPr>
              <w:t>68</w:t>
            </w:r>
            <w:r w:rsidR="00B12C5D">
              <w:rPr>
                <w:noProof/>
                <w:webHidden/>
              </w:rPr>
              <w:fldChar w:fldCharType="end"/>
            </w:r>
          </w:hyperlink>
        </w:p>
        <w:p w:rsidR="00B12C5D" w:rsidRDefault="00E363D4">
          <w:pPr>
            <w:pStyle w:val="10"/>
            <w:tabs>
              <w:tab w:val="right" w:leader="dot" w:pos="8296"/>
            </w:tabs>
            <w:rPr>
              <w:noProof/>
            </w:rPr>
          </w:pPr>
          <w:hyperlink w:anchor="_Toc524422019" w:history="1">
            <w:r w:rsidR="00B12C5D" w:rsidRPr="003F0E50">
              <w:rPr>
                <w:rStyle w:val="a5"/>
                <w:noProof/>
              </w:rPr>
              <w:t>1044. Shopping in Mars (25)</w:t>
            </w:r>
            <w:r w:rsidR="00B12C5D">
              <w:rPr>
                <w:noProof/>
                <w:webHidden/>
              </w:rPr>
              <w:tab/>
            </w:r>
            <w:r w:rsidR="00B12C5D">
              <w:rPr>
                <w:noProof/>
                <w:webHidden/>
              </w:rPr>
              <w:fldChar w:fldCharType="begin"/>
            </w:r>
            <w:r w:rsidR="00B12C5D">
              <w:rPr>
                <w:noProof/>
                <w:webHidden/>
              </w:rPr>
              <w:instrText xml:space="preserve"> PAGEREF _Toc524422019 \h </w:instrText>
            </w:r>
            <w:r w:rsidR="00B12C5D">
              <w:rPr>
                <w:noProof/>
                <w:webHidden/>
              </w:rPr>
            </w:r>
            <w:r w:rsidR="00B12C5D">
              <w:rPr>
                <w:noProof/>
                <w:webHidden/>
              </w:rPr>
              <w:fldChar w:fldCharType="separate"/>
            </w:r>
            <w:r w:rsidR="00B12C5D">
              <w:rPr>
                <w:noProof/>
                <w:webHidden/>
              </w:rPr>
              <w:t>69</w:t>
            </w:r>
            <w:r w:rsidR="00B12C5D">
              <w:rPr>
                <w:noProof/>
                <w:webHidden/>
              </w:rPr>
              <w:fldChar w:fldCharType="end"/>
            </w:r>
          </w:hyperlink>
        </w:p>
        <w:p w:rsidR="00B12C5D" w:rsidRDefault="00E363D4">
          <w:pPr>
            <w:pStyle w:val="10"/>
            <w:tabs>
              <w:tab w:val="right" w:leader="dot" w:pos="8296"/>
            </w:tabs>
            <w:rPr>
              <w:noProof/>
            </w:rPr>
          </w:pPr>
          <w:hyperlink w:anchor="_Toc524422020" w:history="1">
            <w:r w:rsidR="00B12C5D" w:rsidRPr="003F0E50">
              <w:rPr>
                <w:rStyle w:val="a5"/>
                <w:noProof/>
              </w:rPr>
              <w:t>1045. Favorite Color Stripe (30)</w:t>
            </w:r>
            <w:r w:rsidR="00B12C5D">
              <w:rPr>
                <w:noProof/>
                <w:webHidden/>
              </w:rPr>
              <w:tab/>
            </w:r>
            <w:r w:rsidR="00B12C5D">
              <w:rPr>
                <w:noProof/>
                <w:webHidden/>
              </w:rPr>
              <w:fldChar w:fldCharType="begin"/>
            </w:r>
            <w:r w:rsidR="00B12C5D">
              <w:rPr>
                <w:noProof/>
                <w:webHidden/>
              </w:rPr>
              <w:instrText xml:space="preserve"> PAGEREF _Toc524422020 \h </w:instrText>
            </w:r>
            <w:r w:rsidR="00B12C5D">
              <w:rPr>
                <w:noProof/>
                <w:webHidden/>
              </w:rPr>
            </w:r>
            <w:r w:rsidR="00B12C5D">
              <w:rPr>
                <w:noProof/>
                <w:webHidden/>
              </w:rPr>
              <w:fldChar w:fldCharType="separate"/>
            </w:r>
            <w:r w:rsidR="00B12C5D">
              <w:rPr>
                <w:noProof/>
                <w:webHidden/>
              </w:rPr>
              <w:t>71</w:t>
            </w:r>
            <w:r w:rsidR="00B12C5D">
              <w:rPr>
                <w:noProof/>
                <w:webHidden/>
              </w:rPr>
              <w:fldChar w:fldCharType="end"/>
            </w:r>
          </w:hyperlink>
        </w:p>
        <w:p w:rsidR="00B12C5D" w:rsidRDefault="00E363D4">
          <w:pPr>
            <w:pStyle w:val="10"/>
            <w:tabs>
              <w:tab w:val="right" w:leader="dot" w:pos="8296"/>
            </w:tabs>
            <w:rPr>
              <w:noProof/>
            </w:rPr>
          </w:pPr>
          <w:hyperlink w:anchor="_Toc524422021" w:history="1">
            <w:r w:rsidR="00B12C5D" w:rsidRPr="003F0E50">
              <w:rPr>
                <w:rStyle w:val="a5"/>
                <w:noProof/>
              </w:rPr>
              <w:t>1046. Shortest Distance (20)</w:t>
            </w:r>
            <w:r w:rsidR="00B12C5D">
              <w:rPr>
                <w:noProof/>
                <w:webHidden/>
              </w:rPr>
              <w:tab/>
            </w:r>
            <w:r w:rsidR="00B12C5D">
              <w:rPr>
                <w:noProof/>
                <w:webHidden/>
              </w:rPr>
              <w:fldChar w:fldCharType="begin"/>
            </w:r>
            <w:r w:rsidR="00B12C5D">
              <w:rPr>
                <w:noProof/>
                <w:webHidden/>
              </w:rPr>
              <w:instrText xml:space="preserve"> PAGEREF _Toc524422021 \h </w:instrText>
            </w:r>
            <w:r w:rsidR="00B12C5D">
              <w:rPr>
                <w:noProof/>
                <w:webHidden/>
              </w:rPr>
            </w:r>
            <w:r w:rsidR="00B12C5D">
              <w:rPr>
                <w:noProof/>
                <w:webHidden/>
              </w:rPr>
              <w:fldChar w:fldCharType="separate"/>
            </w:r>
            <w:r w:rsidR="00B12C5D">
              <w:rPr>
                <w:noProof/>
                <w:webHidden/>
              </w:rPr>
              <w:t>72</w:t>
            </w:r>
            <w:r w:rsidR="00B12C5D">
              <w:rPr>
                <w:noProof/>
                <w:webHidden/>
              </w:rPr>
              <w:fldChar w:fldCharType="end"/>
            </w:r>
          </w:hyperlink>
        </w:p>
        <w:p w:rsidR="00B12C5D" w:rsidRDefault="00E363D4">
          <w:pPr>
            <w:pStyle w:val="10"/>
            <w:tabs>
              <w:tab w:val="right" w:leader="dot" w:pos="8296"/>
            </w:tabs>
            <w:rPr>
              <w:noProof/>
            </w:rPr>
          </w:pPr>
          <w:hyperlink w:anchor="_Toc524422022" w:history="1">
            <w:r w:rsidR="00B12C5D" w:rsidRPr="003F0E50">
              <w:rPr>
                <w:rStyle w:val="a5"/>
                <w:noProof/>
              </w:rPr>
              <w:t>1047. Student List for Course (25)</w:t>
            </w:r>
            <w:r w:rsidR="00B12C5D">
              <w:rPr>
                <w:noProof/>
                <w:webHidden/>
              </w:rPr>
              <w:tab/>
            </w:r>
            <w:r w:rsidR="00B12C5D">
              <w:rPr>
                <w:noProof/>
                <w:webHidden/>
              </w:rPr>
              <w:fldChar w:fldCharType="begin"/>
            </w:r>
            <w:r w:rsidR="00B12C5D">
              <w:rPr>
                <w:noProof/>
                <w:webHidden/>
              </w:rPr>
              <w:instrText xml:space="preserve"> PAGEREF _Toc524422022 \h </w:instrText>
            </w:r>
            <w:r w:rsidR="00B12C5D">
              <w:rPr>
                <w:noProof/>
                <w:webHidden/>
              </w:rPr>
            </w:r>
            <w:r w:rsidR="00B12C5D">
              <w:rPr>
                <w:noProof/>
                <w:webHidden/>
              </w:rPr>
              <w:fldChar w:fldCharType="separate"/>
            </w:r>
            <w:r w:rsidR="00B12C5D">
              <w:rPr>
                <w:noProof/>
                <w:webHidden/>
              </w:rPr>
              <w:t>73</w:t>
            </w:r>
            <w:r w:rsidR="00B12C5D">
              <w:rPr>
                <w:noProof/>
                <w:webHidden/>
              </w:rPr>
              <w:fldChar w:fldCharType="end"/>
            </w:r>
          </w:hyperlink>
        </w:p>
        <w:p w:rsidR="00B12C5D" w:rsidRDefault="00E363D4">
          <w:pPr>
            <w:pStyle w:val="10"/>
            <w:tabs>
              <w:tab w:val="right" w:leader="dot" w:pos="8296"/>
            </w:tabs>
            <w:rPr>
              <w:noProof/>
            </w:rPr>
          </w:pPr>
          <w:hyperlink w:anchor="_Toc524422023" w:history="1">
            <w:r w:rsidR="00B12C5D" w:rsidRPr="003F0E50">
              <w:rPr>
                <w:rStyle w:val="a5"/>
                <w:noProof/>
              </w:rPr>
              <w:t>1048. Find Coins (25)</w:t>
            </w:r>
            <w:r w:rsidR="00B12C5D">
              <w:rPr>
                <w:noProof/>
                <w:webHidden/>
              </w:rPr>
              <w:tab/>
            </w:r>
            <w:r w:rsidR="00B12C5D">
              <w:rPr>
                <w:noProof/>
                <w:webHidden/>
              </w:rPr>
              <w:fldChar w:fldCharType="begin"/>
            </w:r>
            <w:r w:rsidR="00B12C5D">
              <w:rPr>
                <w:noProof/>
                <w:webHidden/>
              </w:rPr>
              <w:instrText xml:space="preserve"> PAGEREF _Toc524422023 \h </w:instrText>
            </w:r>
            <w:r w:rsidR="00B12C5D">
              <w:rPr>
                <w:noProof/>
                <w:webHidden/>
              </w:rPr>
            </w:r>
            <w:r w:rsidR="00B12C5D">
              <w:rPr>
                <w:noProof/>
                <w:webHidden/>
              </w:rPr>
              <w:fldChar w:fldCharType="separate"/>
            </w:r>
            <w:r w:rsidR="00B12C5D">
              <w:rPr>
                <w:noProof/>
                <w:webHidden/>
              </w:rPr>
              <w:t>76</w:t>
            </w:r>
            <w:r w:rsidR="00B12C5D">
              <w:rPr>
                <w:noProof/>
                <w:webHidden/>
              </w:rPr>
              <w:fldChar w:fldCharType="end"/>
            </w:r>
          </w:hyperlink>
        </w:p>
        <w:p w:rsidR="00B12C5D" w:rsidRDefault="00E363D4">
          <w:pPr>
            <w:pStyle w:val="10"/>
            <w:tabs>
              <w:tab w:val="right" w:leader="dot" w:pos="8296"/>
            </w:tabs>
            <w:rPr>
              <w:noProof/>
            </w:rPr>
          </w:pPr>
          <w:hyperlink w:anchor="_Toc524422024" w:history="1">
            <w:r w:rsidR="00B12C5D" w:rsidRPr="003F0E50">
              <w:rPr>
                <w:rStyle w:val="a5"/>
                <w:noProof/>
              </w:rPr>
              <w:t>1049. Counting Ones (30)</w:t>
            </w:r>
            <w:r w:rsidR="00B12C5D">
              <w:rPr>
                <w:noProof/>
                <w:webHidden/>
              </w:rPr>
              <w:tab/>
            </w:r>
            <w:r w:rsidR="00B12C5D">
              <w:rPr>
                <w:noProof/>
                <w:webHidden/>
              </w:rPr>
              <w:fldChar w:fldCharType="begin"/>
            </w:r>
            <w:r w:rsidR="00B12C5D">
              <w:rPr>
                <w:noProof/>
                <w:webHidden/>
              </w:rPr>
              <w:instrText xml:space="preserve"> PAGEREF _Toc524422024 \h </w:instrText>
            </w:r>
            <w:r w:rsidR="00B12C5D">
              <w:rPr>
                <w:noProof/>
                <w:webHidden/>
              </w:rPr>
            </w:r>
            <w:r w:rsidR="00B12C5D">
              <w:rPr>
                <w:noProof/>
                <w:webHidden/>
              </w:rPr>
              <w:fldChar w:fldCharType="separate"/>
            </w:r>
            <w:r w:rsidR="00B12C5D">
              <w:rPr>
                <w:noProof/>
                <w:webHidden/>
              </w:rPr>
              <w:t>77</w:t>
            </w:r>
            <w:r w:rsidR="00B12C5D">
              <w:rPr>
                <w:noProof/>
                <w:webHidden/>
              </w:rPr>
              <w:fldChar w:fldCharType="end"/>
            </w:r>
          </w:hyperlink>
        </w:p>
        <w:p w:rsidR="00B12C5D" w:rsidRDefault="00E363D4">
          <w:pPr>
            <w:pStyle w:val="10"/>
            <w:tabs>
              <w:tab w:val="right" w:leader="dot" w:pos="8296"/>
            </w:tabs>
            <w:rPr>
              <w:noProof/>
            </w:rPr>
          </w:pPr>
          <w:hyperlink w:anchor="_Toc524422025" w:history="1">
            <w:r w:rsidR="00B12C5D" w:rsidRPr="003F0E50">
              <w:rPr>
                <w:rStyle w:val="a5"/>
                <w:noProof/>
              </w:rPr>
              <w:t>1050. String Subtraction (20)</w:t>
            </w:r>
            <w:r w:rsidR="00B12C5D">
              <w:rPr>
                <w:noProof/>
                <w:webHidden/>
              </w:rPr>
              <w:tab/>
            </w:r>
            <w:r w:rsidR="00B12C5D">
              <w:rPr>
                <w:noProof/>
                <w:webHidden/>
              </w:rPr>
              <w:fldChar w:fldCharType="begin"/>
            </w:r>
            <w:r w:rsidR="00B12C5D">
              <w:rPr>
                <w:noProof/>
                <w:webHidden/>
              </w:rPr>
              <w:instrText xml:space="preserve"> PAGEREF _Toc524422025 \h </w:instrText>
            </w:r>
            <w:r w:rsidR="00B12C5D">
              <w:rPr>
                <w:noProof/>
                <w:webHidden/>
              </w:rPr>
            </w:r>
            <w:r w:rsidR="00B12C5D">
              <w:rPr>
                <w:noProof/>
                <w:webHidden/>
              </w:rPr>
              <w:fldChar w:fldCharType="separate"/>
            </w:r>
            <w:r w:rsidR="00B12C5D">
              <w:rPr>
                <w:noProof/>
                <w:webHidden/>
              </w:rPr>
              <w:t>78</w:t>
            </w:r>
            <w:r w:rsidR="00B12C5D">
              <w:rPr>
                <w:noProof/>
                <w:webHidden/>
              </w:rPr>
              <w:fldChar w:fldCharType="end"/>
            </w:r>
          </w:hyperlink>
        </w:p>
        <w:p w:rsidR="00B12C5D" w:rsidRDefault="00E363D4">
          <w:pPr>
            <w:pStyle w:val="10"/>
            <w:tabs>
              <w:tab w:val="right" w:leader="dot" w:pos="8296"/>
            </w:tabs>
            <w:rPr>
              <w:noProof/>
            </w:rPr>
          </w:pPr>
          <w:hyperlink w:anchor="_Toc524422026" w:history="1">
            <w:r w:rsidR="00B12C5D" w:rsidRPr="003F0E50">
              <w:rPr>
                <w:rStyle w:val="a5"/>
                <w:noProof/>
              </w:rPr>
              <w:t>1051. Pop Sequence (25)</w:t>
            </w:r>
            <w:r w:rsidR="00B12C5D">
              <w:rPr>
                <w:noProof/>
                <w:webHidden/>
              </w:rPr>
              <w:tab/>
            </w:r>
            <w:r w:rsidR="00B12C5D">
              <w:rPr>
                <w:noProof/>
                <w:webHidden/>
              </w:rPr>
              <w:fldChar w:fldCharType="begin"/>
            </w:r>
            <w:r w:rsidR="00B12C5D">
              <w:rPr>
                <w:noProof/>
                <w:webHidden/>
              </w:rPr>
              <w:instrText xml:space="preserve"> PAGEREF _Toc524422026 \h </w:instrText>
            </w:r>
            <w:r w:rsidR="00B12C5D">
              <w:rPr>
                <w:noProof/>
                <w:webHidden/>
              </w:rPr>
            </w:r>
            <w:r w:rsidR="00B12C5D">
              <w:rPr>
                <w:noProof/>
                <w:webHidden/>
              </w:rPr>
              <w:fldChar w:fldCharType="separate"/>
            </w:r>
            <w:r w:rsidR="00B12C5D">
              <w:rPr>
                <w:noProof/>
                <w:webHidden/>
              </w:rPr>
              <w:t>79</w:t>
            </w:r>
            <w:r w:rsidR="00B12C5D">
              <w:rPr>
                <w:noProof/>
                <w:webHidden/>
              </w:rPr>
              <w:fldChar w:fldCharType="end"/>
            </w:r>
          </w:hyperlink>
        </w:p>
        <w:p w:rsidR="00B12C5D" w:rsidRDefault="00E363D4">
          <w:pPr>
            <w:pStyle w:val="10"/>
            <w:tabs>
              <w:tab w:val="right" w:leader="dot" w:pos="8296"/>
            </w:tabs>
            <w:rPr>
              <w:noProof/>
            </w:rPr>
          </w:pPr>
          <w:hyperlink w:anchor="_Toc524422027" w:history="1">
            <w:r w:rsidR="00B12C5D" w:rsidRPr="003F0E50">
              <w:rPr>
                <w:rStyle w:val="a5"/>
                <w:noProof/>
              </w:rPr>
              <w:t>1052. Linked List Sorting (25)</w:t>
            </w:r>
            <w:r w:rsidR="00B12C5D">
              <w:rPr>
                <w:noProof/>
                <w:webHidden/>
              </w:rPr>
              <w:tab/>
            </w:r>
            <w:r w:rsidR="00B12C5D">
              <w:rPr>
                <w:noProof/>
                <w:webHidden/>
              </w:rPr>
              <w:fldChar w:fldCharType="begin"/>
            </w:r>
            <w:r w:rsidR="00B12C5D">
              <w:rPr>
                <w:noProof/>
                <w:webHidden/>
              </w:rPr>
              <w:instrText xml:space="preserve"> PAGEREF _Toc524422027 \h </w:instrText>
            </w:r>
            <w:r w:rsidR="00B12C5D">
              <w:rPr>
                <w:noProof/>
                <w:webHidden/>
              </w:rPr>
            </w:r>
            <w:r w:rsidR="00B12C5D">
              <w:rPr>
                <w:noProof/>
                <w:webHidden/>
              </w:rPr>
              <w:fldChar w:fldCharType="separate"/>
            </w:r>
            <w:r w:rsidR="00B12C5D">
              <w:rPr>
                <w:noProof/>
                <w:webHidden/>
              </w:rPr>
              <w:t>80</w:t>
            </w:r>
            <w:r w:rsidR="00B12C5D">
              <w:rPr>
                <w:noProof/>
                <w:webHidden/>
              </w:rPr>
              <w:fldChar w:fldCharType="end"/>
            </w:r>
          </w:hyperlink>
        </w:p>
        <w:p w:rsidR="00B12C5D" w:rsidRDefault="00E363D4">
          <w:pPr>
            <w:pStyle w:val="10"/>
            <w:tabs>
              <w:tab w:val="right" w:leader="dot" w:pos="8296"/>
            </w:tabs>
            <w:rPr>
              <w:noProof/>
            </w:rPr>
          </w:pPr>
          <w:hyperlink w:anchor="_Toc524422028" w:history="1">
            <w:r w:rsidR="00B12C5D" w:rsidRPr="003F0E50">
              <w:rPr>
                <w:rStyle w:val="a5"/>
                <w:noProof/>
              </w:rPr>
              <w:t>1053. Path of Equal Weight (30)</w:t>
            </w:r>
            <w:r w:rsidR="00B12C5D">
              <w:rPr>
                <w:noProof/>
                <w:webHidden/>
              </w:rPr>
              <w:tab/>
            </w:r>
            <w:r w:rsidR="00B12C5D">
              <w:rPr>
                <w:noProof/>
                <w:webHidden/>
              </w:rPr>
              <w:fldChar w:fldCharType="begin"/>
            </w:r>
            <w:r w:rsidR="00B12C5D">
              <w:rPr>
                <w:noProof/>
                <w:webHidden/>
              </w:rPr>
              <w:instrText xml:space="preserve"> PAGEREF _Toc524422028 \h </w:instrText>
            </w:r>
            <w:r w:rsidR="00B12C5D">
              <w:rPr>
                <w:noProof/>
                <w:webHidden/>
              </w:rPr>
            </w:r>
            <w:r w:rsidR="00B12C5D">
              <w:rPr>
                <w:noProof/>
                <w:webHidden/>
              </w:rPr>
              <w:fldChar w:fldCharType="separate"/>
            </w:r>
            <w:r w:rsidR="00B12C5D">
              <w:rPr>
                <w:noProof/>
                <w:webHidden/>
              </w:rPr>
              <w:t>82</w:t>
            </w:r>
            <w:r w:rsidR="00B12C5D">
              <w:rPr>
                <w:noProof/>
                <w:webHidden/>
              </w:rPr>
              <w:fldChar w:fldCharType="end"/>
            </w:r>
          </w:hyperlink>
        </w:p>
        <w:p w:rsidR="00B12C5D" w:rsidRDefault="00E363D4">
          <w:pPr>
            <w:pStyle w:val="10"/>
            <w:tabs>
              <w:tab w:val="right" w:leader="dot" w:pos="8296"/>
            </w:tabs>
            <w:rPr>
              <w:noProof/>
            </w:rPr>
          </w:pPr>
          <w:hyperlink w:anchor="_Toc524422029" w:history="1">
            <w:r w:rsidR="00B12C5D" w:rsidRPr="003F0E50">
              <w:rPr>
                <w:rStyle w:val="a5"/>
                <w:noProof/>
              </w:rPr>
              <w:t>1054. The Dominant Color (20)</w:t>
            </w:r>
            <w:r w:rsidR="00B12C5D">
              <w:rPr>
                <w:noProof/>
                <w:webHidden/>
              </w:rPr>
              <w:tab/>
            </w:r>
            <w:r w:rsidR="00B12C5D">
              <w:rPr>
                <w:noProof/>
                <w:webHidden/>
              </w:rPr>
              <w:fldChar w:fldCharType="begin"/>
            </w:r>
            <w:r w:rsidR="00B12C5D">
              <w:rPr>
                <w:noProof/>
                <w:webHidden/>
              </w:rPr>
              <w:instrText xml:space="preserve"> PAGEREF _Toc524422029 \h </w:instrText>
            </w:r>
            <w:r w:rsidR="00B12C5D">
              <w:rPr>
                <w:noProof/>
                <w:webHidden/>
              </w:rPr>
            </w:r>
            <w:r w:rsidR="00B12C5D">
              <w:rPr>
                <w:noProof/>
                <w:webHidden/>
              </w:rPr>
              <w:fldChar w:fldCharType="separate"/>
            </w:r>
            <w:r w:rsidR="00B12C5D">
              <w:rPr>
                <w:noProof/>
                <w:webHidden/>
              </w:rPr>
              <w:t>84</w:t>
            </w:r>
            <w:r w:rsidR="00B12C5D">
              <w:rPr>
                <w:noProof/>
                <w:webHidden/>
              </w:rPr>
              <w:fldChar w:fldCharType="end"/>
            </w:r>
          </w:hyperlink>
        </w:p>
        <w:p w:rsidR="00B12C5D" w:rsidRDefault="00E363D4">
          <w:pPr>
            <w:pStyle w:val="10"/>
            <w:tabs>
              <w:tab w:val="right" w:leader="dot" w:pos="8296"/>
            </w:tabs>
            <w:rPr>
              <w:noProof/>
            </w:rPr>
          </w:pPr>
          <w:hyperlink w:anchor="_Toc524422030" w:history="1">
            <w:r w:rsidR="00B12C5D" w:rsidRPr="003F0E50">
              <w:rPr>
                <w:rStyle w:val="a5"/>
                <w:noProof/>
              </w:rPr>
              <w:t>1055. The World's Richest (25)</w:t>
            </w:r>
            <w:r w:rsidR="00B12C5D">
              <w:rPr>
                <w:noProof/>
                <w:webHidden/>
              </w:rPr>
              <w:tab/>
            </w:r>
            <w:r w:rsidR="00B12C5D">
              <w:rPr>
                <w:noProof/>
                <w:webHidden/>
              </w:rPr>
              <w:fldChar w:fldCharType="begin"/>
            </w:r>
            <w:r w:rsidR="00B12C5D">
              <w:rPr>
                <w:noProof/>
                <w:webHidden/>
              </w:rPr>
              <w:instrText xml:space="preserve"> PAGEREF _Toc524422030 \h </w:instrText>
            </w:r>
            <w:r w:rsidR="00B12C5D">
              <w:rPr>
                <w:noProof/>
                <w:webHidden/>
              </w:rPr>
            </w:r>
            <w:r w:rsidR="00B12C5D">
              <w:rPr>
                <w:noProof/>
                <w:webHidden/>
              </w:rPr>
              <w:fldChar w:fldCharType="separate"/>
            </w:r>
            <w:r w:rsidR="00B12C5D">
              <w:rPr>
                <w:noProof/>
                <w:webHidden/>
              </w:rPr>
              <w:t>85</w:t>
            </w:r>
            <w:r w:rsidR="00B12C5D">
              <w:rPr>
                <w:noProof/>
                <w:webHidden/>
              </w:rPr>
              <w:fldChar w:fldCharType="end"/>
            </w:r>
          </w:hyperlink>
        </w:p>
        <w:p w:rsidR="00B12C5D" w:rsidRDefault="00E363D4">
          <w:pPr>
            <w:pStyle w:val="10"/>
            <w:tabs>
              <w:tab w:val="right" w:leader="dot" w:pos="8296"/>
            </w:tabs>
            <w:rPr>
              <w:noProof/>
            </w:rPr>
          </w:pPr>
          <w:hyperlink w:anchor="_Toc524422031" w:history="1">
            <w:r w:rsidR="00B12C5D" w:rsidRPr="003F0E50">
              <w:rPr>
                <w:rStyle w:val="a5"/>
                <w:noProof/>
              </w:rPr>
              <w:t>1056. Mice and Rice (25)</w:t>
            </w:r>
            <w:r w:rsidR="00B12C5D">
              <w:rPr>
                <w:noProof/>
                <w:webHidden/>
              </w:rPr>
              <w:tab/>
            </w:r>
            <w:r w:rsidR="00B12C5D">
              <w:rPr>
                <w:noProof/>
                <w:webHidden/>
              </w:rPr>
              <w:fldChar w:fldCharType="begin"/>
            </w:r>
            <w:r w:rsidR="00B12C5D">
              <w:rPr>
                <w:noProof/>
                <w:webHidden/>
              </w:rPr>
              <w:instrText xml:space="preserve"> PAGEREF _Toc524422031 \h </w:instrText>
            </w:r>
            <w:r w:rsidR="00B12C5D">
              <w:rPr>
                <w:noProof/>
                <w:webHidden/>
              </w:rPr>
            </w:r>
            <w:r w:rsidR="00B12C5D">
              <w:rPr>
                <w:noProof/>
                <w:webHidden/>
              </w:rPr>
              <w:fldChar w:fldCharType="separate"/>
            </w:r>
            <w:r w:rsidR="00B12C5D">
              <w:rPr>
                <w:noProof/>
                <w:webHidden/>
              </w:rPr>
              <w:t>87</w:t>
            </w:r>
            <w:r w:rsidR="00B12C5D">
              <w:rPr>
                <w:noProof/>
                <w:webHidden/>
              </w:rPr>
              <w:fldChar w:fldCharType="end"/>
            </w:r>
          </w:hyperlink>
        </w:p>
        <w:p w:rsidR="00B12C5D" w:rsidRDefault="00E363D4">
          <w:pPr>
            <w:pStyle w:val="10"/>
            <w:tabs>
              <w:tab w:val="right" w:leader="dot" w:pos="8296"/>
            </w:tabs>
            <w:rPr>
              <w:noProof/>
            </w:rPr>
          </w:pPr>
          <w:hyperlink w:anchor="_Toc524422032" w:history="1">
            <w:r w:rsidR="00B12C5D" w:rsidRPr="003F0E50">
              <w:rPr>
                <w:rStyle w:val="a5"/>
                <w:noProof/>
              </w:rPr>
              <w:t>1057. Stack (30)</w:t>
            </w:r>
            <w:r w:rsidR="00B12C5D">
              <w:rPr>
                <w:noProof/>
                <w:webHidden/>
              </w:rPr>
              <w:tab/>
            </w:r>
            <w:r w:rsidR="00B12C5D">
              <w:rPr>
                <w:noProof/>
                <w:webHidden/>
              </w:rPr>
              <w:fldChar w:fldCharType="begin"/>
            </w:r>
            <w:r w:rsidR="00B12C5D">
              <w:rPr>
                <w:noProof/>
                <w:webHidden/>
              </w:rPr>
              <w:instrText xml:space="preserve"> PAGEREF _Toc524422032 \h </w:instrText>
            </w:r>
            <w:r w:rsidR="00B12C5D">
              <w:rPr>
                <w:noProof/>
                <w:webHidden/>
              </w:rPr>
            </w:r>
            <w:r w:rsidR="00B12C5D">
              <w:rPr>
                <w:noProof/>
                <w:webHidden/>
              </w:rPr>
              <w:fldChar w:fldCharType="separate"/>
            </w:r>
            <w:r w:rsidR="00B12C5D">
              <w:rPr>
                <w:noProof/>
                <w:webHidden/>
              </w:rPr>
              <w:t>89</w:t>
            </w:r>
            <w:r w:rsidR="00B12C5D">
              <w:rPr>
                <w:noProof/>
                <w:webHidden/>
              </w:rPr>
              <w:fldChar w:fldCharType="end"/>
            </w:r>
          </w:hyperlink>
        </w:p>
        <w:p w:rsidR="00B12C5D" w:rsidRDefault="00E363D4">
          <w:pPr>
            <w:pStyle w:val="20"/>
            <w:tabs>
              <w:tab w:val="right" w:leader="dot" w:pos="8296"/>
            </w:tabs>
            <w:rPr>
              <w:noProof/>
            </w:rPr>
          </w:pPr>
          <w:hyperlink w:anchor="_Toc524422033" w:history="1">
            <w:r w:rsidR="00B12C5D" w:rsidRPr="003F0E50">
              <w:rPr>
                <w:rStyle w:val="a5"/>
                <w:rFonts w:hint="eastAsia"/>
                <w:noProof/>
              </w:rPr>
              <w:t>解题思路</w:t>
            </w:r>
            <w:r w:rsidR="00B12C5D">
              <w:rPr>
                <w:noProof/>
                <w:webHidden/>
              </w:rPr>
              <w:tab/>
            </w:r>
            <w:r w:rsidR="00B12C5D">
              <w:rPr>
                <w:noProof/>
                <w:webHidden/>
              </w:rPr>
              <w:fldChar w:fldCharType="begin"/>
            </w:r>
            <w:r w:rsidR="00B12C5D">
              <w:rPr>
                <w:noProof/>
                <w:webHidden/>
              </w:rPr>
              <w:instrText xml:space="preserve"> PAGEREF _Toc524422033 \h </w:instrText>
            </w:r>
            <w:r w:rsidR="00B12C5D">
              <w:rPr>
                <w:noProof/>
                <w:webHidden/>
              </w:rPr>
            </w:r>
            <w:r w:rsidR="00B12C5D">
              <w:rPr>
                <w:noProof/>
                <w:webHidden/>
              </w:rPr>
              <w:fldChar w:fldCharType="separate"/>
            </w:r>
            <w:r w:rsidR="00B12C5D">
              <w:rPr>
                <w:noProof/>
                <w:webHidden/>
              </w:rPr>
              <w:t>100</w:t>
            </w:r>
            <w:r w:rsidR="00B12C5D">
              <w:rPr>
                <w:noProof/>
                <w:webHidden/>
              </w:rPr>
              <w:fldChar w:fldCharType="end"/>
            </w:r>
          </w:hyperlink>
        </w:p>
        <w:p w:rsidR="00B12C5D" w:rsidRDefault="00E363D4">
          <w:pPr>
            <w:pStyle w:val="20"/>
            <w:tabs>
              <w:tab w:val="right" w:leader="dot" w:pos="8296"/>
            </w:tabs>
            <w:rPr>
              <w:noProof/>
            </w:rPr>
          </w:pPr>
          <w:hyperlink w:anchor="_Toc524422034" w:history="1">
            <w:r w:rsidR="00B12C5D" w:rsidRPr="003F0E50">
              <w:rPr>
                <w:rStyle w:val="a5"/>
                <w:rFonts w:ascii="Verdana" w:eastAsia="微软雅黑" w:hAnsi="Verdana"/>
                <w:noProof/>
              </w:rPr>
              <w:t>1.</w:t>
            </w:r>
            <w:r w:rsidR="00B12C5D" w:rsidRPr="003F0E50">
              <w:rPr>
                <w:rStyle w:val="a5"/>
                <w:rFonts w:ascii="Verdana" w:eastAsia="微软雅黑" w:hAnsi="Verdana" w:hint="eastAsia"/>
                <w:noProof/>
              </w:rPr>
              <w:t>树状数组</w:t>
            </w:r>
            <w:r w:rsidR="00B12C5D" w:rsidRPr="003F0E50">
              <w:rPr>
                <w:rStyle w:val="a5"/>
                <w:rFonts w:ascii="Verdana" w:eastAsia="微软雅黑" w:hAnsi="Verdana"/>
                <w:noProof/>
              </w:rPr>
              <w:t>+</w:t>
            </w:r>
            <w:r w:rsidR="00B12C5D" w:rsidRPr="003F0E50">
              <w:rPr>
                <w:rStyle w:val="a5"/>
                <w:rFonts w:ascii="Verdana" w:eastAsia="微软雅黑" w:hAnsi="Verdana" w:hint="eastAsia"/>
                <w:noProof/>
              </w:rPr>
              <w:t>二分查找</w:t>
            </w:r>
            <w:r w:rsidR="00B12C5D">
              <w:rPr>
                <w:noProof/>
                <w:webHidden/>
              </w:rPr>
              <w:tab/>
            </w:r>
            <w:r w:rsidR="00B12C5D">
              <w:rPr>
                <w:noProof/>
                <w:webHidden/>
              </w:rPr>
              <w:fldChar w:fldCharType="begin"/>
            </w:r>
            <w:r w:rsidR="00B12C5D">
              <w:rPr>
                <w:noProof/>
                <w:webHidden/>
              </w:rPr>
              <w:instrText xml:space="preserve"> PAGEREF _Toc524422034 \h </w:instrText>
            </w:r>
            <w:r w:rsidR="00B12C5D">
              <w:rPr>
                <w:noProof/>
                <w:webHidden/>
              </w:rPr>
            </w:r>
            <w:r w:rsidR="00B12C5D">
              <w:rPr>
                <w:noProof/>
                <w:webHidden/>
              </w:rPr>
              <w:fldChar w:fldCharType="separate"/>
            </w:r>
            <w:r w:rsidR="00B12C5D">
              <w:rPr>
                <w:noProof/>
                <w:webHidden/>
              </w:rPr>
              <w:t>100</w:t>
            </w:r>
            <w:r w:rsidR="00B12C5D">
              <w:rPr>
                <w:noProof/>
                <w:webHidden/>
              </w:rPr>
              <w:fldChar w:fldCharType="end"/>
            </w:r>
          </w:hyperlink>
        </w:p>
        <w:p w:rsidR="00B12C5D" w:rsidRDefault="00E363D4">
          <w:pPr>
            <w:pStyle w:val="20"/>
            <w:tabs>
              <w:tab w:val="right" w:leader="dot" w:pos="8296"/>
            </w:tabs>
            <w:rPr>
              <w:noProof/>
            </w:rPr>
          </w:pPr>
          <w:hyperlink w:anchor="_Toc524422035" w:history="1">
            <w:r w:rsidR="00B12C5D" w:rsidRPr="003F0E50">
              <w:rPr>
                <w:rStyle w:val="a5"/>
                <w:rFonts w:ascii="Verdana" w:eastAsia="微软雅黑" w:hAnsi="Verdana"/>
                <w:noProof/>
              </w:rPr>
              <w:t>2.</w:t>
            </w:r>
            <w:r w:rsidR="00B12C5D" w:rsidRPr="003F0E50">
              <w:rPr>
                <w:rStyle w:val="a5"/>
                <w:rFonts w:ascii="Verdana" w:eastAsia="微软雅黑" w:hAnsi="Verdana" w:hint="eastAsia"/>
                <w:noProof/>
              </w:rPr>
              <w:t>分桶法（分治，分层</w:t>
            </w:r>
            <w:r w:rsidR="00B12C5D" w:rsidRPr="003F0E50">
              <w:rPr>
                <w:rStyle w:val="a5"/>
                <w:rFonts w:ascii="Verdana" w:eastAsia="微软雅黑" w:hAnsi="Verdana"/>
                <w:noProof/>
              </w:rPr>
              <w:t>HASH</w:t>
            </w:r>
            <w:r w:rsidR="00B12C5D" w:rsidRPr="003F0E50">
              <w:rPr>
                <w:rStyle w:val="a5"/>
                <w:rFonts w:ascii="Verdana" w:eastAsia="微软雅黑" w:hAnsi="Verdana" w:hint="eastAsia"/>
                <w:noProof/>
              </w:rPr>
              <w:t>，平方分割）本人快乐的原创</w:t>
            </w:r>
            <w:r w:rsidR="00B12C5D">
              <w:rPr>
                <w:noProof/>
                <w:webHidden/>
              </w:rPr>
              <w:tab/>
            </w:r>
            <w:r w:rsidR="00B12C5D">
              <w:rPr>
                <w:noProof/>
                <w:webHidden/>
              </w:rPr>
              <w:fldChar w:fldCharType="begin"/>
            </w:r>
            <w:r w:rsidR="00B12C5D">
              <w:rPr>
                <w:noProof/>
                <w:webHidden/>
              </w:rPr>
              <w:instrText xml:space="preserve"> PAGEREF _Toc524422035 \h </w:instrText>
            </w:r>
            <w:r w:rsidR="00B12C5D">
              <w:rPr>
                <w:noProof/>
                <w:webHidden/>
              </w:rPr>
            </w:r>
            <w:r w:rsidR="00B12C5D">
              <w:rPr>
                <w:noProof/>
                <w:webHidden/>
              </w:rPr>
              <w:fldChar w:fldCharType="separate"/>
            </w:r>
            <w:r w:rsidR="00B12C5D">
              <w:rPr>
                <w:noProof/>
                <w:webHidden/>
              </w:rPr>
              <w:t>103</w:t>
            </w:r>
            <w:r w:rsidR="00B12C5D">
              <w:rPr>
                <w:noProof/>
                <w:webHidden/>
              </w:rPr>
              <w:fldChar w:fldCharType="end"/>
            </w:r>
          </w:hyperlink>
        </w:p>
        <w:p w:rsidR="00B12C5D" w:rsidRDefault="00E363D4">
          <w:pPr>
            <w:pStyle w:val="20"/>
            <w:tabs>
              <w:tab w:val="right" w:leader="dot" w:pos="8296"/>
            </w:tabs>
            <w:rPr>
              <w:noProof/>
            </w:rPr>
          </w:pPr>
          <w:hyperlink w:anchor="_Toc524422036" w:history="1">
            <w:r w:rsidR="00B12C5D" w:rsidRPr="003F0E50">
              <w:rPr>
                <w:rStyle w:val="a5"/>
                <w:rFonts w:ascii="Verdana" w:eastAsia="微软雅黑" w:hAnsi="Verdana"/>
                <w:noProof/>
              </w:rPr>
              <w:t>3.</w:t>
            </w:r>
            <w:r w:rsidR="00B12C5D" w:rsidRPr="003F0E50">
              <w:rPr>
                <w:rStyle w:val="a5"/>
                <w:rFonts w:ascii="Verdana" w:eastAsia="微软雅黑" w:hAnsi="Verdana" w:hint="eastAsia"/>
                <w:noProof/>
              </w:rPr>
              <w:t>线段树（分治）有种杀鸡用牛刀的感觉</w:t>
            </w:r>
            <w:r w:rsidR="00B12C5D">
              <w:rPr>
                <w:noProof/>
                <w:webHidden/>
              </w:rPr>
              <w:tab/>
            </w:r>
            <w:r w:rsidR="00B12C5D">
              <w:rPr>
                <w:noProof/>
                <w:webHidden/>
              </w:rPr>
              <w:fldChar w:fldCharType="begin"/>
            </w:r>
            <w:r w:rsidR="00B12C5D">
              <w:rPr>
                <w:noProof/>
                <w:webHidden/>
              </w:rPr>
              <w:instrText xml:space="preserve"> PAGEREF _Toc524422036 \h </w:instrText>
            </w:r>
            <w:r w:rsidR="00B12C5D">
              <w:rPr>
                <w:noProof/>
                <w:webHidden/>
              </w:rPr>
            </w:r>
            <w:r w:rsidR="00B12C5D">
              <w:rPr>
                <w:noProof/>
                <w:webHidden/>
              </w:rPr>
              <w:fldChar w:fldCharType="separate"/>
            </w:r>
            <w:r w:rsidR="00B12C5D">
              <w:rPr>
                <w:noProof/>
                <w:webHidden/>
              </w:rPr>
              <w:t>105</w:t>
            </w:r>
            <w:r w:rsidR="00B12C5D">
              <w:rPr>
                <w:noProof/>
                <w:webHidden/>
              </w:rPr>
              <w:fldChar w:fldCharType="end"/>
            </w:r>
          </w:hyperlink>
        </w:p>
        <w:p w:rsidR="00B12C5D" w:rsidRDefault="00E363D4">
          <w:pPr>
            <w:pStyle w:val="20"/>
            <w:tabs>
              <w:tab w:val="right" w:leader="dot" w:pos="8296"/>
            </w:tabs>
            <w:rPr>
              <w:noProof/>
            </w:rPr>
          </w:pPr>
          <w:hyperlink w:anchor="_Toc524422037" w:history="1">
            <w:r w:rsidR="00B12C5D" w:rsidRPr="003F0E50">
              <w:rPr>
                <w:rStyle w:val="a5"/>
                <w:rFonts w:ascii="Verdana" w:eastAsia="微软雅黑" w:hAnsi="Verdana"/>
                <w:noProof/>
              </w:rPr>
              <w:t>4.Prioriry Queue On Multiset(</w:t>
            </w:r>
            <w:r w:rsidR="00B12C5D" w:rsidRPr="003F0E50">
              <w:rPr>
                <w:rStyle w:val="a5"/>
                <w:rFonts w:ascii="Verdana" w:eastAsia="微软雅黑" w:hAnsi="Verdana" w:hint="eastAsia"/>
                <w:noProof/>
              </w:rPr>
              <w:t>红黑树是支持插入与删除的堆</w:t>
            </w:r>
            <w:r w:rsidR="00B12C5D" w:rsidRPr="003F0E50">
              <w:rPr>
                <w:rStyle w:val="a5"/>
                <w:rFonts w:ascii="Verdana" w:eastAsia="微软雅黑" w:hAnsi="Verdana"/>
                <w:noProof/>
              </w:rPr>
              <w:t>)</w:t>
            </w:r>
            <w:r w:rsidR="00B12C5D" w:rsidRPr="003F0E50">
              <w:rPr>
                <w:rStyle w:val="a5"/>
                <w:rFonts w:ascii="Verdana" w:eastAsia="微软雅黑" w:hAnsi="Verdana" w:hint="eastAsia"/>
                <w:noProof/>
              </w:rPr>
              <w:t>真正的牛刀</w:t>
            </w:r>
            <w:r w:rsidR="00B12C5D">
              <w:rPr>
                <w:noProof/>
                <w:webHidden/>
              </w:rPr>
              <w:tab/>
            </w:r>
            <w:r w:rsidR="00B12C5D">
              <w:rPr>
                <w:noProof/>
                <w:webHidden/>
              </w:rPr>
              <w:fldChar w:fldCharType="begin"/>
            </w:r>
            <w:r w:rsidR="00B12C5D">
              <w:rPr>
                <w:noProof/>
                <w:webHidden/>
              </w:rPr>
              <w:instrText xml:space="preserve"> PAGEREF _Toc524422037 \h </w:instrText>
            </w:r>
            <w:r w:rsidR="00B12C5D">
              <w:rPr>
                <w:noProof/>
                <w:webHidden/>
              </w:rPr>
            </w:r>
            <w:r w:rsidR="00B12C5D">
              <w:rPr>
                <w:noProof/>
                <w:webHidden/>
              </w:rPr>
              <w:fldChar w:fldCharType="separate"/>
            </w:r>
            <w:r w:rsidR="00B12C5D">
              <w:rPr>
                <w:noProof/>
                <w:webHidden/>
              </w:rPr>
              <w:t>108</w:t>
            </w:r>
            <w:r w:rsidR="00B12C5D">
              <w:rPr>
                <w:noProof/>
                <w:webHidden/>
              </w:rPr>
              <w:fldChar w:fldCharType="end"/>
            </w:r>
          </w:hyperlink>
        </w:p>
        <w:p w:rsidR="00B12C5D" w:rsidRDefault="00E363D4">
          <w:pPr>
            <w:pStyle w:val="20"/>
            <w:tabs>
              <w:tab w:val="right" w:leader="dot" w:pos="8296"/>
            </w:tabs>
            <w:rPr>
              <w:noProof/>
            </w:rPr>
          </w:pPr>
          <w:hyperlink w:anchor="_Toc524422038" w:history="1">
            <w:r w:rsidR="00B12C5D" w:rsidRPr="003F0E50">
              <w:rPr>
                <w:rStyle w:val="a5"/>
                <w:rFonts w:ascii="微软雅黑" w:eastAsia="微软雅黑" w:hAnsi="微软雅黑"/>
                <w:noProof/>
              </w:rPr>
              <w:t xml:space="preserve">5. </w:t>
            </w:r>
            <w:r w:rsidR="00B12C5D" w:rsidRPr="003F0E50">
              <w:rPr>
                <w:rStyle w:val="a5"/>
                <w:rFonts w:ascii="微软雅黑" w:eastAsia="微软雅黑" w:hAnsi="微软雅黑" w:hint="eastAsia"/>
                <w:noProof/>
              </w:rPr>
              <w:t>平衡搜索树——</w:t>
            </w:r>
            <w:r w:rsidR="00B12C5D" w:rsidRPr="003F0E50">
              <w:rPr>
                <w:rStyle w:val="a5"/>
                <w:rFonts w:ascii="微软雅黑" w:eastAsia="微软雅黑" w:hAnsi="微软雅黑"/>
                <w:noProof/>
              </w:rPr>
              <w:t>Treap</w:t>
            </w:r>
            <w:r w:rsidR="00B12C5D" w:rsidRPr="003F0E50">
              <w:rPr>
                <w:rStyle w:val="a5"/>
                <w:rFonts w:ascii="微软雅黑" w:eastAsia="微软雅黑" w:hAnsi="微软雅黑" w:hint="eastAsia"/>
                <w:noProof/>
              </w:rPr>
              <w:t>（我觉得从前维护两个</w:t>
            </w:r>
            <w:r w:rsidR="00B12C5D" w:rsidRPr="003F0E50">
              <w:rPr>
                <w:rStyle w:val="a5"/>
                <w:rFonts w:ascii="微软雅黑" w:eastAsia="微软雅黑" w:hAnsi="微软雅黑"/>
                <w:noProof/>
              </w:rPr>
              <w:t>set</w:t>
            </w:r>
            <w:r w:rsidR="00B12C5D" w:rsidRPr="003F0E50">
              <w:rPr>
                <w:rStyle w:val="a5"/>
                <w:rFonts w:ascii="微软雅黑" w:eastAsia="微软雅黑" w:hAnsi="微软雅黑" w:hint="eastAsia"/>
                <w:noProof/>
              </w:rPr>
              <w:t>求中间值是牛刀，那时我还小）</w:t>
            </w:r>
            <w:r w:rsidR="00B12C5D">
              <w:rPr>
                <w:noProof/>
                <w:webHidden/>
              </w:rPr>
              <w:tab/>
            </w:r>
            <w:r w:rsidR="00B12C5D">
              <w:rPr>
                <w:noProof/>
                <w:webHidden/>
              </w:rPr>
              <w:fldChar w:fldCharType="begin"/>
            </w:r>
            <w:r w:rsidR="00B12C5D">
              <w:rPr>
                <w:noProof/>
                <w:webHidden/>
              </w:rPr>
              <w:instrText xml:space="preserve"> PAGEREF _Toc524422038 \h </w:instrText>
            </w:r>
            <w:r w:rsidR="00B12C5D">
              <w:rPr>
                <w:noProof/>
                <w:webHidden/>
              </w:rPr>
            </w:r>
            <w:r w:rsidR="00B12C5D">
              <w:rPr>
                <w:noProof/>
                <w:webHidden/>
              </w:rPr>
              <w:fldChar w:fldCharType="separate"/>
            </w:r>
            <w:r w:rsidR="00B12C5D">
              <w:rPr>
                <w:noProof/>
                <w:webHidden/>
              </w:rPr>
              <w:t>112</w:t>
            </w:r>
            <w:r w:rsidR="00B12C5D">
              <w:rPr>
                <w:noProof/>
                <w:webHidden/>
              </w:rPr>
              <w:fldChar w:fldCharType="end"/>
            </w:r>
          </w:hyperlink>
        </w:p>
        <w:p w:rsidR="00B12C5D" w:rsidRDefault="00E363D4">
          <w:pPr>
            <w:pStyle w:val="10"/>
            <w:tabs>
              <w:tab w:val="right" w:leader="dot" w:pos="8296"/>
            </w:tabs>
            <w:rPr>
              <w:noProof/>
            </w:rPr>
          </w:pPr>
          <w:hyperlink w:anchor="_Toc524422039" w:history="1">
            <w:r w:rsidR="00B12C5D" w:rsidRPr="003F0E50">
              <w:rPr>
                <w:rStyle w:val="a5"/>
                <w:noProof/>
              </w:rPr>
              <w:t>1058. A+B in Hogwarts (20)</w:t>
            </w:r>
            <w:r w:rsidR="00B12C5D">
              <w:rPr>
                <w:noProof/>
                <w:webHidden/>
              </w:rPr>
              <w:tab/>
            </w:r>
            <w:r w:rsidR="00B12C5D">
              <w:rPr>
                <w:noProof/>
                <w:webHidden/>
              </w:rPr>
              <w:fldChar w:fldCharType="begin"/>
            </w:r>
            <w:r w:rsidR="00B12C5D">
              <w:rPr>
                <w:noProof/>
                <w:webHidden/>
              </w:rPr>
              <w:instrText xml:space="preserve"> PAGEREF _Toc524422039 \h </w:instrText>
            </w:r>
            <w:r w:rsidR="00B12C5D">
              <w:rPr>
                <w:noProof/>
                <w:webHidden/>
              </w:rPr>
            </w:r>
            <w:r w:rsidR="00B12C5D">
              <w:rPr>
                <w:noProof/>
                <w:webHidden/>
              </w:rPr>
              <w:fldChar w:fldCharType="separate"/>
            </w:r>
            <w:r w:rsidR="00B12C5D">
              <w:rPr>
                <w:noProof/>
                <w:webHidden/>
              </w:rPr>
              <w:t>118</w:t>
            </w:r>
            <w:r w:rsidR="00B12C5D">
              <w:rPr>
                <w:noProof/>
                <w:webHidden/>
              </w:rPr>
              <w:fldChar w:fldCharType="end"/>
            </w:r>
          </w:hyperlink>
        </w:p>
        <w:p w:rsidR="00B12C5D" w:rsidRDefault="00E363D4">
          <w:pPr>
            <w:pStyle w:val="10"/>
            <w:tabs>
              <w:tab w:val="right" w:leader="dot" w:pos="8296"/>
            </w:tabs>
            <w:rPr>
              <w:noProof/>
            </w:rPr>
          </w:pPr>
          <w:hyperlink w:anchor="_Toc524422040" w:history="1">
            <w:r w:rsidR="00B12C5D" w:rsidRPr="003F0E50">
              <w:rPr>
                <w:rStyle w:val="a5"/>
                <w:noProof/>
              </w:rPr>
              <w:t>1059. Prime Factors (25)</w:t>
            </w:r>
            <w:r w:rsidR="00B12C5D">
              <w:rPr>
                <w:noProof/>
                <w:webHidden/>
              </w:rPr>
              <w:tab/>
            </w:r>
            <w:r w:rsidR="00B12C5D">
              <w:rPr>
                <w:noProof/>
                <w:webHidden/>
              </w:rPr>
              <w:fldChar w:fldCharType="begin"/>
            </w:r>
            <w:r w:rsidR="00B12C5D">
              <w:rPr>
                <w:noProof/>
                <w:webHidden/>
              </w:rPr>
              <w:instrText xml:space="preserve"> PAGEREF _Toc524422040 \h </w:instrText>
            </w:r>
            <w:r w:rsidR="00B12C5D">
              <w:rPr>
                <w:noProof/>
                <w:webHidden/>
              </w:rPr>
            </w:r>
            <w:r w:rsidR="00B12C5D">
              <w:rPr>
                <w:noProof/>
                <w:webHidden/>
              </w:rPr>
              <w:fldChar w:fldCharType="separate"/>
            </w:r>
            <w:r w:rsidR="00B12C5D">
              <w:rPr>
                <w:noProof/>
                <w:webHidden/>
              </w:rPr>
              <w:t>119</w:t>
            </w:r>
            <w:r w:rsidR="00B12C5D">
              <w:rPr>
                <w:noProof/>
                <w:webHidden/>
              </w:rPr>
              <w:fldChar w:fldCharType="end"/>
            </w:r>
          </w:hyperlink>
        </w:p>
        <w:p w:rsidR="00B12C5D" w:rsidRDefault="00E363D4">
          <w:pPr>
            <w:pStyle w:val="10"/>
            <w:tabs>
              <w:tab w:val="right" w:leader="dot" w:pos="8296"/>
            </w:tabs>
            <w:rPr>
              <w:noProof/>
            </w:rPr>
          </w:pPr>
          <w:hyperlink w:anchor="_Toc524422041" w:history="1">
            <w:r w:rsidR="00B12C5D" w:rsidRPr="003F0E50">
              <w:rPr>
                <w:rStyle w:val="a5"/>
                <w:noProof/>
              </w:rPr>
              <w:t>1060. Are They Equal (25)</w:t>
            </w:r>
            <w:r w:rsidR="00B12C5D">
              <w:rPr>
                <w:noProof/>
                <w:webHidden/>
              </w:rPr>
              <w:tab/>
            </w:r>
            <w:r w:rsidR="00B12C5D">
              <w:rPr>
                <w:noProof/>
                <w:webHidden/>
              </w:rPr>
              <w:fldChar w:fldCharType="begin"/>
            </w:r>
            <w:r w:rsidR="00B12C5D">
              <w:rPr>
                <w:noProof/>
                <w:webHidden/>
              </w:rPr>
              <w:instrText xml:space="preserve"> PAGEREF _Toc524422041 \h </w:instrText>
            </w:r>
            <w:r w:rsidR="00B12C5D">
              <w:rPr>
                <w:noProof/>
                <w:webHidden/>
              </w:rPr>
            </w:r>
            <w:r w:rsidR="00B12C5D">
              <w:rPr>
                <w:noProof/>
                <w:webHidden/>
              </w:rPr>
              <w:fldChar w:fldCharType="separate"/>
            </w:r>
            <w:r w:rsidR="00B12C5D">
              <w:rPr>
                <w:noProof/>
                <w:webHidden/>
              </w:rPr>
              <w:t>120</w:t>
            </w:r>
            <w:r w:rsidR="00B12C5D">
              <w:rPr>
                <w:noProof/>
                <w:webHidden/>
              </w:rPr>
              <w:fldChar w:fldCharType="end"/>
            </w:r>
          </w:hyperlink>
        </w:p>
        <w:p w:rsidR="00B12C5D" w:rsidRDefault="00E363D4">
          <w:pPr>
            <w:pStyle w:val="10"/>
            <w:tabs>
              <w:tab w:val="right" w:leader="dot" w:pos="8296"/>
            </w:tabs>
            <w:rPr>
              <w:noProof/>
            </w:rPr>
          </w:pPr>
          <w:hyperlink w:anchor="_Toc524422042" w:history="1">
            <w:r w:rsidR="00B12C5D" w:rsidRPr="003F0E50">
              <w:rPr>
                <w:rStyle w:val="a5"/>
                <w:noProof/>
              </w:rPr>
              <w:t>1061. Dating (20)</w:t>
            </w:r>
            <w:r w:rsidR="00B12C5D">
              <w:rPr>
                <w:noProof/>
                <w:webHidden/>
              </w:rPr>
              <w:tab/>
            </w:r>
            <w:r w:rsidR="00B12C5D">
              <w:rPr>
                <w:noProof/>
                <w:webHidden/>
              </w:rPr>
              <w:fldChar w:fldCharType="begin"/>
            </w:r>
            <w:r w:rsidR="00B12C5D">
              <w:rPr>
                <w:noProof/>
                <w:webHidden/>
              </w:rPr>
              <w:instrText xml:space="preserve"> PAGEREF _Toc524422042 \h </w:instrText>
            </w:r>
            <w:r w:rsidR="00B12C5D">
              <w:rPr>
                <w:noProof/>
                <w:webHidden/>
              </w:rPr>
            </w:r>
            <w:r w:rsidR="00B12C5D">
              <w:rPr>
                <w:noProof/>
                <w:webHidden/>
              </w:rPr>
              <w:fldChar w:fldCharType="separate"/>
            </w:r>
            <w:r w:rsidR="00B12C5D">
              <w:rPr>
                <w:noProof/>
                <w:webHidden/>
              </w:rPr>
              <w:t>121</w:t>
            </w:r>
            <w:r w:rsidR="00B12C5D">
              <w:rPr>
                <w:noProof/>
                <w:webHidden/>
              </w:rPr>
              <w:fldChar w:fldCharType="end"/>
            </w:r>
          </w:hyperlink>
        </w:p>
        <w:p w:rsidR="00B12C5D" w:rsidRDefault="00E363D4">
          <w:pPr>
            <w:pStyle w:val="10"/>
            <w:tabs>
              <w:tab w:val="right" w:leader="dot" w:pos="8296"/>
            </w:tabs>
            <w:rPr>
              <w:noProof/>
            </w:rPr>
          </w:pPr>
          <w:hyperlink w:anchor="_Toc524422043" w:history="1">
            <w:r w:rsidR="00B12C5D" w:rsidRPr="003F0E50">
              <w:rPr>
                <w:rStyle w:val="a5"/>
                <w:rFonts w:ascii="Verdana" w:hAnsi="Verdana"/>
                <w:noProof/>
              </w:rPr>
              <w:t>1062. Talent and Virtue (25)</w:t>
            </w:r>
            <w:r w:rsidR="00B12C5D">
              <w:rPr>
                <w:noProof/>
                <w:webHidden/>
              </w:rPr>
              <w:tab/>
            </w:r>
            <w:r w:rsidR="00B12C5D">
              <w:rPr>
                <w:noProof/>
                <w:webHidden/>
              </w:rPr>
              <w:fldChar w:fldCharType="begin"/>
            </w:r>
            <w:r w:rsidR="00B12C5D">
              <w:rPr>
                <w:noProof/>
                <w:webHidden/>
              </w:rPr>
              <w:instrText xml:space="preserve"> PAGEREF _Toc524422043 \h </w:instrText>
            </w:r>
            <w:r w:rsidR="00B12C5D">
              <w:rPr>
                <w:noProof/>
                <w:webHidden/>
              </w:rPr>
            </w:r>
            <w:r w:rsidR="00B12C5D">
              <w:rPr>
                <w:noProof/>
                <w:webHidden/>
              </w:rPr>
              <w:fldChar w:fldCharType="separate"/>
            </w:r>
            <w:r w:rsidR="00B12C5D">
              <w:rPr>
                <w:noProof/>
                <w:webHidden/>
              </w:rPr>
              <w:t>122</w:t>
            </w:r>
            <w:r w:rsidR="00B12C5D">
              <w:rPr>
                <w:noProof/>
                <w:webHidden/>
              </w:rPr>
              <w:fldChar w:fldCharType="end"/>
            </w:r>
          </w:hyperlink>
        </w:p>
        <w:p w:rsidR="00B12C5D" w:rsidRDefault="00E363D4">
          <w:pPr>
            <w:pStyle w:val="10"/>
            <w:tabs>
              <w:tab w:val="right" w:leader="dot" w:pos="8296"/>
            </w:tabs>
            <w:rPr>
              <w:noProof/>
            </w:rPr>
          </w:pPr>
          <w:hyperlink w:anchor="_Toc524422044" w:history="1">
            <w:r w:rsidR="00B12C5D" w:rsidRPr="003F0E50">
              <w:rPr>
                <w:rStyle w:val="a5"/>
                <w:noProof/>
              </w:rPr>
              <w:t>1063. Set Similarity (25)</w:t>
            </w:r>
            <w:r w:rsidR="00B12C5D">
              <w:rPr>
                <w:noProof/>
                <w:webHidden/>
              </w:rPr>
              <w:tab/>
            </w:r>
            <w:r w:rsidR="00B12C5D">
              <w:rPr>
                <w:noProof/>
                <w:webHidden/>
              </w:rPr>
              <w:fldChar w:fldCharType="begin"/>
            </w:r>
            <w:r w:rsidR="00B12C5D">
              <w:rPr>
                <w:noProof/>
                <w:webHidden/>
              </w:rPr>
              <w:instrText xml:space="preserve"> PAGEREF _Toc524422044 \h </w:instrText>
            </w:r>
            <w:r w:rsidR="00B12C5D">
              <w:rPr>
                <w:noProof/>
                <w:webHidden/>
              </w:rPr>
            </w:r>
            <w:r w:rsidR="00B12C5D">
              <w:rPr>
                <w:noProof/>
                <w:webHidden/>
              </w:rPr>
              <w:fldChar w:fldCharType="separate"/>
            </w:r>
            <w:r w:rsidR="00B12C5D">
              <w:rPr>
                <w:noProof/>
                <w:webHidden/>
              </w:rPr>
              <w:t>125</w:t>
            </w:r>
            <w:r w:rsidR="00B12C5D">
              <w:rPr>
                <w:noProof/>
                <w:webHidden/>
              </w:rPr>
              <w:fldChar w:fldCharType="end"/>
            </w:r>
          </w:hyperlink>
        </w:p>
        <w:p w:rsidR="00B12C5D" w:rsidRDefault="00E363D4">
          <w:pPr>
            <w:pStyle w:val="10"/>
            <w:tabs>
              <w:tab w:val="right" w:leader="dot" w:pos="8296"/>
            </w:tabs>
            <w:rPr>
              <w:noProof/>
            </w:rPr>
          </w:pPr>
          <w:hyperlink w:anchor="_Toc524422045" w:history="1">
            <w:r w:rsidR="00B12C5D" w:rsidRPr="003F0E50">
              <w:rPr>
                <w:rStyle w:val="a5"/>
                <w:noProof/>
              </w:rPr>
              <w:t>1064. Complete Binary Search Tree (30)</w:t>
            </w:r>
            <w:r w:rsidR="00B12C5D">
              <w:rPr>
                <w:noProof/>
                <w:webHidden/>
              </w:rPr>
              <w:tab/>
            </w:r>
            <w:r w:rsidR="00B12C5D">
              <w:rPr>
                <w:noProof/>
                <w:webHidden/>
              </w:rPr>
              <w:fldChar w:fldCharType="begin"/>
            </w:r>
            <w:r w:rsidR="00B12C5D">
              <w:rPr>
                <w:noProof/>
                <w:webHidden/>
              </w:rPr>
              <w:instrText xml:space="preserve"> PAGEREF _Toc524422045 \h </w:instrText>
            </w:r>
            <w:r w:rsidR="00B12C5D">
              <w:rPr>
                <w:noProof/>
                <w:webHidden/>
              </w:rPr>
            </w:r>
            <w:r w:rsidR="00B12C5D">
              <w:rPr>
                <w:noProof/>
                <w:webHidden/>
              </w:rPr>
              <w:fldChar w:fldCharType="separate"/>
            </w:r>
            <w:r w:rsidR="00B12C5D">
              <w:rPr>
                <w:noProof/>
                <w:webHidden/>
              </w:rPr>
              <w:t>126</w:t>
            </w:r>
            <w:r w:rsidR="00B12C5D">
              <w:rPr>
                <w:noProof/>
                <w:webHidden/>
              </w:rPr>
              <w:fldChar w:fldCharType="end"/>
            </w:r>
          </w:hyperlink>
        </w:p>
        <w:p w:rsidR="00B12C5D" w:rsidRDefault="00E363D4">
          <w:pPr>
            <w:pStyle w:val="10"/>
            <w:tabs>
              <w:tab w:val="right" w:leader="dot" w:pos="8296"/>
            </w:tabs>
            <w:rPr>
              <w:noProof/>
            </w:rPr>
          </w:pPr>
          <w:hyperlink w:anchor="_Toc524422046" w:history="1">
            <w:r w:rsidR="00B12C5D" w:rsidRPr="003F0E50">
              <w:rPr>
                <w:rStyle w:val="a5"/>
                <w:noProof/>
              </w:rPr>
              <w:t>1065. A+B and C (64bit) (20)</w:t>
            </w:r>
            <w:r w:rsidR="00B12C5D">
              <w:rPr>
                <w:noProof/>
                <w:webHidden/>
              </w:rPr>
              <w:tab/>
            </w:r>
            <w:r w:rsidR="00B12C5D">
              <w:rPr>
                <w:noProof/>
                <w:webHidden/>
              </w:rPr>
              <w:fldChar w:fldCharType="begin"/>
            </w:r>
            <w:r w:rsidR="00B12C5D">
              <w:rPr>
                <w:noProof/>
                <w:webHidden/>
              </w:rPr>
              <w:instrText xml:space="preserve"> PAGEREF _Toc524422046 \h </w:instrText>
            </w:r>
            <w:r w:rsidR="00B12C5D">
              <w:rPr>
                <w:noProof/>
                <w:webHidden/>
              </w:rPr>
            </w:r>
            <w:r w:rsidR="00B12C5D">
              <w:rPr>
                <w:noProof/>
                <w:webHidden/>
              </w:rPr>
              <w:fldChar w:fldCharType="separate"/>
            </w:r>
            <w:r w:rsidR="00B12C5D">
              <w:rPr>
                <w:noProof/>
                <w:webHidden/>
              </w:rPr>
              <w:t>127</w:t>
            </w:r>
            <w:r w:rsidR="00B12C5D">
              <w:rPr>
                <w:noProof/>
                <w:webHidden/>
              </w:rPr>
              <w:fldChar w:fldCharType="end"/>
            </w:r>
          </w:hyperlink>
        </w:p>
        <w:p w:rsidR="00B12C5D" w:rsidRDefault="00E363D4">
          <w:pPr>
            <w:pStyle w:val="10"/>
            <w:tabs>
              <w:tab w:val="right" w:leader="dot" w:pos="8296"/>
            </w:tabs>
            <w:rPr>
              <w:noProof/>
            </w:rPr>
          </w:pPr>
          <w:hyperlink w:anchor="_Toc524422047" w:history="1">
            <w:r w:rsidR="00B12C5D" w:rsidRPr="003F0E50">
              <w:rPr>
                <w:rStyle w:val="a5"/>
                <w:noProof/>
              </w:rPr>
              <w:t>1066. Root of AVL Tree (25)</w:t>
            </w:r>
            <w:r w:rsidR="00B12C5D">
              <w:rPr>
                <w:noProof/>
                <w:webHidden/>
              </w:rPr>
              <w:tab/>
            </w:r>
            <w:r w:rsidR="00B12C5D">
              <w:rPr>
                <w:noProof/>
                <w:webHidden/>
              </w:rPr>
              <w:fldChar w:fldCharType="begin"/>
            </w:r>
            <w:r w:rsidR="00B12C5D">
              <w:rPr>
                <w:noProof/>
                <w:webHidden/>
              </w:rPr>
              <w:instrText xml:space="preserve"> PAGEREF _Toc524422047 \h </w:instrText>
            </w:r>
            <w:r w:rsidR="00B12C5D">
              <w:rPr>
                <w:noProof/>
                <w:webHidden/>
              </w:rPr>
            </w:r>
            <w:r w:rsidR="00B12C5D">
              <w:rPr>
                <w:noProof/>
                <w:webHidden/>
              </w:rPr>
              <w:fldChar w:fldCharType="separate"/>
            </w:r>
            <w:r w:rsidR="00B12C5D">
              <w:rPr>
                <w:noProof/>
                <w:webHidden/>
              </w:rPr>
              <w:t>128</w:t>
            </w:r>
            <w:r w:rsidR="00B12C5D">
              <w:rPr>
                <w:noProof/>
                <w:webHidden/>
              </w:rPr>
              <w:fldChar w:fldCharType="end"/>
            </w:r>
          </w:hyperlink>
        </w:p>
        <w:p w:rsidR="00B12C5D" w:rsidRDefault="00E363D4">
          <w:pPr>
            <w:pStyle w:val="10"/>
            <w:tabs>
              <w:tab w:val="right" w:leader="dot" w:pos="8296"/>
            </w:tabs>
            <w:rPr>
              <w:noProof/>
            </w:rPr>
          </w:pPr>
          <w:hyperlink w:anchor="_Toc524422048" w:history="1">
            <w:r w:rsidR="00B12C5D" w:rsidRPr="003F0E50">
              <w:rPr>
                <w:rStyle w:val="a5"/>
                <w:noProof/>
              </w:rPr>
              <w:t>1067. Sort with Swap(0,*) (25)</w:t>
            </w:r>
            <w:r w:rsidR="00B12C5D">
              <w:rPr>
                <w:noProof/>
                <w:webHidden/>
              </w:rPr>
              <w:tab/>
            </w:r>
            <w:r w:rsidR="00B12C5D">
              <w:rPr>
                <w:noProof/>
                <w:webHidden/>
              </w:rPr>
              <w:fldChar w:fldCharType="begin"/>
            </w:r>
            <w:r w:rsidR="00B12C5D">
              <w:rPr>
                <w:noProof/>
                <w:webHidden/>
              </w:rPr>
              <w:instrText xml:space="preserve"> PAGEREF _Toc524422048 \h </w:instrText>
            </w:r>
            <w:r w:rsidR="00B12C5D">
              <w:rPr>
                <w:noProof/>
                <w:webHidden/>
              </w:rPr>
            </w:r>
            <w:r w:rsidR="00B12C5D">
              <w:rPr>
                <w:noProof/>
                <w:webHidden/>
              </w:rPr>
              <w:fldChar w:fldCharType="separate"/>
            </w:r>
            <w:r w:rsidR="00B12C5D">
              <w:rPr>
                <w:noProof/>
                <w:webHidden/>
              </w:rPr>
              <w:t>130</w:t>
            </w:r>
            <w:r w:rsidR="00B12C5D">
              <w:rPr>
                <w:noProof/>
                <w:webHidden/>
              </w:rPr>
              <w:fldChar w:fldCharType="end"/>
            </w:r>
          </w:hyperlink>
        </w:p>
        <w:p w:rsidR="00B12C5D" w:rsidRDefault="00E363D4">
          <w:pPr>
            <w:pStyle w:val="10"/>
            <w:tabs>
              <w:tab w:val="right" w:leader="dot" w:pos="8296"/>
            </w:tabs>
            <w:rPr>
              <w:noProof/>
            </w:rPr>
          </w:pPr>
          <w:hyperlink w:anchor="_Toc524422049" w:history="1">
            <w:r w:rsidR="00B12C5D" w:rsidRPr="003F0E50">
              <w:rPr>
                <w:rStyle w:val="a5"/>
                <w:noProof/>
              </w:rPr>
              <w:t>1068. Find More Coins (30)</w:t>
            </w:r>
            <w:r w:rsidR="00B12C5D">
              <w:rPr>
                <w:noProof/>
                <w:webHidden/>
              </w:rPr>
              <w:tab/>
            </w:r>
            <w:r w:rsidR="00B12C5D">
              <w:rPr>
                <w:noProof/>
                <w:webHidden/>
              </w:rPr>
              <w:fldChar w:fldCharType="begin"/>
            </w:r>
            <w:r w:rsidR="00B12C5D">
              <w:rPr>
                <w:noProof/>
                <w:webHidden/>
              </w:rPr>
              <w:instrText xml:space="preserve"> PAGEREF _Toc524422049 \h </w:instrText>
            </w:r>
            <w:r w:rsidR="00B12C5D">
              <w:rPr>
                <w:noProof/>
                <w:webHidden/>
              </w:rPr>
            </w:r>
            <w:r w:rsidR="00B12C5D">
              <w:rPr>
                <w:noProof/>
                <w:webHidden/>
              </w:rPr>
              <w:fldChar w:fldCharType="separate"/>
            </w:r>
            <w:r w:rsidR="00B12C5D">
              <w:rPr>
                <w:noProof/>
                <w:webHidden/>
              </w:rPr>
              <w:t>131</w:t>
            </w:r>
            <w:r w:rsidR="00B12C5D">
              <w:rPr>
                <w:noProof/>
                <w:webHidden/>
              </w:rPr>
              <w:fldChar w:fldCharType="end"/>
            </w:r>
          </w:hyperlink>
        </w:p>
        <w:p w:rsidR="00B12C5D" w:rsidRDefault="00E363D4">
          <w:pPr>
            <w:pStyle w:val="10"/>
            <w:tabs>
              <w:tab w:val="right" w:leader="dot" w:pos="8296"/>
            </w:tabs>
            <w:rPr>
              <w:noProof/>
            </w:rPr>
          </w:pPr>
          <w:hyperlink w:anchor="_Toc524422050" w:history="1">
            <w:r w:rsidR="00B12C5D" w:rsidRPr="003F0E50">
              <w:rPr>
                <w:rStyle w:val="a5"/>
                <w:noProof/>
              </w:rPr>
              <w:t>1069. The Black Hole of Numbers (20)</w:t>
            </w:r>
            <w:r w:rsidR="00B12C5D">
              <w:rPr>
                <w:noProof/>
                <w:webHidden/>
              </w:rPr>
              <w:tab/>
            </w:r>
            <w:r w:rsidR="00B12C5D">
              <w:rPr>
                <w:noProof/>
                <w:webHidden/>
              </w:rPr>
              <w:fldChar w:fldCharType="begin"/>
            </w:r>
            <w:r w:rsidR="00B12C5D">
              <w:rPr>
                <w:noProof/>
                <w:webHidden/>
              </w:rPr>
              <w:instrText xml:space="preserve"> PAGEREF _Toc524422050 \h </w:instrText>
            </w:r>
            <w:r w:rsidR="00B12C5D">
              <w:rPr>
                <w:noProof/>
                <w:webHidden/>
              </w:rPr>
            </w:r>
            <w:r w:rsidR="00B12C5D">
              <w:rPr>
                <w:noProof/>
                <w:webHidden/>
              </w:rPr>
              <w:fldChar w:fldCharType="separate"/>
            </w:r>
            <w:r w:rsidR="00B12C5D">
              <w:rPr>
                <w:noProof/>
                <w:webHidden/>
              </w:rPr>
              <w:t>132</w:t>
            </w:r>
            <w:r w:rsidR="00B12C5D">
              <w:rPr>
                <w:noProof/>
                <w:webHidden/>
              </w:rPr>
              <w:fldChar w:fldCharType="end"/>
            </w:r>
          </w:hyperlink>
        </w:p>
        <w:p w:rsidR="00B12C5D" w:rsidRDefault="00E363D4">
          <w:pPr>
            <w:pStyle w:val="10"/>
            <w:tabs>
              <w:tab w:val="right" w:leader="dot" w:pos="8296"/>
            </w:tabs>
            <w:rPr>
              <w:noProof/>
            </w:rPr>
          </w:pPr>
          <w:hyperlink w:anchor="_Toc524422051" w:history="1">
            <w:r w:rsidR="00B12C5D" w:rsidRPr="003F0E50">
              <w:rPr>
                <w:rStyle w:val="a5"/>
                <w:noProof/>
              </w:rPr>
              <w:t>1070. Mooncake (25)</w:t>
            </w:r>
            <w:r w:rsidR="00B12C5D">
              <w:rPr>
                <w:noProof/>
                <w:webHidden/>
              </w:rPr>
              <w:tab/>
            </w:r>
            <w:r w:rsidR="00B12C5D">
              <w:rPr>
                <w:noProof/>
                <w:webHidden/>
              </w:rPr>
              <w:fldChar w:fldCharType="begin"/>
            </w:r>
            <w:r w:rsidR="00B12C5D">
              <w:rPr>
                <w:noProof/>
                <w:webHidden/>
              </w:rPr>
              <w:instrText xml:space="preserve"> PAGEREF _Toc524422051 \h </w:instrText>
            </w:r>
            <w:r w:rsidR="00B12C5D">
              <w:rPr>
                <w:noProof/>
                <w:webHidden/>
              </w:rPr>
            </w:r>
            <w:r w:rsidR="00B12C5D">
              <w:rPr>
                <w:noProof/>
                <w:webHidden/>
              </w:rPr>
              <w:fldChar w:fldCharType="separate"/>
            </w:r>
            <w:r w:rsidR="00B12C5D">
              <w:rPr>
                <w:noProof/>
                <w:webHidden/>
              </w:rPr>
              <w:t>133</w:t>
            </w:r>
            <w:r w:rsidR="00B12C5D">
              <w:rPr>
                <w:noProof/>
                <w:webHidden/>
              </w:rPr>
              <w:fldChar w:fldCharType="end"/>
            </w:r>
          </w:hyperlink>
        </w:p>
        <w:p w:rsidR="00B12C5D" w:rsidRDefault="00E363D4">
          <w:pPr>
            <w:pStyle w:val="10"/>
            <w:tabs>
              <w:tab w:val="right" w:leader="dot" w:pos="8296"/>
            </w:tabs>
            <w:rPr>
              <w:noProof/>
            </w:rPr>
          </w:pPr>
          <w:hyperlink w:anchor="_Toc524422052" w:history="1">
            <w:r w:rsidR="00B12C5D" w:rsidRPr="003F0E50">
              <w:rPr>
                <w:rStyle w:val="a5"/>
                <w:noProof/>
              </w:rPr>
              <w:t>1071. Speech Patterns (25)</w:t>
            </w:r>
            <w:r w:rsidR="00B12C5D">
              <w:rPr>
                <w:noProof/>
                <w:webHidden/>
              </w:rPr>
              <w:tab/>
            </w:r>
            <w:r w:rsidR="00B12C5D">
              <w:rPr>
                <w:noProof/>
                <w:webHidden/>
              </w:rPr>
              <w:fldChar w:fldCharType="begin"/>
            </w:r>
            <w:r w:rsidR="00B12C5D">
              <w:rPr>
                <w:noProof/>
                <w:webHidden/>
              </w:rPr>
              <w:instrText xml:space="preserve"> PAGEREF _Toc524422052 \h </w:instrText>
            </w:r>
            <w:r w:rsidR="00B12C5D">
              <w:rPr>
                <w:noProof/>
                <w:webHidden/>
              </w:rPr>
            </w:r>
            <w:r w:rsidR="00B12C5D">
              <w:rPr>
                <w:noProof/>
                <w:webHidden/>
              </w:rPr>
              <w:fldChar w:fldCharType="separate"/>
            </w:r>
            <w:r w:rsidR="00B12C5D">
              <w:rPr>
                <w:noProof/>
                <w:webHidden/>
              </w:rPr>
              <w:t>135</w:t>
            </w:r>
            <w:r w:rsidR="00B12C5D">
              <w:rPr>
                <w:noProof/>
                <w:webHidden/>
              </w:rPr>
              <w:fldChar w:fldCharType="end"/>
            </w:r>
          </w:hyperlink>
        </w:p>
        <w:p w:rsidR="00B12C5D" w:rsidRDefault="00E363D4">
          <w:pPr>
            <w:pStyle w:val="10"/>
            <w:tabs>
              <w:tab w:val="right" w:leader="dot" w:pos="8296"/>
            </w:tabs>
            <w:rPr>
              <w:noProof/>
            </w:rPr>
          </w:pPr>
          <w:hyperlink w:anchor="_Toc524422053" w:history="1">
            <w:r w:rsidR="00B12C5D" w:rsidRPr="003F0E50">
              <w:rPr>
                <w:rStyle w:val="a5"/>
                <w:noProof/>
              </w:rPr>
              <w:t>1072. Gas Station (30)</w:t>
            </w:r>
            <w:r w:rsidR="00B12C5D">
              <w:rPr>
                <w:noProof/>
                <w:webHidden/>
              </w:rPr>
              <w:tab/>
            </w:r>
            <w:r w:rsidR="00B12C5D">
              <w:rPr>
                <w:noProof/>
                <w:webHidden/>
              </w:rPr>
              <w:fldChar w:fldCharType="begin"/>
            </w:r>
            <w:r w:rsidR="00B12C5D">
              <w:rPr>
                <w:noProof/>
                <w:webHidden/>
              </w:rPr>
              <w:instrText xml:space="preserve"> PAGEREF _Toc524422053 \h </w:instrText>
            </w:r>
            <w:r w:rsidR="00B12C5D">
              <w:rPr>
                <w:noProof/>
                <w:webHidden/>
              </w:rPr>
            </w:r>
            <w:r w:rsidR="00B12C5D">
              <w:rPr>
                <w:noProof/>
                <w:webHidden/>
              </w:rPr>
              <w:fldChar w:fldCharType="separate"/>
            </w:r>
            <w:r w:rsidR="00B12C5D">
              <w:rPr>
                <w:noProof/>
                <w:webHidden/>
              </w:rPr>
              <w:t>136</w:t>
            </w:r>
            <w:r w:rsidR="00B12C5D">
              <w:rPr>
                <w:noProof/>
                <w:webHidden/>
              </w:rPr>
              <w:fldChar w:fldCharType="end"/>
            </w:r>
          </w:hyperlink>
        </w:p>
        <w:p w:rsidR="00B12C5D" w:rsidRDefault="00E363D4">
          <w:pPr>
            <w:pStyle w:val="10"/>
            <w:tabs>
              <w:tab w:val="right" w:leader="dot" w:pos="8296"/>
            </w:tabs>
            <w:rPr>
              <w:noProof/>
            </w:rPr>
          </w:pPr>
          <w:hyperlink w:anchor="_Toc524422054" w:history="1">
            <w:r w:rsidR="00B12C5D" w:rsidRPr="003F0E50">
              <w:rPr>
                <w:rStyle w:val="a5"/>
                <w:noProof/>
              </w:rPr>
              <w:t>1073. Scientific Notation (20)</w:t>
            </w:r>
            <w:r w:rsidR="00B12C5D">
              <w:rPr>
                <w:noProof/>
                <w:webHidden/>
              </w:rPr>
              <w:tab/>
            </w:r>
            <w:r w:rsidR="00B12C5D">
              <w:rPr>
                <w:noProof/>
                <w:webHidden/>
              </w:rPr>
              <w:fldChar w:fldCharType="begin"/>
            </w:r>
            <w:r w:rsidR="00B12C5D">
              <w:rPr>
                <w:noProof/>
                <w:webHidden/>
              </w:rPr>
              <w:instrText xml:space="preserve"> PAGEREF _Toc524422054 \h </w:instrText>
            </w:r>
            <w:r w:rsidR="00B12C5D">
              <w:rPr>
                <w:noProof/>
                <w:webHidden/>
              </w:rPr>
            </w:r>
            <w:r w:rsidR="00B12C5D">
              <w:rPr>
                <w:noProof/>
                <w:webHidden/>
              </w:rPr>
              <w:fldChar w:fldCharType="separate"/>
            </w:r>
            <w:r w:rsidR="00B12C5D">
              <w:rPr>
                <w:noProof/>
                <w:webHidden/>
              </w:rPr>
              <w:t>138</w:t>
            </w:r>
            <w:r w:rsidR="00B12C5D">
              <w:rPr>
                <w:noProof/>
                <w:webHidden/>
              </w:rPr>
              <w:fldChar w:fldCharType="end"/>
            </w:r>
          </w:hyperlink>
        </w:p>
        <w:p w:rsidR="00B12C5D" w:rsidRDefault="00E363D4">
          <w:pPr>
            <w:pStyle w:val="10"/>
            <w:tabs>
              <w:tab w:val="right" w:leader="dot" w:pos="8296"/>
            </w:tabs>
            <w:rPr>
              <w:noProof/>
            </w:rPr>
          </w:pPr>
          <w:hyperlink w:anchor="_Toc524422055" w:history="1">
            <w:r w:rsidR="00B12C5D" w:rsidRPr="003F0E50">
              <w:rPr>
                <w:rStyle w:val="a5"/>
                <w:noProof/>
              </w:rPr>
              <w:t>1074. Reversing Linked List (25)</w:t>
            </w:r>
            <w:r w:rsidR="00B12C5D">
              <w:rPr>
                <w:noProof/>
                <w:webHidden/>
              </w:rPr>
              <w:tab/>
            </w:r>
            <w:r w:rsidR="00B12C5D">
              <w:rPr>
                <w:noProof/>
                <w:webHidden/>
              </w:rPr>
              <w:fldChar w:fldCharType="begin"/>
            </w:r>
            <w:r w:rsidR="00B12C5D">
              <w:rPr>
                <w:noProof/>
                <w:webHidden/>
              </w:rPr>
              <w:instrText xml:space="preserve"> PAGEREF _Toc524422055 \h </w:instrText>
            </w:r>
            <w:r w:rsidR="00B12C5D">
              <w:rPr>
                <w:noProof/>
                <w:webHidden/>
              </w:rPr>
            </w:r>
            <w:r w:rsidR="00B12C5D">
              <w:rPr>
                <w:noProof/>
                <w:webHidden/>
              </w:rPr>
              <w:fldChar w:fldCharType="separate"/>
            </w:r>
            <w:r w:rsidR="00B12C5D">
              <w:rPr>
                <w:noProof/>
                <w:webHidden/>
              </w:rPr>
              <w:t>139</w:t>
            </w:r>
            <w:r w:rsidR="00B12C5D">
              <w:rPr>
                <w:noProof/>
                <w:webHidden/>
              </w:rPr>
              <w:fldChar w:fldCharType="end"/>
            </w:r>
          </w:hyperlink>
        </w:p>
        <w:p w:rsidR="00B12C5D" w:rsidRDefault="00E363D4">
          <w:pPr>
            <w:pStyle w:val="10"/>
            <w:tabs>
              <w:tab w:val="right" w:leader="dot" w:pos="8296"/>
            </w:tabs>
            <w:rPr>
              <w:noProof/>
            </w:rPr>
          </w:pPr>
          <w:hyperlink w:anchor="_Toc524422056" w:history="1">
            <w:r w:rsidR="00B12C5D" w:rsidRPr="003F0E50">
              <w:rPr>
                <w:rStyle w:val="a5"/>
                <w:noProof/>
              </w:rPr>
              <w:t>1075. PAT Judge (25)</w:t>
            </w:r>
            <w:r w:rsidR="00B12C5D">
              <w:rPr>
                <w:noProof/>
                <w:webHidden/>
              </w:rPr>
              <w:tab/>
            </w:r>
            <w:r w:rsidR="00B12C5D">
              <w:rPr>
                <w:noProof/>
                <w:webHidden/>
              </w:rPr>
              <w:fldChar w:fldCharType="begin"/>
            </w:r>
            <w:r w:rsidR="00B12C5D">
              <w:rPr>
                <w:noProof/>
                <w:webHidden/>
              </w:rPr>
              <w:instrText xml:space="preserve"> PAGEREF _Toc524422056 \h </w:instrText>
            </w:r>
            <w:r w:rsidR="00B12C5D">
              <w:rPr>
                <w:noProof/>
                <w:webHidden/>
              </w:rPr>
            </w:r>
            <w:r w:rsidR="00B12C5D">
              <w:rPr>
                <w:noProof/>
                <w:webHidden/>
              </w:rPr>
              <w:fldChar w:fldCharType="separate"/>
            </w:r>
            <w:r w:rsidR="00B12C5D">
              <w:rPr>
                <w:noProof/>
                <w:webHidden/>
              </w:rPr>
              <w:t>140</w:t>
            </w:r>
            <w:r w:rsidR="00B12C5D">
              <w:rPr>
                <w:noProof/>
                <w:webHidden/>
              </w:rPr>
              <w:fldChar w:fldCharType="end"/>
            </w:r>
          </w:hyperlink>
        </w:p>
        <w:p w:rsidR="00B12C5D" w:rsidRDefault="00E363D4">
          <w:pPr>
            <w:pStyle w:val="10"/>
            <w:tabs>
              <w:tab w:val="right" w:leader="dot" w:pos="8296"/>
            </w:tabs>
            <w:rPr>
              <w:noProof/>
            </w:rPr>
          </w:pPr>
          <w:hyperlink w:anchor="_Toc524422057" w:history="1">
            <w:r w:rsidR="00B12C5D" w:rsidRPr="003F0E50">
              <w:rPr>
                <w:rStyle w:val="a5"/>
                <w:noProof/>
              </w:rPr>
              <w:t>1076. Forwards on Weibo (30)</w:t>
            </w:r>
            <w:r w:rsidR="00B12C5D">
              <w:rPr>
                <w:noProof/>
                <w:webHidden/>
              </w:rPr>
              <w:tab/>
            </w:r>
            <w:r w:rsidR="00B12C5D">
              <w:rPr>
                <w:noProof/>
                <w:webHidden/>
              </w:rPr>
              <w:fldChar w:fldCharType="begin"/>
            </w:r>
            <w:r w:rsidR="00B12C5D">
              <w:rPr>
                <w:noProof/>
                <w:webHidden/>
              </w:rPr>
              <w:instrText xml:space="preserve"> PAGEREF _Toc524422057 \h </w:instrText>
            </w:r>
            <w:r w:rsidR="00B12C5D">
              <w:rPr>
                <w:noProof/>
                <w:webHidden/>
              </w:rPr>
            </w:r>
            <w:r w:rsidR="00B12C5D">
              <w:rPr>
                <w:noProof/>
                <w:webHidden/>
              </w:rPr>
              <w:fldChar w:fldCharType="separate"/>
            </w:r>
            <w:r w:rsidR="00B12C5D">
              <w:rPr>
                <w:noProof/>
                <w:webHidden/>
              </w:rPr>
              <w:t>143</w:t>
            </w:r>
            <w:r w:rsidR="00B12C5D">
              <w:rPr>
                <w:noProof/>
                <w:webHidden/>
              </w:rPr>
              <w:fldChar w:fldCharType="end"/>
            </w:r>
          </w:hyperlink>
        </w:p>
        <w:p w:rsidR="00B12C5D" w:rsidRDefault="00E363D4">
          <w:pPr>
            <w:pStyle w:val="10"/>
            <w:tabs>
              <w:tab w:val="right" w:leader="dot" w:pos="8296"/>
            </w:tabs>
            <w:rPr>
              <w:noProof/>
            </w:rPr>
          </w:pPr>
          <w:hyperlink w:anchor="_Toc524422058" w:history="1">
            <w:r w:rsidR="00B12C5D" w:rsidRPr="003F0E50">
              <w:rPr>
                <w:rStyle w:val="a5"/>
                <w:noProof/>
              </w:rPr>
              <w:t>1077. Kuchiguse (20)</w:t>
            </w:r>
            <w:r w:rsidR="00B12C5D">
              <w:rPr>
                <w:noProof/>
                <w:webHidden/>
              </w:rPr>
              <w:tab/>
            </w:r>
            <w:r w:rsidR="00B12C5D">
              <w:rPr>
                <w:noProof/>
                <w:webHidden/>
              </w:rPr>
              <w:fldChar w:fldCharType="begin"/>
            </w:r>
            <w:r w:rsidR="00B12C5D">
              <w:rPr>
                <w:noProof/>
                <w:webHidden/>
              </w:rPr>
              <w:instrText xml:space="preserve"> PAGEREF _Toc524422058 \h </w:instrText>
            </w:r>
            <w:r w:rsidR="00B12C5D">
              <w:rPr>
                <w:noProof/>
                <w:webHidden/>
              </w:rPr>
            </w:r>
            <w:r w:rsidR="00B12C5D">
              <w:rPr>
                <w:noProof/>
                <w:webHidden/>
              </w:rPr>
              <w:fldChar w:fldCharType="separate"/>
            </w:r>
            <w:r w:rsidR="00B12C5D">
              <w:rPr>
                <w:noProof/>
                <w:webHidden/>
              </w:rPr>
              <w:t>144</w:t>
            </w:r>
            <w:r w:rsidR="00B12C5D">
              <w:rPr>
                <w:noProof/>
                <w:webHidden/>
              </w:rPr>
              <w:fldChar w:fldCharType="end"/>
            </w:r>
          </w:hyperlink>
        </w:p>
        <w:p w:rsidR="00B12C5D" w:rsidRDefault="00E363D4">
          <w:pPr>
            <w:pStyle w:val="10"/>
            <w:tabs>
              <w:tab w:val="right" w:leader="dot" w:pos="8296"/>
            </w:tabs>
            <w:rPr>
              <w:noProof/>
            </w:rPr>
          </w:pPr>
          <w:hyperlink w:anchor="_Toc524422059" w:history="1">
            <w:r w:rsidR="00B12C5D" w:rsidRPr="003F0E50">
              <w:rPr>
                <w:rStyle w:val="a5"/>
                <w:noProof/>
              </w:rPr>
              <w:t>1078. Hashing (25)</w:t>
            </w:r>
            <w:r w:rsidR="00B12C5D">
              <w:rPr>
                <w:noProof/>
                <w:webHidden/>
              </w:rPr>
              <w:tab/>
            </w:r>
            <w:r w:rsidR="00B12C5D">
              <w:rPr>
                <w:noProof/>
                <w:webHidden/>
              </w:rPr>
              <w:fldChar w:fldCharType="begin"/>
            </w:r>
            <w:r w:rsidR="00B12C5D">
              <w:rPr>
                <w:noProof/>
                <w:webHidden/>
              </w:rPr>
              <w:instrText xml:space="preserve"> PAGEREF _Toc524422059 \h </w:instrText>
            </w:r>
            <w:r w:rsidR="00B12C5D">
              <w:rPr>
                <w:noProof/>
                <w:webHidden/>
              </w:rPr>
            </w:r>
            <w:r w:rsidR="00B12C5D">
              <w:rPr>
                <w:noProof/>
                <w:webHidden/>
              </w:rPr>
              <w:fldChar w:fldCharType="separate"/>
            </w:r>
            <w:r w:rsidR="00B12C5D">
              <w:rPr>
                <w:noProof/>
                <w:webHidden/>
              </w:rPr>
              <w:t>146</w:t>
            </w:r>
            <w:r w:rsidR="00B12C5D">
              <w:rPr>
                <w:noProof/>
                <w:webHidden/>
              </w:rPr>
              <w:fldChar w:fldCharType="end"/>
            </w:r>
          </w:hyperlink>
        </w:p>
        <w:p w:rsidR="00B12C5D" w:rsidRDefault="00E363D4">
          <w:pPr>
            <w:pStyle w:val="10"/>
            <w:tabs>
              <w:tab w:val="right" w:leader="dot" w:pos="8296"/>
            </w:tabs>
            <w:rPr>
              <w:noProof/>
            </w:rPr>
          </w:pPr>
          <w:hyperlink w:anchor="_Toc524422060" w:history="1">
            <w:r w:rsidR="00B12C5D" w:rsidRPr="003F0E50">
              <w:rPr>
                <w:rStyle w:val="a5"/>
                <w:noProof/>
              </w:rPr>
              <w:t>1079. Total Sales of Supply Chain (25)</w:t>
            </w:r>
            <w:r w:rsidR="00B12C5D">
              <w:rPr>
                <w:noProof/>
                <w:webHidden/>
              </w:rPr>
              <w:tab/>
            </w:r>
            <w:r w:rsidR="00B12C5D">
              <w:rPr>
                <w:noProof/>
                <w:webHidden/>
              </w:rPr>
              <w:fldChar w:fldCharType="begin"/>
            </w:r>
            <w:r w:rsidR="00B12C5D">
              <w:rPr>
                <w:noProof/>
                <w:webHidden/>
              </w:rPr>
              <w:instrText xml:space="preserve"> PAGEREF _Toc524422060 \h </w:instrText>
            </w:r>
            <w:r w:rsidR="00B12C5D">
              <w:rPr>
                <w:noProof/>
                <w:webHidden/>
              </w:rPr>
            </w:r>
            <w:r w:rsidR="00B12C5D">
              <w:rPr>
                <w:noProof/>
                <w:webHidden/>
              </w:rPr>
              <w:fldChar w:fldCharType="separate"/>
            </w:r>
            <w:r w:rsidR="00B12C5D">
              <w:rPr>
                <w:noProof/>
                <w:webHidden/>
              </w:rPr>
              <w:t>147</w:t>
            </w:r>
            <w:r w:rsidR="00B12C5D">
              <w:rPr>
                <w:noProof/>
                <w:webHidden/>
              </w:rPr>
              <w:fldChar w:fldCharType="end"/>
            </w:r>
          </w:hyperlink>
        </w:p>
        <w:p w:rsidR="00B12C5D" w:rsidRDefault="00E363D4">
          <w:pPr>
            <w:pStyle w:val="10"/>
            <w:tabs>
              <w:tab w:val="right" w:leader="dot" w:pos="8296"/>
            </w:tabs>
            <w:rPr>
              <w:noProof/>
            </w:rPr>
          </w:pPr>
          <w:hyperlink w:anchor="_Toc524422061" w:history="1">
            <w:r w:rsidR="00B12C5D" w:rsidRPr="003F0E50">
              <w:rPr>
                <w:rStyle w:val="a5"/>
                <w:noProof/>
              </w:rPr>
              <w:t>1080. Graduate Admission (30)</w:t>
            </w:r>
            <w:r w:rsidR="00B12C5D">
              <w:rPr>
                <w:noProof/>
                <w:webHidden/>
              </w:rPr>
              <w:tab/>
            </w:r>
            <w:r w:rsidR="00B12C5D">
              <w:rPr>
                <w:noProof/>
                <w:webHidden/>
              </w:rPr>
              <w:fldChar w:fldCharType="begin"/>
            </w:r>
            <w:r w:rsidR="00B12C5D">
              <w:rPr>
                <w:noProof/>
                <w:webHidden/>
              </w:rPr>
              <w:instrText xml:space="preserve"> PAGEREF _Toc524422061 \h </w:instrText>
            </w:r>
            <w:r w:rsidR="00B12C5D">
              <w:rPr>
                <w:noProof/>
                <w:webHidden/>
              </w:rPr>
            </w:r>
            <w:r w:rsidR="00B12C5D">
              <w:rPr>
                <w:noProof/>
                <w:webHidden/>
              </w:rPr>
              <w:fldChar w:fldCharType="separate"/>
            </w:r>
            <w:r w:rsidR="00B12C5D">
              <w:rPr>
                <w:noProof/>
                <w:webHidden/>
              </w:rPr>
              <w:t>148</w:t>
            </w:r>
            <w:r w:rsidR="00B12C5D">
              <w:rPr>
                <w:noProof/>
                <w:webHidden/>
              </w:rPr>
              <w:fldChar w:fldCharType="end"/>
            </w:r>
          </w:hyperlink>
        </w:p>
        <w:p w:rsidR="00B12C5D" w:rsidRDefault="00E363D4">
          <w:pPr>
            <w:pStyle w:val="10"/>
            <w:tabs>
              <w:tab w:val="right" w:leader="dot" w:pos="8296"/>
            </w:tabs>
            <w:rPr>
              <w:noProof/>
            </w:rPr>
          </w:pPr>
          <w:hyperlink w:anchor="_Toc524422062" w:history="1">
            <w:r w:rsidR="00B12C5D" w:rsidRPr="003F0E50">
              <w:rPr>
                <w:rStyle w:val="a5"/>
                <w:noProof/>
              </w:rPr>
              <w:t>1081. Rational Sum (20)</w:t>
            </w:r>
            <w:r w:rsidR="00B12C5D">
              <w:rPr>
                <w:noProof/>
                <w:webHidden/>
              </w:rPr>
              <w:tab/>
            </w:r>
            <w:r w:rsidR="00B12C5D">
              <w:rPr>
                <w:noProof/>
                <w:webHidden/>
              </w:rPr>
              <w:fldChar w:fldCharType="begin"/>
            </w:r>
            <w:r w:rsidR="00B12C5D">
              <w:rPr>
                <w:noProof/>
                <w:webHidden/>
              </w:rPr>
              <w:instrText xml:space="preserve"> PAGEREF _Toc524422062 \h </w:instrText>
            </w:r>
            <w:r w:rsidR="00B12C5D">
              <w:rPr>
                <w:noProof/>
                <w:webHidden/>
              </w:rPr>
            </w:r>
            <w:r w:rsidR="00B12C5D">
              <w:rPr>
                <w:noProof/>
                <w:webHidden/>
              </w:rPr>
              <w:fldChar w:fldCharType="separate"/>
            </w:r>
            <w:r w:rsidR="00B12C5D">
              <w:rPr>
                <w:noProof/>
                <w:webHidden/>
              </w:rPr>
              <w:t>150</w:t>
            </w:r>
            <w:r w:rsidR="00B12C5D">
              <w:rPr>
                <w:noProof/>
                <w:webHidden/>
              </w:rPr>
              <w:fldChar w:fldCharType="end"/>
            </w:r>
          </w:hyperlink>
        </w:p>
        <w:p w:rsidR="00B12C5D" w:rsidRDefault="00E363D4">
          <w:pPr>
            <w:pStyle w:val="10"/>
            <w:tabs>
              <w:tab w:val="right" w:leader="dot" w:pos="8296"/>
            </w:tabs>
            <w:rPr>
              <w:noProof/>
            </w:rPr>
          </w:pPr>
          <w:hyperlink w:anchor="_Toc524422063" w:history="1">
            <w:r w:rsidR="00B12C5D" w:rsidRPr="003F0E50">
              <w:rPr>
                <w:rStyle w:val="a5"/>
                <w:noProof/>
              </w:rPr>
              <w:t>1082. Read Number in Chinese (25)</w:t>
            </w:r>
            <w:r w:rsidR="00B12C5D">
              <w:rPr>
                <w:noProof/>
                <w:webHidden/>
              </w:rPr>
              <w:tab/>
            </w:r>
            <w:r w:rsidR="00B12C5D">
              <w:rPr>
                <w:noProof/>
                <w:webHidden/>
              </w:rPr>
              <w:fldChar w:fldCharType="begin"/>
            </w:r>
            <w:r w:rsidR="00B12C5D">
              <w:rPr>
                <w:noProof/>
                <w:webHidden/>
              </w:rPr>
              <w:instrText xml:space="preserve"> PAGEREF _Toc524422063 \h </w:instrText>
            </w:r>
            <w:r w:rsidR="00B12C5D">
              <w:rPr>
                <w:noProof/>
                <w:webHidden/>
              </w:rPr>
            </w:r>
            <w:r w:rsidR="00B12C5D">
              <w:rPr>
                <w:noProof/>
                <w:webHidden/>
              </w:rPr>
              <w:fldChar w:fldCharType="separate"/>
            </w:r>
            <w:r w:rsidR="00B12C5D">
              <w:rPr>
                <w:noProof/>
                <w:webHidden/>
              </w:rPr>
              <w:t>152</w:t>
            </w:r>
            <w:r w:rsidR="00B12C5D">
              <w:rPr>
                <w:noProof/>
                <w:webHidden/>
              </w:rPr>
              <w:fldChar w:fldCharType="end"/>
            </w:r>
          </w:hyperlink>
        </w:p>
        <w:p w:rsidR="00B12C5D" w:rsidRDefault="00E363D4">
          <w:pPr>
            <w:pStyle w:val="10"/>
            <w:tabs>
              <w:tab w:val="right" w:leader="dot" w:pos="8296"/>
            </w:tabs>
            <w:rPr>
              <w:noProof/>
            </w:rPr>
          </w:pPr>
          <w:hyperlink w:anchor="_Toc524422064" w:history="1">
            <w:r w:rsidR="00B12C5D" w:rsidRPr="003F0E50">
              <w:rPr>
                <w:rStyle w:val="a5"/>
                <w:noProof/>
              </w:rPr>
              <w:t>1083. List Grades (25)</w:t>
            </w:r>
            <w:r w:rsidR="00B12C5D">
              <w:rPr>
                <w:noProof/>
                <w:webHidden/>
              </w:rPr>
              <w:tab/>
            </w:r>
            <w:r w:rsidR="00B12C5D">
              <w:rPr>
                <w:noProof/>
                <w:webHidden/>
              </w:rPr>
              <w:fldChar w:fldCharType="begin"/>
            </w:r>
            <w:r w:rsidR="00B12C5D">
              <w:rPr>
                <w:noProof/>
                <w:webHidden/>
              </w:rPr>
              <w:instrText xml:space="preserve"> PAGEREF _Toc524422064 \h </w:instrText>
            </w:r>
            <w:r w:rsidR="00B12C5D">
              <w:rPr>
                <w:noProof/>
                <w:webHidden/>
              </w:rPr>
            </w:r>
            <w:r w:rsidR="00B12C5D">
              <w:rPr>
                <w:noProof/>
                <w:webHidden/>
              </w:rPr>
              <w:fldChar w:fldCharType="separate"/>
            </w:r>
            <w:r w:rsidR="00B12C5D">
              <w:rPr>
                <w:noProof/>
                <w:webHidden/>
              </w:rPr>
              <w:t>153</w:t>
            </w:r>
            <w:r w:rsidR="00B12C5D">
              <w:rPr>
                <w:noProof/>
                <w:webHidden/>
              </w:rPr>
              <w:fldChar w:fldCharType="end"/>
            </w:r>
          </w:hyperlink>
        </w:p>
        <w:p w:rsidR="00B12C5D" w:rsidRDefault="00E363D4">
          <w:pPr>
            <w:pStyle w:val="10"/>
            <w:tabs>
              <w:tab w:val="right" w:leader="dot" w:pos="8296"/>
            </w:tabs>
            <w:rPr>
              <w:noProof/>
            </w:rPr>
          </w:pPr>
          <w:hyperlink w:anchor="_Toc524422065" w:history="1">
            <w:r w:rsidR="00B12C5D" w:rsidRPr="003F0E50">
              <w:rPr>
                <w:rStyle w:val="a5"/>
                <w:noProof/>
              </w:rPr>
              <w:t>1084. Broken Keyboard (20)</w:t>
            </w:r>
            <w:r w:rsidR="00B12C5D">
              <w:rPr>
                <w:noProof/>
                <w:webHidden/>
              </w:rPr>
              <w:tab/>
            </w:r>
            <w:r w:rsidR="00B12C5D">
              <w:rPr>
                <w:noProof/>
                <w:webHidden/>
              </w:rPr>
              <w:fldChar w:fldCharType="begin"/>
            </w:r>
            <w:r w:rsidR="00B12C5D">
              <w:rPr>
                <w:noProof/>
                <w:webHidden/>
              </w:rPr>
              <w:instrText xml:space="preserve"> PAGEREF _Toc524422065 \h </w:instrText>
            </w:r>
            <w:r w:rsidR="00B12C5D">
              <w:rPr>
                <w:noProof/>
                <w:webHidden/>
              </w:rPr>
            </w:r>
            <w:r w:rsidR="00B12C5D">
              <w:rPr>
                <w:noProof/>
                <w:webHidden/>
              </w:rPr>
              <w:fldChar w:fldCharType="separate"/>
            </w:r>
            <w:r w:rsidR="00B12C5D">
              <w:rPr>
                <w:noProof/>
                <w:webHidden/>
              </w:rPr>
              <w:t>155</w:t>
            </w:r>
            <w:r w:rsidR="00B12C5D">
              <w:rPr>
                <w:noProof/>
                <w:webHidden/>
              </w:rPr>
              <w:fldChar w:fldCharType="end"/>
            </w:r>
          </w:hyperlink>
        </w:p>
        <w:p w:rsidR="00B12C5D" w:rsidRDefault="00E363D4">
          <w:pPr>
            <w:pStyle w:val="10"/>
            <w:tabs>
              <w:tab w:val="right" w:leader="dot" w:pos="8296"/>
            </w:tabs>
            <w:rPr>
              <w:noProof/>
            </w:rPr>
          </w:pPr>
          <w:hyperlink w:anchor="_Toc524422066" w:history="1">
            <w:r w:rsidR="00B12C5D" w:rsidRPr="003F0E50">
              <w:rPr>
                <w:rStyle w:val="a5"/>
                <w:noProof/>
              </w:rPr>
              <w:t>1085. Perfect Sequence (25)</w:t>
            </w:r>
            <w:r w:rsidR="00B12C5D">
              <w:rPr>
                <w:noProof/>
                <w:webHidden/>
              </w:rPr>
              <w:tab/>
            </w:r>
            <w:r w:rsidR="00B12C5D">
              <w:rPr>
                <w:noProof/>
                <w:webHidden/>
              </w:rPr>
              <w:fldChar w:fldCharType="begin"/>
            </w:r>
            <w:r w:rsidR="00B12C5D">
              <w:rPr>
                <w:noProof/>
                <w:webHidden/>
              </w:rPr>
              <w:instrText xml:space="preserve"> PAGEREF _Toc524422066 \h </w:instrText>
            </w:r>
            <w:r w:rsidR="00B12C5D">
              <w:rPr>
                <w:noProof/>
                <w:webHidden/>
              </w:rPr>
            </w:r>
            <w:r w:rsidR="00B12C5D">
              <w:rPr>
                <w:noProof/>
                <w:webHidden/>
              </w:rPr>
              <w:fldChar w:fldCharType="separate"/>
            </w:r>
            <w:r w:rsidR="00B12C5D">
              <w:rPr>
                <w:noProof/>
                <w:webHidden/>
              </w:rPr>
              <w:t>156</w:t>
            </w:r>
            <w:r w:rsidR="00B12C5D">
              <w:rPr>
                <w:noProof/>
                <w:webHidden/>
              </w:rPr>
              <w:fldChar w:fldCharType="end"/>
            </w:r>
          </w:hyperlink>
        </w:p>
        <w:p w:rsidR="00B12C5D" w:rsidRDefault="00E363D4">
          <w:pPr>
            <w:pStyle w:val="10"/>
            <w:tabs>
              <w:tab w:val="right" w:leader="dot" w:pos="8296"/>
            </w:tabs>
            <w:rPr>
              <w:noProof/>
            </w:rPr>
          </w:pPr>
          <w:hyperlink w:anchor="_Toc524422067" w:history="1">
            <w:r w:rsidR="00B12C5D" w:rsidRPr="003F0E50">
              <w:rPr>
                <w:rStyle w:val="a5"/>
                <w:noProof/>
              </w:rPr>
              <w:t>1086. Tree Traversals Again (25)</w:t>
            </w:r>
            <w:r w:rsidR="00B12C5D">
              <w:rPr>
                <w:noProof/>
                <w:webHidden/>
              </w:rPr>
              <w:tab/>
            </w:r>
            <w:r w:rsidR="00B12C5D">
              <w:rPr>
                <w:noProof/>
                <w:webHidden/>
              </w:rPr>
              <w:fldChar w:fldCharType="begin"/>
            </w:r>
            <w:r w:rsidR="00B12C5D">
              <w:rPr>
                <w:noProof/>
                <w:webHidden/>
              </w:rPr>
              <w:instrText xml:space="preserve"> PAGEREF _Toc524422067 \h </w:instrText>
            </w:r>
            <w:r w:rsidR="00B12C5D">
              <w:rPr>
                <w:noProof/>
                <w:webHidden/>
              </w:rPr>
            </w:r>
            <w:r w:rsidR="00B12C5D">
              <w:rPr>
                <w:noProof/>
                <w:webHidden/>
              </w:rPr>
              <w:fldChar w:fldCharType="separate"/>
            </w:r>
            <w:r w:rsidR="00B12C5D">
              <w:rPr>
                <w:noProof/>
                <w:webHidden/>
              </w:rPr>
              <w:t>156</w:t>
            </w:r>
            <w:r w:rsidR="00B12C5D">
              <w:rPr>
                <w:noProof/>
                <w:webHidden/>
              </w:rPr>
              <w:fldChar w:fldCharType="end"/>
            </w:r>
          </w:hyperlink>
        </w:p>
        <w:p w:rsidR="00B12C5D" w:rsidRDefault="00E363D4">
          <w:pPr>
            <w:pStyle w:val="10"/>
            <w:tabs>
              <w:tab w:val="right" w:leader="dot" w:pos="8296"/>
            </w:tabs>
            <w:rPr>
              <w:noProof/>
            </w:rPr>
          </w:pPr>
          <w:hyperlink w:anchor="_Toc524422068" w:history="1">
            <w:r w:rsidR="00B12C5D" w:rsidRPr="003F0E50">
              <w:rPr>
                <w:rStyle w:val="a5"/>
                <w:noProof/>
              </w:rPr>
              <w:t>1087. All Roads Lead to Rome (30)</w:t>
            </w:r>
            <w:r w:rsidR="00B12C5D">
              <w:rPr>
                <w:noProof/>
                <w:webHidden/>
              </w:rPr>
              <w:tab/>
            </w:r>
            <w:r w:rsidR="00B12C5D">
              <w:rPr>
                <w:noProof/>
                <w:webHidden/>
              </w:rPr>
              <w:fldChar w:fldCharType="begin"/>
            </w:r>
            <w:r w:rsidR="00B12C5D">
              <w:rPr>
                <w:noProof/>
                <w:webHidden/>
              </w:rPr>
              <w:instrText xml:space="preserve"> PAGEREF _Toc524422068 \h </w:instrText>
            </w:r>
            <w:r w:rsidR="00B12C5D">
              <w:rPr>
                <w:noProof/>
                <w:webHidden/>
              </w:rPr>
            </w:r>
            <w:r w:rsidR="00B12C5D">
              <w:rPr>
                <w:noProof/>
                <w:webHidden/>
              </w:rPr>
              <w:fldChar w:fldCharType="separate"/>
            </w:r>
            <w:r w:rsidR="00B12C5D">
              <w:rPr>
                <w:noProof/>
                <w:webHidden/>
              </w:rPr>
              <w:t>158</w:t>
            </w:r>
            <w:r w:rsidR="00B12C5D">
              <w:rPr>
                <w:noProof/>
                <w:webHidden/>
              </w:rPr>
              <w:fldChar w:fldCharType="end"/>
            </w:r>
          </w:hyperlink>
        </w:p>
        <w:p w:rsidR="00B12C5D" w:rsidRDefault="00E363D4">
          <w:pPr>
            <w:pStyle w:val="10"/>
            <w:tabs>
              <w:tab w:val="right" w:leader="dot" w:pos="8296"/>
            </w:tabs>
            <w:rPr>
              <w:noProof/>
            </w:rPr>
          </w:pPr>
          <w:hyperlink w:anchor="_Toc524422069" w:history="1">
            <w:r w:rsidR="00B12C5D" w:rsidRPr="003F0E50">
              <w:rPr>
                <w:rStyle w:val="a5"/>
                <w:noProof/>
              </w:rPr>
              <w:t>1088. Rational Arithmetic (20)</w:t>
            </w:r>
            <w:r w:rsidR="00B12C5D">
              <w:rPr>
                <w:noProof/>
                <w:webHidden/>
              </w:rPr>
              <w:tab/>
            </w:r>
            <w:r w:rsidR="00B12C5D">
              <w:rPr>
                <w:noProof/>
                <w:webHidden/>
              </w:rPr>
              <w:fldChar w:fldCharType="begin"/>
            </w:r>
            <w:r w:rsidR="00B12C5D">
              <w:rPr>
                <w:noProof/>
                <w:webHidden/>
              </w:rPr>
              <w:instrText xml:space="preserve"> PAGEREF _Toc524422069 \h </w:instrText>
            </w:r>
            <w:r w:rsidR="00B12C5D">
              <w:rPr>
                <w:noProof/>
                <w:webHidden/>
              </w:rPr>
            </w:r>
            <w:r w:rsidR="00B12C5D">
              <w:rPr>
                <w:noProof/>
                <w:webHidden/>
              </w:rPr>
              <w:fldChar w:fldCharType="separate"/>
            </w:r>
            <w:r w:rsidR="00B12C5D">
              <w:rPr>
                <w:noProof/>
                <w:webHidden/>
              </w:rPr>
              <w:t>160</w:t>
            </w:r>
            <w:r w:rsidR="00B12C5D">
              <w:rPr>
                <w:noProof/>
                <w:webHidden/>
              </w:rPr>
              <w:fldChar w:fldCharType="end"/>
            </w:r>
          </w:hyperlink>
        </w:p>
        <w:p w:rsidR="00B12C5D" w:rsidRDefault="00E363D4">
          <w:pPr>
            <w:pStyle w:val="10"/>
            <w:tabs>
              <w:tab w:val="right" w:leader="dot" w:pos="8296"/>
            </w:tabs>
            <w:rPr>
              <w:noProof/>
            </w:rPr>
          </w:pPr>
          <w:hyperlink w:anchor="_Toc524422070" w:history="1">
            <w:r w:rsidR="00B12C5D" w:rsidRPr="003F0E50">
              <w:rPr>
                <w:rStyle w:val="a5"/>
                <w:noProof/>
              </w:rPr>
              <w:t>1089. Insert or Merge (25)</w:t>
            </w:r>
            <w:r w:rsidR="00B12C5D">
              <w:rPr>
                <w:noProof/>
                <w:webHidden/>
              </w:rPr>
              <w:tab/>
            </w:r>
            <w:r w:rsidR="00B12C5D">
              <w:rPr>
                <w:noProof/>
                <w:webHidden/>
              </w:rPr>
              <w:fldChar w:fldCharType="begin"/>
            </w:r>
            <w:r w:rsidR="00B12C5D">
              <w:rPr>
                <w:noProof/>
                <w:webHidden/>
              </w:rPr>
              <w:instrText xml:space="preserve"> PAGEREF _Toc524422070 \h </w:instrText>
            </w:r>
            <w:r w:rsidR="00B12C5D">
              <w:rPr>
                <w:noProof/>
                <w:webHidden/>
              </w:rPr>
            </w:r>
            <w:r w:rsidR="00B12C5D">
              <w:rPr>
                <w:noProof/>
                <w:webHidden/>
              </w:rPr>
              <w:fldChar w:fldCharType="separate"/>
            </w:r>
            <w:r w:rsidR="00B12C5D">
              <w:rPr>
                <w:noProof/>
                <w:webHidden/>
              </w:rPr>
              <w:t>161</w:t>
            </w:r>
            <w:r w:rsidR="00B12C5D">
              <w:rPr>
                <w:noProof/>
                <w:webHidden/>
              </w:rPr>
              <w:fldChar w:fldCharType="end"/>
            </w:r>
          </w:hyperlink>
        </w:p>
        <w:p w:rsidR="00B12C5D" w:rsidRDefault="00E363D4">
          <w:pPr>
            <w:pStyle w:val="10"/>
            <w:tabs>
              <w:tab w:val="right" w:leader="dot" w:pos="8296"/>
            </w:tabs>
            <w:rPr>
              <w:noProof/>
            </w:rPr>
          </w:pPr>
          <w:hyperlink w:anchor="_Toc524422071" w:history="1">
            <w:r w:rsidR="00B12C5D" w:rsidRPr="003F0E50">
              <w:rPr>
                <w:rStyle w:val="a5"/>
                <w:noProof/>
              </w:rPr>
              <w:t>1090. Highest Price in Supply Chain (25)</w:t>
            </w:r>
            <w:r w:rsidR="00B12C5D">
              <w:rPr>
                <w:noProof/>
                <w:webHidden/>
              </w:rPr>
              <w:tab/>
            </w:r>
            <w:r w:rsidR="00B12C5D">
              <w:rPr>
                <w:noProof/>
                <w:webHidden/>
              </w:rPr>
              <w:fldChar w:fldCharType="begin"/>
            </w:r>
            <w:r w:rsidR="00B12C5D">
              <w:rPr>
                <w:noProof/>
                <w:webHidden/>
              </w:rPr>
              <w:instrText xml:space="preserve"> PAGEREF _Toc524422071 \h </w:instrText>
            </w:r>
            <w:r w:rsidR="00B12C5D">
              <w:rPr>
                <w:noProof/>
                <w:webHidden/>
              </w:rPr>
            </w:r>
            <w:r w:rsidR="00B12C5D">
              <w:rPr>
                <w:noProof/>
                <w:webHidden/>
              </w:rPr>
              <w:fldChar w:fldCharType="separate"/>
            </w:r>
            <w:r w:rsidR="00B12C5D">
              <w:rPr>
                <w:noProof/>
                <w:webHidden/>
              </w:rPr>
              <w:t>163</w:t>
            </w:r>
            <w:r w:rsidR="00B12C5D">
              <w:rPr>
                <w:noProof/>
                <w:webHidden/>
              </w:rPr>
              <w:fldChar w:fldCharType="end"/>
            </w:r>
          </w:hyperlink>
        </w:p>
        <w:p w:rsidR="00B12C5D" w:rsidRDefault="00E363D4">
          <w:pPr>
            <w:pStyle w:val="10"/>
            <w:tabs>
              <w:tab w:val="right" w:leader="dot" w:pos="8296"/>
            </w:tabs>
            <w:rPr>
              <w:noProof/>
            </w:rPr>
          </w:pPr>
          <w:hyperlink w:anchor="_Toc524422072" w:history="1">
            <w:r w:rsidR="00B12C5D" w:rsidRPr="003F0E50">
              <w:rPr>
                <w:rStyle w:val="a5"/>
                <w:noProof/>
              </w:rPr>
              <w:t>1091. Acute Stroke (30)</w:t>
            </w:r>
            <w:r w:rsidR="00B12C5D">
              <w:rPr>
                <w:noProof/>
                <w:webHidden/>
              </w:rPr>
              <w:tab/>
            </w:r>
            <w:r w:rsidR="00B12C5D">
              <w:rPr>
                <w:noProof/>
                <w:webHidden/>
              </w:rPr>
              <w:fldChar w:fldCharType="begin"/>
            </w:r>
            <w:r w:rsidR="00B12C5D">
              <w:rPr>
                <w:noProof/>
                <w:webHidden/>
              </w:rPr>
              <w:instrText xml:space="preserve"> PAGEREF _Toc524422072 \h </w:instrText>
            </w:r>
            <w:r w:rsidR="00B12C5D">
              <w:rPr>
                <w:noProof/>
                <w:webHidden/>
              </w:rPr>
            </w:r>
            <w:r w:rsidR="00B12C5D">
              <w:rPr>
                <w:noProof/>
                <w:webHidden/>
              </w:rPr>
              <w:fldChar w:fldCharType="separate"/>
            </w:r>
            <w:r w:rsidR="00B12C5D">
              <w:rPr>
                <w:noProof/>
                <w:webHidden/>
              </w:rPr>
              <w:t>164</w:t>
            </w:r>
            <w:r w:rsidR="00B12C5D">
              <w:rPr>
                <w:noProof/>
                <w:webHidden/>
              </w:rPr>
              <w:fldChar w:fldCharType="end"/>
            </w:r>
          </w:hyperlink>
        </w:p>
        <w:p w:rsidR="00B12C5D" w:rsidRDefault="00E363D4">
          <w:pPr>
            <w:pStyle w:val="10"/>
            <w:tabs>
              <w:tab w:val="right" w:leader="dot" w:pos="8296"/>
            </w:tabs>
            <w:rPr>
              <w:noProof/>
            </w:rPr>
          </w:pPr>
          <w:hyperlink w:anchor="_Toc524422073" w:history="1">
            <w:r w:rsidR="00B12C5D" w:rsidRPr="003F0E50">
              <w:rPr>
                <w:rStyle w:val="a5"/>
                <w:noProof/>
              </w:rPr>
              <w:t>1092. To Buy or Not to Buy (20)</w:t>
            </w:r>
            <w:r w:rsidR="00B12C5D">
              <w:rPr>
                <w:noProof/>
                <w:webHidden/>
              </w:rPr>
              <w:tab/>
            </w:r>
            <w:r w:rsidR="00B12C5D">
              <w:rPr>
                <w:noProof/>
                <w:webHidden/>
              </w:rPr>
              <w:fldChar w:fldCharType="begin"/>
            </w:r>
            <w:r w:rsidR="00B12C5D">
              <w:rPr>
                <w:noProof/>
                <w:webHidden/>
              </w:rPr>
              <w:instrText xml:space="preserve"> PAGEREF _Toc524422073 \h </w:instrText>
            </w:r>
            <w:r w:rsidR="00B12C5D">
              <w:rPr>
                <w:noProof/>
                <w:webHidden/>
              </w:rPr>
            </w:r>
            <w:r w:rsidR="00B12C5D">
              <w:rPr>
                <w:noProof/>
                <w:webHidden/>
              </w:rPr>
              <w:fldChar w:fldCharType="separate"/>
            </w:r>
            <w:r w:rsidR="00B12C5D">
              <w:rPr>
                <w:noProof/>
                <w:webHidden/>
              </w:rPr>
              <w:t>166</w:t>
            </w:r>
            <w:r w:rsidR="00B12C5D">
              <w:rPr>
                <w:noProof/>
                <w:webHidden/>
              </w:rPr>
              <w:fldChar w:fldCharType="end"/>
            </w:r>
          </w:hyperlink>
        </w:p>
        <w:p w:rsidR="00B12C5D" w:rsidRDefault="00E363D4">
          <w:pPr>
            <w:pStyle w:val="10"/>
            <w:tabs>
              <w:tab w:val="right" w:leader="dot" w:pos="8296"/>
            </w:tabs>
            <w:rPr>
              <w:noProof/>
            </w:rPr>
          </w:pPr>
          <w:hyperlink w:anchor="_Toc524422074" w:history="1">
            <w:r w:rsidR="00B12C5D" w:rsidRPr="003F0E50">
              <w:rPr>
                <w:rStyle w:val="a5"/>
                <w:noProof/>
              </w:rPr>
              <w:t>1093. Count PAT's (25)</w:t>
            </w:r>
            <w:r w:rsidR="00B12C5D">
              <w:rPr>
                <w:noProof/>
                <w:webHidden/>
              </w:rPr>
              <w:tab/>
            </w:r>
            <w:r w:rsidR="00B12C5D">
              <w:rPr>
                <w:noProof/>
                <w:webHidden/>
              </w:rPr>
              <w:fldChar w:fldCharType="begin"/>
            </w:r>
            <w:r w:rsidR="00B12C5D">
              <w:rPr>
                <w:noProof/>
                <w:webHidden/>
              </w:rPr>
              <w:instrText xml:space="preserve"> PAGEREF _Toc524422074 \h </w:instrText>
            </w:r>
            <w:r w:rsidR="00B12C5D">
              <w:rPr>
                <w:noProof/>
                <w:webHidden/>
              </w:rPr>
            </w:r>
            <w:r w:rsidR="00B12C5D">
              <w:rPr>
                <w:noProof/>
                <w:webHidden/>
              </w:rPr>
              <w:fldChar w:fldCharType="separate"/>
            </w:r>
            <w:r w:rsidR="00B12C5D">
              <w:rPr>
                <w:noProof/>
                <w:webHidden/>
              </w:rPr>
              <w:t>167</w:t>
            </w:r>
            <w:r w:rsidR="00B12C5D">
              <w:rPr>
                <w:noProof/>
                <w:webHidden/>
              </w:rPr>
              <w:fldChar w:fldCharType="end"/>
            </w:r>
          </w:hyperlink>
        </w:p>
        <w:p w:rsidR="00B12C5D" w:rsidRDefault="00E363D4">
          <w:pPr>
            <w:pStyle w:val="10"/>
            <w:tabs>
              <w:tab w:val="right" w:leader="dot" w:pos="8296"/>
            </w:tabs>
            <w:rPr>
              <w:noProof/>
            </w:rPr>
          </w:pPr>
          <w:hyperlink w:anchor="_Toc524422075" w:history="1">
            <w:r w:rsidR="00B12C5D" w:rsidRPr="003F0E50">
              <w:rPr>
                <w:rStyle w:val="a5"/>
                <w:noProof/>
              </w:rPr>
              <w:t>1094. The Largest Generation (25)</w:t>
            </w:r>
            <w:r w:rsidR="00B12C5D">
              <w:rPr>
                <w:noProof/>
                <w:webHidden/>
              </w:rPr>
              <w:tab/>
            </w:r>
            <w:r w:rsidR="00B12C5D">
              <w:rPr>
                <w:noProof/>
                <w:webHidden/>
              </w:rPr>
              <w:fldChar w:fldCharType="begin"/>
            </w:r>
            <w:r w:rsidR="00B12C5D">
              <w:rPr>
                <w:noProof/>
                <w:webHidden/>
              </w:rPr>
              <w:instrText xml:space="preserve"> PAGEREF _Toc524422075 \h </w:instrText>
            </w:r>
            <w:r w:rsidR="00B12C5D">
              <w:rPr>
                <w:noProof/>
                <w:webHidden/>
              </w:rPr>
            </w:r>
            <w:r w:rsidR="00B12C5D">
              <w:rPr>
                <w:noProof/>
                <w:webHidden/>
              </w:rPr>
              <w:fldChar w:fldCharType="separate"/>
            </w:r>
            <w:r w:rsidR="00B12C5D">
              <w:rPr>
                <w:noProof/>
                <w:webHidden/>
              </w:rPr>
              <w:t>168</w:t>
            </w:r>
            <w:r w:rsidR="00B12C5D">
              <w:rPr>
                <w:noProof/>
                <w:webHidden/>
              </w:rPr>
              <w:fldChar w:fldCharType="end"/>
            </w:r>
          </w:hyperlink>
        </w:p>
        <w:p w:rsidR="00B12C5D" w:rsidRDefault="00E363D4">
          <w:pPr>
            <w:pStyle w:val="10"/>
            <w:tabs>
              <w:tab w:val="right" w:leader="dot" w:pos="8296"/>
            </w:tabs>
            <w:rPr>
              <w:noProof/>
            </w:rPr>
          </w:pPr>
          <w:hyperlink w:anchor="_Toc524422076" w:history="1">
            <w:r w:rsidR="00B12C5D" w:rsidRPr="003F0E50">
              <w:rPr>
                <w:rStyle w:val="a5"/>
                <w:noProof/>
              </w:rPr>
              <w:t>1095. Cars on Campus (30)</w:t>
            </w:r>
            <w:r w:rsidR="00B12C5D">
              <w:rPr>
                <w:noProof/>
                <w:webHidden/>
              </w:rPr>
              <w:tab/>
            </w:r>
            <w:r w:rsidR="00B12C5D">
              <w:rPr>
                <w:noProof/>
                <w:webHidden/>
              </w:rPr>
              <w:fldChar w:fldCharType="begin"/>
            </w:r>
            <w:r w:rsidR="00B12C5D">
              <w:rPr>
                <w:noProof/>
                <w:webHidden/>
              </w:rPr>
              <w:instrText xml:space="preserve"> PAGEREF _Toc524422076 \h </w:instrText>
            </w:r>
            <w:r w:rsidR="00B12C5D">
              <w:rPr>
                <w:noProof/>
                <w:webHidden/>
              </w:rPr>
            </w:r>
            <w:r w:rsidR="00B12C5D">
              <w:rPr>
                <w:noProof/>
                <w:webHidden/>
              </w:rPr>
              <w:fldChar w:fldCharType="separate"/>
            </w:r>
            <w:r w:rsidR="00B12C5D">
              <w:rPr>
                <w:noProof/>
                <w:webHidden/>
              </w:rPr>
              <w:t>170</w:t>
            </w:r>
            <w:r w:rsidR="00B12C5D">
              <w:rPr>
                <w:noProof/>
                <w:webHidden/>
              </w:rPr>
              <w:fldChar w:fldCharType="end"/>
            </w:r>
          </w:hyperlink>
        </w:p>
        <w:p w:rsidR="00B12C5D" w:rsidRDefault="00E363D4">
          <w:pPr>
            <w:pStyle w:val="10"/>
            <w:tabs>
              <w:tab w:val="right" w:leader="dot" w:pos="8296"/>
            </w:tabs>
            <w:rPr>
              <w:noProof/>
            </w:rPr>
          </w:pPr>
          <w:hyperlink w:anchor="_Toc524422077" w:history="1">
            <w:r w:rsidR="00B12C5D" w:rsidRPr="003F0E50">
              <w:rPr>
                <w:rStyle w:val="a5"/>
                <w:noProof/>
              </w:rPr>
              <w:t>1096. Consecutive Factors (20)</w:t>
            </w:r>
            <w:r w:rsidR="00B12C5D">
              <w:rPr>
                <w:noProof/>
                <w:webHidden/>
              </w:rPr>
              <w:tab/>
            </w:r>
            <w:r w:rsidR="00B12C5D">
              <w:rPr>
                <w:noProof/>
                <w:webHidden/>
              </w:rPr>
              <w:fldChar w:fldCharType="begin"/>
            </w:r>
            <w:r w:rsidR="00B12C5D">
              <w:rPr>
                <w:noProof/>
                <w:webHidden/>
              </w:rPr>
              <w:instrText xml:space="preserve"> PAGEREF _Toc524422077 \h </w:instrText>
            </w:r>
            <w:r w:rsidR="00B12C5D">
              <w:rPr>
                <w:noProof/>
                <w:webHidden/>
              </w:rPr>
            </w:r>
            <w:r w:rsidR="00B12C5D">
              <w:rPr>
                <w:noProof/>
                <w:webHidden/>
              </w:rPr>
              <w:fldChar w:fldCharType="separate"/>
            </w:r>
            <w:r w:rsidR="00B12C5D">
              <w:rPr>
                <w:noProof/>
                <w:webHidden/>
              </w:rPr>
              <w:t>172</w:t>
            </w:r>
            <w:r w:rsidR="00B12C5D">
              <w:rPr>
                <w:noProof/>
                <w:webHidden/>
              </w:rPr>
              <w:fldChar w:fldCharType="end"/>
            </w:r>
          </w:hyperlink>
        </w:p>
        <w:p w:rsidR="00B12C5D" w:rsidRDefault="00E363D4">
          <w:pPr>
            <w:pStyle w:val="10"/>
            <w:tabs>
              <w:tab w:val="right" w:leader="dot" w:pos="8296"/>
            </w:tabs>
            <w:rPr>
              <w:noProof/>
            </w:rPr>
          </w:pPr>
          <w:hyperlink w:anchor="_Toc524422078" w:history="1">
            <w:r w:rsidR="00B12C5D" w:rsidRPr="003F0E50">
              <w:rPr>
                <w:rStyle w:val="a5"/>
                <w:noProof/>
              </w:rPr>
              <w:t>1097. Deduplication on a Linked List (25)</w:t>
            </w:r>
            <w:r w:rsidR="00B12C5D">
              <w:rPr>
                <w:noProof/>
                <w:webHidden/>
              </w:rPr>
              <w:tab/>
            </w:r>
            <w:r w:rsidR="00B12C5D">
              <w:rPr>
                <w:noProof/>
                <w:webHidden/>
              </w:rPr>
              <w:fldChar w:fldCharType="begin"/>
            </w:r>
            <w:r w:rsidR="00B12C5D">
              <w:rPr>
                <w:noProof/>
                <w:webHidden/>
              </w:rPr>
              <w:instrText xml:space="preserve"> PAGEREF _Toc524422078 \h </w:instrText>
            </w:r>
            <w:r w:rsidR="00B12C5D">
              <w:rPr>
                <w:noProof/>
                <w:webHidden/>
              </w:rPr>
            </w:r>
            <w:r w:rsidR="00B12C5D">
              <w:rPr>
                <w:noProof/>
                <w:webHidden/>
              </w:rPr>
              <w:fldChar w:fldCharType="separate"/>
            </w:r>
            <w:r w:rsidR="00B12C5D">
              <w:rPr>
                <w:noProof/>
                <w:webHidden/>
              </w:rPr>
              <w:t>173</w:t>
            </w:r>
            <w:r w:rsidR="00B12C5D">
              <w:rPr>
                <w:noProof/>
                <w:webHidden/>
              </w:rPr>
              <w:fldChar w:fldCharType="end"/>
            </w:r>
          </w:hyperlink>
        </w:p>
        <w:p w:rsidR="00B12C5D" w:rsidRDefault="00E363D4">
          <w:pPr>
            <w:pStyle w:val="10"/>
            <w:tabs>
              <w:tab w:val="right" w:leader="dot" w:pos="8296"/>
            </w:tabs>
            <w:rPr>
              <w:noProof/>
            </w:rPr>
          </w:pPr>
          <w:hyperlink w:anchor="_Toc524422079" w:history="1">
            <w:r w:rsidR="00B12C5D" w:rsidRPr="003F0E50">
              <w:rPr>
                <w:rStyle w:val="a5"/>
                <w:noProof/>
              </w:rPr>
              <w:t>1098. Insertion or Heap Sort (25)</w:t>
            </w:r>
            <w:r w:rsidR="00B12C5D">
              <w:rPr>
                <w:noProof/>
                <w:webHidden/>
              </w:rPr>
              <w:tab/>
            </w:r>
            <w:r w:rsidR="00B12C5D">
              <w:rPr>
                <w:noProof/>
                <w:webHidden/>
              </w:rPr>
              <w:fldChar w:fldCharType="begin"/>
            </w:r>
            <w:r w:rsidR="00B12C5D">
              <w:rPr>
                <w:noProof/>
                <w:webHidden/>
              </w:rPr>
              <w:instrText xml:space="preserve"> PAGEREF _Toc524422079 \h </w:instrText>
            </w:r>
            <w:r w:rsidR="00B12C5D">
              <w:rPr>
                <w:noProof/>
                <w:webHidden/>
              </w:rPr>
            </w:r>
            <w:r w:rsidR="00B12C5D">
              <w:rPr>
                <w:noProof/>
                <w:webHidden/>
              </w:rPr>
              <w:fldChar w:fldCharType="separate"/>
            </w:r>
            <w:r w:rsidR="00B12C5D">
              <w:rPr>
                <w:noProof/>
                <w:webHidden/>
              </w:rPr>
              <w:t>175</w:t>
            </w:r>
            <w:r w:rsidR="00B12C5D">
              <w:rPr>
                <w:noProof/>
                <w:webHidden/>
              </w:rPr>
              <w:fldChar w:fldCharType="end"/>
            </w:r>
          </w:hyperlink>
        </w:p>
        <w:p w:rsidR="00B12C5D" w:rsidRDefault="00E363D4">
          <w:pPr>
            <w:pStyle w:val="10"/>
            <w:tabs>
              <w:tab w:val="right" w:leader="dot" w:pos="8296"/>
            </w:tabs>
            <w:rPr>
              <w:noProof/>
            </w:rPr>
          </w:pPr>
          <w:hyperlink w:anchor="_Toc524422080" w:history="1">
            <w:r w:rsidR="00B12C5D" w:rsidRPr="003F0E50">
              <w:rPr>
                <w:rStyle w:val="a5"/>
                <w:noProof/>
              </w:rPr>
              <w:t>1099. Build A Binary Search Tree (30)</w:t>
            </w:r>
            <w:r w:rsidR="00B12C5D">
              <w:rPr>
                <w:noProof/>
                <w:webHidden/>
              </w:rPr>
              <w:tab/>
            </w:r>
            <w:r w:rsidR="00B12C5D">
              <w:rPr>
                <w:noProof/>
                <w:webHidden/>
              </w:rPr>
              <w:fldChar w:fldCharType="begin"/>
            </w:r>
            <w:r w:rsidR="00B12C5D">
              <w:rPr>
                <w:noProof/>
                <w:webHidden/>
              </w:rPr>
              <w:instrText xml:space="preserve"> PAGEREF _Toc524422080 \h </w:instrText>
            </w:r>
            <w:r w:rsidR="00B12C5D">
              <w:rPr>
                <w:noProof/>
                <w:webHidden/>
              </w:rPr>
            </w:r>
            <w:r w:rsidR="00B12C5D">
              <w:rPr>
                <w:noProof/>
                <w:webHidden/>
              </w:rPr>
              <w:fldChar w:fldCharType="separate"/>
            </w:r>
            <w:r w:rsidR="00B12C5D">
              <w:rPr>
                <w:noProof/>
                <w:webHidden/>
              </w:rPr>
              <w:t>176</w:t>
            </w:r>
            <w:r w:rsidR="00B12C5D">
              <w:rPr>
                <w:noProof/>
                <w:webHidden/>
              </w:rPr>
              <w:fldChar w:fldCharType="end"/>
            </w:r>
          </w:hyperlink>
        </w:p>
        <w:p w:rsidR="00B12C5D" w:rsidRDefault="00E363D4">
          <w:pPr>
            <w:pStyle w:val="10"/>
            <w:tabs>
              <w:tab w:val="right" w:leader="dot" w:pos="8296"/>
            </w:tabs>
            <w:rPr>
              <w:noProof/>
            </w:rPr>
          </w:pPr>
          <w:hyperlink w:anchor="_Toc524422081" w:history="1">
            <w:r w:rsidR="00B12C5D" w:rsidRPr="003F0E50">
              <w:rPr>
                <w:rStyle w:val="a5"/>
                <w:noProof/>
              </w:rPr>
              <w:t>1100. Mars Numbers (20)</w:t>
            </w:r>
            <w:r w:rsidR="00B12C5D">
              <w:rPr>
                <w:noProof/>
                <w:webHidden/>
              </w:rPr>
              <w:tab/>
            </w:r>
            <w:r w:rsidR="00B12C5D">
              <w:rPr>
                <w:noProof/>
                <w:webHidden/>
              </w:rPr>
              <w:fldChar w:fldCharType="begin"/>
            </w:r>
            <w:r w:rsidR="00B12C5D">
              <w:rPr>
                <w:noProof/>
                <w:webHidden/>
              </w:rPr>
              <w:instrText xml:space="preserve"> PAGEREF _Toc524422081 \h </w:instrText>
            </w:r>
            <w:r w:rsidR="00B12C5D">
              <w:rPr>
                <w:noProof/>
                <w:webHidden/>
              </w:rPr>
            </w:r>
            <w:r w:rsidR="00B12C5D">
              <w:rPr>
                <w:noProof/>
                <w:webHidden/>
              </w:rPr>
              <w:fldChar w:fldCharType="separate"/>
            </w:r>
            <w:r w:rsidR="00B12C5D">
              <w:rPr>
                <w:noProof/>
                <w:webHidden/>
              </w:rPr>
              <w:t>178</w:t>
            </w:r>
            <w:r w:rsidR="00B12C5D">
              <w:rPr>
                <w:noProof/>
                <w:webHidden/>
              </w:rPr>
              <w:fldChar w:fldCharType="end"/>
            </w:r>
          </w:hyperlink>
        </w:p>
        <w:p w:rsidR="00B12C5D" w:rsidRDefault="00E363D4">
          <w:pPr>
            <w:pStyle w:val="10"/>
            <w:tabs>
              <w:tab w:val="right" w:leader="dot" w:pos="8296"/>
            </w:tabs>
            <w:rPr>
              <w:noProof/>
            </w:rPr>
          </w:pPr>
          <w:hyperlink w:anchor="_Toc524422082" w:history="1">
            <w:r w:rsidR="00B12C5D" w:rsidRPr="003F0E50">
              <w:rPr>
                <w:rStyle w:val="a5"/>
                <w:noProof/>
              </w:rPr>
              <w:t>1101. Quick Sort (25)</w:t>
            </w:r>
            <w:r w:rsidR="00B12C5D">
              <w:rPr>
                <w:noProof/>
                <w:webHidden/>
              </w:rPr>
              <w:tab/>
            </w:r>
            <w:r w:rsidR="00B12C5D">
              <w:rPr>
                <w:noProof/>
                <w:webHidden/>
              </w:rPr>
              <w:fldChar w:fldCharType="begin"/>
            </w:r>
            <w:r w:rsidR="00B12C5D">
              <w:rPr>
                <w:noProof/>
                <w:webHidden/>
              </w:rPr>
              <w:instrText xml:space="preserve"> PAGEREF _Toc524422082 \h </w:instrText>
            </w:r>
            <w:r w:rsidR="00B12C5D">
              <w:rPr>
                <w:noProof/>
                <w:webHidden/>
              </w:rPr>
            </w:r>
            <w:r w:rsidR="00B12C5D">
              <w:rPr>
                <w:noProof/>
                <w:webHidden/>
              </w:rPr>
              <w:fldChar w:fldCharType="separate"/>
            </w:r>
            <w:r w:rsidR="00B12C5D">
              <w:rPr>
                <w:noProof/>
                <w:webHidden/>
              </w:rPr>
              <w:t>179</w:t>
            </w:r>
            <w:r w:rsidR="00B12C5D">
              <w:rPr>
                <w:noProof/>
                <w:webHidden/>
              </w:rPr>
              <w:fldChar w:fldCharType="end"/>
            </w:r>
          </w:hyperlink>
        </w:p>
        <w:p w:rsidR="00B12C5D" w:rsidRDefault="00E363D4">
          <w:pPr>
            <w:pStyle w:val="10"/>
            <w:tabs>
              <w:tab w:val="right" w:leader="dot" w:pos="8296"/>
            </w:tabs>
            <w:rPr>
              <w:noProof/>
            </w:rPr>
          </w:pPr>
          <w:hyperlink w:anchor="_Toc524422083" w:history="1">
            <w:r w:rsidR="00B12C5D" w:rsidRPr="003F0E50">
              <w:rPr>
                <w:rStyle w:val="a5"/>
                <w:noProof/>
              </w:rPr>
              <w:t>1102. Invert a Binary Tree (25)</w:t>
            </w:r>
            <w:r w:rsidR="00B12C5D">
              <w:rPr>
                <w:noProof/>
                <w:webHidden/>
              </w:rPr>
              <w:tab/>
            </w:r>
            <w:r w:rsidR="00B12C5D">
              <w:rPr>
                <w:noProof/>
                <w:webHidden/>
              </w:rPr>
              <w:fldChar w:fldCharType="begin"/>
            </w:r>
            <w:r w:rsidR="00B12C5D">
              <w:rPr>
                <w:noProof/>
                <w:webHidden/>
              </w:rPr>
              <w:instrText xml:space="preserve"> PAGEREF _Toc524422083 \h </w:instrText>
            </w:r>
            <w:r w:rsidR="00B12C5D">
              <w:rPr>
                <w:noProof/>
                <w:webHidden/>
              </w:rPr>
            </w:r>
            <w:r w:rsidR="00B12C5D">
              <w:rPr>
                <w:noProof/>
                <w:webHidden/>
              </w:rPr>
              <w:fldChar w:fldCharType="separate"/>
            </w:r>
            <w:r w:rsidR="00B12C5D">
              <w:rPr>
                <w:noProof/>
                <w:webHidden/>
              </w:rPr>
              <w:t>181</w:t>
            </w:r>
            <w:r w:rsidR="00B12C5D">
              <w:rPr>
                <w:noProof/>
                <w:webHidden/>
              </w:rPr>
              <w:fldChar w:fldCharType="end"/>
            </w:r>
          </w:hyperlink>
        </w:p>
        <w:p w:rsidR="00B12C5D" w:rsidRDefault="00E363D4">
          <w:pPr>
            <w:pStyle w:val="10"/>
            <w:tabs>
              <w:tab w:val="right" w:leader="dot" w:pos="8296"/>
            </w:tabs>
            <w:rPr>
              <w:noProof/>
            </w:rPr>
          </w:pPr>
          <w:hyperlink w:anchor="_Toc524422084" w:history="1">
            <w:r w:rsidR="00B12C5D" w:rsidRPr="003F0E50">
              <w:rPr>
                <w:rStyle w:val="a5"/>
                <w:noProof/>
              </w:rPr>
              <w:t>1103. Integer Factorization (30)</w:t>
            </w:r>
            <w:r w:rsidR="00B12C5D">
              <w:rPr>
                <w:noProof/>
                <w:webHidden/>
              </w:rPr>
              <w:tab/>
            </w:r>
            <w:r w:rsidR="00B12C5D">
              <w:rPr>
                <w:noProof/>
                <w:webHidden/>
              </w:rPr>
              <w:fldChar w:fldCharType="begin"/>
            </w:r>
            <w:r w:rsidR="00B12C5D">
              <w:rPr>
                <w:noProof/>
                <w:webHidden/>
              </w:rPr>
              <w:instrText xml:space="preserve"> PAGEREF _Toc524422084 \h </w:instrText>
            </w:r>
            <w:r w:rsidR="00B12C5D">
              <w:rPr>
                <w:noProof/>
                <w:webHidden/>
              </w:rPr>
            </w:r>
            <w:r w:rsidR="00B12C5D">
              <w:rPr>
                <w:noProof/>
                <w:webHidden/>
              </w:rPr>
              <w:fldChar w:fldCharType="separate"/>
            </w:r>
            <w:r w:rsidR="00B12C5D">
              <w:rPr>
                <w:noProof/>
                <w:webHidden/>
              </w:rPr>
              <w:t>182</w:t>
            </w:r>
            <w:r w:rsidR="00B12C5D">
              <w:rPr>
                <w:noProof/>
                <w:webHidden/>
              </w:rPr>
              <w:fldChar w:fldCharType="end"/>
            </w:r>
          </w:hyperlink>
        </w:p>
        <w:p w:rsidR="00B12C5D" w:rsidRDefault="00E363D4">
          <w:pPr>
            <w:pStyle w:val="10"/>
            <w:tabs>
              <w:tab w:val="right" w:leader="dot" w:pos="8296"/>
            </w:tabs>
            <w:rPr>
              <w:noProof/>
            </w:rPr>
          </w:pPr>
          <w:hyperlink w:anchor="_Toc524422085" w:history="1">
            <w:r w:rsidR="00B12C5D" w:rsidRPr="003F0E50">
              <w:rPr>
                <w:rStyle w:val="a5"/>
                <w:noProof/>
              </w:rPr>
              <w:t>1104. Sum of Number Segments (20)</w:t>
            </w:r>
            <w:r w:rsidR="00B12C5D">
              <w:rPr>
                <w:noProof/>
                <w:webHidden/>
              </w:rPr>
              <w:tab/>
            </w:r>
            <w:r w:rsidR="00B12C5D">
              <w:rPr>
                <w:noProof/>
                <w:webHidden/>
              </w:rPr>
              <w:fldChar w:fldCharType="begin"/>
            </w:r>
            <w:r w:rsidR="00B12C5D">
              <w:rPr>
                <w:noProof/>
                <w:webHidden/>
              </w:rPr>
              <w:instrText xml:space="preserve"> PAGEREF _Toc524422085 \h </w:instrText>
            </w:r>
            <w:r w:rsidR="00B12C5D">
              <w:rPr>
                <w:noProof/>
                <w:webHidden/>
              </w:rPr>
            </w:r>
            <w:r w:rsidR="00B12C5D">
              <w:rPr>
                <w:noProof/>
                <w:webHidden/>
              </w:rPr>
              <w:fldChar w:fldCharType="separate"/>
            </w:r>
            <w:r w:rsidR="00B12C5D">
              <w:rPr>
                <w:noProof/>
                <w:webHidden/>
              </w:rPr>
              <w:t>183</w:t>
            </w:r>
            <w:r w:rsidR="00B12C5D">
              <w:rPr>
                <w:noProof/>
                <w:webHidden/>
              </w:rPr>
              <w:fldChar w:fldCharType="end"/>
            </w:r>
          </w:hyperlink>
        </w:p>
        <w:p w:rsidR="00B12C5D" w:rsidRDefault="00E363D4">
          <w:pPr>
            <w:pStyle w:val="10"/>
            <w:tabs>
              <w:tab w:val="right" w:leader="dot" w:pos="8296"/>
            </w:tabs>
            <w:rPr>
              <w:noProof/>
            </w:rPr>
          </w:pPr>
          <w:hyperlink w:anchor="_Toc524422086" w:history="1">
            <w:r w:rsidR="00B12C5D" w:rsidRPr="003F0E50">
              <w:rPr>
                <w:rStyle w:val="a5"/>
                <w:noProof/>
              </w:rPr>
              <w:t>1105. Spiral Matrix (25)</w:t>
            </w:r>
            <w:r w:rsidR="00B12C5D">
              <w:rPr>
                <w:noProof/>
                <w:webHidden/>
              </w:rPr>
              <w:tab/>
            </w:r>
            <w:r w:rsidR="00B12C5D">
              <w:rPr>
                <w:noProof/>
                <w:webHidden/>
              </w:rPr>
              <w:fldChar w:fldCharType="begin"/>
            </w:r>
            <w:r w:rsidR="00B12C5D">
              <w:rPr>
                <w:noProof/>
                <w:webHidden/>
              </w:rPr>
              <w:instrText xml:space="preserve"> PAGEREF _Toc524422086 \h </w:instrText>
            </w:r>
            <w:r w:rsidR="00B12C5D">
              <w:rPr>
                <w:noProof/>
                <w:webHidden/>
              </w:rPr>
            </w:r>
            <w:r w:rsidR="00B12C5D">
              <w:rPr>
                <w:noProof/>
                <w:webHidden/>
              </w:rPr>
              <w:fldChar w:fldCharType="separate"/>
            </w:r>
            <w:r w:rsidR="00B12C5D">
              <w:rPr>
                <w:noProof/>
                <w:webHidden/>
              </w:rPr>
              <w:t>184</w:t>
            </w:r>
            <w:r w:rsidR="00B12C5D">
              <w:rPr>
                <w:noProof/>
                <w:webHidden/>
              </w:rPr>
              <w:fldChar w:fldCharType="end"/>
            </w:r>
          </w:hyperlink>
        </w:p>
        <w:p w:rsidR="00B12C5D" w:rsidRDefault="00E363D4">
          <w:pPr>
            <w:pStyle w:val="10"/>
            <w:tabs>
              <w:tab w:val="right" w:leader="dot" w:pos="8296"/>
            </w:tabs>
            <w:rPr>
              <w:noProof/>
            </w:rPr>
          </w:pPr>
          <w:hyperlink w:anchor="_Toc524422087" w:history="1">
            <w:r w:rsidR="00B12C5D" w:rsidRPr="003F0E50">
              <w:rPr>
                <w:rStyle w:val="a5"/>
                <w:noProof/>
              </w:rPr>
              <w:t>1106. Lowest Price in Supply Chain (25)</w:t>
            </w:r>
            <w:r w:rsidR="00B12C5D">
              <w:rPr>
                <w:noProof/>
                <w:webHidden/>
              </w:rPr>
              <w:tab/>
            </w:r>
            <w:r w:rsidR="00B12C5D">
              <w:rPr>
                <w:noProof/>
                <w:webHidden/>
              </w:rPr>
              <w:fldChar w:fldCharType="begin"/>
            </w:r>
            <w:r w:rsidR="00B12C5D">
              <w:rPr>
                <w:noProof/>
                <w:webHidden/>
              </w:rPr>
              <w:instrText xml:space="preserve"> PAGEREF _Toc524422087 \h </w:instrText>
            </w:r>
            <w:r w:rsidR="00B12C5D">
              <w:rPr>
                <w:noProof/>
                <w:webHidden/>
              </w:rPr>
            </w:r>
            <w:r w:rsidR="00B12C5D">
              <w:rPr>
                <w:noProof/>
                <w:webHidden/>
              </w:rPr>
              <w:fldChar w:fldCharType="separate"/>
            </w:r>
            <w:r w:rsidR="00B12C5D">
              <w:rPr>
                <w:noProof/>
                <w:webHidden/>
              </w:rPr>
              <w:t>185</w:t>
            </w:r>
            <w:r w:rsidR="00B12C5D">
              <w:rPr>
                <w:noProof/>
                <w:webHidden/>
              </w:rPr>
              <w:fldChar w:fldCharType="end"/>
            </w:r>
          </w:hyperlink>
        </w:p>
        <w:p w:rsidR="00B12C5D" w:rsidRDefault="00E363D4">
          <w:pPr>
            <w:pStyle w:val="10"/>
            <w:tabs>
              <w:tab w:val="right" w:leader="dot" w:pos="8296"/>
            </w:tabs>
            <w:rPr>
              <w:noProof/>
            </w:rPr>
          </w:pPr>
          <w:hyperlink w:anchor="_Toc524422088" w:history="1">
            <w:r w:rsidR="00B12C5D" w:rsidRPr="003F0E50">
              <w:rPr>
                <w:rStyle w:val="a5"/>
                <w:noProof/>
              </w:rPr>
              <w:t>1107. Social Clusters (30)</w:t>
            </w:r>
            <w:r w:rsidR="00B12C5D">
              <w:rPr>
                <w:noProof/>
                <w:webHidden/>
              </w:rPr>
              <w:tab/>
            </w:r>
            <w:r w:rsidR="00B12C5D">
              <w:rPr>
                <w:noProof/>
                <w:webHidden/>
              </w:rPr>
              <w:fldChar w:fldCharType="begin"/>
            </w:r>
            <w:r w:rsidR="00B12C5D">
              <w:rPr>
                <w:noProof/>
                <w:webHidden/>
              </w:rPr>
              <w:instrText xml:space="preserve"> PAGEREF _Toc524422088 \h </w:instrText>
            </w:r>
            <w:r w:rsidR="00B12C5D">
              <w:rPr>
                <w:noProof/>
                <w:webHidden/>
              </w:rPr>
            </w:r>
            <w:r w:rsidR="00B12C5D">
              <w:rPr>
                <w:noProof/>
                <w:webHidden/>
              </w:rPr>
              <w:fldChar w:fldCharType="separate"/>
            </w:r>
            <w:r w:rsidR="00B12C5D">
              <w:rPr>
                <w:noProof/>
                <w:webHidden/>
              </w:rPr>
              <w:t>187</w:t>
            </w:r>
            <w:r w:rsidR="00B12C5D">
              <w:rPr>
                <w:noProof/>
                <w:webHidden/>
              </w:rPr>
              <w:fldChar w:fldCharType="end"/>
            </w:r>
          </w:hyperlink>
        </w:p>
        <w:p w:rsidR="00B12C5D" w:rsidRDefault="00E363D4">
          <w:pPr>
            <w:pStyle w:val="10"/>
            <w:tabs>
              <w:tab w:val="right" w:leader="dot" w:pos="8296"/>
            </w:tabs>
            <w:rPr>
              <w:noProof/>
            </w:rPr>
          </w:pPr>
          <w:hyperlink w:anchor="_Toc524422089" w:history="1">
            <w:r w:rsidR="00B12C5D" w:rsidRPr="003F0E50">
              <w:rPr>
                <w:rStyle w:val="a5"/>
                <w:noProof/>
              </w:rPr>
              <w:t>1108. Finding Average (20)</w:t>
            </w:r>
            <w:r w:rsidR="00B12C5D">
              <w:rPr>
                <w:noProof/>
                <w:webHidden/>
              </w:rPr>
              <w:tab/>
            </w:r>
            <w:r w:rsidR="00B12C5D">
              <w:rPr>
                <w:noProof/>
                <w:webHidden/>
              </w:rPr>
              <w:fldChar w:fldCharType="begin"/>
            </w:r>
            <w:r w:rsidR="00B12C5D">
              <w:rPr>
                <w:noProof/>
                <w:webHidden/>
              </w:rPr>
              <w:instrText xml:space="preserve"> PAGEREF _Toc524422089 \h </w:instrText>
            </w:r>
            <w:r w:rsidR="00B12C5D">
              <w:rPr>
                <w:noProof/>
                <w:webHidden/>
              </w:rPr>
            </w:r>
            <w:r w:rsidR="00B12C5D">
              <w:rPr>
                <w:noProof/>
                <w:webHidden/>
              </w:rPr>
              <w:fldChar w:fldCharType="separate"/>
            </w:r>
            <w:r w:rsidR="00B12C5D">
              <w:rPr>
                <w:noProof/>
                <w:webHidden/>
              </w:rPr>
              <w:t>188</w:t>
            </w:r>
            <w:r w:rsidR="00B12C5D">
              <w:rPr>
                <w:noProof/>
                <w:webHidden/>
              </w:rPr>
              <w:fldChar w:fldCharType="end"/>
            </w:r>
          </w:hyperlink>
        </w:p>
        <w:p w:rsidR="00B12C5D" w:rsidRDefault="00E363D4">
          <w:pPr>
            <w:pStyle w:val="10"/>
            <w:tabs>
              <w:tab w:val="right" w:leader="dot" w:pos="8296"/>
            </w:tabs>
            <w:rPr>
              <w:noProof/>
            </w:rPr>
          </w:pPr>
          <w:hyperlink w:anchor="_Toc524422090" w:history="1">
            <w:r w:rsidR="00B12C5D" w:rsidRPr="003F0E50">
              <w:rPr>
                <w:rStyle w:val="a5"/>
                <w:noProof/>
              </w:rPr>
              <w:t>1109. Group Photo (25)</w:t>
            </w:r>
            <w:r w:rsidR="00B12C5D">
              <w:rPr>
                <w:noProof/>
                <w:webHidden/>
              </w:rPr>
              <w:tab/>
            </w:r>
            <w:r w:rsidR="00B12C5D">
              <w:rPr>
                <w:noProof/>
                <w:webHidden/>
              </w:rPr>
              <w:fldChar w:fldCharType="begin"/>
            </w:r>
            <w:r w:rsidR="00B12C5D">
              <w:rPr>
                <w:noProof/>
                <w:webHidden/>
              </w:rPr>
              <w:instrText xml:space="preserve"> PAGEREF _Toc524422090 \h </w:instrText>
            </w:r>
            <w:r w:rsidR="00B12C5D">
              <w:rPr>
                <w:noProof/>
                <w:webHidden/>
              </w:rPr>
            </w:r>
            <w:r w:rsidR="00B12C5D">
              <w:rPr>
                <w:noProof/>
                <w:webHidden/>
              </w:rPr>
              <w:fldChar w:fldCharType="separate"/>
            </w:r>
            <w:r w:rsidR="00B12C5D">
              <w:rPr>
                <w:noProof/>
                <w:webHidden/>
              </w:rPr>
              <w:t>190</w:t>
            </w:r>
            <w:r w:rsidR="00B12C5D">
              <w:rPr>
                <w:noProof/>
                <w:webHidden/>
              </w:rPr>
              <w:fldChar w:fldCharType="end"/>
            </w:r>
          </w:hyperlink>
        </w:p>
        <w:p w:rsidR="00B12C5D" w:rsidRDefault="00E363D4">
          <w:pPr>
            <w:pStyle w:val="10"/>
            <w:tabs>
              <w:tab w:val="right" w:leader="dot" w:pos="8296"/>
            </w:tabs>
            <w:rPr>
              <w:noProof/>
            </w:rPr>
          </w:pPr>
          <w:hyperlink w:anchor="_Toc524422091" w:history="1">
            <w:r w:rsidR="00B12C5D" w:rsidRPr="003F0E50">
              <w:rPr>
                <w:rStyle w:val="a5"/>
                <w:noProof/>
              </w:rPr>
              <w:t>1110. Complete Binary Tree (25)</w:t>
            </w:r>
            <w:r w:rsidR="00B12C5D">
              <w:rPr>
                <w:noProof/>
                <w:webHidden/>
              </w:rPr>
              <w:tab/>
            </w:r>
            <w:r w:rsidR="00B12C5D">
              <w:rPr>
                <w:noProof/>
                <w:webHidden/>
              </w:rPr>
              <w:fldChar w:fldCharType="begin"/>
            </w:r>
            <w:r w:rsidR="00B12C5D">
              <w:rPr>
                <w:noProof/>
                <w:webHidden/>
              </w:rPr>
              <w:instrText xml:space="preserve"> PAGEREF _Toc524422091 \h </w:instrText>
            </w:r>
            <w:r w:rsidR="00B12C5D">
              <w:rPr>
                <w:noProof/>
                <w:webHidden/>
              </w:rPr>
            </w:r>
            <w:r w:rsidR="00B12C5D">
              <w:rPr>
                <w:noProof/>
                <w:webHidden/>
              </w:rPr>
              <w:fldChar w:fldCharType="separate"/>
            </w:r>
            <w:r w:rsidR="00B12C5D">
              <w:rPr>
                <w:noProof/>
                <w:webHidden/>
              </w:rPr>
              <w:t>192</w:t>
            </w:r>
            <w:r w:rsidR="00B12C5D">
              <w:rPr>
                <w:noProof/>
                <w:webHidden/>
              </w:rPr>
              <w:fldChar w:fldCharType="end"/>
            </w:r>
          </w:hyperlink>
        </w:p>
        <w:p w:rsidR="00B12C5D" w:rsidRDefault="00E363D4">
          <w:pPr>
            <w:pStyle w:val="10"/>
            <w:tabs>
              <w:tab w:val="right" w:leader="dot" w:pos="8296"/>
            </w:tabs>
            <w:rPr>
              <w:noProof/>
            </w:rPr>
          </w:pPr>
          <w:hyperlink w:anchor="_Toc524422092" w:history="1">
            <w:r w:rsidR="00B12C5D" w:rsidRPr="003F0E50">
              <w:rPr>
                <w:rStyle w:val="a5"/>
                <w:noProof/>
              </w:rPr>
              <w:t>1111. Online Map (30)</w:t>
            </w:r>
            <w:r w:rsidR="00B12C5D">
              <w:rPr>
                <w:noProof/>
                <w:webHidden/>
              </w:rPr>
              <w:tab/>
            </w:r>
            <w:r w:rsidR="00B12C5D">
              <w:rPr>
                <w:noProof/>
                <w:webHidden/>
              </w:rPr>
              <w:fldChar w:fldCharType="begin"/>
            </w:r>
            <w:r w:rsidR="00B12C5D">
              <w:rPr>
                <w:noProof/>
                <w:webHidden/>
              </w:rPr>
              <w:instrText xml:space="preserve"> PAGEREF _Toc524422092 \h </w:instrText>
            </w:r>
            <w:r w:rsidR="00B12C5D">
              <w:rPr>
                <w:noProof/>
                <w:webHidden/>
              </w:rPr>
            </w:r>
            <w:r w:rsidR="00B12C5D">
              <w:rPr>
                <w:noProof/>
                <w:webHidden/>
              </w:rPr>
              <w:fldChar w:fldCharType="separate"/>
            </w:r>
            <w:r w:rsidR="00B12C5D">
              <w:rPr>
                <w:noProof/>
                <w:webHidden/>
              </w:rPr>
              <w:t>193</w:t>
            </w:r>
            <w:r w:rsidR="00B12C5D">
              <w:rPr>
                <w:noProof/>
                <w:webHidden/>
              </w:rPr>
              <w:fldChar w:fldCharType="end"/>
            </w:r>
          </w:hyperlink>
        </w:p>
        <w:p w:rsidR="00B12C5D" w:rsidRDefault="00E363D4">
          <w:pPr>
            <w:pStyle w:val="10"/>
            <w:tabs>
              <w:tab w:val="right" w:leader="dot" w:pos="8296"/>
            </w:tabs>
            <w:rPr>
              <w:noProof/>
            </w:rPr>
          </w:pPr>
          <w:hyperlink w:anchor="_Toc524422093" w:history="1">
            <w:r w:rsidR="00B12C5D" w:rsidRPr="003F0E50">
              <w:rPr>
                <w:rStyle w:val="a5"/>
                <w:noProof/>
              </w:rPr>
              <w:t>1112. Stucked Keyboard (20)</w:t>
            </w:r>
            <w:r w:rsidR="00B12C5D">
              <w:rPr>
                <w:noProof/>
                <w:webHidden/>
              </w:rPr>
              <w:tab/>
            </w:r>
            <w:r w:rsidR="00B12C5D">
              <w:rPr>
                <w:noProof/>
                <w:webHidden/>
              </w:rPr>
              <w:fldChar w:fldCharType="begin"/>
            </w:r>
            <w:r w:rsidR="00B12C5D">
              <w:rPr>
                <w:noProof/>
                <w:webHidden/>
              </w:rPr>
              <w:instrText xml:space="preserve"> PAGEREF _Toc524422093 \h </w:instrText>
            </w:r>
            <w:r w:rsidR="00B12C5D">
              <w:rPr>
                <w:noProof/>
                <w:webHidden/>
              </w:rPr>
            </w:r>
            <w:r w:rsidR="00B12C5D">
              <w:rPr>
                <w:noProof/>
                <w:webHidden/>
              </w:rPr>
              <w:fldChar w:fldCharType="separate"/>
            </w:r>
            <w:r w:rsidR="00B12C5D">
              <w:rPr>
                <w:noProof/>
                <w:webHidden/>
              </w:rPr>
              <w:t>196</w:t>
            </w:r>
            <w:r w:rsidR="00B12C5D">
              <w:rPr>
                <w:noProof/>
                <w:webHidden/>
              </w:rPr>
              <w:fldChar w:fldCharType="end"/>
            </w:r>
          </w:hyperlink>
        </w:p>
        <w:p w:rsidR="00B12C5D" w:rsidRDefault="00E363D4">
          <w:pPr>
            <w:pStyle w:val="10"/>
            <w:tabs>
              <w:tab w:val="right" w:leader="dot" w:pos="8296"/>
            </w:tabs>
            <w:rPr>
              <w:noProof/>
            </w:rPr>
          </w:pPr>
          <w:hyperlink w:anchor="_Toc524422094" w:history="1">
            <w:r w:rsidR="00B12C5D" w:rsidRPr="003F0E50">
              <w:rPr>
                <w:rStyle w:val="a5"/>
                <w:noProof/>
              </w:rPr>
              <w:t>1113. Integer Set Partition (25)</w:t>
            </w:r>
            <w:r w:rsidR="00B12C5D">
              <w:rPr>
                <w:noProof/>
                <w:webHidden/>
              </w:rPr>
              <w:tab/>
            </w:r>
            <w:r w:rsidR="00B12C5D">
              <w:rPr>
                <w:noProof/>
                <w:webHidden/>
              </w:rPr>
              <w:fldChar w:fldCharType="begin"/>
            </w:r>
            <w:r w:rsidR="00B12C5D">
              <w:rPr>
                <w:noProof/>
                <w:webHidden/>
              </w:rPr>
              <w:instrText xml:space="preserve"> PAGEREF _Toc524422094 \h </w:instrText>
            </w:r>
            <w:r w:rsidR="00B12C5D">
              <w:rPr>
                <w:noProof/>
                <w:webHidden/>
              </w:rPr>
            </w:r>
            <w:r w:rsidR="00B12C5D">
              <w:rPr>
                <w:noProof/>
                <w:webHidden/>
              </w:rPr>
              <w:fldChar w:fldCharType="separate"/>
            </w:r>
            <w:r w:rsidR="00B12C5D">
              <w:rPr>
                <w:noProof/>
                <w:webHidden/>
              </w:rPr>
              <w:t>197</w:t>
            </w:r>
            <w:r w:rsidR="00B12C5D">
              <w:rPr>
                <w:noProof/>
                <w:webHidden/>
              </w:rPr>
              <w:fldChar w:fldCharType="end"/>
            </w:r>
          </w:hyperlink>
        </w:p>
        <w:p w:rsidR="00B12C5D" w:rsidRDefault="00E363D4">
          <w:pPr>
            <w:pStyle w:val="10"/>
            <w:tabs>
              <w:tab w:val="right" w:leader="dot" w:pos="8296"/>
            </w:tabs>
            <w:rPr>
              <w:noProof/>
            </w:rPr>
          </w:pPr>
          <w:hyperlink w:anchor="_Toc524422095" w:history="1">
            <w:r w:rsidR="00B12C5D" w:rsidRPr="003F0E50">
              <w:rPr>
                <w:rStyle w:val="a5"/>
                <w:noProof/>
              </w:rPr>
              <w:t>1114. Family Property (25)</w:t>
            </w:r>
            <w:r w:rsidR="00B12C5D">
              <w:rPr>
                <w:noProof/>
                <w:webHidden/>
              </w:rPr>
              <w:tab/>
            </w:r>
            <w:r w:rsidR="00B12C5D">
              <w:rPr>
                <w:noProof/>
                <w:webHidden/>
              </w:rPr>
              <w:fldChar w:fldCharType="begin"/>
            </w:r>
            <w:r w:rsidR="00B12C5D">
              <w:rPr>
                <w:noProof/>
                <w:webHidden/>
              </w:rPr>
              <w:instrText xml:space="preserve"> PAGEREF _Toc524422095 \h </w:instrText>
            </w:r>
            <w:r w:rsidR="00B12C5D">
              <w:rPr>
                <w:noProof/>
                <w:webHidden/>
              </w:rPr>
            </w:r>
            <w:r w:rsidR="00B12C5D">
              <w:rPr>
                <w:noProof/>
                <w:webHidden/>
              </w:rPr>
              <w:fldChar w:fldCharType="separate"/>
            </w:r>
            <w:r w:rsidR="00B12C5D">
              <w:rPr>
                <w:noProof/>
                <w:webHidden/>
              </w:rPr>
              <w:t>198</w:t>
            </w:r>
            <w:r w:rsidR="00B12C5D">
              <w:rPr>
                <w:noProof/>
                <w:webHidden/>
              </w:rPr>
              <w:fldChar w:fldCharType="end"/>
            </w:r>
          </w:hyperlink>
        </w:p>
        <w:p w:rsidR="00B12C5D" w:rsidRDefault="00E363D4">
          <w:pPr>
            <w:pStyle w:val="10"/>
            <w:tabs>
              <w:tab w:val="right" w:leader="dot" w:pos="8296"/>
            </w:tabs>
            <w:rPr>
              <w:noProof/>
            </w:rPr>
          </w:pPr>
          <w:hyperlink w:anchor="_Toc524422096" w:history="1">
            <w:r w:rsidR="00B12C5D" w:rsidRPr="003F0E50">
              <w:rPr>
                <w:rStyle w:val="a5"/>
                <w:noProof/>
              </w:rPr>
              <w:t>1116. Come on! Let's C (20)</w:t>
            </w:r>
            <w:r w:rsidR="00B12C5D">
              <w:rPr>
                <w:noProof/>
                <w:webHidden/>
              </w:rPr>
              <w:tab/>
            </w:r>
            <w:r w:rsidR="00B12C5D">
              <w:rPr>
                <w:noProof/>
                <w:webHidden/>
              </w:rPr>
              <w:fldChar w:fldCharType="begin"/>
            </w:r>
            <w:r w:rsidR="00B12C5D">
              <w:rPr>
                <w:noProof/>
                <w:webHidden/>
              </w:rPr>
              <w:instrText xml:space="preserve"> PAGEREF _Toc524422096 \h </w:instrText>
            </w:r>
            <w:r w:rsidR="00B12C5D">
              <w:rPr>
                <w:noProof/>
                <w:webHidden/>
              </w:rPr>
            </w:r>
            <w:r w:rsidR="00B12C5D">
              <w:rPr>
                <w:noProof/>
                <w:webHidden/>
              </w:rPr>
              <w:fldChar w:fldCharType="separate"/>
            </w:r>
            <w:r w:rsidR="00B12C5D">
              <w:rPr>
                <w:noProof/>
                <w:webHidden/>
              </w:rPr>
              <w:t>200</w:t>
            </w:r>
            <w:r w:rsidR="00B12C5D">
              <w:rPr>
                <w:noProof/>
                <w:webHidden/>
              </w:rPr>
              <w:fldChar w:fldCharType="end"/>
            </w:r>
          </w:hyperlink>
        </w:p>
        <w:p w:rsidR="00B12C5D" w:rsidRDefault="00E363D4">
          <w:pPr>
            <w:pStyle w:val="10"/>
            <w:tabs>
              <w:tab w:val="right" w:leader="dot" w:pos="8296"/>
            </w:tabs>
            <w:rPr>
              <w:noProof/>
            </w:rPr>
          </w:pPr>
          <w:hyperlink w:anchor="_Toc524422097" w:history="1">
            <w:r w:rsidR="00B12C5D" w:rsidRPr="003F0E50">
              <w:rPr>
                <w:rStyle w:val="a5"/>
                <w:noProof/>
              </w:rPr>
              <w:t>1117. Eddington Number(25)</w:t>
            </w:r>
            <w:r w:rsidR="00B12C5D">
              <w:rPr>
                <w:noProof/>
                <w:webHidden/>
              </w:rPr>
              <w:tab/>
            </w:r>
            <w:r w:rsidR="00B12C5D">
              <w:rPr>
                <w:noProof/>
                <w:webHidden/>
              </w:rPr>
              <w:fldChar w:fldCharType="begin"/>
            </w:r>
            <w:r w:rsidR="00B12C5D">
              <w:rPr>
                <w:noProof/>
                <w:webHidden/>
              </w:rPr>
              <w:instrText xml:space="preserve"> PAGEREF _Toc524422097 \h </w:instrText>
            </w:r>
            <w:r w:rsidR="00B12C5D">
              <w:rPr>
                <w:noProof/>
                <w:webHidden/>
              </w:rPr>
            </w:r>
            <w:r w:rsidR="00B12C5D">
              <w:rPr>
                <w:noProof/>
                <w:webHidden/>
              </w:rPr>
              <w:fldChar w:fldCharType="separate"/>
            </w:r>
            <w:r w:rsidR="00B12C5D">
              <w:rPr>
                <w:noProof/>
                <w:webHidden/>
              </w:rPr>
              <w:t>202</w:t>
            </w:r>
            <w:r w:rsidR="00B12C5D">
              <w:rPr>
                <w:noProof/>
                <w:webHidden/>
              </w:rPr>
              <w:fldChar w:fldCharType="end"/>
            </w:r>
          </w:hyperlink>
        </w:p>
        <w:p w:rsidR="00B12C5D" w:rsidRDefault="00E363D4">
          <w:pPr>
            <w:pStyle w:val="10"/>
            <w:tabs>
              <w:tab w:val="right" w:leader="dot" w:pos="8296"/>
            </w:tabs>
            <w:rPr>
              <w:noProof/>
            </w:rPr>
          </w:pPr>
          <w:hyperlink w:anchor="_Toc524422098" w:history="1">
            <w:r w:rsidR="00B12C5D" w:rsidRPr="003F0E50">
              <w:rPr>
                <w:rStyle w:val="a5"/>
                <w:noProof/>
              </w:rPr>
              <w:t>1118. Birds in Forest (25)</w:t>
            </w:r>
            <w:r w:rsidR="00B12C5D">
              <w:rPr>
                <w:noProof/>
                <w:webHidden/>
              </w:rPr>
              <w:tab/>
            </w:r>
            <w:r w:rsidR="00B12C5D">
              <w:rPr>
                <w:noProof/>
                <w:webHidden/>
              </w:rPr>
              <w:fldChar w:fldCharType="begin"/>
            </w:r>
            <w:r w:rsidR="00B12C5D">
              <w:rPr>
                <w:noProof/>
                <w:webHidden/>
              </w:rPr>
              <w:instrText xml:space="preserve"> PAGEREF _Toc524422098 \h </w:instrText>
            </w:r>
            <w:r w:rsidR="00B12C5D">
              <w:rPr>
                <w:noProof/>
                <w:webHidden/>
              </w:rPr>
            </w:r>
            <w:r w:rsidR="00B12C5D">
              <w:rPr>
                <w:noProof/>
                <w:webHidden/>
              </w:rPr>
              <w:fldChar w:fldCharType="separate"/>
            </w:r>
            <w:r w:rsidR="00B12C5D">
              <w:rPr>
                <w:noProof/>
                <w:webHidden/>
              </w:rPr>
              <w:t>203</w:t>
            </w:r>
            <w:r w:rsidR="00B12C5D">
              <w:rPr>
                <w:noProof/>
                <w:webHidden/>
              </w:rPr>
              <w:fldChar w:fldCharType="end"/>
            </w:r>
          </w:hyperlink>
        </w:p>
        <w:p w:rsidR="00B12C5D" w:rsidRDefault="00E363D4">
          <w:pPr>
            <w:pStyle w:val="10"/>
            <w:tabs>
              <w:tab w:val="right" w:leader="dot" w:pos="8296"/>
            </w:tabs>
            <w:rPr>
              <w:noProof/>
            </w:rPr>
          </w:pPr>
          <w:hyperlink w:anchor="_Toc524422099" w:history="1">
            <w:r w:rsidR="00B12C5D" w:rsidRPr="003F0E50">
              <w:rPr>
                <w:rStyle w:val="a5"/>
                <w:noProof/>
              </w:rPr>
              <w:t>1119. Pre- and Post-order Traversals (30)</w:t>
            </w:r>
            <w:r w:rsidR="00B12C5D">
              <w:rPr>
                <w:noProof/>
                <w:webHidden/>
              </w:rPr>
              <w:tab/>
            </w:r>
            <w:r w:rsidR="00B12C5D">
              <w:rPr>
                <w:noProof/>
                <w:webHidden/>
              </w:rPr>
              <w:fldChar w:fldCharType="begin"/>
            </w:r>
            <w:r w:rsidR="00B12C5D">
              <w:rPr>
                <w:noProof/>
                <w:webHidden/>
              </w:rPr>
              <w:instrText xml:space="preserve"> PAGEREF _Toc524422099 \h </w:instrText>
            </w:r>
            <w:r w:rsidR="00B12C5D">
              <w:rPr>
                <w:noProof/>
                <w:webHidden/>
              </w:rPr>
            </w:r>
            <w:r w:rsidR="00B12C5D">
              <w:rPr>
                <w:noProof/>
                <w:webHidden/>
              </w:rPr>
              <w:fldChar w:fldCharType="separate"/>
            </w:r>
            <w:r w:rsidR="00B12C5D">
              <w:rPr>
                <w:noProof/>
                <w:webHidden/>
              </w:rPr>
              <w:t>204</w:t>
            </w:r>
            <w:r w:rsidR="00B12C5D">
              <w:rPr>
                <w:noProof/>
                <w:webHidden/>
              </w:rPr>
              <w:fldChar w:fldCharType="end"/>
            </w:r>
          </w:hyperlink>
        </w:p>
        <w:p w:rsidR="00B12C5D" w:rsidRDefault="00E363D4">
          <w:pPr>
            <w:pStyle w:val="10"/>
            <w:tabs>
              <w:tab w:val="right" w:leader="dot" w:pos="8296"/>
            </w:tabs>
            <w:rPr>
              <w:noProof/>
            </w:rPr>
          </w:pPr>
          <w:hyperlink w:anchor="_Toc524422100" w:history="1">
            <w:r w:rsidR="00B12C5D" w:rsidRPr="003F0E50">
              <w:rPr>
                <w:rStyle w:val="a5"/>
                <w:noProof/>
              </w:rPr>
              <w:t>1120. Friend Numbers (20)</w:t>
            </w:r>
            <w:r w:rsidR="00B12C5D">
              <w:rPr>
                <w:noProof/>
                <w:webHidden/>
              </w:rPr>
              <w:tab/>
            </w:r>
            <w:r w:rsidR="00B12C5D">
              <w:rPr>
                <w:noProof/>
                <w:webHidden/>
              </w:rPr>
              <w:fldChar w:fldCharType="begin"/>
            </w:r>
            <w:r w:rsidR="00B12C5D">
              <w:rPr>
                <w:noProof/>
                <w:webHidden/>
              </w:rPr>
              <w:instrText xml:space="preserve"> PAGEREF _Toc524422100 \h </w:instrText>
            </w:r>
            <w:r w:rsidR="00B12C5D">
              <w:rPr>
                <w:noProof/>
                <w:webHidden/>
              </w:rPr>
            </w:r>
            <w:r w:rsidR="00B12C5D">
              <w:rPr>
                <w:noProof/>
                <w:webHidden/>
              </w:rPr>
              <w:fldChar w:fldCharType="separate"/>
            </w:r>
            <w:r w:rsidR="00B12C5D">
              <w:rPr>
                <w:noProof/>
                <w:webHidden/>
              </w:rPr>
              <w:t>206</w:t>
            </w:r>
            <w:r w:rsidR="00B12C5D">
              <w:rPr>
                <w:noProof/>
                <w:webHidden/>
              </w:rPr>
              <w:fldChar w:fldCharType="end"/>
            </w:r>
          </w:hyperlink>
        </w:p>
        <w:p w:rsidR="00B12C5D" w:rsidRDefault="00E363D4">
          <w:pPr>
            <w:pStyle w:val="10"/>
            <w:tabs>
              <w:tab w:val="right" w:leader="dot" w:pos="8296"/>
            </w:tabs>
            <w:rPr>
              <w:noProof/>
            </w:rPr>
          </w:pPr>
          <w:hyperlink w:anchor="_Toc524422101" w:history="1">
            <w:r w:rsidR="00B12C5D" w:rsidRPr="003F0E50">
              <w:rPr>
                <w:rStyle w:val="a5"/>
                <w:noProof/>
              </w:rPr>
              <w:t>1121. Damn Single (25)</w:t>
            </w:r>
            <w:r w:rsidR="00B12C5D">
              <w:rPr>
                <w:noProof/>
                <w:webHidden/>
              </w:rPr>
              <w:tab/>
            </w:r>
            <w:r w:rsidR="00B12C5D">
              <w:rPr>
                <w:noProof/>
                <w:webHidden/>
              </w:rPr>
              <w:fldChar w:fldCharType="begin"/>
            </w:r>
            <w:r w:rsidR="00B12C5D">
              <w:rPr>
                <w:noProof/>
                <w:webHidden/>
              </w:rPr>
              <w:instrText xml:space="preserve"> PAGEREF _Toc524422101 \h </w:instrText>
            </w:r>
            <w:r w:rsidR="00B12C5D">
              <w:rPr>
                <w:noProof/>
                <w:webHidden/>
              </w:rPr>
            </w:r>
            <w:r w:rsidR="00B12C5D">
              <w:rPr>
                <w:noProof/>
                <w:webHidden/>
              </w:rPr>
              <w:fldChar w:fldCharType="separate"/>
            </w:r>
            <w:r w:rsidR="00B12C5D">
              <w:rPr>
                <w:noProof/>
                <w:webHidden/>
              </w:rPr>
              <w:t>207</w:t>
            </w:r>
            <w:r w:rsidR="00B12C5D">
              <w:rPr>
                <w:noProof/>
                <w:webHidden/>
              </w:rPr>
              <w:fldChar w:fldCharType="end"/>
            </w:r>
          </w:hyperlink>
        </w:p>
        <w:p w:rsidR="00B12C5D" w:rsidRDefault="00E363D4">
          <w:pPr>
            <w:pStyle w:val="10"/>
            <w:tabs>
              <w:tab w:val="right" w:leader="dot" w:pos="8296"/>
            </w:tabs>
            <w:rPr>
              <w:noProof/>
            </w:rPr>
          </w:pPr>
          <w:hyperlink w:anchor="_Toc524422102" w:history="1">
            <w:r w:rsidR="00B12C5D" w:rsidRPr="003F0E50">
              <w:rPr>
                <w:rStyle w:val="a5"/>
                <w:noProof/>
              </w:rPr>
              <w:t>1122. Hamiltonian Cycle (25)</w:t>
            </w:r>
            <w:r w:rsidR="00B12C5D">
              <w:rPr>
                <w:noProof/>
                <w:webHidden/>
              </w:rPr>
              <w:tab/>
            </w:r>
            <w:r w:rsidR="00B12C5D">
              <w:rPr>
                <w:noProof/>
                <w:webHidden/>
              </w:rPr>
              <w:fldChar w:fldCharType="begin"/>
            </w:r>
            <w:r w:rsidR="00B12C5D">
              <w:rPr>
                <w:noProof/>
                <w:webHidden/>
              </w:rPr>
              <w:instrText xml:space="preserve"> PAGEREF _Toc524422102 \h </w:instrText>
            </w:r>
            <w:r w:rsidR="00B12C5D">
              <w:rPr>
                <w:noProof/>
                <w:webHidden/>
              </w:rPr>
            </w:r>
            <w:r w:rsidR="00B12C5D">
              <w:rPr>
                <w:noProof/>
                <w:webHidden/>
              </w:rPr>
              <w:fldChar w:fldCharType="separate"/>
            </w:r>
            <w:r w:rsidR="00B12C5D">
              <w:rPr>
                <w:noProof/>
                <w:webHidden/>
              </w:rPr>
              <w:t>208</w:t>
            </w:r>
            <w:r w:rsidR="00B12C5D">
              <w:rPr>
                <w:noProof/>
                <w:webHidden/>
              </w:rPr>
              <w:fldChar w:fldCharType="end"/>
            </w:r>
          </w:hyperlink>
        </w:p>
        <w:p w:rsidR="00B12C5D" w:rsidRDefault="00E363D4">
          <w:pPr>
            <w:pStyle w:val="10"/>
            <w:tabs>
              <w:tab w:val="right" w:leader="dot" w:pos="8296"/>
            </w:tabs>
            <w:rPr>
              <w:noProof/>
            </w:rPr>
          </w:pPr>
          <w:hyperlink w:anchor="_Toc524422103" w:history="1">
            <w:r w:rsidR="00B12C5D" w:rsidRPr="003F0E50">
              <w:rPr>
                <w:rStyle w:val="a5"/>
                <w:noProof/>
              </w:rPr>
              <w:t>1123. Is It a Complete AVL Tree (30)</w:t>
            </w:r>
            <w:r w:rsidR="00B12C5D">
              <w:rPr>
                <w:noProof/>
                <w:webHidden/>
              </w:rPr>
              <w:tab/>
            </w:r>
            <w:r w:rsidR="00B12C5D">
              <w:rPr>
                <w:noProof/>
                <w:webHidden/>
              </w:rPr>
              <w:fldChar w:fldCharType="begin"/>
            </w:r>
            <w:r w:rsidR="00B12C5D">
              <w:rPr>
                <w:noProof/>
                <w:webHidden/>
              </w:rPr>
              <w:instrText xml:space="preserve"> PAGEREF _Toc524422103 \h </w:instrText>
            </w:r>
            <w:r w:rsidR="00B12C5D">
              <w:rPr>
                <w:noProof/>
                <w:webHidden/>
              </w:rPr>
            </w:r>
            <w:r w:rsidR="00B12C5D">
              <w:rPr>
                <w:noProof/>
                <w:webHidden/>
              </w:rPr>
              <w:fldChar w:fldCharType="separate"/>
            </w:r>
            <w:r w:rsidR="00B12C5D">
              <w:rPr>
                <w:noProof/>
                <w:webHidden/>
              </w:rPr>
              <w:t>210</w:t>
            </w:r>
            <w:r w:rsidR="00B12C5D">
              <w:rPr>
                <w:noProof/>
                <w:webHidden/>
              </w:rPr>
              <w:fldChar w:fldCharType="end"/>
            </w:r>
          </w:hyperlink>
        </w:p>
        <w:p w:rsidR="00B12C5D" w:rsidRDefault="00E363D4">
          <w:pPr>
            <w:pStyle w:val="10"/>
            <w:tabs>
              <w:tab w:val="right" w:leader="dot" w:pos="8296"/>
            </w:tabs>
            <w:rPr>
              <w:noProof/>
            </w:rPr>
          </w:pPr>
          <w:hyperlink w:anchor="_Toc524422104" w:history="1">
            <w:r w:rsidR="00B12C5D" w:rsidRPr="003F0E50">
              <w:rPr>
                <w:rStyle w:val="a5"/>
                <w:noProof/>
              </w:rPr>
              <w:t>1124. Raffle for Weibo Followers (20)</w:t>
            </w:r>
            <w:r w:rsidR="00B12C5D">
              <w:rPr>
                <w:noProof/>
                <w:webHidden/>
              </w:rPr>
              <w:tab/>
            </w:r>
            <w:r w:rsidR="00B12C5D">
              <w:rPr>
                <w:noProof/>
                <w:webHidden/>
              </w:rPr>
              <w:fldChar w:fldCharType="begin"/>
            </w:r>
            <w:r w:rsidR="00B12C5D">
              <w:rPr>
                <w:noProof/>
                <w:webHidden/>
              </w:rPr>
              <w:instrText xml:space="preserve"> PAGEREF _Toc524422104 \h </w:instrText>
            </w:r>
            <w:r w:rsidR="00B12C5D">
              <w:rPr>
                <w:noProof/>
                <w:webHidden/>
              </w:rPr>
            </w:r>
            <w:r w:rsidR="00B12C5D">
              <w:rPr>
                <w:noProof/>
                <w:webHidden/>
              </w:rPr>
              <w:fldChar w:fldCharType="separate"/>
            </w:r>
            <w:r w:rsidR="00B12C5D">
              <w:rPr>
                <w:noProof/>
                <w:webHidden/>
              </w:rPr>
              <w:t>212</w:t>
            </w:r>
            <w:r w:rsidR="00B12C5D">
              <w:rPr>
                <w:noProof/>
                <w:webHidden/>
              </w:rPr>
              <w:fldChar w:fldCharType="end"/>
            </w:r>
          </w:hyperlink>
        </w:p>
        <w:p w:rsidR="00B12C5D" w:rsidRDefault="00E363D4">
          <w:pPr>
            <w:pStyle w:val="10"/>
            <w:tabs>
              <w:tab w:val="right" w:leader="dot" w:pos="8296"/>
            </w:tabs>
            <w:rPr>
              <w:noProof/>
            </w:rPr>
          </w:pPr>
          <w:hyperlink w:anchor="_Toc524422105" w:history="1">
            <w:r w:rsidR="00B12C5D" w:rsidRPr="003F0E50">
              <w:rPr>
                <w:rStyle w:val="a5"/>
                <w:noProof/>
              </w:rPr>
              <w:t>1125. Chain the Ropes (25)</w:t>
            </w:r>
            <w:r w:rsidR="00B12C5D">
              <w:rPr>
                <w:noProof/>
                <w:webHidden/>
              </w:rPr>
              <w:tab/>
            </w:r>
            <w:r w:rsidR="00B12C5D">
              <w:rPr>
                <w:noProof/>
                <w:webHidden/>
              </w:rPr>
              <w:fldChar w:fldCharType="begin"/>
            </w:r>
            <w:r w:rsidR="00B12C5D">
              <w:rPr>
                <w:noProof/>
                <w:webHidden/>
              </w:rPr>
              <w:instrText xml:space="preserve"> PAGEREF _Toc524422105 \h </w:instrText>
            </w:r>
            <w:r w:rsidR="00B12C5D">
              <w:rPr>
                <w:noProof/>
                <w:webHidden/>
              </w:rPr>
            </w:r>
            <w:r w:rsidR="00B12C5D">
              <w:rPr>
                <w:noProof/>
                <w:webHidden/>
              </w:rPr>
              <w:fldChar w:fldCharType="separate"/>
            </w:r>
            <w:r w:rsidR="00B12C5D">
              <w:rPr>
                <w:noProof/>
                <w:webHidden/>
              </w:rPr>
              <w:t>214</w:t>
            </w:r>
            <w:r w:rsidR="00B12C5D">
              <w:rPr>
                <w:noProof/>
                <w:webHidden/>
              </w:rPr>
              <w:fldChar w:fldCharType="end"/>
            </w:r>
          </w:hyperlink>
        </w:p>
        <w:p w:rsidR="00B12C5D" w:rsidRDefault="00E363D4">
          <w:pPr>
            <w:pStyle w:val="10"/>
            <w:tabs>
              <w:tab w:val="right" w:leader="dot" w:pos="8296"/>
            </w:tabs>
            <w:rPr>
              <w:noProof/>
            </w:rPr>
          </w:pPr>
          <w:hyperlink w:anchor="_Toc524422106" w:history="1">
            <w:r w:rsidR="00B12C5D" w:rsidRPr="003F0E50">
              <w:rPr>
                <w:rStyle w:val="a5"/>
                <w:noProof/>
              </w:rPr>
              <w:t>1126. Eulerian Path (25)</w:t>
            </w:r>
            <w:r w:rsidR="00B12C5D">
              <w:rPr>
                <w:noProof/>
                <w:webHidden/>
              </w:rPr>
              <w:tab/>
            </w:r>
            <w:r w:rsidR="00B12C5D">
              <w:rPr>
                <w:noProof/>
                <w:webHidden/>
              </w:rPr>
              <w:fldChar w:fldCharType="begin"/>
            </w:r>
            <w:r w:rsidR="00B12C5D">
              <w:rPr>
                <w:noProof/>
                <w:webHidden/>
              </w:rPr>
              <w:instrText xml:space="preserve"> PAGEREF _Toc524422106 \h </w:instrText>
            </w:r>
            <w:r w:rsidR="00B12C5D">
              <w:rPr>
                <w:noProof/>
                <w:webHidden/>
              </w:rPr>
            </w:r>
            <w:r w:rsidR="00B12C5D">
              <w:rPr>
                <w:noProof/>
                <w:webHidden/>
              </w:rPr>
              <w:fldChar w:fldCharType="separate"/>
            </w:r>
            <w:r w:rsidR="00B12C5D">
              <w:rPr>
                <w:noProof/>
                <w:webHidden/>
              </w:rPr>
              <w:t>215</w:t>
            </w:r>
            <w:r w:rsidR="00B12C5D">
              <w:rPr>
                <w:noProof/>
                <w:webHidden/>
              </w:rPr>
              <w:fldChar w:fldCharType="end"/>
            </w:r>
          </w:hyperlink>
        </w:p>
        <w:p w:rsidR="00B12C5D" w:rsidRDefault="00E363D4">
          <w:pPr>
            <w:pStyle w:val="10"/>
            <w:tabs>
              <w:tab w:val="right" w:leader="dot" w:pos="8296"/>
            </w:tabs>
            <w:rPr>
              <w:noProof/>
            </w:rPr>
          </w:pPr>
          <w:hyperlink w:anchor="_Toc524422107" w:history="1">
            <w:r w:rsidR="00B12C5D" w:rsidRPr="003F0E50">
              <w:rPr>
                <w:rStyle w:val="a5"/>
                <w:noProof/>
              </w:rPr>
              <w:t>1127. ZigZagging on a Tree (30)</w:t>
            </w:r>
            <w:r w:rsidR="00B12C5D">
              <w:rPr>
                <w:noProof/>
                <w:webHidden/>
              </w:rPr>
              <w:tab/>
            </w:r>
            <w:r w:rsidR="00B12C5D">
              <w:rPr>
                <w:noProof/>
                <w:webHidden/>
              </w:rPr>
              <w:fldChar w:fldCharType="begin"/>
            </w:r>
            <w:r w:rsidR="00B12C5D">
              <w:rPr>
                <w:noProof/>
                <w:webHidden/>
              </w:rPr>
              <w:instrText xml:space="preserve"> PAGEREF _Toc524422107 \h </w:instrText>
            </w:r>
            <w:r w:rsidR="00B12C5D">
              <w:rPr>
                <w:noProof/>
                <w:webHidden/>
              </w:rPr>
            </w:r>
            <w:r w:rsidR="00B12C5D">
              <w:rPr>
                <w:noProof/>
                <w:webHidden/>
              </w:rPr>
              <w:fldChar w:fldCharType="separate"/>
            </w:r>
            <w:r w:rsidR="00B12C5D">
              <w:rPr>
                <w:noProof/>
                <w:webHidden/>
              </w:rPr>
              <w:t>218</w:t>
            </w:r>
            <w:r w:rsidR="00B12C5D">
              <w:rPr>
                <w:noProof/>
                <w:webHidden/>
              </w:rPr>
              <w:fldChar w:fldCharType="end"/>
            </w:r>
          </w:hyperlink>
        </w:p>
        <w:p w:rsidR="00B12C5D" w:rsidRDefault="00E363D4">
          <w:pPr>
            <w:pStyle w:val="10"/>
            <w:tabs>
              <w:tab w:val="right" w:leader="dot" w:pos="8296"/>
            </w:tabs>
            <w:rPr>
              <w:noProof/>
            </w:rPr>
          </w:pPr>
          <w:hyperlink w:anchor="_Toc524422108" w:history="1">
            <w:r w:rsidR="00B12C5D" w:rsidRPr="003F0E50">
              <w:rPr>
                <w:rStyle w:val="a5"/>
                <w:noProof/>
              </w:rPr>
              <w:t>1128. N Queens Puzzle (20)</w:t>
            </w:r>
            <w:r w:rsidR="00B12C5D">
              <w:rPr>
                <w:noProof/>
                <w:webHidden/>
              </w:rPr>
              <w:tab/>
            </w:r>
            <w:r w:rsidR="00B12C5D">
              <w:rPr>
                <w:noProof/>
                <w:webHidden/>
              </w:rPr>
              <w:fldChar w:fldCharType="begin"/>
            </w:r>
            <w:r w:rsidR="00B12C5D">
              <w:rPr>
                <w:noProof/>
                <w:webHidden/>
              </w:rPr>
              <w:instrText xml:space="preserve"> PAGEREF _Toc524422108 \h </w:instrText>
            </w:r>
            <w:r w:rsidR="00B12C5D">
              <w:rPr>
                <w:noProof/>
                <w:webHidden/>
              </w:rPr>
            </w:r>
            <w:r w:rsidR="00B12C5D">
              <w:rPr>
                <w:noProof/>
                <w:webHidden/>
              </w:rPr>
              <w:fldChar w:fldCharType="separate"/>
            </w:r>
            <w:r w:rsidR="00B12C5D">
              <w:rPr>
                <w:noProof/>
                <w:webHidden/>
              </w:rPr>
              <w:t>219</w:t>
            </w:r>
            <w:r w:rsidR="00B12C5D">
              <w:rPr>
                <w:noProof/>
                <w:webHidden/>
              </w:rPr>
              <w:fldChar w:fldCharType="end"/>
            </w:r>
          </w:hyperlink>
        </w:p>
        <w:p w:rsidR="00B12C5D" w:rsidRDefault="00E363D4">
          <w:pPr>
            <w:pStyle w:val="10"/>
            <w:tabs>
              <w:tab w:val="right" w:leader="dot" w:pos="8296"/>
            </w:tabs>
            <w:rPr>
              <w:noProof/>
            </w:rPr>
          </w:pPr>
          <w:hyperlink w:anchor="_Toc524422109" w:history="1">
            <w:r w:rsidR="00B12C5D" w:rsidRPr="003F0E50">
              <w:rPr>
                <w:rStyle w:val="a5"/>
                <w:noProof/>
              </w:rPr>
              <w:t>1129. Recommendation System (25)</w:t>
            </w:r>
            <w:r w:rsidR="00B12C5D">
              <w:rPr>
                <w:noProof/>
                <w:webHidden/>
              </w:rPr>
              <w:tab/>
            </w:r>
            <w:r w:rsidR="00B12C5D">
              <w:rPr>
                <w:noProof/>
                <w:webHidden/>
              </w:rPr>
              <w:fldChar w:fldCharType="begin"/>
            </w:r>
            <w:r w:rsidR="00B12C5D">
              <w:rPr>
                <w:noProof/>
                <w:webHidden/>
              </w:rPr>
              <w:instrText xml:space="preserve"> PAGEREF _Toc524422109 \h </w:instrText>
            </w:r>
            <w:r w:rsidR="00B12C5D">
              <w:rPr>
                <w:noProof/>
                <w:webHidden/>
              </w:rPr>
            </w:r>
            <w:r w:rsidR="00B12C5D">
              <w:rPr>
                <w:noProof/>
                <w:webHidden/>
              </w:rPr>
              <w:fldChar w:fldCharType="separate"/>
            </w:r>
            <w:r w:rsidR="00B12C5D">
              <w:rPr>
                <w:noProof/>
                <w:webHidden/>
              </w:rPr>
              <w:t>221</w:t>
            </w:r>
            <w:r w:rsidR="00B12C5D">
              <w:rPr>
                <w:noProof/>
                <w:webHidden/>
              </w:rPr>
              <w:fldChar w:fldCharType="end"/>
            </w:r>
          </w:hyperlink>
        </w:p>
        <w:p w:rsidR="00B12C5D" w:rsidRDefault="00E363D4">
          <w:pPr>
            <w:pStyle w:val="10"/>
            <w:tabs>
              <w:tab w:val="right" w:leader="dot" w:pos="8296"/>
            </w:tabs>
            <w:rPr>
              <w:noProof/>
            </w:rPr>
          </w:pPr>
          <w:hyperlink w:anchor="_Toc524422110" w:history="1">
            <w:r w:rsidR="00B12C5D" w:rsidRPr="003F0E50">
              <w:rPr>
                <w:rStyle w:val="a5"/>
                <w:noProof/>
              </w:rPr>
              <w:t>1130. Infix Expression (25)</w:t>
            </w:r>
            <w:r w:rsidR="00B12C5D">
              <w:rPr>
                <w:noProof/>
                <w:webHidden/>
              </w:rPr>
              <w:tab/>
            </w:r>
            <w:r w:rsidR="00B12C5D">
              <w:rPr>
                <w:noProof/>
                <w:webHidden/>
              </w:rPr>
              <w:fldChar w:fldCharType="begin"/>
            </w:r>
            <w:r w:rsidR="00B12C5D">
              <w:rPr>
                <w:noProof/>
                <w:webHidden/>
              </w:rPr>
              <w:instrText xml:space="preserve"> PAGEREF _Toc524422110 \h </w:instrText>
            </w:r>
            <w:r w:rsidR="00B12C5D">
              <w:rPr>
                <w:noProof/>
                <w:webHidden/>
              </w:rPr>
            </w:r>
            <w:r w:rsidR="00B12C5D">
              <w:rPr>
                <w:noProof/>
                <w:webHidden/>
              </w:rPr>
              <w:fldChar w:fldCharType="separate"/>
            </w:r>
            <w:r w:rsidR="00B12C5D">
              <w:rPr>
                <w:noProof/>
                <w:webHidden/>
              </w:rPr>
              <w:t>222</w:t>
            </w:r>
            <w:r w:rsidR="00B12C5D">
              <w:rPr>
                <w:noProof/>
                <w:webHidden/>
              </w:rPr>
              <w:fldChar w:fldCharType="end"/>
            </w:r>
          </w:hyperlink>
        </w:p>
        <w:p w:rsidR="00B12C5D" w:rsidRDefault="00E363D4">
          <w:pPr>
            <w:pStyle w:val="10"/>
            <w:tabs>
              <w:tab w:val="right" w:leader="dot" w:pos="8296"/>
            </w:tabs>
            <w:rPr>
              <w:noProof/>
            </w:rPr>
          </w:pPr>
          <w:hyperlink w:anchor="_Toc524422111" w:history="1">
            <w:r w:rsidR="00B12C5D" w:rsidRPr="003F0E50">
              <w:rPr>
                <w:rStyle w:val="a5"/>
                <w:noProof/>
              </w:rPr>
              <w:t>1131. Subway Map (30)</w:t>
            </w:r>
            <w:r w:rsidR="00B12C5D">
              <w:rPr>
                <w:noProof/>
                <w:webHidden/>
              </w:rPr>
              <w:tab/>
            </w:r>
            <w:r w:rsidR="00B12C5D">
              <w:rPr>
                <w:noProof/>
                <w:webHidden/>
              </w:rPr>
              <w:fldChar w:fldCharType="begin"/>
            </w:r>
            <w:r w:rsidR="00B12C5D">
              <w:rPr>
                <w:noProof/>
                <w:webHidden/>
              </w:rPr>
              <w:instrText xml:space="preserve"> PAGEREF _Toc524422111 \h </w:instrText>
            </w:r>
            <w:r w:rsidR="00B12C5D">
              <w:rPr>
                <w:noProof/>
                <w:webHidden/>
              </w:rPr>
            </w:r>
            <w:r w:rsidR="00B12C5D">
              <w:rPr>
                <w:noProof/>
                <w:webHidden/>
              </w:rPr>
              <w:fldChar w:fldCharType="separate"/>
            </w:r>
            <w:r w:rsidR="00B12C5D">
              <w:rPr>
                <w:noProof/>
                <w:webHidden/>
              </w:rPr>
              <w:t>225</w:t>
            </w:r>
            <w:r w:rsidR="00B12C5D">
              <w:rPr>
                <w:noProof/>
                <w:webHidden/>
              </w:rPr>
              <w:fldChar w:fldCharType="end"/>
            </w:r>
          </w:hyperlink>
        </w:p>
        <w:p w:rsidR="00B12C5D" w:rsidRDefault="00E363D4">
          <w:pPr>
            <w:pStyle w:val="10"/>
            <w:tabs>
              <w:tab w:val="right" w:leader="dot" w:pos="8296"/>
            </w:tabs>
            <w:rPr>
              <w:noProof/>
            </w:rPr>
          </w:pPr>
          <w:hyperlink w:anchor="_Toc524422112" w:history="1">
            <w:r w:rsidR="00B12C5D" w:rsidRPr="003F0E50">
              <w:rPr>
                <w:rStyle w:val="a5"/>
                <w:noProof/>
              </w:rPr>
              <w:t>1132. Cut Integer (20)</w:t>
            </w:r>
            <w:r w:rsidR="00B12C5D">
              <w:rPr>
                <w:noProof/>
                <w:webHidden/>
              </w:rPr>
              <w:tab/>
            </w:r>
            <w:r w:rsidR="00B12C5D">
              <w:rPr>
                <w:noProof/>
                <w:webHidden/>
              </w:rPr>
              <w:fldChar w:fldCharType="begin"/>
            </w:r>
            <w:r w:rsidR="00B12C5D">
              <w:rPr>
                <w:noProof/>
                <w:webHidden/>
              </w:rPr>
              <w:instrText xml:space="preserve"> PAGEREF _Toc524422112 \h </w:instrText>
            </w:r>
            <w:r w:rsidR="00B12C5D">
              <w:rPr>
                <w:noProof/>
                <w:webHidden/>
              </w:rPr>
            </w:r>
            <w:r w:rsidR="00B12C5D">
              <w:rPr>
                <w:noProof/>
                <w:webHidden/>
              </w:rPr>
              <w:fldChar w:fldCharType="separate"/>
            </w:r>
            <w:r w:rsidR="00B12C5D">
              <w:rPr>
                <w:noProof/>
                <w:webHidden/>
              </w:rPr>
              <w:t>228</w:t>
            </w:r>
            <w:r w:rsidR="00B12C5D">
              <w:rPr>
                <w:noProof/>
                <w:webHidden/>
              </w:rPr>
              <w:fldChar w:fldCharType="end"/>
            </w:r>
          </w:hyperlink>
        </w:p>
        <w:p w:rsidR="00B12C5D" w:rsidRDefault="00E363D4">
          <w:pPr>
            <w:pStyle w:val="10"/>
            <w:tabs>
              <w:tab w:val="right" w:leader="dot" w:pos="8296"/>
            </w:tabs>
            <w:rPr>
              <w:noProof/>
            </w:rPr>
          </w:pPr>
          <w:hyperlink w:anchor="_Toc524422113" w:history="1">
            <w:r w:rsidR="00B12C5D" w:rsidRPr="003F0E50">
              <w:rPr>
                <w:rStyle w:val="a5"/>
                <w:noProof/>
              </w:rPr>
              <w:t>1133. Splitting A Linked List (25)</w:t>
            </w:r>
            <w:r w:rsidR="00B12C5D">
              <w:rPr>
                <w:noProof/>
                <w:webHidden/>
              </w:rPr>
              <w:tab/>
            </w:r>
            <w:r w:rsidR="00B12C5D">
              <w:rPr>
                <w:noProof/>
                <w:webHidden/>
              </w:rPr>
              <w:fldChar w:fldCharType="begin"/>
            </w:r>
            <w:r w:rsidR="00B12C5D">
              <w:rPr>
                <w:noProof/>
                <w:webHidden/>
              </w:rPr>
              <w:instrText xml:space="preserve"> PAGEREF _Toc524422113 \h </w:instrText>
            </w:r>
            <w:r w:rsidR="00B12C5D">
              <w:rPr>
                <w:noProof/>
                <w:webHidden/>
              </w:rPr>
            </w:r>
            <w:r w:rsidR="00B12C5D">
              <w:rPr>
                <w:noProof/>
                <w:webHidden/>
              </w:rPr>
              <w:fldChar w:fldCharType="separate"/>
            </w:r>
            <w:r w:rsidR="00B12C5D">
              <w:rPr>
                <w:noProof/>
                <w:webHidden/>
              </w:rPr>
              <w:t>229</w:t>
            </w:r>
            <w:r w:rsidR="00B12C5D">
              <w:rPr>
                <w:noProof/>
                <w:webHidden/>
              </w:rPr>
              <w:fldChar w:fldCharType="end"/>
            </w:r>
          </w:hyperlink>
        </w:p>
        <w:p w:rsidR="00B12C5D" w:rsidRDefault="00E363D4">
          <w:pPr>
            <w:pStyle w:val="10"/>
            <w:tabs>
              <w:tab w:val="right" w:leader="dot" w:pos="8296"/>
            </w:tabs>
            <w:rPr>
              <w:noProof/>
            </w:rPr>
          </w:pPr>
          <w:hyperlink w:anchor="_Toc524422114" w:history="1">
            <w:r w:rsidR="00B12C5D" w:rsidRPr="003F0E50">
              <w:rPr>
                <w:rStyle w:val="a5"/>
                <w:noProof/>
              </w:rPr>
              <w:t>1134. Vertex Cover (25)</w:t>
            </w:r>
            <w:r w:rsidR="00B12C5D">
              <w:rPr>
                <w:noProof/>
                <w:webHidden/>
              </w:rPr>
              <w:tab/>
            </w:r>
            <w:r w:rsidR="00B12C5D">
              <w:rPr>
                <w:noProof/>
                <w:webHidden/>
              </w:rPr>
              <w:fldChar w:fldCharType="begin"/>
            </w:r>
            <w:r w:rsidR="00B12C5D">
              <w:rPr>
                <w:noProof/>
                <w:webHidden/>
              </w:rPr>
              <w:instrText xml:space="preserve"> PAGEREF _Toc524422114 \h </w:instrText>
            </w:r>
            <w:r w:rsidR="00B12C5D">
              <w:rPr>
                <w:noProof/>
                <w:webHidden/>
              </w:rPr>
            </w:r>
            <w:r w:rsidR="00B12C5D">
              <w:rPr>
                <w:noProof/>
                <w:webHidden/>
              </w:rPr>
              <w:fldChar w:fldCharType="separate"/>
            </w:r>
            <w:r w:rsidR="00B12C5D">
              <w:rPr>
                <w:noProof/>
                <w:webHidden/>
              </w:rPr>
              <w:t>231</w:t>
            </w:r>
            <w:r w:rsidR="00B12C5D">
              <w:rPr>
                <w:noProof/>
                <w:webHidden/>
              </w:rPr>
              <w:fldChar w:fldCharType="end"/>
            </w:r>
          </w:hyperlink>
        </w:p>
        <w:p w:rsidR="00B12C5D" w:rsidRDefault="00E363D4">
          <w:pPr>
            <w:pStyle w:val="10"/>
            <w:tabs>
              <w:tab w:val="right" w:leader="dot" w:pos="8296"/>
            </w:tabs>
            <w:rPr>
              <w:noProof/>
            </w:rPr>
          </w:pPr>
          <w:hyperlink w:anchor="_Toc524422115" w:history="1">
            <w:r w:rsidR="00B12C5D" w:rsidRPr="003F0E50">
              <w:rPr>
                <w:rStyle w:val="a5"/>
                <w:noProof/>
              </w:rPr>
              <w:t>1135. Is It A Red-Black Tree (30)</w:t>
            </w:r>
            <w:r w:rsidR="00B12C5D">
              <w:rPr>
                <w:noProof/>
                <w:webHidden/>
              </w:rPr>
              <w:tab/>
            </w:r>
            <w:r w:rsidR="00B12C5D">
              <w:rPr>
                <w:noProof/>
                <w:webHidden/>
              </w:rPr>
              <w:fldChar w:fldCharType="begin"/>
            </w:r>
            <w:r w:rsidR="00B12C5D">
              <w:rPr>
                <w:noProof/>
                <w:webHidden/>
              </w:rPr>
              <w:instrText xml:space="preserve"> PAGEREF _Toc524422115 \h </w:instrText>
            </w:r>
            <w:r w:rsidR="00B12C5D">
              <w:rPr>
                <w:noProof/>
                <w:webHidden/>
              </w:rPr>
            </w:r>
            <w:r w:rsidR="00B12C5D">
              <w:rPr>
                <w:noProof/>
                <w:webHidden/>
              </w:rPr>
              <w:fldChar w:fldCharType="separate"/>
            </w:r>
            <w:r w:rsidR="00B12C5D">
              <w:rPr>
                <w:noProof/>
                <w:webHidden/>
              </w:rPr>
              <w:t>233</w:t>
            </w:r>
            <w:r w:rsidR="00B12C5D">
              <w:rPr>
                <w:noProof/>
                <w:webHidden/>
              </w:rPr>
              <w:fldChar w:fldCharType="end"/>
            </w:r>
          </w:hyperlink>
        </w:p>
        <w:p w:rsidR="00B12C5D" w:rsidRDefault="00E363D4">
          <w:pPr>
            <w:pStyle w:val="10"/>
            <w:tabs>
              <w:tab w:val="right" w:leader="dot" w:pos="8296"/>
            </w:tabs>
            <w:rPr>
              <w:noProof/>
            </w:rPr>
          </w:pPr>
          <w:hyperlink w:anchor="_Toc524422116" w:history="1">
            <w:r w:rsidR="00B12C5D" w:rsidRPr="003F0E50">
              <w:rPr>
                <w:rStyle w:val="a5"/>
                <w:noProof/>
              </w:rPr>
              <w:t>1136. A Delayed Palindrome (20)</w:t>
            </w:r>
            <w:r w:rsidR="00B12C5D">
              <w:rPr>
                <w:noProof/>
                <w:webHidden/>
              </w:rPr>
              <w:tab/>
            </w:r>
            <w:r w:rsidR="00B12C5D">
              <w:rPr>
                <w:noProof/>
                <w:webHidden/>
              </w:rPr>
              <w:fldChar w:fldCharType="begin"/>
            </w:r>
            <w:r w:rsidR="00B12C5D">
              <w:rPr>
                <w:noProof/>
                <w:webHidden/>
              </w:rPr>
              <w:instrText xml:space="preserve"> PAGEREF _Toc524422116 \h </w:instrText>
            </w:r>
            <w:r w:rsidR="00B12C5D">
              <w:rPr>
                <w:noProof/>
                <w:webHidden/>
              </w:rPr>
            </w:r>
            <w:r w:rsidR="00B12C5D">
              <w:rPr>
                <w:noProof/>
                <w:webHidden/>
              </w:rPr>
              <w:fldChar w:fldCharType="separate"/>
            </w:r>
            <w:r w:rsidR="00B12C5D">
              <w:rPr>
                <w:noProof/>
                <w:webHidden/>
              </w:rPr>
              <w:t>234</w:t>
            </w:r>
            <w:r w:rsidR="00B12C5D">
              <w:rPr>
                <w:noProof/>
                <w:webHidden/>
              </w:rPr>
              <w:fldChar w:fldCharType="end"/>
            </w:r>
          </w:hyperlink>
        </w:p>
        <w:p w:rsidR="00B12C5D" w:rsidRDefault="00E363D4">
          <w:pPr>
            <w:pStyle w:val="10"/>
            <w:tabs>
              <w:tab w:val="right" w:leader="dot" w:pos="8296"/>
            </w:tabs>
            <w:rPr>
              <w:noProof/>
            </w:rPr>
          </w:pPr>
          <w:hyperlink w:anchor="_Toc524422117" w:history="1">
            <w:r w:rsidR="00B12C5D" w:rsidRPr="003F0E50">
              <w:rPr>
                <w:rStyle w:val="a5"/>
                <w:noProof/>
              </w:rPr>
              <w:t>1137. Final Grading (25)</w:t>
            </w:r>
            <w:r w:rsidR="00B12C5D">
              <w:rPr>
                <w:noProof/>
                <w:webHidden/>
              </w:rPr>
              <w:tab/>
            </w:r>
            <w:r w:rsidR="00B12C5D">
              <w:rPr>
                <w:noProof/>
                <w:webHidden/>
              </w:rPr>
              <w:fldChar w:fldCharType="begin"/>
            </w:r>
            <w:r w:rsidR="00B12C5D">
              <w:rPr>
                <w:noProof/>
                <w:webHidden/>
              </w:rPr>
              <w:instrText xml:space="preserve"> PAGEREF _Toc524422117 \h </w:instrText>
            </w:r>
            <w:r w:rsidR="00B12C5D">
              <w:rPr>
                <w:noProof/>
                <w:webHidden/>
              </w:rPr>
            </w:r>
            <w:r w:rsidR="00B12C5D">
              <w:rPr>
                <w:noProof/>
                <w:webHidden/>
              </w:rPr>
              <w:fldChar w:fldCharType="separate"/>
            </w:r>
            <w:r w:rsidR="00B12C5D">
              <w:rPr>
                <w:noProof/>
                <w:webHidden/>
              </w:rPr>
              <w:t>236</w:t>
            </w:r>
            <w:r w:rsidR="00B12C5D">
              <w:rPr>
                <w:noProof/>
                <w:webHidden/>
              </w:rPr>
              <w:fldChar w:fldCharType="end"/>
            </w:r>
          </w:hyperlink>
        </w:p>
        <w:p w:rsidR="00B12C5D" w:rsidRDefault="00E363D4">
          <w:pPr>
            <w:pStyle w:val="10"/>
            <w:tabs>
              <w:tab w:val="right" w:leader="dot" w:pos="8296"/>
            </w:tabs>
            <w:rPr>
              <w:noProof/>
            </w:rPr>
          </w:pPr>
          <w:hyperlink w:anchor="_Toc524422118" w:history="1">
            <w:r w:rsidR="00B12C5D" w:rsidRPr="003F0E50">
              <w:rPr>
                <w:rStyle w:val="a5"/>
                <w:noProof/>
              </w:rPr>
              <w:t>1138. Postorder Traversal (25)</w:t>
            </w:r>
            <w:r w:rsidR="00B12C5D">
              <w:rPr>
                <w:noProof/>
                <w:webHidden/>
              </w:rPr>
              <w:tab/>
            </w:r>
            <w:r w:rsidR="00B12C5D">
              <w:rPr>
                <w:noProof/>
                <w:webHidden/>
              </w:rPr>
              <w:fldChar w:fldCharType="begin"/>
            </w:r>
            <w:r w:rsidR="00B12C5D">
              <w:rPr>
                <w:noProof/>
                <w:webHidden/>
              </w:rPr>
              <w:instrText xml:space="preserve"> PAGEREF _Toc524422118 \h </w:instrText>
            </w:r>
            <w:r w:rsidR="00B12C5D">
              <w:rPr>
                <w:noProof/>
                <w:webHidden/>
              </w:rPr>
            </w:r>
            <w:r w:rsidR="00B12C5D">
              <w:rPr>
                <w:noProof/>
                <w:webHidden/>
              </w:rPr>
              <w:fldChar w:fldCharType="separate"/>
            </w:r>
            <w:r w:rsidR="00B12C5D">
              <w:rPr>
                <w:noProof/>
                <w:webHidden/>
              </w:rPr>
              <w:t>238</w:t>
            </w:r>
            <w:r w:rsidR="00B12C5D">
              <w:rPr>
                <w:noProof/>
                <w:webHidden/>
              </w:rPr>
              <w:fldChar w:fldCharType="end"/>
            </w:r>
          </w:hyperlink>
        </w:p>
        <w:p w:rsidR="00B12C5D" w:rsidRDefault="00E363D4">
          <w:pPr>
            <w:pStyle w:val="10"/>
            <w:tabs>
              <w:tab w:val="right" w:leader="dot" w:pos="8296"/>
            </w:tabs>
            <w:rPr>
              <w:noProof/>
            </w:rPr>
          </w:pPr>
          <w:hyperlink w:anchor="_Toc524422119" w:history="1">
            <w:r w:rsidR="00B12C5D" w:rsidRPr="003F0E50">
              <w:rPr>
                <w:rStyle w:val="a5"/>
                <w:noProof/>
              </w:rPr>
              <w:t>1139. First Contact (30)</w:t>
            </w:r>
            <w:r w:rsidR="00B12C5D">
              <w:rPr>
                <w:noProof/>
                <w:webHidden/>
              </w:rPr>
              <w:tab/>
            </w:r>
            <w:r w:rsidR="00B12C5D">
              <w:rPr>
                <w:noProof/>
                <w:webHidden/>
              </w:rPr>
              <w:fldChar w:fldCharType="begin"/>
            </w:r>
            <w:r w:rsidR="00B12C5D">
              <w:rPr>
                <w:noProof/>
                <w:webHidden/>
              </w:rPr>
              <w:instrText xml:space="preserve"> PAGEREF _Toc524422119 \h </w:instrText>
            </w:r>
            <w:r w:rsidR="00B12C5D">
              <w:rPr>
                <w:noProof/>
                <w:webHidden/>
              </w:rPr>
            </w:r>
            <w:r w:rsidR="00B12C5D">
              <w:rPr>
                <w:noProof/>
                <w:webHidden/>
              </w:rPr>
              <w:fldChar w:fldCharType="separate"/>
            </w:r>
            <w:r w:rsidR="00B12C5D">
              <w:rPr>
                <w:noProof/>
                <w:webHidden/>
              </w:rPr>
              <w:t>239</w:t>
            </w:r>
            <w:r w:rsidR="00B12C5D">
              <w:rPr>
                <w:noProof/>
                <w:webHidden/>
              </w:rPr>
              <w:fldChar w:fldCharType="end"/>
            </w:r>
          </w:hyperlink>
        </w:p>
        <w:p w:rsidR="00B12C5D" w:rsidRDefault="00E363D4">
          <w:pPr>
            <w:pStyle w:val="10"/>
            <w:tabs>
              <w:tab w:val="right" w:leader="dot" w:pos="8296"/>
            </w:tabs>
            <w:rPr>
              <w:noProof/>
            </w:rPr>
          </w:pPr>
          <w:hyperlink w:anchor="_Toc524422120" w:history="1">
            <w:r w:rsidR="00B12C5D" w:rsidRPr="003F0E50">
              <w:rPr>
                <w:rStyle w:val="a5"/>
                <w:noProof/>
              </w:rPr>
              <w:t>1140 Look-and-say Sequence</w:t>
            </w:r>
            <w:r w:rsidR="00B12C5D" w:rsidRPr="003F0E50">
              <w:rPr>
                <w:rStyle w:val="a5"/>
                <w:rFonts w:hint="eastAsia"/>
                <w:noProof/>
              </w:rPr>
              <w:t>（</w:t>
            </w:r>
            <w:r w:rsidR="00B12C5D" w:rsidRPr="003F0E50">
              <w:rPr>
                <w:rStyle w:val="a5"/>
                <w:noProof/>
              </w:rPr>
              <w:t>20</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_Toc524422120 \h </w:instrText>
            </w:r>
            <w:r w:rsidR="00B12C5D">
              <w:rPr>
                <w:noProof/>
                <w:webHidden/>
              </w:rPr>
            </w:r>
            <w:r w:rsidR="00B12C5D">
              <w:rPr>
                <w:noProof/>
                <w:webHidden/>
              </w:rPr>
              <w:fldChar w:fldCharType="separate"/>
            </w:r>
            <w:r w:rsidR="00B12C5D">
              <w:rPr>
                <w:noProof/>
                <w:webHidden/>
              </w:rPr>
              <w:t>242</w:t>
            </w:r>
            <w:r w:rsidR="00B12C5D">
              <w:rPr>
                <w:noProof/>
                <w:webHidden/>
              </w:rPr>
              <w:fldChar w:fldCharType="end"/>
            </w:r>
          </w:hyperlink>
        </w:p>
        <w:p w:rsidR="00B12C5D" w:rsidRDefault="00E363D4">
          <w:pPr>
            <w:pStyle w:val="30"/>
            <w:tabs>
              <w:tab w:val="right" w:leader="dot" w:pos="8296"/>
            </w:tabs>
            <w:rPr>
              <w:noProof/>
            </w:rPr>
          </w:pPr>
          <w:hyperlink w:anchor="_Toc524422121"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_Toc524422121 \h </w:instrText>
            </w:r>
            <w:r w:rsidR="00B12C5D">
              <w:rPr>
                <w:noProof/>
                <w:webHidden/>
              </w:rPr>
            </w:r>
            <w:r w:rsidR="00B12C5D">
              <w:rPr>
                <w:noProof/>
                <w:webHidden/>
              </w:rPr>
              <w:fldChar w:fldCharType="separate"/>
            </w:r>
            <w:r w:rsidR="00B12C5D">
              <w:rPr>
                <w:noProof/>
                <w:webHidden/>
              </w:rPr>
              <w:t>243</w:t>
            </w:r>
            <w:r w:rsidR="00B12C5D">
              <w:rPr>
                <w:noProof/>
                <w:webHidden/>
              </w:rPr>
              <w:fldChar w:fldCharType="end"/>
            </w:r>
          </w:hyperlink>
        </w:p>
        <w:p w:rsidR="00B12C5D" w:rsidRDefault="00E363D4">
          <w:pPr>
            <w:pStyle w:val="30"/>
            <w:tabs>
              <w:tab w:val="right" w:leader="dot" w:pos="8296"/>
            </w:tabs>
            <w:rPr>
              <w:noProof/>
            </w:rPr>
          </w:pPr>
          <w:hyperlink w:anchor="_Toc524422122"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_Toc524422122 \h </w:instrText>
            </w:r>
            <w:r w:rsidR="00B12C5D">
              <w:rPr>
                <w:noProof/>
                <w:webHidden/>
              </w:rPr>
            </w:r>
            <w:r w:rsidR="00B12C5D">
              <w:rPr>
                <w:noProof/>
                <w:webHidden/>
              </w:rPr>
              <w:fldChar w:fldCharType="separate"/>
            </w:r>
            <w:r w:rsidR="00B12C5D">
              <w:rPr>
                <w:noProof/>
                <w:webHidden/>
              </w:rPr>
              <w:t>243</w:t>
            </w:r>
            <w:r w:rsidR="00B12C5D">
              <w:rPr>
                <w:noProof/>
                <w:webHidden/>
              </w:rPr>
              <w:fldChar w:fldCharType="end"/>
            </w:r>
          </w:hyperlink>
        </w:p>
        <w:p w:rsidR="00B12C5D" w:rsidRDefault="00E363D4">
          <w:pPr>
            <w:pStyle w:val="30"/>
            <w:tabs>
              <w:tab w:val="right" w:leader="dot" w:pos="8296"/>
            </w:tabs>
            <w:rPr>
              <w:noProof/>
            </w:rPr>
          </w:pPr>
          <w:hyperlink w:anchor="_Toc524422123"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_Toc524422123 \h </w:instrText>
            </w:r>
            <w:r w:rsidR="00B12C5D">
              <w:rPr>
                <w:noProof/>
                <w:webHidden/>
              </w:rPr>
            </w:r>
            <w:r w:rsidR="00B12C5D">
              <w:rPr>
                <w:noProof/>
                <w:webHidden/>
              </w:rPr>
              <w:fldChar w:fldCharType="separate"/>
            </w:r>
            <w:r w:rsidR="00B12C5D">
              <w:rPr>
                <w:noProof/>
                <w:webHidden/>
              </w:rPr>
              <w:t>243</w:t>
            </w:r>
            <w:r w:rsidR="00B12C5D">
              <w:rPr>
                <w:noProof/>
                <w:webHidden/>
              </w:rPr>
              <w:fldChar w:fldCharType="end"/>
            </w:r>
          </w:hyperlink>
        </w:p>
        <w:p w:rsidR="00B12C5D" w:rsidRDefault="00E363D4">
          <w:pPr>
            <w:pStyle w:val="30"/>
            <w:tabs>
              <w:tab w:val="right" w:leader="dot" w:pos="8296"/>
            </w:tabs>
            <w:rPr>
              <w:noProof/>
            </w:rPr>
          </w:pPr>
          <w:hyperlink w:anchor="_Toc524422124"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_Toc524422124 \h </w:instrText>
            </w:r>
            <w:r w:rsidR="00B12C5D">
              <w:rPr>
                <w:noProof/>
                <w:webHidden/>
              </w:rPr>
            </w:r>
            <w:r w:rsidR="00B12C5D">
              <w:rPr>
                <w:noProof/>
                <w:webHidden/>
              </w:rPr>
              <w:fldChar w:fldCharType="separate"/>
            </w:r>
            <w:r w:rsidR="00B12C5D">
              <w:rPr>
                <w:noProof/>
                <w:webHidden/>
              </w:rPr>
              <w:t>243</w:t>
            </w:r>
            <w:r w:rsidR="00B12C5D">
              <w:rPr>
                <w:noProof/>
                <w:webHidden/>
              </w:rPr>
              <w:fldChar w:fldCharType="end"/>
            </w:r>
          </w:hyperlink>
        </w:p>
        <w:p w:rsidR="00B12C5D" w:rsidRDefault="00E363D4">
          <w:pPr>
            <w:pStyle w:val="10"/>
            <w:tabs>
              <w:tab w:val="right" w:leader="dot" w:pos="8296"/>
            </w:tabs>
            <w:rPr>
              <w:noProof/>
            </w:rPr>
          </w:pPr>
          <w:hyperlink w:anchor="_Toc524422125" w:history="1">
            <w:r w:rsidR="00B12C5D" w:rsidRPr="003F0E50">
              <w:rPr>
                <w:rStyle w:val="a5"/>
                <w:noProof/>
              </w:rPr>
              <w:t>1141 PAT Ranking of Institutions</w:t>
            </w:r>
            <w:r w:rsidR="00B12C5D" w:rsidRPr="003F0E50">
              <w:rPr>
                <w:rStyle w:val="a5"/>
                <w:rFonts w:hint="eastAsia"/>
                <w:noProof/>
              </w:rPr>
              <w:t>（</w:t>
            </w:r>
            <w:r w:rsidR="00B12C5D" w:rsidRPr="003F0E50">
              <w:rPr>
                <w:rStyle w:val="a5"/>
                <w:noProof/>
              </w:rPr>
              <w:t>25 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_Toc524422125 \h </w:instrText>
            </w:r>
            <w:r w:rsidR="00B12C5D">
              <w:rPr>
                <w:noProof/>
                <w:webHidden/>
              </w:rPr>
            </w:r>
            <w:r w:rsidR="00B12C5D">
              <w:rPr>
                <w:noProof/>
                <w:webHidden/>
              </w:rPr>
              <w:fldChar w:fldCharType="separate"/>
            </w:r>
            <w:r w:rsidR="00B12C5D">
              <w:rPr>
                <w:noProof/>
                <w:webHidden/>
              </w:rPr>
              <w:t>243</w:t>
            </w:r>
            <w:r w:rsidR="00B12C5D">
              <w:rPr>
                <w:noProof/>
                <w:webHidden/>
              </w:rPr>
              <w:fldChar w:fldCharType="end"/>
            </w:r>
          </w:hyperlink>
        </w:p>
        <w:p w:rsidR="00B12C5D" w:rsidRDefault="00E363D4">
          <w:pPr>
            <w:pStyle w:val="30"/>
            <w:tabs>
              <w:tab w:val="right" w:leader="dot" w:pos="8296"/>
            </w:tabs>
            <w:rPr>
              <w:noProof/>
            </w:rPr>
          </w:pPr>
          <w:hyperlink w:anchor="_Toc524422126"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_Toc524422126 \h </w:instrText>
            </w:r>
            <w:r w:rsidR="00B12C5D">
              <w:rPr>
                <w:noProof/>
                <w:webHidden/>
              </w:rPr>
            </w:r>
            <w:r w:rsidR="00B12C5D">
              <w:rPr>
                <w:noProof/>
                <w:webHidden/>
              </w:rPr>
              <w:fldChar w:fldCharType="separate"/>
            </w:r>
            <w:r w:rsidR="00B12C5D">
              <w:rPr>
                <w:noProof/>
                <w:webHidden/>
              </w:rPr>
              <w:t>243</w:t>
            </w:r>
            <w:r w:rsidR="00B12C5D">
              <w:rPr>
                <w:noProof/>
                <w:webHidden/>
              </w:rPr>
              <w:fldChar w:fldCharType="end"/>
            </w:r>
          </w:hyperlink>
        </w:p>
        <w:p w:rsidR="00B12C5D" w:rsidRDefault="00E363D4">
          <w:pPr>
            <w:pStyle w:val="30"/>
            <w:tabs>
              <w:tab w:val="right" w:leader="dot" w:pos="8296"/>
            </w:tabs>
            <w:rPr>
              <w:noProof/>
            </w:rPr>
          </w:pPr>
          <w:hyperlink w:anchor="_Toc524422127"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_Toc524422127 \h </w:instrText>
            </w:r>
            <w:r w:rsidR="00B12C5D">
              <w:rPr>
                <w:noProof/>
                <w:webHidden/>
              </w:rPr>
            </w:r>
            <w:r w:rsidR="00B12C5D">
              <w:rPr>
                <w:noProof/>
                <w:webHidden/>
              </w:rPr>
              <w:fldChar w:fldCharType="separate"/>
            </w:r>
            <w:r w:rsidR="00B12C5D">
              <w:rPr>
                <w:noProof/>
                <w:webHidden/>
              </w:rPr>
              <w:t>244</w:t>
            </w:r>
            <w:r w:rsidR="00B12C5D">
              <w:rPr>
                <w:noProof/>
                <w:webHidden/>
              </w:rPr>
              <w:fldChar w:fldCharType="end"/>
            </w:r>
          </w:hyperlink>
        </w:p>
        <w:p w:rsidR="00B12C5D" w:rsidRDefault="00E363D4">
          <w:pPr>
            <w:pStyle w:val="30"/>
            <w:tabs>
              <w:tab w:val="right" w:leader="dot" w:pos="8296"/>
            </w:tabs>
            <w:rPr>
              <w:noProof/>
            </w:rPr>
          </w:pPr>
          <w:hyperlink w:anchor="_Toc524422128"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_Toc524422128 \h </w:instrText>
            </w:r>
            <w:r w:rsidR="00B12C5D">
              <w:rPr>
                <w:noProof/>
                <w:webHidden/>
              </w:rPr>
            </w:r>
            <w:r w:rsidR="00B12C5D">
              <w:rPr>
                <w:noProof/>
                <w:webHidden/>
              </w:rPr>
              <w:fldChar w:fldCharType="separate"/>
            </w:r>
            <w:r w:rsidR="00B12C5D">
              <w:rPr>
                <w:noProof/>
                <w:webHidden/>
              </w:rPr>
              <w:t>244</w:t>
            </w:r>
            <w:r w:rsidR="00B12C5D">
              <w:rPr>
                <w:noProof/>
                <w:webHidden/>
              </w:rPr>
              <w:fldChar w:fldCharType="end"/>
            </w:r>
          </w:hyperlink>
        </w:p>
        <w:p w:rsidR="00B12C5D" w:rsidRDefault="00E363D4">
          <w:pPr>
            <w:pStyle w:val="30"/>
            <w:tabs>
              <w:tab w:val="right" w:leader="dot" w:pos="8296"/>
            </w:tabs>
            <w:rPr>
              <w:noProof/>
            </w:rPr>
          </w:pPr>
          <w:hyperlink w:anchor="_Toc524422129"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_Toc524422129 \h </w:instrText>
            </w:r>
            <w:r w:rsidR="00B12C5D">
              <w:rPr>
                <w:noProof/>
                <w:webHidden/>
              </w:rPr>
            </w:r>
            <w:r w:rsidR="00B12C5D">
              <w:rPr>
                <w:noProof/>
                <w:webHidden/>
              </w:rPr>
              <w:fldChar w:fldCharType="separate"/>
            </w:r>
            <w:r w:rsidR="00B12C5D">
              <w:rPr>
                <w:noProof/>
                <w:webHidden/>
              </w:rPr>
              <w:t>244</w:t>
            </w:r>
            <w:r w:rsidR="00B12C5D">
              <w:rPr>
                <w:noProof/>
                <w:webHidden/>
              </w:rPr>
              <w:fldChar w:fldCharType="end"/>
            </w:r>
          </w:hyperlink>
        </w:p>
        <w:p w:rsidR="00B12C5D" w:rsidRDefault="00E363D4">
          <w:pPr>
            <w:pStyle w:val="10"/>
            <w:tabs>
              <w:tab w:val="right" w:leader="dot" w:pos="8296"/>
            </w:tabs>
            <w:rPr>
              <w:noProof/>
            </w:rPr>
          </w:pPr>
          <w:hyperlink w:anchor="_Toc524422130" w:history="1">
            <w:r w:rsidR="00B12C5D" w:rsidRPr="003F0E50">
              <w:rPr>
                <w:rStyle w:val="a5"/>
                <w:noProof/>
              </w:rPr>
              <w:t>1142 Maximal Clique</w:t>
            </w:r>
            <w:r w:rsidR="00B12C5D" w:rsidRPr="003F0E50">
              <w:rPr>
                <w:rStyle w:val="a5"/>
                <w:rFonts w:hint="eastAsia"/>
                <w:noProof/>
              </w:rPr>
              <w:t>（</w:t>
            </w:r>
            <w:r w:rsidR="00B12C5D" w:rsidRPr="003F0E50">
              <w:rPr>
                <w:rStyle w:val="a5"/>
                <w:noProof/>
              </w:rPr>
              <w:t>25 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_Toc524422130 \h </w:instrText>
            </w:r>
            <w:r w:rsidR="00B12C5D">
              <w:rPr>
                <w:noProof/>
                <w:webHidden/>
              </w:rPr>
            </w:r>
            <w:r w:rsidR="00B12C5D">
              <w:rPr>
                <w:noProof/>
                <w:webHidden/>
              </w:rPr>
              <w:fldChar w:fldCharType="separate"/>
            </w:r>
            <w:r w:rsidR="00B12C5D">
              <w:rPr>
                <w:noProof/>
                <w:webHidden/>
              </w:rPr>
              <w:t>244</w:t>
            </w:r>
            <w:r w:rsidR="00B12C5D">
              <w:rPr>
                <w:noProof/>
                <w:webHidden/>
              </w:rPr>
              <w:fldChar w:fldCharType="end"/>
            </w:r>
          </w:hyperlink>
        </w:p>
        <w:p w:rsidR="00B12C5D" w:rsidRDefault="00E363D4">
          <w:pPr>
            <w:pStyle w:val="30"/>
            <w:tabs>
              <w:tab w:val="right" w:leader="dot" w:pos="8296"/>
            </w:tabs>
            <w:rPr>
              <w:noProof/>
            </w:rPr>
          </w:pPr>
          <w:hyperlink w:anchor="_Toc524422131"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_Toc524422131 \h </w:instrText>
            </w:r>
            <w:r w:rsidR="00B12C5D">
              <w:rPr>
                <w:noProof/>
                <w:webHidden/>
              </w:rPr>
            </w:r>
            <w:r w:rsidR="00B12C5D">
              <w:rPr>
                <w:noProof/>
                <w:webHidden/>
              </w:rPr>
              <w:fldChar w:fldCharType="separate"/>
            </w:r>
            <w:r w:rsidR="00B12C5D">
              <w:rPr>
                <w:noProof/>
                <w:webHidden/>
              </w:rPr>
              <w:t>245</w:t>
            </w:r>
            <w:r w:rsidR="00B12C5D">
              <w:rPr>
                <w:noProof/>
                <w:webHidden/>
              </w:rPr>
              <w:fldChar w:fldCharType="end"/>
            </w:r>
          </w:hyperlink>
        </w:p>
        <w:p w:rsidR="00B12C5D" w:rsidRDefault="00E363D4">
          <w:pPr>
            <w:pStyle w:val="30"/>
            <w:tabs>
              <w:tab w:val="right" w:leader="dot" w:pos="8296"/>
            </w:tabs>
            <w:rPr>
              <w:noProof/>
            </w:rPr>
          </w:pPr>
          <w:hyperlink w:anchor="_Toc524422132"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_Toc524422132 \h </w:instrText>
            </w:r>
            <w:r w:rsidR="00B12C5D">
              <w:rPr>
                <w:noProof/>
                <w:webHidden/>
              </w:rPr>
            </w:r>
            <w:r w:rsidR="00B12C5D">
              <w:rPr>
                <w:noProof/>
                <w:webHidden/>
              </w:rPr>
              <w:fldChar w:fldCharType="separate"/>
            </w:r>
            <w:r w:rsidR="00B12C5D">
              <w:rPr>
                <w:noProof/>
                <w:webHidden/>
              </w:rPr>
              <w:t>245</w:t>
            </w:r>
            <w:r w:rsidR="00B12C5D">
              <w:rPr>
                <w:noProof/>
                <w:webHidden/>
              </w:rPr>
              <w:fldChar w:fldCharType="end"/>
            </w:r>
          </w:hyperlink>
        </w:p>
        <w:p w:rsidR="00B12C5D" w:rsidRDefault="00E363D4">
          <w:pPr>
            <w:pStyle w:val="30"/>
            <w:tabs>
              <w:tab w:val="right" w:leader="dot" w:pos="8296"/>
            </w:tabs>
            <w:rPr>
              <w:noProof/>
            </w:rPr>
          </w:pPr>
          <w:hyperlink w:anchor="_Toc524422133"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_Toc524422133 \h </w:instrText>
            </w:r>
            <w:r w:rsidR="00B12C5D">
              <w:rPr>
                <w:noProof/>
                <w:webHidden/>
              </w:rPr>
            </w:r>
            <w:r w:rsidR="00B12C5D">
              <w:rPr>
                <w:noProof/>
                <w:webHidden/>
              </w:rPr>
              <w:fldChar w:fldCharType="separate"/>
            </w:r>
            <w:r w:rsidR="00B12C5D">
              <w:rPr>
                <w:noProof/>
                <w:webHidden/>
              </w:rPr>
              <w:t>245</w:t>
            </w:r>
            <w:r w:rsidR="00B12C5D">
              <w:rPr>
                <w:noProof/>
                <w:webHidden/>
              </w:rPr>
              <w:fldChar w:fldCharType="end"/>
            </w:r>
          </w:hyperlink>
        </w:p>
        <w:p w:rsidR="00B12C5D" w:rsidRDefault="00E363D4">
          <w:pPr>
            <w:pStyle w:val="30"/>
            <w:tabs>
              <w:tab w:val="right" w:leader="dot" w:pos="8296"/>
            </w:tabs>
            <w:rPr>
              <w:noProof/>
            </w:rPr>
          </w:pPr>
          <w:hyperlink w:anchor="_Toc524422134"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_Toc524422134 \h </w:instrText>
            </w:r>
            <w:r w:rsidR="00B12C5D">
              <w:rPr>
                <w:noProof/>
                <w:webHidden/>
              </w:rPr>
            </w:r>
            <w:r w:rsidR="00B12C5D">
              <w:rPr>
                <w:noProof/>
                <w:webHidden/>
              </w:rPr>
              <w:fldChar w:fldCharType="separate"/>
            </w:r>
            <w:r w:rsidR="00B12C5D">
              <w:rPr>
                <w:noProof/>
                <w:webHidden/>
              </w:rPr>
              <w:t>246</w:t>
            </w:r>
            <w:r w:rsidR="00B12C5D">
              <w:rPr>
                <w:noProof/>
                <w:webHidden/>
              </w:rPr>
              <w:fldChar w:fldCharType="end"/>
            </w:r>
          </w:hyperlink>
        </w:p>
        <w:p w:rsidR="00B12C5D" w:rsidRDefault="00E363D4">
          <w:pPr>
            <w:pStyle w:val="10"/>
            <w:tabs>
              <w:tab w:val="right" w:leader="dot" w:pos="8296"/>
            </w:tabs>
            <w:rPr>
              <w:noProof/>
            </w:rPr>
          </w:pPr>
          <w:hyperlink w:anchor="_Toc524422135" w:history="1">
            <w:r w:rsidR="00B12C5D" w:rsidRPr="003F0E50">
              <w:rPr>
                <w:rStyle w:val="a5"/>
                <w:noProof/>
              </w:rPr>
              <w:t>1143 Lowest Common Ancestor</w:t>
            </w:r>
            <w:r w:rsidR="00B12C5D" w:rsidRPr="003F0E50">
              <w:rPr>
                <w:rStyle w:val="a5"/>
                <w:rFonts w:hint="eastAsia"/>
                <w:noProof/>
              </w:rPr>
              <w:t>（</w:t>
            </w:r>
            <w:r w:rsidR="00B12C5D" w:rsidRPr="003F0E50">
              <w:rPr>
                <w:rStyle w:val="a5"/>
                <w:noProof/>
              </w:rPr>
              <w:t>30 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_Toc524422135 \h </w:instrText>
            </w:r>
            <w:r w:rsidR="00B12C5D">
              <w:rPr>
                <w:noProof/>
                <w:webHidden/>
              </w:rPr>
            </w:r>
            <w:r w:rsidR="00B12C5D">
              <w:rPr>
                <w:noProof/>
                <w:webHidden/>
              </w:rPr>
              <w:fldChar w:fldCharType="separate"/>
            </w:r>
            <w:r w:rsidR="00B12C5D">
              <w:rPr>
                <w:noProof/>
                <w:webHidden/>
              </w:rPr>
              <w:t>246</w:t>
            </w:r>
            <w:r w:rsidR="00B12C5D">
              <w:rPr>
                <w:noProof/>
                <w:webHidden/>
              </w:rPr>
              <w:fldChar w:fldCharType="end"/>
            </w:r>
          </w:hyperlink>
        </w:p>
        <w:p w:rsidR="00B12C5D" w:rsidRDefault="00E363D4">
          <w:pPr>
            <w:pStyle w:val="30"/>
            <w:tabs>
              <w:tab w:val="right" w:leader="dot" w:pos="8296"/>
            </w:tabs>
            <w:rPr>
              <w:noProof/>
            </w:rPr>
          </w:pPr>
          <w:hyperlink w:anchor="_Toc524422136"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_Toc524422136 \h </w:instrText>
            </w:r>
            <w:r w:rsidR="00B12C5D">
              <w:rPr>
                <w:noProof/>
                <w:webHidden/>
              </w:rPr>
            </w:r>
            <w:r w:rsidR="00B12C5D">
              <w:rPr>
                <w:noProof/>
                <w:webHidden/>
              </w:rPr>
              <w:fldChar w:fldCharType="separate"/>
            </w:r>
            <w:r w:rsidR="00B12C5D">
              <w:rPr>
                <w:noProof/>
                <w:webHidden/>
              </w:rPr>
              <w:t>246</w:t>
            </w:r>
            <w:r w:rsidR="00B12C5D">
              <w:rPr>
                <w:noProof/>
                <w:webHidden/>
              </w:rPr>
              <w:fldChar w:fldCharType="end"/>
            </w:r>
          </w:hyperlink>
        </w:p>
        <w:p w:rsidR="00B12C5D" w:rsidRDefault="00E363D4">
          <w:pPr>
            <w:pStyle w:val="30"/>
            <w:tabs>
              <w:tab w:val="right" w:leader="dot" w:pos="8296"/>
            </w:tabs>
            <w:rPr>
              <w:noProof/>
            </w:rPr>
          </w:pPr>
          <w:hyperlink w:anchor="_Toc524422137"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_Toc524422137 \h </w:instrText>
            </w:r>
            <w:r w:rsidR="00B12C5D">
              <w:rPr>
                <w:noProof/>
                <w:webHidden/>
              </w:rPr>
            </w:r>
            <w:r w:rsidR="00B12C5D">
              <w:rPr>
                <w:noProof/>
                <w:webHidden/>
              </w:rPr>
              <w:fldChar w:fldCharType="separate"/>
            </w:r>
            <w:r w:rsidR="00B12C5D">
              <w:rPr>
                <w:noProof/>
                <w:webHidden/>
              </w:rPr>
              <w:t>246</w:t>
            </w:r>
            <w:r w:rsidR="00B12C5D">
              <w:rPr>
                <w:noProof/>
                <w:webHidden/>
              </w:rPr>
              <w:fldChar w:fldCharType="end"/>
            </w:r>
          </w:hyperlink>
        </w:p>
        <w:p w:rsidR="00B12C5D" w:rsidRDefault="00E363D4">
          <w:pPr>
            <w:pStyle w:val="30"/>
            <w:tabs>
              <w:tab w:val="right" w:leader="dot" w:pos="8296"/>
            </w:tabs>
            <w:rPr>
              <w:noProof/>
            </w:rPr>
          </w:pPr>
          <w:hyperlink w:anchor="_Toc524422138"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_Toc524422138 \h </w:instrText>
            </w:r>
            <w:r w:rsidR="00B12C5D">
              <w:rPr>
                <w:noProof/>
                <w:webHidden/>
              </w:rPr>
            </w:r>
            <w:r w:rsidR="00B12C5D">
              <w:rPr>
                <w:noProof/>
                <w:webHidden/>
              </w:rPr>
              <w:fldChar w:fldCharType="separate"/>
            </w:r>
            <w:r w:rsidR="00B12C5D">
              <w:rPr>
                <w:noProof/>
                <w:webHidden/>
              </w:rPr>
              <w:t>246</w:t>
            </w:r>
            <w:r w:rsidR="00B12C5D">
              <w:rPr>
                <w:noProof/>
                <w:webHidden/>
              </w:rPr>
              <w:fldChar w:fldCharType="end"/>
            </w:r>
          </w:hyperlink>
        </w:p>
        <w:p w:rsidR="00B12C5D" w:rsidRDefault="00E363D4">
          <w:pPr>
            <w:pStyle w:val="30"/>
            <w:tabs>
              <w:tab w:val="right" w:leader="dot" w:pos="8296"/>
            </w:tabs>
            <w:rPr>
              <w:noProof/>
            </w:rPr>
          </w:pPr>
          <w:hyperlink w:anchor="_Toc524422139"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_Toc524422139 \h </w:instrText>
            </w:r>
            <w:r w:rsidR="00B12C5D">
              <w:rPr>
                <w:noProof/>
                <w:webHidden/>
              </w:rPr>
            </w:r>
            <w:r w:rsidR="00B12C5D">
              <w:rPr>
                <w:noProof/>
                <w:webHidden/>
              </w:rPr>
              <w:fldChar w:fldCharType="separate"/>
            </w:r>
            <w:r w:rsidR="00B12C5D">
              <w:rPr>
                <w:noProof/>
                <w:webHidden/>
              </w:rPr>
              <w:t>247</w:t>
            </w:r>
            <w:r w:rsidR="00B12C5D">
              <w:rPr>
                <w:noProof/>
                <w:webHidden/>
              </w:rPr>
              <w:fldChar w:fldCharType="end"/>
            </w:r>
          </w:hyperlink>
        </w:p>
        <w:p w:rsidR="00B12C5D" w:rsidRDefault="00E363D4">
          <w:pPr>
            <w:pStyle w:val="10"/>
            <w:tabs>
              <w:tab w:val="right" w:leader="dot" w:pos="8296"/>
            </w:tabs>
            <w:rPr>
              <w:noProof/>
            </w:rPr>
          </w:pPr>
          <w:hyperlink w:anchor="_Toc524422140" w:history="1">
            <w:r w:rsidR="00B12C5D" w:rsidRPr="003F0E50">
              <w:rPr>
                <w:rStyle w:val="a5"/>
                <w:noProof/>
              </w:rPr>
              <w:t>1144 The Missing Number</w:t>
            </w:r>
            <w:r w:rsidR="00B12C5D" w:rsidRPr="003F0E50">
              <w:rPr>
                <w:rStyle w:val="a5"/>
                <w:rFonts w:hint="eastAsia"/>
                <w:noProof/>
              </w:rPr>
              <w:t>（</w:t>
            </w:r>
            <w:r w:rsidR="00B12C5D" w:rsidRPr="003F0E50">
              <w:rPr>
                <w:rStyle w:val="a5"/>
                <w:noProof/>
              </w:rPr>
              <w:t>20 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_Toc524422140 \h </w:instrText>
            </w:r>
            <w:r w:rsidR="00B12C5D">
              <w:rPr>
                <w:noProof/>
                <w:webHidden/>
              </w:rPr>
            </w:r>
            <w:r w:rsidR="00B12C5D">
              <w:rPr>
                <w:noProof/>
                <w:webHidden/>
              </w:rPr>
              <w:fldChar w:fldCharType="separate"/>
            </w:r>
            <w:r w:rsidR="00B12C5D">
              <w:rPr>
                <w:noProof/>
                <w:webHidden/>
              </w:rPr>
              <w:t>247</w:t>
            </w:r>
            <w:r w:rsidR="00B12C5D">
              <w:rPr>
                <w:noProof/>
                <w:webHidden/>
              </w:rPr>
              <w:fldChar w:fldCharType="end"/>
            </w:r>
          </w:hyperlink>
        </w:p>
        <w:p w:rsidR="00B12C5D" w:rsidRDefault="00E363D4">
          <w:pPr>
            <w:pStyle w:val="30"/>
            <w:tabs>
              <w:tab w:val="right" w:leader="dot" w:pos="8296"/>
            </w:tabs>
            <w:rPr>
              <w:noProof/>
            </w:rPr>
          </w:pPr>
          <w:hyperlink w:anchor="_Toc524422141"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_Toc524422141 \h </w:instrText>
            </w:r>
            <w:r w:rsidR="00B12C5D">
              <w:rPr>
                <w:noProof/>
                <w:webHidden/>
              </w:rPr>
            </w:r>
            <w:r w:rsidR="00B12C5D">
              <w:rPr>
                <w:noProof/>
                <w:webHidden/>
              </w:rPr>
              <w:fldChar w:fldCharType="separate"/>
            </w:r>
            <w:r w:rsidR="00B12C5D">
              <w:rPr>
                <w:noProof/>
                <w:webHidden/>
              </w:rPr>
              <w:t>247</w:t>
            </w:r>
            <w:r w:rsidR="00B12C5D">
              <w:rPr>
                <w:noProof/>
                <w:webHidden/>
              </w:rPr>
              <w:fldChar w:fldCharType="end"/>
            </w:r>
          </w:hyperlink>
        </w:p>
        <w:p w:rsidR="00B12C5D" w:rsidRDefault="00E363D4">
          <w:pPr>
            <w:pStyle w:val="30"/>
            <w:tabs>
              <w:tab w:val="right" w:leader="dot" w:pos="8296"/>
            </w:tabs>
            <w:rPr>
              <w:noProof/>
            </w:rPr>
          </w:pPr>
          <w:hyperlink w:anchor="_Toc524422142"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_Toc524422142 \h </w:instrText>
            </w:r>
            <w:r w:rsidR="00B12C5D">
              <w:rPr>
                <w:noProof/>
                <w:webHidden/>
              </w:rPr>
            </w:r>
            <w:r w:rsidR="00B12C5D">
              <w:rPr>
                <w:noProof/>
                <w:webHidden/>
              </w:rPr>
              <w:fldChar w:fldCharType="separate"/>
            </w:r>
            <w:r w:rsidR="00B12C5D">
              <w:rPr>
                <w:noProof/>
                <w:webHidden/>
              </w:rPr>
              <w:t>247</w:t>
            </w:r>
            <w:r w:rsidR="00B12C5D">
              <w:rPr>
                <w:noProof/>
                <w:webHidden/>
              </w:rPr>
              <w:fldChar w:fldCharType="end"/>
            </w:r>
          </w:hyperlink>
        </w:p>
        <w:p w:rsidR="00B12C5D" w:rsidRDefault="00E363D4">
          <w:pPr>
            <w:pStyle w:val="30"/>
            <w:tabs>
              <w:tab w:val="right" w:leader="dot" w:pos="8296"/>
            </w:tabs>
            <w:rPr>
              <w:noProof/>
            </w:rPr>
          </w:pPr>
          <w:hyperlink w:anchor="_Toc524422143"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_Toc524422143 \h </w:instrText>
            </w:r>
            <w:r w:rsidR="00B12C5D">
              <w:rPr>
                <w:noProof/>
                <w:webHidden/>
              </w:rPr>
            </w:r>
            <w:r w:rsidR="00B12C5D">
              <w:rPr>
                <w:noProof/>
                <w:webHidden/>
              </w:rPr>
              <w:fldChar w:fldCharType="separate"/>
            </w:r>
            <w:r w:rsidR="00B12C5D">
              <w:rPr>
                <w:noProof/>
                <w:webHidden/>
              </w:rPr>
              <w:t>247</w:t>
            </w:r>
            <w:r w:rsidR="00B12C5D">
              <w:rPr>
                <w:noProof/>
                <w:webHidden/>
              </w:rPr>
              <w:fldChar w:fldCharType="end"/>
            </w:r>
          </w:hyperlink>
        </w:p>
        <w:p w:rsidR="00B12C5D" w:rsidRDefault="00E363D4">
          <w:pPr>
            <w:pStyle w:val="30"/>
            <w:tabs>
              <w:tab w:val="right" w:leader="dot" w:pos="8296"/>
            </w:tabs>
            <w:rPr>
              <w:noProof/>
            </w:rPr>
          </w:pPr>
          <w:hyperlink w:anchor="_Toc524422144"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_Toc524422144 \h </w:instrText>
            </w:r>
            <w:r w:rsidR="00B12C5D">
              <w:rPr>
                <w:noProof/>
                <w:webHidden/>
              </w:rPr>
            </w:r>
            <w:r w:rsidR="00B12C5D">
              <w:rPr>
                <w:noProof/>
                <w:webHidden/>
              </w:rPr>
              <w:fldChar w:fldCharType="separate"/>
            </w:r>
            <w:r w:rsidR="00B12C5D">
              <w:rPr>
                <w:noProof/>
                <w:webHidden/>
              </w:rPr>
              <w:t>248</w:t>
            </w:r>
            <w:r w:rsidR="00B12C5D">
              <w:rPr>
                <w:noProof/>
                <w:webHidden/>
              </w:rPr>
              <w:fldChar w:fldCharType="end"/>
            </w:r>
          </w:hyperlink>
        </w:p>
        <w:p w:rsidR="00B12C5D" w:rsidRDefault="00E363D4">
          <w:pPr>
            <w:pStyle w:val="10"/>
            <w:tabs>
              <w:tab w:val="right" w:leader="dot" w:pos="8296"/>
            </w:tabs>
            <w:rPr>
              <w:noProof/>
            </w:rPr>
          </w:pPr>
          <w:hyperlink w:anchor="_Toc524422145" w:history="1">
            <w:r w:rsidR="00B12C5D" w:rsidRPr="003F0E50">
              <w:rPr>
                <w:rStyle w:val="a5"/>
                <w:noProof/>
              </w:rPr>
              <w:t>1145 Hashing - Average Search Time</w:t>
            </w:r>
            <w:r w:rsidR="00B12C5D" w:rsidRPr="003F0E50">
              <w:rPr>
                <w:rStyle w:val="a5"/>
                <w:rFonts w:hint="eastAsia"/>
                <w:noProof/>
              </w:rPr>
              <w:t>（</w:t>
            </w:r>
            <w:r w:rsidR="00B12C5D" w:rsidRPr="003F0E50">
              <w:rPr>
                <w:rStyle w:val="a5"/>
                <w:noProof/>
              </w:rPr>
              <w:t>25 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_Toc524422145 \h </w:instrText>
            </w:r>
            <w:r w:rsidR="00B12C5D">
              <w:rPr>
                <w:noProof/>
                <w:webHidden/>
              </w:rPr>
            </w:r>
            <w:r w:rsidR="00B12C5D">
              <w:rPr>
                <w:noProof/>
                <w:webHidden/>
              </w:rPr>
              <w:fldChar w:fldCharType="separate"/>
            </w:r>
            <w:r w:rsidR="00B12C5D">
              <w:rPr>
                <w:noProof/>
                <w:webHidden/>
              </w:rPr>
              <w:t>248</w:t>
            </w:r>
            <w:r w:rsidR="00B12C5D">
              <w:rPr>
                <w:noProof/>
                <w:webHidden/>
              </w:rPr>
              <w:fldChar w:fldCharType="end"/>
            </w:r>
          </w:hyperlink>
        </w:p>
        <w:p w:rsidR="00B12C5D" w:rsidRDefault="00E363D4">
          <w:pPr>
            <w:pStyle w:val="30"/>
            <w:tabs>
              <w:tab w:val="right" w:leader="dot" w:pos="8296"/>
            </w:tabs>
            <w:rPr>
              <w:noProof/>
            </w:rPr>
          </w:pPr>
          <w:hyperlink w:anchor="_Toc524422146"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_Toc524422146 \h </w:instrText>
            </w:r>
            <w:r w:rsidR="00B12C5D">
              <w:rPr>
                <w:noProof/>
                <w:webHidden/>
              </w:rPr>
            </w:r>
            <w:r w:rsidR="00B12C5D">
              <w:rPr>
                <w:noProof/>
                <w:webHidden/>
              </w:rPr>
              <w:fldChar w:fldCharType="separate"/>
            </w:r>
            <w:r w:rsidR="00B12C5D">
              <w:rPr>
                <w:noProof/>
                <w:webHidden/>
              </w:rPr>
              <w:t>248</w:t>
            </w:r>
            <w:r w:rsidR="00B12C5D">
              <w:rPr>
                <w:noProof/>
                <w:webHidden/>
              </w:rPr>
              <w:fldChar w:fldCharType="end"/>
            </w:r>
          </w:hyperlink>
        </w:p>
        <w:p w:rsidR="00B12C5D" w:rsidRDefault="00E363D4">
          <w:pPr>
            <w:pStyle w:val="30"/>
            <w:tabs>
              <w:tab w:val="right" w:leader="dot" w:pos="8296"/>
            </w:tabs>
            <w:rPr>
              <w:noProof/>
            </w:rPr>
          </w:pPr>
          <w:hyperlink w:anchor="_Toc524422147"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_Toc524422147 \h </w:instrText>
            </w:r>
            <w:r w:rsidR="00B12C5D">
              <w:rPr>
                <w:noProof/>
                <w:webHidden/>
              </w:rPr>
            </w:r>
            <w:r w:rsidR="00B12C5D">
              <w:rPr>
                <w:noProof/>
                <w:webHidden/>
              </w:rPr>
              <w:fldChar w:fldCharType="separate"/>
            </w:r>
            <w:r w:rsidR="00B12C5D">
              <w:rPr>
                <w:noProof/>
                <w:webHidden/>
              </w:rPr>
              <w:t>248</w:t>
            </w:r>
            <w:r w:rsidR="00B12C5D">
              <w:rPr>
                <w:noProof/>
                <w:webHidden/>
              </w:rPr>
              <w:fldChar w:fldCharType="end"/>
            </w:r>
          </w:hyperlink>
        </w:p>
        <w:p w:rsidR="00B12C5D" w:rsidRDefault="00E363D4">
          <w:pPr>
            <w:pStyle w:val="30"/>
            <w:tabs>
              <w:tab w:val="right" w:leader="dot" w:pos="8296"/>
            </w:tabs>
            <w:rPr>
              <w:noProof/>
            </w:rPr>
          </w:pPr>
          <w:hyperlink w:anchor="_Toc524422148"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_Toc524422148 \h </w:instrText>
            </w:r>
            <w:r w:rsidR="00B12C5D">
              <w:rPr>
                <w:noProof/>
                <w:webHidden/>
              </w:rPr>
            </w:r>
            <w:r w:rsidR="00B12C5D">
              <w:rPr>
                <w:noProof/>
                <w:webHidden/>
              </w:rPr>
              <w:fldChar w:fldCharType="separate"/>
            </w:r>
            <w:r w:rsidR="00B12C5D">
              <w:rPr>
                <w:noProof/>
                <w:webHidden/>
              </w:rPr>
              <w:t>248</w:t>
            </w:r>
            <w:r w:rsidR="00B12C5D">
              <w:rPr>
                <w:noProof/>
                <w:webHidden/>
              </w:rPr>
              <w:fldChar w:fldCharType="end"/>
            </w:r>
          </w:hyperlink>
        </w:p>
        <w:p w:rsidR="00B12C5D" w:rsidRDefault="00E363D4">
          <w:pPr>
            <w:pStyle w:val="30"/>
            <w:tabs>
              <w:tab w:val="right" w:leader="dot" w:pos="8296"/>
            </w:tabs>
            <w:rPr>
              <w:noProof/>
            </w:rPr>
          </w:pPr>
          <w:hyperlink w:anchor="_Toc524422149"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_Toc524422149 \h </w:instrText>
            </w:r>
            <w:r w:rsidR="00B12C5D">
              <w:rPr>
                <w:noProof/>
                <w:webHidden/>
              </w:rPr>
            </w:r>
            <w:r w:rsidR="00B12C5D">
              <w:rPr>
                <w:noProof/>
                <w:webHidden/>
              </w:rPr>
              <w:fldChar w:fldCharType="separate"/>
            </w:r>
            <w:r w:rsidR="00B12C5D">
              <w:rPr>
                <w:noProof/>
                <w:webHidden/>
              </w:rPr>
              <w:t>249</w:t>
            </w:r>
            <w:r w:rsidR="00B12C5D">
              <w:rPr>
                <w:noProof/>
                <w:webHidden/>
              </w:rPr>
              <w:fldChar w:fldCharType="end"/>
            </w:r>
          </w:hyperlink>
        </w:p>
        <w:p w:rsidR="00B12C5D" w:rsidRDefault="00E363D4">
          <w:pPr>
            <w:pStyle w:val="10"/>
            <w:tabs>
              <w:tab w:val="right" w:leader="dot" w:pos="8296"/>
            </w:tabs>
            <w:rPr>
              <w:noProof/>
            </w:rPr>
          </w:pPr>
          <w:hyperlink w:anchor="_Toc524422150" w:history="1">
            <w:r w:rsidR="00B12C5D" w:rsidRPr="003F0E50">
              <w:rPr>
                <w:rStyle w:val="a5"/>
                <w:noProof/>
              </w:rPr>
              <w:t>1146 Topological Order</w:t>
            </w:r>
            <w:r w:rsidR="00B12C5D" w:rsidRPr="003F0E50">
              <w:rPr>
                <w:rStyle w:val="a5"/>
                <w:rFonts w:hint="eastAsia"/>
                <w:noProof/>
              </w:rPr>
              <w:t>（</w:t>
            </w:r>
            <w:r w:rsidR="00B12C5D" w:rsidRPr="003F0E50">
              <w:rPr>
                <w:rStyle w:val="a5"/>
                <w:noProof/>
              </w:rPr>
              <w:t>25 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_Toc524422150 \h </w:instrText>
            </w:r>
            <w:r w:rsidR="00B12C5D">
              <w:rPr>
                <w:noProof/>
                <w:webHidden/>
              </w:rPr>
            </w:r>
            <w:r w:rsidR="00B12C5D">
              <w:rPr>
                <w:noProof/>
                <w:webHidden/>
              </w:rPr>
              <w:fldChar w:fldCharType="separate"/>
            </w:r>
            <w:r w:rsidR="00B12C5D">
              <w:rPr>
                <w:noProof/>
                <w:webHidden/>
              </w:rPr>
              <w:t>249</w:t>
            </w:r>
            <w:r w:rsidR="00B12C5D">
              <w:rPr>
                <w:noProof/>
                <w:webHidden/>
              </w:rPr>
              <w:fldChar w:fldCharType="end"/>
            </w:r>
          </w:hyperlink>
        </w:p>
        <w:p w:rsidR="00B12C5D" w:rsidRDefault="00E363D4">
          <w:pPr>
            <w:pStyle w:val="30"/>
            <w:tabs>
              <w:tab w:val="right" w:leader="dot" w:pos="8296"/>
            </w:tabs>
            <w:rPr>
              <w:noProof/>
            </w:rPr>
          </w:pPr>
          <w:hyperlink w:anchor="_Toc524422151"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_Toc524422151 \h </w:instrText>
            </w:r>
            <w:r w:rsidR="00B12C5D">
              <w:rPr>
                <w:noProof/>
                <w:webHidden/>
              </w:rPr>
            </w:r>
            <w:r w:rsidR="00B12C5D">
              <w:rPr>
                <w:noProof/>
                <w:webHidden/>
              </w:rPr>
              <w:fldChar w:fldCharType="separate"/>
            </w:r>
            <w:r w:rsidR="00B12C5D">
              <w:rPr>
                <w:noProof/>
                <w:webHidden/>
              </w:rPr>
              <w:t>249</w:t>
            </w:r>
            <w:r w:rsidR="00B12C5D">
              <w:rPr>
                <w:noProof/>
                <w:webHidden/>
              </w:rPr>
              <w:fldChar w:fldCharType="end"/>
            </w:r>
          </w:hyperlink>
        </w:p>
        <w:p w:rsidR="00B12C5D" w:rsidRDefault="00E363D4">
          <w:pPr>
            <w:pStyle w:val="30"/>
            <w:tabs>
              <w:tab w:val="right" w:leader="dot" w:pos="8296"/>
            </w:tabs>
            <w:rPr>
              <w:noProof/>
            </w:rPr>
          </w:pPr>
          <w:hyperlink w:anchor="_Toc524422152"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_Toc524422152 \h </w:instrText>
            </w:r>
            <w:r w:rsidR="00B12C5D">
              <w:rPr>
                <w:noProof/>
                <w:webHidden/>
              </w:rPr>
            </w:r>
            <w:r w:rsidR="00B12C5D">
              <w:rPr>
                <w:noProof/>
                <w:webHidden/>
              </w:rPr>
              <w:fldChar w:fldCharType="separate"/>
            </w:r>
            <w:r w:rsidR="00B12C5D">
              <w:rPr>
                <w:noProof/>
                <w:webHidden/>
              </w:rPr>
              <w:t>250</w:t>
            </w:r>
            <w:r w:rsidR="00B12C5D">
              <w:rPr>
                <w:noProof/>
                <w:webHidden/>
              </w:rPr>
              <w:fldChar w:fldCharType="end"/>
            </w:r>
          </w:hyperlink>
        </w:p>
        <w:p w:rsidR="00B12C5D" w:rsidRDefault="00E363D4">
          <w:pPr>
            <w:pStyle w:val="30"/>
            <w:tabs>
              <w:tab w:val="right" w:leader="dot" w:pos="8296"/>
            </w:tabs>
            <w:rPr>
              <w:noProof/>
            </w:rPr>
          </w:pPr>
          <w:hyperlink w:anchor="_Toc524422153"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_Toc524422153 \h </w:instrText>
            </w:r>
            <w:r w:rsidR="00B12C5D">
              <w:rPr>
                <w:noProof/>
                <w:webHidden/>
              </w:rPr>
            </w:r>
            <w:r w:rsidR="00B12C5D">
              <w:rPr>
                <w:noProof/>
                <w:webHidden/>
              </w:rPr>
              <w:fldChar w:fldCharType="separate"/>
            </w:r>
            <w:r w:rsidR="00B12C5D">
              <w:rPr>
                <w:noProof/>
                <w:webHidden/>
              </w:rPr>
              <w:t>250</w:t>
            </w:r>
            <w:r w:rsidR="00B12C5D">
              <w:rPr>
                <w:noProof/>
                <w:webHidden/>
              </w:rPr>
              <w:fldChar w:fldCharType="end"/>
            </w:r>
          </w:hyperlink>
        </w:p>
        <w:p w:rsidR="00B12C5D" w:rsidRDefault="00E363D4">
          <w:pPr>
            <w:pStyle w:val="30"/>
            <w:tabs>
              <w:tab w:val="right" w:leader="dot" w:pos="8296"/>
            </w:tabs>
            <w:rPr>
              <w:noProof/>
            </w:rPr>
          </w:pPr>
          <w:hyperlink w:anchor="_Toc524422154"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_Toc524422154 \h </w:instrText>
            </w:r>
            <w:r w:rsidR="00B12C5D">
              <w:rPr>
                <w:noProof/>
                <w:webHidden/>
              </w:rPr>
            </w:r>
            <w:r w:rsidR="00B12C5D">
              <w:rPr>
                <w:noProof/>
                <w:webHidden/>
              </w:rPr>
              <w:fldChar w:fldCharType="separate"/>
            </w:r>
            <w:r w:rsidR="00B12C5D">
              <w:rPr>
                <w:noProof/>
                <w:webHidden/>
              </w:rPr>
              <w:t>250</w:t>
            </w:r>
            <w:r w:rsidR="00B12C5D">
              <w:rPr>
                <w:noProof/>
                <w:webHidden/>
              </w:rPr>
              <w:fldChar w:fldCharType="end"/>
            </w:r>
          </w:hyperlink>
        </w:p>
        <w:p w:rsidR="00B12C5D" w:rsidRDefault="00E363D4">
          <w:pPr>
            <w:pStyle w:val="10"/>
            <w:tabs>
              <w:tab w:val="right" w:leader="dot" w:pos="8296"/>
            </w:tabs>
            <w:rPr>
              <w:noProof/>
            </w:rPr>
          </w:pPr>
          <w:hyperlink w:anchor="_Toc524422155" w:history="1">
            <w:r w:rsidR="00B12C5D" w:rsidRPr="003F0E50">
              <w:rPr>
                <w:rStyle w:val="a5"/>
                <w:noProof/>
              </w:rPr>
              <w:t>1147 Heaps</w:t>
            </w:r>
            <w:r w:rsidR="00B12C5D" w:rsidRPr="003F0E50">
              <w:rPr>
                <w:rStyle w:val="a5"/>
                <w:rFonts w:hint="eastAsia"/>
                <w:noProof/>
              </w:rPr>
              <w:t>（</w:t>
            </w:r>
            <w:r w:rsidR="00B12C5D" w:rsidRPr="003F0E50">
              <w:rPr>
                <w:rStyle w:val="a5"/>
                <w:noProof/>
              </w:rPr>
              <w:t>30 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_Toc524422155 \h </w:instrText>
            </w:r>
            <w:r w:rsidR="00B12C5D">
              <w:rPr>
                <w:noProof/>
                <w:webHidden/>
              </w:rPr>
            </w:r>
            <w:r w:rsidR="00B12C5D">
              <w:rPr>
                <w:noProof/>
                <w:webHidden/>
              </w:rPr>
              <w:fldChar w:fldCharType="separate"/>
            </w:r>
            <w:r w:rsidR="00B12C5D">
              <w:rPr>
                <w:noProof/>
                <w:webHidden/>
              </w:rPr>
              <w:t>250</w:t>
            </w:r>
            <w:r w:rsidR="00B12C5D">
              <w:rPr>
                <w:noProof/>
                <w:webHidden/>
              </w:rPr>
              <w:fldChar w:fldCharType="end"/>
            </w:r>
          </w:hyperlink>
        </w:p>
        <w:p w:rsidR="00B12C5D" w:rsidRDefault="00E363D4">
          <w:pPr>
            <w:pStyle w:val="30"/>
            <w:tabs>
              <w:tab w:val="right" w:leader="dot" w:pos="8296"/>
            </w:tabs>
            <w:rPr>
              <w:noProof/>
            </w:rPr>
          </w:pPr>
          <w:hyperlink w:anchor="_Toc524422156"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_Toc524422156 \h </w:instrText>
            </w:r>
            <w:r w:rsidR="00B12C5D">
              <w:rPr>
                <w:noProof/>
                <w:webHidden/>
              </w:rPr>
            </w:r>
            <w:r w:rsidR="00B12C5D">
              <w:rPr>
                <w:noProof/>
                <w:webHidden/>
              </w:rPr>
              <w:fldChar w:fldCharType="separate"/>
            </w:r>
            <w:r w:rsidR="00B12C5D">
              <w:rPr>
                <w:noProof/>
                <w:webHidden/>
              </w:rPr>
              <w:t>251</w:t>
            </w:r>
            <w:r w:rsidR="00B12C5D">
              <w:rPr>
                <w:noProof/>
                <w:webHidden/>
              </w:rPr>
              <w:fldChar w:fldCharType="end"/>
            </w:r>
          </w:hyperlink>
        </w:p>
        <w:p w:rsidR="00B12C5D" w:rsidRDefault="00E363D4">
          <w:pPr>
            <w:pStyle w:val="30"/>
            <w:tabs>
              <w:tab w:val="right" w:leader="dot" w:pos="8296"/>
            </w:tabs>
            <w:rPr>
              <w:noProof/>
            </w:rPr>
          </w:pPr>
          <w:hyperlink w:anchor="_Toc524422157"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_Toc524422157 \h </w:instrText>
            </w:r>
            <w:r w:rsidR="00B12C5D">
              <w:rPr>
                <w:noProof/>
                <w:webHidden/>
              </w:rPr>
            </w:r>
            <w:r w:rsidR="00B12C5D">
              <w:rPr>
                <w:noProof/>
                <w:webHidden/>
              </w:rPr>
              <w:fldChar w:fldCharType="separate"/>
            </w:r>
            <w:r w:rsidR="00B12C5D">
              <w:rPr>
                <w:noProof/>
                <w:webHidden/>
              </w:rPr>
              <w:t>251</w:t>
            </w:r>
            <w:r w:rsidR="00B12C5D">
              <w:rPr>
                <w:noProof/>
                <w:webHidden/>
              </w:rPr>
              <w:fldChar w:fldCharType="end"/>
            </w:r>
          </w:hyperlink>
        </w:p>
        <w:p w:rsidR="00B12C5D" w:rsidRDefault="00E363D4">
          <w:pPr>
            <w:pStyle w:val="30"/>
            <w:tabs>
              <w:tab w:val="right" w:leader="dot" w:pos="8296"/>
            </w:tabs>
            <w:rPr>
              <w:noProof/>
            </w:rPr>
          </w:pPr>
          <w:hyperlink w:anchor="_Toc524422158"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_Toc524422158 \h </w:instrText>
            </w:r>
            <w:r w:rsidR="00B12C5D">
              <w:rPr>
                <w:noProof/>
                <w:webHidden/>
              </w:rPr>
            </w:r>
            <w:r w:rsidR="00B12C5D">
              <w:rPr>
                <w:noProof/>
                <w:webHidden/>
              </w:rPr>
              <w:fldChar w:fldCharType="separate"/>
            </w:r>
            <w:r w:rsidR="00B12C5D">
              <w:rPr>
                <w:noProof/>
                <w:webHidden/>
              </w:rPr>
              <w:t>251</w:t>
            </w:r>
            <w:r w:rsidR="00B12C5D">
              <w:rPr>
                <w:noProof/>
                <w:webHidden/>
              </w:rPr>
              <w:fldChar w:fldCharType="end"/>
            </w:r>
          </w:hyperlink>
        </w:p>
        <w:p w:rsidR="00B12C5D" w:rsidRDefault="00E363D4">
          <w:pPr>
            <w:pStyle w:val="30"/>
            <w:tabs>
              <w:tab w:val="right" w:leader="dot" w:pos="8296"/>
            </w:tabs>
            <w:rPr>
              <w:noProof/>
            </w:rPr>
          </w:pPr>
          <w:hyperlink w:anchor="_Toc524422159"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_Toc524422159 \h </w:instrText>
            </w:r>
            <w:r w:rsidR="00B12C5D">
              <w:rPr>
                <w:noProof/>
                <w:webHidden/>
              </w:rPr>
            </w:r>
            <w:r w:rsidR="00B12C5D">
              <w:rPr>
                <w:noProof/>
                <w:webHidden/>
              </w:rPr>
              <w:fldChar w:fldCharType="separate"/>
            </w:r>
            <w:r w:rsidR="00B12C5D">
              <w:rPr>
                <w:noProof/>
                <w:webHidden/>
              </w:rPr>
              <w:t>251</w:t>
            </w:r>
            <w:r w:rsidR="00B12C5D">
              <w:rPr>
                <w:noProof/>
                <w:webHidden/>
              </w:rPr>
              <w:fldChar w:fldCharType="end"/>
            </w:r>
          </w:hyperlink>
        </w:p>
        <w:p w:rsidR="00B12C5D" w:rsidRDefault="00E363D4">
          <w:pPr>
            <w:pStyle w:val="10"/>
            <w:tabs>
              <w:tab w:val="right" w:leader="dot" w:pos="8296"/>
            </w:tabs>
            <w:rPr>
              <w:noProof/>
            </w:rPr>
          </w:pPr>
          <w:hyperlink w:anchor="_Toc524422160" w:history="1">
            <w:r w:rsidR="00B12C5D" w:rsidRPr="003F0E50">
              <w:rPr>
                <w:rStyle w:val="a5"/>
                <w:noProof/>
              </w:rPr>
              <w:t>1148 Werewolf - Simple Version</w:t>
            </w:r>
            <w:r w:rsidR="00B12C5D" w:rsidRPr="003F0E50">
              <w:rPr>
                <w:rStyle w:val="a5"/>
                <w:rFonts w:hint="eastAsia"/>
                <w:noProof/>
              </w:rPr>
              <w:t>（</w:t>
            </w:r>
            <w:r w:rsidR="00B12C5D" w:rsidRPr="003F0E50">
              <w:rPr>
                <w:rStyle w:val="a5"/>
                <w:noProof/>
              </w:rPr>
              <w:t>20 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_Toc524422160 \h </w:instrText>
            </w:r>
            <w:r w:rsidR="00B12C5D">
              <w:rPr>
                <w:noProof/>
                <w:webHidden/>
              </w:rPr>
            </w:r>
            <w:r w:rsidR="00B12C5D">
              <w:rPr>
                <w:noProof/>
                <w:webHidden/>
              </w:rPr>
              <w:fldChar w:fldCharType="separate"/>
            </w:r>
            <w:r w:rsidR="00B12C5D">
              <w:rPr>
                <w:noProof/>
                <w:webHidden/>
              </w:rPr>
              <w:t>251</w:t>
            </w:r>
            <w:r w:rsidR="00B12C5D">
              <w:rPr>
                <w:noProof/>
                <w:webHidden/>
              </w:rPr>
              <w:fldChar w:fldCharType="end"/>
            </w:r>
          </w:hyperlink>
        </w:p>
        <w:p w:rsidR="00B12C5D" w:rsidRDefault="00E363D4">
          <w:pPr>
            <w:pStyle w:val="30"/>
            <w:tabs>
              <w:tab w:val="right" w:leader="dot" w:pos="8296"/>
            </w:tabs>
            <w:rPr>
              <w:noProof/>
            </w:rPr>
          </w:pPr>
          <w:hyperlink w:anchor="_Toc524422161"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_Toc524422161 \h </w:instrText>
            </w:r>
            <w:r w:rsidR="00B12C5D">
              <w:rPr>
                <w:noProof/>
                <w:webHidden/>
              </w:rPr>
            </w:r>
            <w:r w:rsidR="00B12C5D">
              <w:rPr>
                <w:noProof/>
                <w:webHidden/>
              </w:rPr>
              <w:fldChar w:fldCharType="separate"/>
            </w:r>
            <w:r w:rsidR="00B12C5D">
              <w:rPr>
                <w:noProof/>
                <w:webHidden/>
              </w:rPr>
              <w:t>252</w:t>
            </w:r>
            <w:r w:rsidR="00B12C5D">
              <w:rPr>
                <w:noProof/>
                <w:webHidden/>
              </w:rPr>
              <w:fldChar w:fldCharType="end"/>
            </w:r>
          </w:hyperlink>
        </w:p>
        <w:p w:rsidR="00B12C5D" w:rsidRDefault="00E363D4">
          <w:pPr>
            <w:pStyle w:val="30"/>
            <w:tabs>
              <w:tab w:val="right" w:leader="dot" w:pos="8296"/>
            </w:tabs>
            <w:rPr>
              <w:noProof/>
            </w:rPr>
          </w:pPr>
          <w:hyperlink w:anchor="_Toc524422162"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_Toc524422162 \h </w:instrText>
            </w:r>
            <w:r w:rsidR="00B12C5D">
              <w:rPr>
                <w:noProof/>
                <w:webHidden/>
              </w:rPr>
            </w:r>
            <w:r w:rsidR="00B12C5D">
              <w:rPr>
                <w:noProof/>
                <w:webHidden/>
              </w:rPr>
              <w:fldChar w:fldCharType="separate"/>
            </w:r>
            <w:r w:rsidR="00B12C5D">
              <w:rPr>
                <w:noProof/>
                <w:webHidden/>
              </w:rPr>
              <w:t>252</w:t>
            </w:r>
            <w:r w:rsidR="00B12C5D">
              <w:rPr>
                <w:noProof/>
                <w:webHidden/>
              </w:rPr>
              <w:fldChar w:fldCharType="end"/>
            </w:r>
          </w:hyperlink>
        </w:p>
        <w:p w:rsidR="00B12C5D" w:rsidRDefault="00E363D4">
          <w:pPr>
            <w:pStyle w:val="30"/>
            <w:tabs>
              <w:tab w:val="right" w:leader="dot" w:pos="8296"/>
            </w:tabs>
            <w:rPr>
              <w:noProof/>
            </w:rPr>
          </w:pPr>
          <w:hyperlink w:anchor="_Toc524422163" w:history="1">
            <w:r w:rsidR="00B12C5D" w:rsidRPr="003F0E50">
              <w:rPr>
                <w:rStyle w:val="a5"/>
                <w:rFonts w:ascii="inherit" w:hAnsi="inherit" w:cs="Microsoft Sans Serif"/>
                <w:noProof/>
              </w:rPr>
              <w:t>Sample Input 1:</w:t>
            </w:r>
            <w:r w:rsidR="00B12C5D">
              <w:rPr>
                <w:noProof/>
                <w:webHidden/>
              </w:rPr>
              <w:tab/>
            </w:r>
            <w:r w:rsidR="00B12C5D">
              <w:rPr>
                <w:noProof/>
                <w:webHidden/>
              </w:rPr>
              <w:fldChar w:fldCharType="begin"/>
            </w:r>
            <w:r w:rsidR="00B12C5D">
              <w:rPr>
                <w:noProof/>
                <w:webHidden/>
              </w:rPr>
              <w:instrText xml:space="preserve"> PAGEREF _Toc524422163 \h </w:instrText>
            </w:r>
            <w:r w:rsidR="00B12C5D">
              <w:rPr>
                <w:noProof/>
                <w:webHidden/>
              </w:rPr>
            </w:r>
            <w:r w:rsidR="00B12C5D">
              <w:rPr>
                <w:noProof/>
                <w:webHidden/>
              </w:rPr>
              <w:fldChar w:fldCharType="separate"/>
            </w:r>
            <w:r w:rsidR="00B12C5D">
              <w:rPr>
                <w:noProof/>
                <w:webHidden/>
              </w:rPr>
              <w:t>252</w:t>
            </w:r>
            <w:r w:rsidR="00B12C5D">
              <w:rPr>
                <w:noProof/>
                <w:webHidden/>
              </w:rPr>
              <w:fldChar w:fldCharType="end"/>
            </w:r>
          </w:hyperlink>
        </w:p>
        <w:p w:rsidR="00B12C5D" w:rsidRDefault="00E363D4">
          <w:pPr>
            <w:pStyle w:val="30"/>
            <w:tabs>
              <w:tab w:val="right" w:leader="dot" w:pos="8296"/>
            </w:tabs>
            <w:rPr>
              <w:noProof/>
            </w:rPr>
          </w:pPr>
          <w:hyperlink w:anchor="_Toc524422164" w:history="1">
            <w:r w:rsidR="00B12C5D" w:rsidRPr="003F0E50">
              <w:rPr>
                <w:rStyle w:val="a5"/>
                <w:rFonts w:ascii="inherit" w:hAnsi="inherit" w:cs="Microsoft Sans Serif"/>
                <w:noProof/>
              </w:rPr>
              <w:t>Sample Output 1:</w:t>
            </w:r>
            <w:r w:rsidR="00B12C5D">
              <w:rPr>
                <w:noProof/>
                <w:webHidden/>
              </w:rPr>
              <w:tab/>
            </w:r>
            <w:r w:rsidR="00B12C5D">
              <w:rPr>
                <w:noProof/>
                <w:webHidden/>
              </w:rPr>
              <w:fldChar w:fldCharType="begin"/>
            </w:r>
            <w:r w:rsidR="00B12C5D">
              <w:rPr>
                <w:noProof/>
                <w:webHidden/>
              </w:rPr>
              <w:instrText xml:space="preserve"> PAGEREF _Toc524422164 \h </w:instrText>
            </w:r>
            <w:r w:rsidR="00B12C5D">
              <w:rPr>
                <w:noProof/>
                <w:webHidden/>
              </w:rPr>
            </w:r>
            <w:r w:rsidR="00B12C5D">
              <w:rPr>
                <w:noProof/>
                <w:webHidden/>
              </w:rPr>
              <w:fldChar w:fldCharType="separate"/>
            </w:r>
            <w:r w:rsidR="00B12C5D">
              <w:rPr>
                <w:noProof/>
                <w:webHidden/>
              </w:rPr>
              <w:t>252</w:t>
            </w:r>
            <w:r w:rsidR="00B12C5D">
              <w:rPr>
                <w:noProof/>
                <w:webHidden/>
              </w:rPr>
              <w:fldChar w:fldCharType="end"/>
            </w:r>
          </w:hyperlink>
        </w:p>
        <w:p w:rsidR="00B12C5D" w:rsidRDefault="00E363D4">
          <w:pPr>
            <w:pStyle w:val="30"/>
            <w:tabs>
              <w:tab w:val="right" w:leader="dot" w:pos="8296"/>
            </w:tabs>
            <w:rPr>
              <w:noProof/>
            </w:rPr>
          </w:pPr>
          <w:hyperlink w:anchor="_Toc524422165" w:history="1">
            <w:r w:rsidR="00B12C5D" w:rsidRPr="003F0E50">
              <w:rPr>
                <w:rStyle w:val="a5"/>
                <w:rFonts w:ascii="inherit" w:hAnsi="inherit" w:cs="Microsoft Sans Serif"/>
                <w:noProof/>
              </w:rPr>
              <w:t>Sample Input 2:</w:t>
            </w:r>
            <w:r w:rsidR="00B12C5D">
              <w:rPr>
                <w:noProof/>
                <w:webHidden/>
              </w:rPr>
              <w:tab/>
            </w:r>
            <w:r w:rsidR="00B12C5D">
              <w:rPr>
                <w:noProof/>
                <w:webHidden/>
              </w:rPr>
              <w:fldChar w:fldCharType="begin"/>
            </w:r>
            <w:r w:rsidR="00B12C5D">
              <w:rPr>
                <w:noProof/>
                <w:webHidden/>
              </w:rPr>
              <w:instrText xml:space="preserve"> PAGEREF _Toc524422165 \h </w:instrText>
            </w:r>
            <w:r w:rsidR="00B12C5D">
              <w:rPr>
                <w:noProof/>
                <w:webHidden/>
              </w:rPr>
            </w:r>
            <w:r w:rsidR="00B12C5D">
              <w:rPr>
                <w:noProof/>
                <w:webHidden/>
              </w:rPr>
              <w:fldChar w:fldCharType="separate"/>
            </w:r>
            <w:r w:rsidR="00B12C5D">
              <w:rPr>
                <w:noProof/>
                <w:webHidden/>
              </w:rPr>
              <w:t>253</w:t>
            </w:r>
            <w:r w:rsidR="00B12C5D">
              <w:rPr>
                <w:noProof/>
                <w:webHidden/>
              </w:rPr>
              <w:fldChar w:fldCharType="end"/>
            </w:r>
          </w:hyperlink>
        </w:p>
        <w:p w:rsidR="00B12C5D" w:rsidRDefault="00E363D4">
          <w:pPr>
            <w:pStyle w:val="30"/>
            <w:tabs>
              <w:tab w:val="right" w:leader="dot" w:pos="8296"/>
            </w:tabs>
            <w:rPr>
              <w:noProof/>
            </w:rPr>
          </w:pPr>
          <w:hyperlink w:anchor="_Toc524422166" w:history="1">
            <w:r w:rsidR="00B12C5D" w:rsidRPr="003F0E50">
              <w:rPr>
                <w:rStyle w:val="a5"/>
                <w:rFonts w:ascii="inherit" w:hAnsi="inherit" w:cs="Microsoft Sans Serif"/>
                <w:noProof/>
              </w:rPr>
              <w:t>Sample Output 2 (the solution is not unique):</w:t>
            </w:r>
            <w:r w:rsidR="00B12C5D">
              <w:rPr>
                <w:noProof/>
                <w:webHidden/>
              </w:rPr>
              <w:tab/>
            </w:r>
            <w:r w:rsidR="00B12C5D">
              <w:rPr>
                <w:noProof/>
                <w:webHidden/>
              </w:rPr>
              <w:fldChar w:fldCharType="begin"/>
            </w:r>
            <w:r w:rsidR="00B12C5D">
              <w:rPr>
                <w:noProof/>
                <w:webHidden/>
              </w:rPr>
              <w:instrText xml:space="preserve"> PAGEREF _Toc524422166 \h </w:instrText>
            </w:r>
            <w:r w:rsidR="00B12C5D">
              <w:rPr>
                <w:noProof/>
                <w:webHidden/>
              </w:rPr>
            </w:r>
            <w:r w:rsidR="00B12C5D">
              <w:rPr>
                <w:noProof/>
                <w:webHidden/>
              </w:rPr>
              <w:fldChar w:fldCharType="separate"/>
            </w:r>
            <w:r w:rsidR="00B12C5D">
              <w:rPr>
                <w:noProof/>
                <w:webHidden/>
              </w:rPr>
              <w:t>253</w:t>
            </w:r>
            <w:r w:rsidR="00B12C5D">
              <w:rPr>
                <w:noProof/>
                <w:webHidden/>
              </w:rPr>
              <w:fldChar w:fldCharType="end"/>
            </w:r>
          </w:hyperlink>
        </w:p>
        <w:p w:rsidR="00B12C5D" w:rsidRDefault="00E363D4">
          <w:pPr>
            <w:pStyle w:val="30"/>
            <w:tabs>
              <w:tab w:val="right" w:leader="dot" w:pos="8296"/>
            </w:tabs>
            <w:rPr>
              <w:noProof/>
            </w:rPr>
          </w:pPr>
          <w:hyperlink w:anchor="_Toc524422167" w:history="1">
            <w:r w:rsidR="00B12C5D" w:rsidRPr="003F0E50">
              <w:rPr>
                <w:rStyle w:val="a5"/>
                <w:rFonts w:ascii="inherit" w:hAnsi="inherit" w:cs="Microsoft Sans Serif"/>
                <w:noProof/>
              </w:rPr>
              <w:t>Sample Input 3:</w:t>
            </w:r>
            <w:r w:rsidR="00B12C5D">
              <w:rPr>
                <w:noProof/>
                <w:webHidden/>
              </w:rPr>
              <w:tab/>
            </w:r>
            <w:r w:rsidR="00B12C5D">
              <w:rPr>
                <w:noProof/>
                <w:webHidden/>
              </w:rPr>
              <w:fldChar w:fldCharType="begin"/>
            </w:r>
            <w:r w:rsidR="00B12C5D">
              <w:rPr>
                <w:noProof/>
                <w:webHidden/>
              </w:rPr>
              <w:instrText xml:space="preserve"> PAGEREF _Toc524422167 \h </w:instrText>
            </w:r>
            <w:r w:rsidR="00B12C5D">
              <w:rPr>
                <w:noProof/>
                <w:webHidden/>
              </w:rPr>
            </w:r>
            <w:r w:rsidR="00B12C5D">
              <w:rPr>
                <w:noProof/>
                <w:webHidden/>
              </w:rPr>
              <w:fldChar w:fldCharType="separate"/>
            </w:r>
            <w:r w:rsidR="00B12C5D">
              <w:rPr>
                <w:noProof/>
                <w:webHidden/>
              </w:rPr>
              <w:t>253</w:t>
            </w:r>
            <w:r w:rsidR="00B12C5D">
              <w:rPr>
                <w:noProof/>
                <w:webHidden/>
              </w:rPr>
              <w:fldChar w:fldCharType="end"/>
            </w:r>
          </w:hyperlink>
        </w:p>
        <w:p w:rsidR="00B12C5D" w:rsidRDefault="00E363D4">
          <w:pPr>
            <w:pStyle w:val="30"/>
            <w:tabs>
              <w:tab w:val="right" w:leader="dot" w:pos="8296"/>
            </w:tabs>
            <w:rPr>
              <w:noProof/>
            </w:rPr>
          </w:pPr>
          <w:hyperlink w:anchor="_Toc524422168" w:history="1">
            <w:r w:rsidR="00B12C5D" w:rsidRPr="003F0E50">
              <w:rPr>
                <w:rStyle w:val="a5"/>
                <w:rFonts w:ascii="inherit" w:hAnsi="inherit" w:cs="Microsoft Sans Serif"/>
                <w:noProof/>
              </w:rPr>
              <w:t>Sample Output 3:</w:t>
            </w:r>
            <w:r w:rsidR="00B12C5D">
              <w:rPr>
                <w:noProof/>
                <w:webHidden/>
              </w:rPr>
              <w:tab/>
            </w:r>
            <w:r w:rsidR="00B12C5D">
              <w:rPr>
                <w:noProof/>
                <w:webHidden/>
              </w:rPr>
              <w:fldChar w:fldCharType="begin"/>
            </w:r>
            <w:r w:rsidR="00B12C5D">
              <w:rPr>
                <w:noProof/>
                <w:webHidden/>
              </w:rPr>
              <w:instrText xml:space="preserve"> PAGEREF _Toc524422168 \h </w:instrText>
            </w:r>
            <w:r w:rsidR="00B12C5D">
              <w:rPr>
                <w:noProof/>
                <w:webHidden/>
              </w:rPr>
            </w:r>
            <w:r w:rsidR="00B12C5D">
              <w:rPr>
                <w:noProof/>
                <w:webHidden/>
              </w:rPr>
              <w:fldChar w:fldCharType="separate"/>
            </w:r>
            <w:r w:rsidR="00B12C5D">
              <w:rPr>
                <w:noProof/>
                <w:webHidden/>
              </w:rPr>
              <w:t>253</w:t>
            </w:r>
            <w:r w:rsidR="00B12C5D">
              <w:rPr>
                <w:noProof/>
                <w:webHidden/>
              </w:rPr>
              <w:fldChar w:fldCharType="end"/>
            </w:r>
          </w:hyperlink>
        </w:p>
        <w:p w:rsidR="00B12C5D" w:rsidRDefault="00E363D4">
          <w:pPr>
            <w:pStyle w:val="10"/>
            <w:tabs>
              <w:tab w:val="right" w:leader="dot" w:pos="8296"/>
            </w:tabs>
            <w:rPr>
              <w:noProof/>
            </w:rPr>
          </w:pPr>
          <w:hyperlink w:anchor="_Toc524422169" w:history="1">
            <w:r w:rsidR="00B12C5D" w:rsidRPr="003F0E50">
              <w:rPr>
                <w:rStyle w:val="a5"/>
                <w:noProof/>
              </w:rPr>
              <w:t>1149 Dangerous Goods Packaging</w:t>
            </w:r>
            <w:r w:rsidR="00B12C5D" w:rsidRPr="003F0E50">
              <w:rPr>
                <w:rStyle w:val="a5"/>
                <w:rFonts w:hint="eastAsia"/>
                <w:noProof/>
              </w:rPr>
              <w:t>（</w:t>
            </w:r>
            <w:r w:rsidR="00B12C5D" w:rsidRPr="003F0E50">
              <w:rPr>
                <w:rStyle w:val="a5"/>
                <w:noProof/>
              </w:rPr>
              <w:t>25 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_Toc524422169 \h </w:instrText>
            </w:r>
            <w:r w:rsidR="00B12C5D">
              <w:rPr>
                <w:noProof/>
                <w:webHidden/>
              </w:rPr>
            </w:r>
            <w:r w:rsidR="00B12C5D">
              <w:rPr>
                <w:noProof/>
                <w:webHidden/>
              </w:rPr>
              <w:fldChar w:fldCharType="separate"/>
            </w:r>
            <w:r w:rsidR="00B12C5D">
              <w:rPr>
                <w:noProof/>
                <w:webHidden/>
              </w:rPr>
              <w:t>253</w:t>
            </w:r>
            <w:r w:rsidR="00B12C5D">
              <w:rPr>
                <w:noProof/>
                <w:webHidden/>
              </w:rPr>
              <w:fldChar w:fldCharType="end"/>
            </w:r>
          </w:hyperlink>
        </w:p>
        <w:p w:rsidR="00B12C5D" w:rsidRDefault="00E363D4">
          <w:pPr>
            <w:pStyle w:val="30"/>
            <w:tabs>
              <w:tab w:val="right" w:leader="dot" w:pos="8296"/>
            </w:tabs>
            <w:rPr>
              <w:noProof/>
            </w:rPr>
          </w:pPr>
          <w:hyperlink w:anchor="_Toc524422170"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_Toc524422170 \h </w:instrText>
            </w:r>
            <w:r w:rsidR="00B12C5D">
              <w:rPr>
                <w:noProof/>
                <w:webHidden/>
              </w:rPr>
            </w:r>
            <w:r w:rsidR="00B12C5D">
              <w:rPr>
                <w:noProof/>
                <w:webHidden/>
              </w:rPr>
              <w:fldChar w:fldCharType="separate"/>
            </w:r>
            <w:r w:rsidR="00B12C5D">
              <w:rPr>
                <w:noProof/>
                <w:webHidden/>
              </w:rPr>
              <w:t>254</w:t>
            </w:r>
            <w:r w:rsidR="00B12C5D">
              <w:rPr>
                <w:noProof/>
                <w:webHidden/>
              </w:rPr>
              <w:fldChar w:fldCharType="end"/>
            </w:r>
          </w:hyperlink>
        </w:p>
        <w:p w:rsidR="00B12C5D" w:rsidRDefault="00E363D4">
          <w:pPr>
            <w:pStyle w:val="30"/>
            <w:tabs>
              <w:tab w:val="right" w:leader="dot" w:pos="8296"/>
            </w:tabs>
            <w:rPr>
              <w:noProof/>
            </w:rPr>
          </w:pPr>
          <w:hyperlink w:anchor="_Toc524422171"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_Toc524422171 \h </w:instrText>
            </w:r>
            <w:r w:rsidR="00B12C5D">
              <w:rPr>
                <w:noProof/>
                <w:webHidden/>
              </w:rPr>
            </w:r>
            <w:r w:rsidR="00B12C5D">
              <w:rPr>
                <w:noProof/>
                <w:webHidden/>
              </w:rPr>
              <w:fldChar w:fldCharType="separate"/>
            </w:r>
            <w:r w:rsidR="00B12C5D">
              <w:rPr>
                <w:noProof/>
                <w:webHidden/>
              </w:rPr>
              <w:t>254</w:t>
            </w:r>
            <w:r w:rsidR="00B12C5D">
              <w:rPr>
                <w:noProof/>
                <w:webHidden/>
              </w:rPr>
              <w:fldChar w:fldCharType="end"/>
            </w:r>
          </w:hyperlink>
        </w:p>
        <w:p w:rsidR="00B12C5D" w:rsidRDefault="00E363D4">
          <w:pPr>
            <w:pStyle w:val="30"/>
            <w:tabs>
              <w:tab w:val="right" w:leader="dot" w:pos="8296"/>
            </w:tabs>
            <w:rPr>
              <w:noProof/>
            </w:rPr>
          </w:pPr>
          <w:hyperlink w:anchor="_Toc524422172"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_Toc524422172 \h </w:instrText>
            </w:r>
            <w:r w:rsidR="00B12C5D">
              <w:rPr>
                <w:noProof/>
                <w:webHidden/>
              </w:rPr>
            </w:r>
            <w:r w:rsidR="00B12C5D">
              <w:rPr>
                <w:noProof/>
                <w:webHidden/>
              </w:rPr>
              <w:fldChar w:fldCharType="separate"/>
            </w:r>
            <w:r w:rsidR="00B12C5D">
              <w:rPr>
                <w:noProof/>
                <w:webHidden/>
              </w:rPr>
              <w:t>254</w:t>
            </w:r>
            <w:r w:rsidR="00B12C5D">
              <w:rPr>
                <w:noProof/>
                <w:webHidden/>
              </w:rPr>
              <w:fldChar w:fldCharType="end"/>
            </w:r>
          </w:hyperlink>
        </w:p>
        <w:p w:rsidR="00B12C5D" w:rsidRDefault="00E363D4">
          <w:pPr>
            <w:pStyle w:val="30"/>
            <w:tabs>
              <w:tab w:val="right" w:leader="dot" w:pos="8296"/>
            </w:tabs>
            <w:rPr>
              <w:noProof/>
            </w:rPr>
          </w:pPr>
          <w:hyperlink w:anchor="_Toc524422173"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_Toc524422173 \h </w:instrText>
            </w:r>
            <w:r w:rsidR="00B12C5D">
              <w:rPr>
                <w:noProof/>
                <w:webHidden/>
              </w:rPr>
            </w:r>
            <w:r w:rsidR="00B12C5D">
              <w:rPr>
                <w:noProof/>
                <w:webHidden/>
              </w:rPr>
              <w:fldChar w:fldCharType="separate"/>
            </w:r>
            <w:r w:rsidR="00B12C5D">
              <w:rPr>
                <w:noProof/>
                <w:webHidden/>
              </w:rPr>
              <w:t>254</w:t>
            </w:r>
            <w:r w:rsidR="00B12C5D">
              <w:rPr>
                <w:noProof/>
                <w:webHidden/>
              </w:rPr>
              <w:fldChar w:fldCharType="end"/>
            </w:r>
          </w:hyperlink>
        </w:p>
        <w:p w:rsidR="00B12C5D" w:rsidRDefault="00E363D4">
          <w:pPr>
            <w:pStyle w:val="10"/>
            <w:tabs>
              <w:tab w:val="right" w:leader="dot" w:pos="8296"/>
            </w:tabs>
            <w:rPr>
              <w:noProof/>
            </w:rPr>
          </w:pPr>
          <w:hyperlink w:anchor="_Toc524422174" w:history="1">
            <w:r w:rsidR="00B12C5D" w:rsidRPr="003F0E50">
              <w:rPr>
                <w:rStyle w:val="a5"/>
                <w:noProof/>
              </w:rPr>
              <w:t>1150 Travelling Salesman Problem</w:t>
            </w:r>
            <w:r w:rsidR="00B12C5D" w:rsidRPr="003F0E50">
              <w:rPr>
                <w:rStyle w:val="a5"/>
                <w:rFonts w:hint="eastAsia"/>
                <w:noProof/>
              </w:rPr>
              <w:t>（</w:t>
            </w:r>
            <w:r w:rsidR="00B12C5D" w:rsidRPr="003F0E50">
              <w:rPr>
                <w:rStyle w:val="a5"/>
                <w:noProof/>
              </w:rPr>
              <w:t>25 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_Toc524422174 \h </w:instrText>
            </w:r>
            <w:r w:rsidR="00B12C5D">
              <w:rPr>
                <w:noProof/>
                <w:webHidden/>
              </w:rPr>
            </w:r>
            <w:r w:rsidR="00B12C5D">
              <w:rPr>
                <w:noProof/>
                <w:webHidden/>
              </w:rPr>
              <w:fldChar w:fldCharType="separate"/>
            </w:r>
            <w:r w:rsidR="00B12C5D">
              <w:rPr>
                <w:noProof/>
                <w:webHidden/>
              </w:rPr>
              <w:t>255</w:t>
            </w:r>
            <w:r w:rsidR="00B12C5D">
              <w:rPr>
                <w:noProof/>
                <w:webHidden/>
              </w:rPr>
              <w:fldChar w:fldCharType="end"/>
            </w:r>
          </w:hyperlink>
        </w:p>
        <w:p w:rsidR="00B12C5D" w:rsidRDefault="00E363D4">
          <w:pPr>
            <w:pStyle w:val="30"/>
            <w:tabs>
              <w:tab w:val="right" w:leader="dot" w:pos="8296"/>
            </w:tabs>
            <w:rPr>
              <w:noProof/>
            </w:rPr>
          </w:pPr>
          <w:hyperlink w:anchor="_Toc524422175"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_Toc524422175 \h </w:instrText>
            </w:r>
            <w:r w:rsidR="00B12C5D">
              <w:rPr>
                <w:noProof/>
                <w:webHidden/>
              </w:rPr>
            </w:r>
            <w:r w:rsidR="00B12C5D">
              <w:rPr>
                <w:noProof/>
                <w:webHidden/>
              </w:rPr>
              <w:fldChar w:fldCharType="separate"/>
            </w:r>
            <w:r w:rsidR="00B12C5D">
              <w:rPr>
                <w:noProof/>
                <w:webHidden/>
              </w:rPr>
              <w:t>255</w:t>
            </w:r>
            <w:r w:rsidR="00B12C5D">
              <w:rPr>
                <w:noProof/>
                <w:webHidden/>
              </w:rPr>
              <w:fldChar w:fldCharType="end"/>
            </w:r>
          </w:hyperlink>
        </w:p>
        <w:p w:rsidR="00B12C5D" w:rsidRDefault="00E363D4">
          <w:pPr>
            <w:pStyle w:val="30"/>
            <w:tabs>
              <w:tab w:val="right" w:leader="dot" w:pos="8296"/>
            </w:tabs>
            <w:rPr>
              <w:noProof/>
            </w:rPr>
          </w:pPr>
          <w:hyperlink w:anchor="_Toc524422176"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_Toc524422176 \h </w:instrText>
            </w:r>
            <w:r w:rsidR="00B12C5D">
              <w:rPr>
                <w:noProof/>
                <w:webHidden/>
              </w:rPr>
            </w:r>
            <w:r w:rsidR="00B12C5D">
              <w:rPr>
                <w:noProof/>
                <w:webHidden/>
              </w:rPr>
              <w:fldChar w:fldCharType="separate"/>
            </w:r>
            <w:r w:rsidR="00B12C5D">
              <w:rPr>
                <w:noProof/>
                <w:webHidden/>
              </w:rPr>
              <w:t>255</w:t>
            </w:r>
            <w:r w:rsidR="00B12C5D">
              <w:rPr>
                <w:noProof/>
                <w:webHidden/>
              </w:rPr>
              <w:fldChar w:fldCharType="end"/>
            </w:r>
          </w:hyperlink>
        </w:p>
        <w:p w:rsidR="00B12C5D" w:rsidRDefault="00E363D4">
          <w:pPr>
            <w:pStyle w:val="30"/>
            <w:tabs>
              <w:tab w:val="right" w:leader="dot" w:pos="8296"/>
            </w:tabs>
            <w:rPr>
              <w:noProof/>
            </w:rPr>
          </w:pPr>
          <w:hyperlink w:anchor="_Toc524422177"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_Toc524422177 \h </w:instrText>
            </w:r>
            <w:r w:rsidR="00B12C5D">
              <w:rPr>
                <w:noProof/>
                <w:webHidden/>
              </w:rPr>
            </w:r>
            <w:r w:rsidR="00B12C5D">
              <w:rPr>
                <w:noProof/>
                <w:webHidden/>
              </w:rPr>
              <w:fldChar w:fldCharType="separate"/>
            </w:r>
            <w:r w:rsidR="00B12C5D">
              <w:rPr>
                <w:noProof/>
                <w:webHidden/>
              </w:rPr>
              <w:t>255</w:t>
            </w:r>
            <w:r w:rsidR="00B12C5D">
              <w:rPr>
                <w:noProof/>
                <w:webHidden/>
              </w:rPr>
              <w:fldChar w:fldCharType="end"/>
            </w:r>
          </w:hyperlink>
        </w:p>
        <w:p w:rsidR="00B12C5D" w:rsidRDefault="00E363D4">
          <w:pPr>
            <w:pStyle w:val="30"/>
            <w:tabs>
              <w:tab w:val="right" w:leader="dot" w:pos="8296"/>
            </w:tabs>
            <w:rPr>
              <w:noProof/>
            </w:rPr>
          </w:pPr>
          <w:hyperlink w:anchor="_Toc524422178"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_Toc524422178 \h </w:instrText>
            </w:r>
            <w:r w:rsidR="00B12C5D">
              <w:rPr>
                <w:noProof/>
                <w:webHidden/>
              </w:rPr>
            </w:r>
            <w:r w:rsidR="00B12C5D">
              <w:rPr>
                <w:noProof/>
                <w:webHidden/>
              </w:rPr>
              <w:fldChar w:fldCharType="separate"/>
            </w:r>
            <w:r w:rsidR="00B12C5D">
              <w:rPr>
                <w:noProof/>
                <w:webHidden/>
              </w:rPr>
              <w:t>256</w:t>
            </w:r>
            <w:r w:rsidR="00B12C5D">
              <w:rPr>
                <w:noProof/>
                <w:webHidden/>
              </w:rPr>
              <w:fldChar w:fldCharType="end"/>
            </w:r>
          </w:hyperlink>
        </w:p>
        <w:p w:rsidR="00B12C5D" w:rsidRDefault="00E363D4">
          <w:pPr>
            <w:pStyle w:val="10"/>
            <w:tabs>
              <w:tab w:val="right" w:leader="dot" w:pos="8296"/>
            </w:tabs>
            <w:rPr>
              <w:noProof/>
            </w:rPr>
          </w:pPr>
          <w:hyperlink w:anchor="_Toc524422179" w:history="1">
            <w:r w:rsidR="00B12C5D" w:rsidRPr="003F0E50">
              <w:rPr>
                <w:rStyle w:val="a5"/>
                <w:noProof/>
              </w:rPr>
              <w:t>1151 LCA in a Binary Tree</w:t>
            </w:r>
            <w:r w:rsidR="00B12C5D" w:rsidRPr="003F0E50">
              <w:rPr>
                <w:rStyle w:val="a5"/>
                <w:rFonts w:hint="eastAsia"/>
                <w:noProof/>
              </w:rPr>
              <w:t>（</w:t>
            </w:r>
            <w:r w:rsidR="00B12C5D" w:rsidRPr="003F0E50">
              <w:rPr>
                <w:rStyle w:val="a5"/>
                <w:noProof/>
              </w:rPr>
              <w:t>30 </w:t>
            </w:r>
            <w:r w:rsidR="00B12C5D" w:rsidRPr="003F0E50">
              <w:rPr>
                <w:rStyle w:val="a5"/>
                <w:rFonts w:hint="eastAsia"/>
                <w:noProof/>
              </w:rPr>
              <w:t>分）</w:t>
            </w:r>
            <w:r w:rsidR="00B12C5D">
              <w:rPr>
                <w:noProof/>
                <w:webHidden/>
              </w:rPr>
              <w:tab/>
            </w:r>
            <w:r w:rsidR="00B12C5D">
              <w:rPr>
                <w:noProof/>
                <w:webHidden/>
              </w:rPr>
              <w:fldChar w:fldCharType="begin"/>
            </w:r>
            <w:r w:rsidR="00B12C5D">
              <w:rPr>
                <w:noProof/>
                <w:webHidden/>
              </w:rPr>
              <w:instrText xml:space="preserve"> PAGEREF _Toc524422179 \h </w:instrText>
            </w:r>
            <w:r w:rsidR="00B12C5D">
              <w:rPr>
                <w:noProof/>
                <w:webHidden/>
              </w:rPr>
            </w:r>
            <w:r w:rsidR="00B12C5D">
              <w:rPr>
                <w:noProof/>
                <w:webHidden/>
              </w:rPr>
              <w:fldChar w:fldCharType="separate"/>
            </w:r>
            <w:r w:rsidR="00B12C5D">
              <w:rPr>
                <w:noProof/>
                <w:webHidden/>
              </w:rPr>
              <w:t>256</w:t>
            </w:r>
            <w:r w:rsidR="00B12C5D">
              <w:rPr>
                <w:noProof/>
                <w:webHidden/>
              </w:rPr>
              <w:fldChar w:fldCharType="end"/>
            </w:r>
          </w:hyperlink>
        </w:p>
        <w:p w:rsidR="00B12C5D" w:rsidRDefault="00E363D4">
          <w:pPr>
            <w:pStyle w:val="30"/>
            <w:tabs>
              <w:tab w:val="right" w:leader="dot" w:pos="8296"/>
            </w:tabs>
            <w:rPr>
              <w:noProof/>
            </w:rPr>
          </w:pPr>
          <w:hyperlink w:anchor="_Toc524422180" w:history="1">
            <w:r w:rsidR="00B12C5D" w:rsidRPr="003F0E50">
              <w:rPr>
                <w:rStyle w:val="a5"/>
                <w:rFonts w:ascii="inherit" w:hAnsi="inherit" w:cs="Microsoft Sans Serif"/>
                <w:noProof/>
              </w:rPr>
              <w:t>Input Specification:</w:t>
            </w:r>
            <w:r w:rsidR="00B12C5D">
              <w:rPr>
                <w:noProof/>
                <w:webHidden/>
              </w:rPr>
              <w:tab/>
            </w:r>
            <w:r w:rsidR="00B12C5D">
              <w:rPr>
                <w:noProof/>
                <w:webHidden/>
              </w:rPr>
              <w:fldChar w:fldCharType="begin"/>
            </w:r>
            <w:r w:rsidR="00B12C5D">
              <w:rPr>
                <w:noProof/>
                <w:webHidden/>
              </w:rPr>
              <w:instrText xml:space="preserve"> PAGEREF _Toc524422180 \h </w:instrText>
            </w:r>
            <w:r w:rsidR="00B12C5D">
              <w:rPr>
                <w:noProof/>
                <w:webHidden/>
              </w:rPr>
            </w:r>
            <w:r w:rsidR="00B12C5D">
              <w:rPr>
                <w:noProof/>
                <w:webHidden/>
              </w:rPr>
              <w:fldChar w:fldCharType="separate"/>
            </w:r>
            <w:r w:rsidR="00B12C5D">
              <w:rPr>
                <w:noProof/>
                <w:webHidden/>
              </w:rPr>
              <w:t>256</w:t>
            </w:r>
            <w:r w:rsidR="00B12C5D">
              <w:rPr>
                <w:noProof/>
                <w:webHidden/>
              </w:rPr>
              <w:fldChar w:fldCharType="end"/>
            </w:r>
          </w:hyperlink>
        </w:p>
        <w:p w:rsidR="00B12C5D" w:rsidRDefault="00E363D4">
          <w:pPr>
            <w:pStyle w:val="30"/>
            <w:tabs>
              <w:tab w:val="right" w:leader="dot" w:pos="8296"/>
            </w:tabs>
            <w:rPr>
              <w:noProof/>
            </w:rPr>
          </w:pPr>
          <w:hyperlink w:anchor="_Toc524422181" w:history="1">
            <w:r w:rsidR="00B12C5D" w:rsidRPr="003F0E50">
              <w:rPr>
                <w:rStyle w:val="a5"/>
                <w:rFonts w:ascii="inherit" w:hAnsi="inherit" w:cs="Microsoft Sans Serif"/>
                <w:noProof/>
              </w:rPr>
              <w:t>Output Specification:</w:t>
            </w:r>
            <w:r w:rsidR="00B12C5D">
              <w:rPr>
                <w:noProof/>
                <w:webHidden/>
              </w:rPr>
              <w:tab/>
            </w:r>
            <w:r w:rsidR="00B12C5D">
              <w:rPr>
                <w:noProof/>
                <w:webHidden/>
              </w:rPr>
              <w:fldChar w:fldCharType="begin"/>
            </w:r>
            <w:r w:rsidR="00B12C5D">
              <w:rPr>
                <w:noProof/>
                <w:webHidden/>
              </w:rPr>
              <w:instrText xml:space="preserve"> PAGEREF _Toc524422181 \h </w:instrText>
            </w:r>
            <w:r w:rsidR="00B12C5D">
              <w:rPr>
                <w:noProof/>
                <w:webHidden/>
              </w:rPr>
            </w:r>
            <w:r w:rsidR="00B12C5D">
              <w:rPr>
                <w:noProof/>
                <w:webHidden/>
              </w:rPr>
              <w:fldChar w:fldCharType="separate"/>
            </w:r>
            <w:r w:rsidR="00B12C5D">
              <w:rPr>
                <w:noProof/>
                <w:webHidden/>
              </w:rPr>
              <w:t>257</w:t>
            </w:r>
            <w:r w:rsidR="00B12C5D">
              <w:rPr>
                <w:noProof/>
                <w:webHidden/>
              </w:rPr>
              <w:fldChar w:fldCharType="end"/>
            </w:r>
          </w:hyperlink>
        </w:p>
        <w:p w:rsidR="00B12C5D" w:rsidRDefault="00E363D4">
          <w:pPr>
            <w:pStyle w:val="30"/>
            <w:tabs>
              <w:tab w:val="right" w:leader="dot" w:pos="8296"/>
            </w:tabs>
            <w:rPr>
              <w:noProof/>
            </w:rPr>
          </w:pPr>
          <w:hyperlink w:anchor="_Toc524422182" w:history="1">
            <w:r w:rsidR="00B12C5D" w:rsidRPr="003F0E50">
              <w:rPr>
                <w:rStyle w:val="a5"/>
                <w:rFonts w:ascii="inherit" w:hAnsi="inherit" w:cs="Microsoft Sans Serif"/>
                <w:noProof/>
              </w:rPr>
              <w:t>Sample Input:</w:t>
            </w:r>
            <w:r w:rsidR="00B12C5D">
              <w:rPr>
                <w:noProof/>
                <w:webHidden/>
              </w:rPr>
              <w:tab/>
            </w:r>
            <w:r w:rsidR="00B12C5D">
              <w:rPr>
                <w:noProof/>
                <w:webHidden/>
              </w:rPr>
              <w:fldChar w:fldCharType="begin"/>
            </w:r>
            <w:r w:rsidR="00B12C5D">
              <w:rPr>
                <w:noProof/>
                <w:webHidden/>
              </w:rPr>
              <w:instrText xml:space="preserve"> PAGEREF _Toc524422182 \h </w:instrText>
            </w:r>
            <w:r w:rsidR="00B12C5D">
              <w:rPr>
                <w:noProof/>
                <w:webHidden/>
              </w:rPr>
            </w:r>
            <w:r w:rsidR="00B12C5D">
              <w:rPr>
                <w:noProof/>
                <w:webHidden/>
              </w:rPr>
              <w:fldChar w:fldCharType="separate"/>
            </w:r>
            <w:r w:rsidR="00B12C5D">
              <w:rPr>
                <w:noProof/>
                <w:webHidden/>
              </w:rPr>
              <w:t>257</w:t>
            </w:r>
            <w:r w:rsidR="00B12C5D">
              <w:rPr>
                <w:noProof/>
                <w:webHidden/>
              </w:rPr>
              <w:fldChar w:fldCharType="end"/>
            </w:r>
          </w:hyperlink>
        </w:p>
        <w:p w:rsidR="00B12C5D" w:rsidRDefault="00E363D4">
          <w:pPr>
            <w:pStyle w:val="30"/>
            <w:tabs>
              <w:tab w:val="right" w:leader="dot" w:pos="8296"/>
            </w:tabs>
            <w:rPr>
              <w:noProof/>
            </w:rPr>
          </w:pPr>
          <w:hyperlink w:anchor="_Toc524422183" w:history="1">
            <w:r w:rsidR="00B12C5D" w:rsidRPr="003F0E50">
              <w:rPr>
                <w:rStyle w:val="a5"/>
                <w:rFonts w:ascii="inherit" w:hAnsi="inherit" w:cs="Microsoft Sans Serif"/>
                <w:noProof/>
              </w:rPr>
              <w:t>Sample Output:</w:t>
            </w:r>
            <w:r w:rsidR="00B12C5D">
              <w:rPr>
                <w:noProof/>
                <w:webHidden/>
              </w:rPr>
              <w:tab/>
            </w:r>
            <w:r w:rsidR="00B12C5D">
              <w:rPr>
                <w:noProof/>
                <w:webHidden/>
              </w:rPr>
              <w:fldChar w:fldCharType="begin"/>
            </w:r>
            <w:r w:rsidR="00B12C5D">
              <w:rPr>
                <w:noProof/>
                <w:webHidden/>
              </w:rPr>
              <w:instrText xml:space="preserve"> PAGEREF _Toc524422183 \h </w:instrText>
            </w:r>
            <w:r w:rsidR="00B12C5D">
              <w:rPr>
                <w:noProof/>
                <w:webHidden/>
              </w:rPr>
            </w:r>
            <w:r w:rsidR="00B12C5D">
              <w:rPr>
                <w:noProof/>
                <w:webHidden/>
              </w:rPr>
              <w:fldChar w:fldCharType="separate"/>
            </w:r>
            <w:r w:rsidR="00B12C5D">
              <w:rPr>
                <w:noProof/>
                <w:webHidden/>
              </w:rPr>
              <w:t>257</w:t>
            </w:r>
            <w:r w:rsidR="00B12C5D">
              <w:rPr>
                <w:noProof/>
                <w:webHidden/>
              </w:rPr>
              <w:fldChar w:fldCharType="end"/>
            </w:r>
          </w:hyperlink>
        </w:p>
        <w:p w:rsidR="00875EB1" w:rsidRDefault="00875EB1">
          <w:r>
            <w:rPr>
              <w:b/>
              <w:bCs/>
              <w:lang w:val="zh-CN"/>
            </w:rPr>
            <w:fldChar w:fldCharType="end"/>
          </w:r>
        </w:p>
      </w:sdtContent>
    </w:sdt>
    <w:p w:rsidR="00AC75D6" w:rsidRPr="00AC75D6" w:rsidRDefault="00AC75D6" w:rsidP="00AC75D6">
      <w:pPr>
        <w:pStyle w:val="1"/>
      </w:pPr>
      <w:bookmarkStart w:id="0" w:name="_Toc524421976"/>
      <w:r w:rsidRPr="00AC75D6">
        <w:lastRenderedPageBreak/>
        <w:t>1001. A+B Format (20)</w:t>
      </w:r>
      <w:bookmarkEnd w:id="0"/>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时间限制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400 ms</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内存限制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65536 kB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代码长度限制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16000 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判题程序</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bdr w:val="none" w:sz="0" w:space="0" w:color="auto" w:frame="1"/>
        </w:rPr>
        <w:t>Standard</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作者</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CHEN, Yue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Calculate a + b and output the sum in standard format -- that is, the digits must be separated into groups of three by commas (unless there are less than four digits).</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Input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Each input file contains one test case. Each case contains a pair of integers a and b where -1000000 &lt;= a, b &lt;= 1000000. The numbers are separated by a space.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Output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For each test case, you should output the sum of a and b in one line. The sum must be written in the standard format.</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Input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-1000000 9</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Output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-999,991</w:t>
      </w:r>
    </w:p>
    <w:p w:rsidR="00B36D47" w:rsidRPr="00B36D47" w:rsidRDefault="00B36D47" w:rsidP="00B36D47">
      <w:pPr>
        <w:pStyle w:val="1"/>
      </w:pPr>
      <w:bookmarkStart w:id="1" w:name="_Toc524421977"/>
      <w:r w:rsidRPr="00B36D47">
        <w:t>1002. A+B for Polynomials (25)</w:t>
      </w:r>
      <w:bookmarkEnd w:id="1"/>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时间限制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400 ms</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内存限制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65536 kB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代码长度限制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16000 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lastRenderedPageBreak/>
        <w:t>判题程序</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bdr w:val="none" w:sz="0" w:space="0" w:color="auto" w:frame="1"/>
        </w:rPr>
        <w:t>Standard</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作者</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CHEN, Yue</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This time, you are supposed to find A+B where A and B are two polynomials.</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Input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Each input file contains one test case. Each case occupies 2 lines, and each line contains the information of a polynomial: K N1 a</w:t>
      </w:r>
      <w:r w:rsidRPr="00B36D47">
        <w:rPr>
          <w:rFonts w:ascii="inherit" w:eastAsia="宋体" w:hAnsi="inherit" w:cs="宋体"/>
          <w:color w:val="333333"/>
          <w:kern w:val="0"/>
          <w:sz w:val="18"/>
          <w:szCs w:val="18"/>
          <w:vertAlign w:val="subscript"/>
        </w:rPr>
        <w:t>N1</w:t>
      </w:r>
      <w:r w:rsidRPr="00B36D47">
        <w:rPr>
          <w:rFonts w:ascii="inherit" w:eastAsia="宋体" w:hAnsi="inherit" w:cs="宋体"/>
          <w:color w:val="333333"/>
          <w:kern w:val="0"/>
          <w:sz w:val="18"/>
          <w:szCs w:val="18"/>
        </w:rPr>
        <w:t> N2 a</w:t>
      </w:r>
      <w:r w:rsidRPr="00B36D47">
        <w:rPr>
          <w:rFonts w:ascii="inherit" w:eastAsia="宋体" w:hAnsi="inherit" w:cs="宋体"/>
          <w:color w:val="333333"/>
          <w:kern w:val="0"/>
          <w:sz w:val="18"/>
          <w:szCs w:val="18"/>
          <w:vertAlign w:val="subscript"/>
        </w:rPr>
        <w:t>N2</w:t>
      </w:r>
      <w:r w:rsidRPr="00B36D47">
        <w:rPr>
          <w:rFonts w:ascii="inherit" w:eastAsia="宋体" w:hAnsi="inherit" w:cs="宋体"/>
          <w:color w:val="333333"/>
          <w:kern w:val="0"/>
          <w:sz w:val="18"/>
          <w:szCs w:val="18"/>
        </w:rPr>
        <w:t> ... NK a</w:t>
      </w:r>
      <w:r w:rsidRPr="00B36D47">
        <w:rPr>
          <w:rFonts w:ascii="inherit" w:eastAsia="宋体" w:hAnsi="inherit" w:cs="宋体"/>
          <w:color w:val="333333"/>
          <w:kern w:val="0"/>
          <w:sz w:val="18"/>
          <w:szCs w:val="18"/>
          <w:vertAlign w:val="subscript"/>
        </w:rPr>
        <w:t>NK</w:t>
      </w:r>
      <w:r w:rsidRPr="00B36D47">
        <w:rPr>
          <w:rFonts w:ascii="inherit" w:eastAsia="宋体" w:hAnsi="inherit" w:cs="宋体"/>
          <w:color w:val="333333"/>
          <w:kern w:val="0"/>
          <w:sz w:val="18"/>
          <w:szCs w:val="18"/>
        </w:rPr>
        <w:t>, where K is the number of nonzero terms in the polynomial, Ni and a</w:t>
      </w:r>
      <w:r w:rsidRPr="00B36D47">
        <w:rPr>
          <w:rFonts w:ascii="inherit" w:eastAsia="宋体" w:hAnsi="inherit" w:cs="宋体"/>
          <w:color w:val="333333"/>
          <w:kern w:val="0"/>
          <w:sz w:val="18"/>
          <w:szCs w:val="18"/>
          <w:vertAlign w:val="subscript"/>
        </w:rPr>
        <w:t>Ni</w:t>
      </w:r>
      <w:r w:rsidRPr="00B36D47">
        <w:rPr>
          <w:rFonts w:ascii="inherit" w:eastAsia="宋体" w:hAnsi="inherit" w:cs="宋体"/>
          <w:color w:val="333333"/>
          <w:kern w:val="0"/>
          <w:sz w:val="18"/>
          <w:szCs w:val="18"/>
        </w:rPr>
        <w:t> (i=1, 2, ..., K) are the exponents and coefficients, respectively. It is given that 1 &lt;= K &lt;= 10</w:t>
      </w:r>
      <w:r w:rsidRPr="00B36D47">
        <w:rPr>
          <w:rFonts w:ascii="inherit" w:eastAsia="宋体" w:hAnsi="inherit" w:cs="宋体"/>
          <w:color w:val="333333"/>
          <w:kern w:val="0"/>
          <w:sz w:val="18"/>
          <w:szCs w:val="18"/>
        </w:rPr>
        <w:t>，</w:t>
      </w:r>
      <w:r w:rsidRPr="00B36D47">
        <w:rPr>
          <w:rFonts w:ascii="inherit" w:eastAsia="宋体" w:hAnsi="inherit" w:cs="宋体"/>
          <w:color w:val="333333"/>
          <w:kern w:val="0"/>
          <w:sz w:val="18"/>
          <w:szCs w:val="18"/>
        </w:rPr>
        <w:t>0 &lt;= NK &lt; ... &lt; N2 &lt; N1 &lt;=1000.</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Output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For each test case you should output the sum of A and B in one line, with the same format as the input. Notice that there must be NO extra space at the end of each line. Please be accurate to 1 decimal place.</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Input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2 1 2.4 0 3.2</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2 2 1.5 1 0.5</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Output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3 2 1.5 1 2.9 0 3.2</w:t>
      </w:r>
    </w:p>
    <w:p w:rsidR="00236D20" w:rsidRDefault="000756C1">
      <w:pPr>
        <w:rPr>
          <w:color w:val="FF0000"/>
        </w:rPr>
      </w:pPr>
      <w:r w:rsidRPr="000756C1">
        <w:rPr>
          <w:rFonts w:hint="eastAsia"/>
          <w:color w:val="FF0000"/>
        </w:rPr>
        <w:t>这道题不需要当没有项的时候输出</w:t>
      </w:r>
      <w:r w:rsidRPr="000756C1">
        <w:rPr>
          <w:rFonts w:hint="eastAsia"/>
          <w:color w:val="FF0000"/>
        </w:rPr>
        <w:t>0 0</w:t>
      </w:r>
      <w:r w:rsidR="00372E41">
        <w:rPr>
          <w:rFonts w:hint="eastAsia"/>
          <w:color w:val="FF0000"/>
        </w:rPr>
        <w:t>。</w:t>
      </w:r>
    </w:p>
    <w:p w:rsidR="00E42598" w:rsidRDefault="00E42598">
      <w:pPr>
        <w:rPr>
          <w:color w:val="FF0000"/>
        </w:rPr>
      </w:pPr>
      <w:r>
        <w:rPr>
          <w:rFonts w:hint="eastAsia"/>
          <w:color w:val="FF0000"/>
        </w:rPr>
        <w:t>注意和多项式的项数不一定小于</w:t>
      </w:r>
      <w:r>
        <w:rPr>
          <w:rFonts w:hint="eastAsia"/>
          <w:color w:val="FF0000"/>
        </w:rPr>
        <w:t>MAXK=10</w:t>
      </w:r>
      <w:r>
        <w:rPr>
          <w:rFonts w:hint="eastAsia"/>
          <w:color w:val="FF0000"/>
        </w:rPr>
        <w:t>。</w:t>
      </w:r>
    </w:p>
    <w:p w:rsidR="00840DFF" w:rsidRPr="00840DFF" w:rsidRDefault="00840DFF" w:rsidP="00840DFF">
      <w:pPr>
        <w:pStyle w:val="1"/>
      </w:pPr>
      <w:bookmarkStart w:id="2" w:name="_Toc524421978"/>
      <w:r w:rsidRPr="00840DFF">
        <w:t>1003. Emergency (25)</w:t>
      </w:r>
      <w:bookmarkEnd w:id="2"/>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As an emergency rescue team leader of a city, you are given a special map of your country. The map shows several scattered cities connected by some roads. Amount of rescue teams in each city and the length of each road between any pair of cities are marked on the map. When there is an emergency call to you from some other city, your job is to lead your men to the place as quickly as possible, and at the mean time, call up as many hands on the way as possible.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4 positive integers: N (&lt;= 500) - the number of cities (and the cities are numbered from 0 to N-1), M - the number of roads, C1 and C2 - the cities that you are currently in and that you must save, respectively. The next line contains N integers, where the i-th integer is the number of rescue teams in the i-th city. Then M lines follow, each describes a road with three integers c1, c2 and L, which are the pair of cities connected by a road and the length of that road, respectively. It is guaranteed that there exists at least one path from C1 to C2.</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two numbers: the number of different shortest paths between C1 and C2, and the maximum amount of rescue teams you can possibly gather.</w:t>
      </w:r>
      <w:r>
        <w:rPr>
          <w:rFonts w:ascii="inherit" w:hAnsi="inherit"/>
          <w:color w:val="333333"/>
          <w:sz w:val="18"/>
          <w:szCs w:val="18"/>
        </w:rPr>
        <w:br/>
        <w:t>All the numbers in a line must be separated by exactly one space, and there is no extra space allowed at the end of a line.</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5 6 0 2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1 2 1 5 3</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3 4 1</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2 4</w:t>
      </w:r>
    </w:p>
    <w:p w:rsidR="0008616D" w:rsidRPr="0008616D" w:rsidRDefault="0008616D" w:rsidP="0008616D">
      <w:pPr>
        <w:pStyle w:val="1"/>
      </w:pPr>
      <w:bookmarkStart w:id="3" w:name="_Toc524421979"/>
      <w:r w:rsidRPr="0008616D">
        <w:t>1004. Counting Leaves (30)</w:t>
      </w:r>
      <w:bookmarkEnd w:id="3"/>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616D" w:rsidRDefault="0008616D" w:rsidP="0008616D">
      <w:pPr>
        <w:shd w:val="clear" w:color="auto" w:fill="FAFAFA"/>
        <w:jc w:val="left"/>
        <w:textAlignment w:val="baseline"/>
        <w:rPr>
          <w:rFonts w:ascii="Verdana" w:hAnsi="Verdana"/>
          <w:color w:val="333333"/>
          <w:sz w:val="18"/>
          <w:szCs w:val="18"/>
        </w:rPr>
      </w:pPr>
      <w:r>
        <w:rPr>
          <w:rFonts w:ascii="Verdana" w:hAnsi="Verdana"/>
          <w:color w:val="333333"/>
          <w:sz w:val="18"/>
          <w:szCs w:val="18"/>
        </w:rPr>
        <w:t>A family hierarchy is usually presented by a pedigree tree. Your job is to count those family members who have no child.</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and M (&lt; N), the number of non-leaf nodes. Then M lines follow, each in the format: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 K ID[1] ID[2] ... ID[K]</w:t>
      </w:r>
    </w:p>
    <w:p w:rsidR="0008616D" w:rsidRDefault="0008616D" w:rsidP="0008616D">
      <w:pPr>
        <w:shd w:val="clear" w:color="auto" w:fill="FAFAFA"/>
        <w:textAlignment w:val="baseline"/>
        <w:rPr>
          <w:rFonts w:ascii="Verdana" w:hAnsi="Verdana"/>
          <w:color w:val="333333"/>
          <w:sz w:val="18"/>
          <w:szCs w:val="18"/>
        </w:rPr>
      </w:pPr>
      <w:r>
        <w:rPr>
          <w:rFonts w:ascii="Verdana" w:hAnsi="Verdana"/>
          <w:color w:val="333333"/>
          <w:sz w:val="18"/>
          <w:szCs w:val="18"/>
        </w:rPr>
        <w:t>where ID is a two-digit number representing a given non-leaf node, K is the number of its children, followed by a sequence of two-digit ID's of its children. For the sake of simplicity, let us fix the root ID to be 01.</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count those family members who have no child</w:t>
      </w:r>
      <w:r>
        <w:rPr>
          <w:rStyle w:val="apple-converted-space"/>
          <w:rFonts w:ascii="inherit" w:hAnsi="inherit"/>
          <w:color w:val="333333"/>
          <w:sz w:val="18"/>
          <w:szCs w:val="18"/>
        </w:rPr>
        <w:t> </w:t>
      </w:r>
      <w:r>
        <w:rPr>
          <w:rFonts w:ascii="inherit" w:hAnsi="inherit"/>
          <w:b/>
          <w:bCs/>
          <w:color w:val="333333"/>
          <w:sz w:val="18"/>
          <w:szCs w:val="18"/>
        </w:rPr>
        <w:t>for every seniority level</w:t>
      </w:r>
      <w:r>
        <w:rPr>
          <w:rStyle w:val="apple-converted-space"/>
          <w:rFonts w:ascii="inherit" w:hAnsi="inherit"/>
          <w:color w:val="333333"/>
          <w:sz w:val="18"/>
          <w:szCs w:val="18"/>
        </w:rPr>
        <w:t> </w:t>
      </w:r>
      <w:r>
        <w:rPr>
          <w:rFonts w:ascii="inherit" w:hAnsi="inherit"/>
          <w:color w:val="333333"/>
          <w:sz w:val="18"/>
          <w:szCs w:val="18"/>
        </w:rPr>
        <w:t>starting from the root. The numbers must be printed in a line, separated by a space, and there must be no extra space at the end of each line.</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sample case represents a tree with only 2 nodes, where 01 is the root and 02 is its only child. Hence on the root 01 level, there is 0 leaf node; and on the next level, there is 1 leaf node. Then we should output "0 1" in a line.</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01 1 02</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0 1</w:t>
      </w:r>
    </w:p>
    <w:p w:rsidR="00682267" w:rsidRPr="00682267" w:rsidRDefault="00682267" w:rsidP="00682267">
      <w:pPr>
        <w:pStyle w:val="1"/>
      </w:pPr>
      <w:bookmarkStart w:id="4" w:name="_Toc524421980"/>
      <w:r w:rsidRPr="00682267">
        <w:t>1005. Spell It Right (20)</w:t>
      </w:r>
      <w:bookmarkEnd w:id="4"/>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non-negative integer N, your task is to compute the sum of all the digits of N, and output every digit of the sum in English.</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one line which contains an N (&lt;= 10</w:t>
      </w:r>
      <w:r>
        <w:rPr>
          <w:rFonts w:ascii="inherit" w:hAnsi="inherit"/>
          <w:color w:val="333333"/>
          <w:sz w:val="18"/>
          <w:szCs w:val="18"/>
          <w:vertAlign w:val="superscript"/>
        </w:rPr>
        <w:t>100</w:t>
      </w:r>
      <w:r>
        <w:rPr>
          <w:rFonts w:ascii="inherit" w:hAnsi="inherit"/>
          <w:color w:val="333333"/>
          <w:sz w:val="18"/>
          <w:szCs w:val="18"/>
        </w:rPr>
        <w:t>).</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digits of the sum in English words. There must be one space between two consecutive words, but no extra space at the end of a line.</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one five</w:t>
      </w:r>
    </w:p>
    <w:p w:rsidR="007A77EA" w:rsidRPr="007A77EA" w:rsidRDefault="007A77EA" w:rsidP="007A77EA">
      <w:pPr>
        <w:pStyle w:val="1"/>
      </w:pPr>
      <w:bookmarkStart w:id="5" w:name="_Toc524421981"/>
      <w:r w:rsidRPr="007A77EA">
        <w:t>1006. Sign In and Sign Out (25)</w:t>
      </w:r>
      <w:bookmarkEnd w:id="5"/>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At the beginning of every day, the first person who signs in the computer room will unlock the door, and the last one who signs out will lock the door. Given the records of signing in's and out's, you are supposed to find the ones who have unlocked and locked the door on that day.</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records for one day. The case starts with a positive integer M, which is the total number of records, followed by M lines, each in the format: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Sign_in_time Sign_out_time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times are given in the format HH:MM:SS, and ID number is a string with no more than 15 characters.</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ID numbers of the persons who have unlocked and locked the door on that day. The two ID numbers must be separated by one space.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the records are consistent. That is, the sign in time must be earlier than the sign out time for each person, and there are no two persons sign in or out at the same moment.</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CS301111 15:30:28 17:00:10</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08:00:00 11:25:25</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CS301133 21:45:00 21:58:40</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CS301133</w:t>
      </w:r>
    </w:p>
    <w:p w:rsidR="00437889" w:rsidRPr="00437889" w:rsidRDefault="00437889" w:rsidP="00437889">
      <w:pPr>
        <w:pStyle w:val="1"/>
      </w:pPr>
      <w:bookmarkStart w:id="6" w:name="_Toc524421982"/>
      <w:r w:rsidRPr="00437889">
        <w:t>1007. Maximum Subsequence Sum (25)</w:t>
      </w:r>
      <w:bookmarkEnd w:id="6"/>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K integers { N</w:t>
      </w:r>
      <w:r>
        <w:rPr>
          <w:rFonts w:ascii="inherit" w:hAnsi="inherit"/>
          <w:color w:val="333333"/>
          <w:sz w:val="18"/>
          <w:szCs w:val="18"/>
          <w:vertAlign w:val="subscript"/>
        </w:rPr>
        <w:t>1</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 N</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A continuous subsequence is defined to be { N</w:t>
      </w:r>
      <w:r>
        <w:rPr>
          <w:rFonts w:ascii="inherit" w:hAnsi="inherit"/>
          <w:color w:val="333333"/>
          <w:sz w:val="18"/>
          <w:szCs w:val="18"/>
          <w:vertAlign w:val="subscript"/>
        </w:rPr>
        <w:t>i</w:t>
      </w:r>
      <w:r>
        <w:rPr>
          <w:rFonts w:ascii="inherit" w:hAnsi="inherit"/>
          <w:color w:val="333333"/>
          <w:sz w:val="18"/>
          <w:szCs w:val="18"/>
        </w:rPr>
        <w:t>, N</w:t>
      </w:r>
      <w:r>
        <w:rPr>
          <w:rFonts w:ascii="inherit" w:hAnsi="inherit"/>
          <w:color w:val="333333"/>
          <w:sz w:val="18"/>
          <w:szCs w:val="18"/>
          <w:vertAlign w:val="subscript"/>
        </w:rPr>
        <w:t>i+1</w:t>
      </w:r>
      <w:r>
        <w:rPr>
          <w:rFonts w:ascii="inherit" w:hAnsi="inherit"/>
          <w:color w:val="333333"/>
          <w:sz w:val="18"/>
          <w:szCs w:val="18"/>
        </w:rPr>
        <w:t>, ..., N</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where 1 &lt;= i &lt;= j &lt;= K. The</w:t>
      </w:r>
      <w:r>
        <w:rPr>
          <w:rStyle w:val="apple-converted-space"/>
          <w:rFonts w:ascii="inherit" w:hAnsi="inherit"/>
          <w:color w:val="333333"/>
          <w:sz w:val="18"/>
          <w:szCs w:val="18"/>
        </w:rPr>
        <w:t> </w:t>
      </w:r>
      <w:r>
        <w:rPr>
          <w:rFonts w:ascii="inherit" w:hAnsi="inherit"/>
          <w:i/>
          <w:iCs/>
          <w:color w:val="333333"/>
          <w:sz w:val="18"/>
          <w:szCs w:val="18"/>
        </w:rPr>
        <w:t>Maximum Subsequence</w:t>
      </w:r>
      <w:r>
        <w:rPr>
          <w:rStyle w:val="apple-converted-space"/>
          <w:rFonts w:ascii="inherit" w:hAnsi="inherit"/>
          <w:color w:val="333333"/>
          <w:sz w:val="18"/>
          <w:szCs w:val="18"/>
        </w:rPr>
        <w:t> </w:t>
      </w:r>
      <w:r>
        <w:rPr>
          <w:rFonts w:ascii="inherit" w:hAnsi="inherit"/>
          <w:color w:val="333333"/>
          <w:sz w:val="18"/>
          <w:szCs w:val="18"/>
        </w:rPr>
        <w:t>is the continuous subsequence which has the largest sum of its elements. For example, given sequence { -2, 11, -4, 13, -5, -2 }, its maximum subsequence is { 11, -4, 13 } with the largest sum being 20.</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supposed to find the largest sum, together with the first and the last numbers of the maximum subsequence.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two lines. The first line contains a positive integer K (&lt;= 10000). The second line contains K numbers, separated by a space.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largest sum, together with the first and the last numbers of the maximum subsequence. The numbers must be separated by one space, but there must be no extra space at the end of a line. In case that the maximum subsequence is not unique, output the one with the smallest indices i and j (as shown by the sample case). If all the K numbers are negative, then its maximum sum is defined to be 0, and you are supposed to output the first and the last numbers of the whole sequence.</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2 3 4 -5 -23 3 7 -21</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10 1 4</w:t>
      </w:r>
    </w:p>
    <w:p w:rsidR="00840DFF" w:rsidRDefault="002E42C5">
      <w:pPr>
        <w:rPr>
          <w:color w:val="FF0000"/>
        </w:rPr>
      </w:pPr>
      <w:r>
        <w:rPr>
          <w:rFonts w:hint="eastAsia"/>
          <w:color w:val="FF0000"/>
        </w:rPr>
        <w:t>此题要注意对于最大子列和为</w:t>
      </w:r>
      <w:r>
        <w:rPr>
          <w:rFonts w:hint="eastAsia"/>
          <w:color w:val="FF0000"/>
        </w:rPr>
        <w:t>0</w:t>
      </w:r>
      <w:r>
        <w:rPr>
          <w:rFonts w:hint="eastAsia"/>
          <w:color w:val="FF0000"/>
        </w:rPr>
        <w:t>的情况，就不是全是负数那种输出整个子列的第一个和最后一个值了</w:t>
      </w:r>
    </w:p>
    <w:p w:rsidR="00170B2E" w:rsidRPr="00170B2E" w:rsidRDefault="00170B2E" w:rsidP="00170B2E">
      <w:pPr>
        <w:pStyle w:val="1"/>
      </w:pPr>
      <w:bookmarkStart w:id="7" w:name="_Toc524421983"/>
      <w:r w:rsidRPr="00170B2E">
        <w:lastRenderedPageBreak/>
        <w:t>1008. Elevator (20)</w:t>
      </w:r>
      <w:bookmarkEnd w:id="7"/>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highest building in our city has only one elevator. A request list is made up with N positive numbers. The numbers denote at which floors the elevator will stop, in specified order. It costs 6 seconds to move the elevator up one floor, and 4 seconds to move down one floor. The elevator will stay for 5 seconds at each stop.</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 given request list, you are to compute the total time spent to fulfill the requests on the list. The elevator is on the 0th floor at the beginning and does not have to return to the ground floor when the requests are fulfilled.</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positive numbers. All the numbers in the input are less than 100.</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total time on a single line.</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3 2 3 1</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w:t>
      </w:r>
    </w:p>
    <w:p w:rsidR="00F508ED" w:rsidRPr="00F508ED" w:rsidRDefault="00F508ED" w:rsidP="00F508ED">
      <w:pPr>
        <w:pStyle w:val="1"/>
      </w:pPr>
      <w:bookmarkStart w:id="8" w:name="_Toc524421984"/>
      <w:r w:rsidRPr="00F508ED">
        <w:t>1009. Product of Polynomials (25)</w:t>
      </w:r>
      <w:bookmarkEnd w:id="8"/>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find A*B where A and B are two polynomials.</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and each line contains the information of a polynomial: K N1 a</w:t>
      </w:r>
      <w:r>
        <w:rPr>
          <w:rFonts w:ascii="inherit" w:hAnsi="inherit"/>
          <w:color w:val="333333"/>
          <w:sz w:val="18"/>
          <w:szCs w:val="18"/>
          <w:vertAlign w:val="subscript"/>
        </w:rPr>
        <w:t>N1</w:t>
      </w:r>
      <w:r>
        <w:rPr>
          <w:rStyle w:val="apple-converted-space"/>
          <w:rFonts w:ascii="inherit" w:hAnsi="inherit"/>
          <w:color w:val="333333"/>
          <w:sz w:val="18"/>
          <w:szCs w:val="18"/>
        </w:rPr>
        <w:t> </w:t>
      </w:r>
      <w:r>
        <w:rPr>
          <w:rFonts w:ascii="inherit" w:hAnsi="inherit"/>
          <w:color w:val="333333"/>
          <w:sz w:val="18"/>
          <w:szCs w:val="18"/>
        </w:rPr>
        <w:t>N2 a</w:t>
      </w:r>
      <w:r>
        <w:rPr>
          <w:rFonts w:ascii="inherit" w:hAnsi="inherit"/>
          <w:color w:val="333333"/>
          <w:sz w:val="18"/>
          <w:szCs w:val="18"/>
          <w:vertAlign w:val="subscript"/>
        </w:rPr>
        <w:t>N2</w:t>
      </w:r>
      <w:r>
        <w:rPr>
          <w:rStyle w:val="apple-converted-space"/>
          <w:rFonts w:ascii="inherit" w:hAnsi="inherit"/>
          <w:color w:val="333333"/>
          <w:sz w:val="18"/>
          <w:szCs w:val="18"/>
        </w:rPr>
        <w:t> </w:t>
      </w:r>
      <w:r>
        <w:rPr>
          <w:rFonts w:ascii="inherit" w:hAnsi="inherit"/>
          <w:color w:val="333333"/>
          <w:sz w:val="18"/>
          <w:szCs w:val="18"/>
        </w:rPr>
        <w:t>... NK a</w:t>
      </w:r>
      <w:r>
        <w:rPr>
          <w:rFonts w:ascii="inherit" w:hAnsi="inherit"/>
          <w:color w:val="333333"/>
          <w:sz w:val="18"/>
          <w:szCs w:val="18"/>
          <w:vertAlign w:val="subscript"/>
        </w:rPr>
        <w:t>NK</w:t>
      </w:r>
      <w:r>
        <w:rPr>
          <w:rFonts w:ascii="inherit" w:hAnsi="inherit"/>
          <w:color w:val="333333"/>
          <w:sz w:val="18"/>
          <w:szCs w:val="18"/>
        </w:rPr>
        <w:t>, where K is the number of nonzero terms in the polynomial, Ni and a</w:t>
      </w:r>
      <w:r>
        <w:rPr>
          <w:rFonts w:ascii="inherit" w:hAnsi="inherit"/>
          <w:color w:val="333333"/>
          <w:sz w:val="18"/>
          <w:szCs w:val="18"/>
          <w:vertAlign w:val="subscript"/>
        </w:rPr>
        <w:t>Ni</w:t>
      </w:r>
      <w:r>
        <w:rPr>
          <w:rStyle w:val="apple-converted-space"/>
          <w:rFonts w:ascii="inherit" w:hAnsi="inherit"/>
          <w:color w:val="333333"/>
          <w:sz w:val="18"/>
          <w:szCs w:val="18"/>
        </w:rPr>
        <w:t> </w:t>
      </w:r>
      <w:r>
        <w:rPr>
          <w:rFonts w:ascii="inherit" w:hAnsi="inherit"/>
          <w:color w:val="333333"/>
          <w:sz w:val="18"/>
          <w:szCs w:val="18"/>
        </w:rPr>
        <w:t>(i=1, 2, ..., K) are the exponents and coefficients, respectively. It is given that 1 &lt;= K &lt;= 10, 0 &lt;= NK &lt; ... &lt; N2 &lt; N1 &lt;=1000.</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product of A and B in one line, with the same format as the input. Notice that there must be NO extra space at the end of each line. Please be accurate up to 1 decimal place.</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2 1 2.4 0 3.2</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2 2 1.5 1 0.5</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3 3 3.6 2 6.0 1 1.6</w:t>
      </w:r>
    </w:p>
    <w:p w:rsidR="003648B2" w:rsidRPr="003648B2" w:rsidRDefault="003648B2" w:rsidP="003648B2">
      <w:pPr>
        <w:pStyle w:val="1"/>
      </w:pPr>
      <w:bookmarkStart w:id="9" w:name="_Toc524421985"/>
      <w:r w:rsidRPr="003648B2">
        <w:t>1010. Radix (25)</w:t>
      </w:r>
      <w:bookmarkEnd w:id="9"/>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pair of positive integers, for example, 6 and 110, can this equation 6 = 110 be true? The answer is "yes", if 6 is a decimal number and 110 is a binary number.</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for any pair of positive integers N1 and N2, your task is to find the radix of one number while that of the other is given.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a line which contains 4 positive integers:</w:t>
      </w:r>
      <w:r>
        <w:rPr>
          <w:rFonts w:ascii="inherit" w:hAnsi="inherit"/>
          <w:color w:val="333333"/>
          <w:sz w:val="18"/>
          <w:szCs w:val="18"/>
        </w:rPr>
        <w:br/>
        <w:t>N1 N2 tag radix</w:t>
      </w:r>
      <w:r>
        <w:rPr>
          <w:rFonts w:ascii="inherit" w:hAnsi="inherit"/>
          <w:color w:val="333333"/>
          <w:sz w:val="18"/>
          <w:szCs w:val="18"/>
        </w:rPr>
        <w:br/>
        <w:t>Here N1 and N2 each has no more than 10 digits. A digit is less than its radix and is chosen from the set {0-9, a-z} where 0-9 represent the decimal numbers 0-9, and a-z represent the decimal numbers 10-35. The last number "radix" is the radix of N1 if "tag" is 1, or of N2 if "tag" is 2.</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radix of the other number so that the equation N1 = N2 is true. If the equation is impossible, print "Impossible". If the solution is not unique, output the smallest possible radix.</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6 110 1 10</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ab 1 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BF2D46" w:rsidRPr="00BF2D46" w:rsidRDefault="00BF2D46" w:rsidP="00BF2D46">
      <w:pPr>
        <w:pStyle w:val="1"/>
      </w:pPr>
      <w:bookmarkStart w:id="10" w:name="_Toc524421986"/>
      <w:r w:rsidRPr="00BF2D46">
        <w:t>1011. World Cup Betting (20)</w:t>
      </w:r>
      <w:bookmarkEnd w:id="10"/>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the 2010 FIFA World Cup running, football fans the world over were becoming increasingly excited as the best players from the best teams doing battles for the World Cup trophy in South Africa. Similarly, football betting fans were putting their money where their mouths were, by laying all manner of World Cup bets.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Chinese Football Lottery provided a "Triple Winning" game. The rule of winning was simple: first select any three of the games. Then for each selected game, bet on one of the three possible results -- namely W for win, T for tie, and L for lose. There was an odd assigned to each result. The winner's odd would be the product of the three odds times 65%.</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3 games' odds are given as the following:</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 W    T    L</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obtain the maximum profit, one must buy W for the 3rd game, T for the 2nd game, and T for the 1st game. If each bet takes 2 yuans, then the maximum profit would be (4.1*3.0*2.5*65%-1)*2 = 37.98 yuans (accurate up to 2 decimal places).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betting information of 3 games. Each game occupies a line with three distinct odds corresponding to W, T and L.</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best bet of each game, and the maximum profit accurate up to 2 decimal places. The characters and the number must be separated by one space.</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 T W 37.98</w:t>
      </w:r>
    </w:p>
    <w:p w:rsidR="00170B2E" w:rsidRDefault="009C6E2A" w:rsidP="00E87707">
      <w:pPr>
        <w:tabs>
          <w:tab w:val="left" w:pos="180"/>
        </w:tabs>
        <w:rPr>
          <w:color w:val="FF0000"/>
        </w:rPr>
      </w:pPr>
      <w:r>
        <w:rPr>
          <w:color w:val="FF0000"/>
        </w:rPr>
        <w:tab/>
      </w:r>
      <w:r w:rsidR="00E87707">
        <w:rPr>
          <w:rFonts w:hint="eastAsia"/>
          <w:color w:val="FF0000"/>
        </w:rPr>
        <w:t>此题要求保留两位小数，指的是四舍五入，</w:t>
      </w:r>
      <w:r w:rsidR="00E87707">
        <w:rPr>
          <w:rFonts w:hint="eastAsia"/>
          <w:color w:val="FF0000"/>
        </w:rPr>
        <w:t>Python</w:t>
      </w:r>
      <w:r w:rsidR="00E87707">
        <w:rPr>
          <w:rFonts w:hint="eastAsia"/>
          <w:color w:val="FF0000"/>
        </w:rPr>
        <w:t>的</w:t>
      </w:r>
      <w:r w:rsidR="00E87707">
        <w:rPr>
          <w:rFonts w:hint="eastAsia"/>
          <w:color w:val="FF0000"/>
        </w:rPr>
        <w:t>.2f%</w:t>
      </w:r>
      <w:r w:rsidR="00E87707">
        <w:rPr>
          <w:rFonts w:hint="eastAsia"/>
          <w:color w:val="FF0000"/>
        </w:rPr>
        <w:t>是天然的四舍五入到第二位但是有可能浮点数的精度会不足，比如会以</w:t>
      </w:r>
      <w:r w:rsidR="00E87707">
        <w:rPr>
          <w:rFonts w:hint="eastAsia"/>
          <w:color w:val="FF0000"/>
        </w:rPr>
        <w:t>0.004999999998</w:t>
      </w:r>
      <w:r w:rsidR="00E87707">
        <w:rPr>
          <w:rFonts w:hint="eastAsia"/>
          <w:color w:val="FF0000"/>
        </w:rPr>
        <w:t>表示</w:t>
      </w:r>
      <w:r w:rsidR="00E87707">
        <w:rPr>
          <w:rFonts w:hint="eastAsia"/>
          <w:color w:val="FF0000"/>
        </w:rPr>
        <w:t>0.005</w:t>
      </w:r>
      <w:r w:rsidR="00E87707">
        <w:rPr>
          <w:rFonts w:hint="eastAsia"/>
          <w:color w:val="FF0000"/>
        </w:rPr>
        <w:t>这样四舍五入的结果就会有差别。做法是加上</w:t>
      </w:r>
      <w:r w:rsidR="00E87707">
        <w:rPr>
          <w:rFonts w:hint="eastAsia"/>
          <w:color w:val="FF0000"/>
        </w:rPr>
        <w:t>0.00</w:t>
      </w:r>
      <w:r w:rsidR="00B60464">
        <w:rPr>
          <w:rFonts w:hint="eastAsia"/>
          <w:color w:val="FF0000"/>
        </w:rPr>
        <w:t>0</w:t>
      </w:r>
      <w:r w:rsidR="00E87707">
        <w:rPr>
          <w:rFonts w:hint="eastAsia"/>
          <w:color w:val="FF0000"/>
        </w:rPr>
        <w:t>1</w:t>
      </w:r>
      <w:r w:rsidR="00501B5B">
        <w:rPr>
          <w:rFonts w:hint="eastAsia"/>
          <w:color w:val="FF0000"/>
        </w:rPr>
        <w:t>。</w:t>
      </w:r>
      <w:r w:rsidR="00501B5B">
        <w:rPr>
          <w:rFonts w:hint="eastAsia"/>
          <w:color w:val="FF0000"/>
        </w:rPr>
        <w:t>C</w:t>
      </w:r>
      <w:r w:rsidR="00501B5B">
        <w:rPr>
          <w:rFonts w:hint="eastAsia"/>
          <w:color w:val="FF0000"/>
        </w:rPr>
        <w:t>语言是直接舍掉，做法可以是加上</w:t>
      </w:r>
      <w:r w:rsidR="00501B5B">
        <w:rPr>
          <w:rFonts w:hint="eastAsia"/>
          <w:color w:val="FF0000"/>
        </w:rPr>
        <w:t>0.0051</w:t>
      </w:r>
    </w:p>
    <w:p w:rsidR="00947647" w:rsidRDefault="00947647" w:rsidP="00E87707">
      <w:pPr>
        <w:tabs>
          <w:tab w:val="left" w:pos="180"/>
        </w:tabs>
        <w:rPr>
          <w:color w:val="FF0000"/>
        </w:rPr>
      </w:pPr>
    </w:p>
    <w:p w:rsidR="00947647" w:rsidRPr="007E4FC8" w:rsidRDefault="00947647" w:rsidP="007E4FC8">
      <w:pPr>
        <w:pStyle w:val="1"/>
      </w:pPr>
      <w:bookmarkStart w:id="11" w:name="_Toc524421987"/>
      <w:r w:rsidRPr="007E4FC8">
        <w:t>1012. The Best Rank (25)</w:t>
      </w:r>
      <w:bookmarkEnd w:id="11"/>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evaluate the performance of our first year CS majored students, we consider their grades of three courses only: C - C Programming Language, M - Mathematics (Calculus or Linear Algebra), and E - English. At the mean time, we encourage students by emphasizing on their best ranks -- that is, among the four ranks with respect to the three courses and the average grade, we print the best rank for each student.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grades of C, M, E and A - Average of 4 students are given as the following:</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StudentID  C  M  E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310102     70 95 88 84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310104     91 91 91 91</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the best ranks for all the students are</w:t>
      </w:r>
      <w:r>
        <w:rPr>
          <w:rStyle w:val="apple-converted-space"/>
          <w:rFonts w:ascii="inherit" w:hAnsi="inherit"/>
          <w:color w:val="333333"/>
          <w:sz w:val="18"/>
          <w:szCs w:val="18"/>
        </w:rPr>
        <w:t> </w:t>
      </w:r>
      <w:r>
        <w:rPr>
          <w:rFonts w:ascii="inherit" w:hAnsi="inherit"/>
          <w:i/>
          <w:iCs/>
          <w:color w:val="333333"/>
          <w:sz w:val="18"/>
          <w:szCs w:val="18"/>
        </w:rPr>
        <w:t>No.1</w:t>
      </w:r>
      <w:r>
        <w:rPr>
          <w:rStyle w:val="apple-converted-space"/>
          <w:rFonts w:ascii="inherit" w:hAnsi="inherit"/>
          <w:color w:val="333333"/>
          <w:sz w:val="18"/>
          <w:szCs w:val="18"/>
        </w:rPr>
        <w:t> </w:t>
      </w:r>
      <w:r>
        <w:rPr>
          <w:rFonts w:ascii="inherit" w:hAnsi="inherit"/>
          <w:color w:val="333333"/>
          <w:sz w:val="18"/>
          <w:szCs w:val="18"/>
        </w:rPr>
        <w:t>since the 1st one has done the best in C Programming Language, while the 2nd one in Mathematics, the 3rd one in English, and the last one in average.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and M (&lt;=2000), which are the total number of students, and the number of students who would check their ranks, respectively. Then N lines follow, each contains a student ID which is a string of 6 digits, followed by the three integer grades (in the range of [0, 100]) of that student in the order of C, M and E. Then there are M lines, each containing a student ID.</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M students, print in one line the best rank for him/her, and the symbol of the corresponding rank, separated by a space.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priorities of the ranking methods are ordered as A &gt; C &gt; M &gt; E. Hence if there are two or more ways for a student to obtain the same best rank, output the one with the highest priority.</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student is not on the grading list, simply output "N/A".</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310105 85 90 90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310104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999999</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C</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M</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E</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BE28A7" w:rsidRPr="00BE28A7" w:rsidRDefault="00BE28A7" w:rsidP="00BE28A7">
      <w:pPr>
        <w:pStyle w:val="1"/>
      </w:pPr>
      <w:bookmarkStart w:id="12" w:name="_Toc524421988"/>
      <w:r w:rsidRPr="00BE28A7">
        <w:t>1013. Battle Over Cities (25)</w:t>
      </w:r>
      <w:bookmarkEnd w:id="12"/>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vitally important to have all the cities connected by highways in a war. If a city is occupied by the enemy, all the highways from/toward that city are closed. We must know immediately if we need to repair any other highways to keep the rest of the cities connected. Given the map of cities which have all the remaining highways marked, you are supposed to tell the number of highways need to be repaired, quickly.</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if we have 3 cities and 2 highways connecting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and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 Then if city</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is occupied by the enemy, we must have 1 highway repaired, that is the highway city</w:t>
      </w:r>
      <w:r>
        <w:rPr>
          <w:rFonts w:ascii="inherit" w:hAnsi="inherit"/>
          <w:color w:val="333333"/>
          <w:sz w:val="18"/>
          <w:szCs w:val="18"/>
          <w:vertAlign w:val="subscript"/>
        </w:rPr>
        <w:t>2</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line containing 3 numbers N (&lt;1000), M and K, which are the total number of cities, the number of remaining highways, and the number of cities to be checked, respectively. Then M lines follow, each describes a highway by 2 integers, which are the numbers of the cities the highway connects. The cities are numbered from 1 to N. Finally there is a line containing K numbers, which represent the cities we concern.</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K cities, output in a line the number of highways need to be repaired if that city is lost.</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22FC" w:rsidRPr="005922FC" w:rsidRDefault="005922FC" w:rsidP="000A2684">
      <w:pPr>
        <w:pStyle w:val="1"/>
      </w:pPr>
      <w:bookmarkStart w:id="13" w:name="_Toc524421989"/>
      <w:r w:rsidRPr="005922FC">
        <w:t>1014. Waiting in Line (30)</w:t>
      </w:r>
      <w:bookmarkEnd w:id="13"/>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时间限制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400 ms</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内存限制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65536 kB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代码长度限制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16000 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判题程序</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bdr w:val="none" w:sz="0" w:space="0" w:color="auto" w:frame="1"/>
        </w:rPr>
        <w:t>Standard</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作者</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CHEN, Yue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Suppose a bank has N windows open for service. There is a yellow line in front of the windows which devides the waiting area into two parts. The rules for the customers to wait in line are: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lastRenderedPageBreak/>
        <w:t>The space inside the yellow line in front of each window is enough to contain a line with M customers. Hence when all the N lines are full, all the customers after (and including) the (NM+1)st one will have to wait in a line behind the yellow line.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customer will choose the shortest line to wait in when crossing the yellow line. If there are two or more lines with the same length, the customer will always choose the window with the smallest number.</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Customer[i] will take T[i] minutes to have his/her transaction processed.</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first N customers are assumed to be served at 8:00am.</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Now given the processing time of each customer, you are supposed to tell the exact time at which a customer has his/her business done.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example, suppose that a bank has 2 windows and each window may have 2 custmers waiting inside the yellow line. There are 5 customers waiting with transactions taking 1, 2, 6, 4 and 3 minutes, respectively. At 08:00 in the morning,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while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and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will wait behind the yellow line.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At 08:01,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done and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enters the line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since that line seems shorter now.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will leave at 08:02,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at 08:06,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at 08:07, and finally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at 08:10.</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Input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input file contains one test case. Each case starts with a line containing 4 positive integers: N (&lt;=20, number of windows), M (&lt;=10, the maximum capacity of each line inside the yellow line), K (&lt;=1000, number of customers), and Q (&lt;=1000, number of customer queries).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next line contains K positive integers, which are the processing time of the K customers.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last line contains Q positive integers, which represent the customers who are asking about the time they can have their transactions done. The customers are numbered from 1 to K.</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Output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each of the Q customers, print in one line the time at which his/her transaction is finished, in the format HH:MM where HH is in [08, 17] and MM is in [00, 59]. Note that since the bank is closed everyday after 17:00, for those customers who cannot be served before 17:00, you must output "Sorry" instead.</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Input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2 2 7 5</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1 2 6 4 3 534 2</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3 4 5 6 7</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lastRenderedPageBreak/>
        <w:t>Sample Output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08:07</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08:06</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08:10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17:00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Sorry</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题目大意：程序模拟银行排队办业务。</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xml:space="preserve">   共n个窗口 每个窗口外都有黄线 黄线内最多可以站m个人进行排队 共有k个人 剩下的k-m*n个人就只能在黄线外等待。每当黄线内可以站人时，黄线外的人就进入需要排队的人最少的窗口进行排队（若存在多个这样的窗口，则选择窗口序号最小的）。17:00之前没能开始办理业务的 输出Sorry 否则输出办完业务的时间。 </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w:t>
      </w:r>
    </w:p>
    <w:p w:rsidR="00947647" w:rsidRDefault="00947647" w:rsidP="00E87707">
      <w:pPr>
        <w:tabs>
          <w:tab w:val="left" w:pos="180"/>
        </w:tabs>
        <w:rPr>
          <w:color w:val="FF0000"/>
        </w:rPr>
      </w:pPr>
    </w:p>
    <w:p w:rsidR="00DB5F11" w:rsidRPr="00DB5F11" w:rsidRDefault="00DB5F11" w:rsidP="00DB5F11">
      <w:pPr>
        <w:pStyle w:val="1"/>
      </w:pPr>
      <w:bookmarkStart w:id="14" w:name="_Toc524421990"/>
      <w:r w:rsidRPr="00DB5F11">
        <w:t>1015. Reversible Primes (20)</w:t>
      </w:r>
      <w:bookmarkEnd w:id="14"/>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i/>
          <w:iCs/>
          <w:color w:val="333333"/>
          <w:sz w:val="18"/>
          <w:szCs w:val="18"/>
        </w:rPr>
        <w:t>reversible prime</w:t>
      </w:r>
      <w:r>
        <w:rPr>
          <w:rStyle w:val="apple-converted-space"/>
          <w:rFonts w:ascii="inherit" w:hAnsi="inherit"/>
          <w:color w:val="333333"/>
          <w:sz w:val="18"/>
          <w:szCs w:val="18"/>
        </w:rPr>
        <w:t> </w:t>
      </w:r>
      <w:r>
        <w:rPr>
          <w:rFonts w:ascii="inherit" w:hAnsi="inherit"/>
          <w:color w:val="333333"/>
          <w:sz w:val="18"/>
          <w:szCs w:val="18"/>
        </w:rPr>
        <w:t>in any number system is a prime whose "reverse" in that number system is also a prime. For example in the decimal system 73 is a reversible prime because its reverse 37 is also a prime.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two positive integers N (&lt; 10</w:t>
      </w:r>
      <w:r>
        <w:rPr>
          <w:rFonts w:ascii="inherit" w:hAnsi="inherit"/>
          <w:color w:val="333333"/>
          <w:sz w:val="18"/>
          <w:szCs w:val="18"/>
          <w:vertAlign w:val="superscript"/>
        </w:rPr>
        <w:t>5</w:t>
      </w:r>
      <w:r>
        <w:rPr>
          <w:rFonts w:ascii="inherit" w:hAnsi="inherit"/>
          <w:color w:val="333333"/>
          <w:sz w:val="18"/>
          <w:szCs w:val="18"/>
        </w:rPr>
        <w:t>) and D (1 &lt; D &lt;= 10), you are supposed to tell if N is a reversible prime with radix D.</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input file consists of several test cases. Each case occupies a line which contains two integers N and D. The input is finished by a negative 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"Yes" if N is a reversible prime with radix D, or "No" if not.</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23 2</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140F8" w:rsidRPr="007140F8" w:rsidRDefault="007140F8" w:rsidP="007140F8">
      <w:pPr>
        <w:pStyle w:val="1"/>
      </w:pPr>
      <w:bookmarkStart w:id="15" w:name="_Toc524421991"/>
      <w:r w:rsidRPr="007140F8">
        <w:t>1016. Phone Bills (25)</w:t>
      </w:r>
      <w:bookmarkEnd w:id="15"/>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long-distance telephone company charges its customers by the following rules: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Making a long-distance call costs a certain amount per minute, depending on the time of day when the call is made. When a customer starts connecting a long-distance call, the time will be recorded, and so will be the time when the </w:t>
      </w:r>
      <w:r>
        <w:rPr>
          <w:rFonts w:ascii="inherit" w:hAnsi="inherit"/>
          <w:color w:val="333333"/>
          <w:sz w:val="18"/>
          <w:szCs w:val="18"/>
        </w:rPr>
        <w:lastRenderedPageBreak/>
        <w:t>customer hangs up the phone. Every calendar month, a bill is sent to the customer for each minute called (at a rate determined by the time of day). Your job is to prepare the bills for each month, given a set of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has two parts: the rate structure, and the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rate structure consists of a line with 24 non-negative integers denoting the toll (cents/minute) from 00:00 - 01:00, the toll from 01:00 - 02:00, and so on for each hour in the day.</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next line contains a positive number N (&lt;= 1000), followed by N lines of records. Each phone call record consists of the name of the customer (string of up to 20 characters without space), the time and date (mm:dd:hh:mm), and the word "on-line" or "off-line".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all dates will be within a single month. Each "on-line" record is paired with the chronologically next record for the same customer provided it is an "off-line" record. Any "on-line" records that are not paired with an "off-line" record are ignored, as are "off-line" records not paired with an "on-line" record. It is guaranteed that at least one call is well paired in the input. You may assume that no two records for the same customer have the same time. Times are recorded using a 24-hour clock.</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must print a phone bill for each customer.</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Bills must be printed in alphabetical order of customers' names. For each customer, first print in a line the name of the customer and the month of the bill in the format shown by the sample. Then for each time period of a call, print in one line the beginning and ending time and date (dd:hh:mm), the lasting time (in minute) and the charge of the call. The calls must be listed in chronological order. Finally, print the total charge for the month in the format shown by the sample.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10 10 10 10 10 10 20 20 20 15 15 15 15 15 15 15 20 30 20 15 15 10 10 10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01:01:06:01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01:28:16:05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01:01:07:00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CYLL 01:01:08:03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01:01:05:59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01:01:01:03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01:02:00:01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01:28:15:41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01:05:02:24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01:04:23:59 off-line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01:05:59 01:07:00 61 $12.10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01:06:01 01:08:03 122 $24.40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28:15:41 28:16:05 24 $3.85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$28.25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02:00:01 04:23:59 4318 $638.80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$638.80</w:t>
      </w:r>
    </w:p>
    <w:p w:rsid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分析：</w:t>
      </w:r>
    </w:p>
    <w:p w:rsidR="003F5BCA" w:rsidRPr="00142B6C" w:rsidRDefault="003F5BCA"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3F5BCA">
        <w:rPr>
          <w:rFonts w:ascii="Tahoma" w:eastAsia="宋体" w:hAnsi="Tahoma" w:cs="Tahoma" w:hint="eastAsia"/>
          <w:color w:val="FF0000"/>
          <w:kern w:val="0"/>
          <w:szCs w:val="21"/>
        </w:rPr>
        <w:t>来自：</w:t>
      </w:r>
      <w:r w:rsidRPr="003F5BCA">
        <w:rPr>
          <w:rFonts w:ascii="Tahoma" w:eastAsia="宋体" w:hAnsi="Tahoma" w:cs="Tahoma" w:hint="eastAsia"/>
          <w:color w:val="FF0000"/>
          <w:kern w:val="0"/>
          <w:szCs w:val="21"/>
        </w:rPr>
        <w:t>http://www.th7.cn/Program/cp/201402/174424.shtml</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模拟题，提交无数次</w:t>
      </w:r>
      <w:r w:rsidRPr="00142B6C">
        <w:rPr>
          <w:rFonts w:ascii="Tahoma" w:eastAsia="宋体" w:hAnsi="Tahoma" w:cs="Tahoma"/>
          <w:color w:val="FF0000"/>
          <w:kern w:val="0"/>
          <w:szCs w:val="21"/>
        </w:rPr>
        <w:t>WA</w:t>
      </w:r>
      <w:r w:rsidRPr="00142B6C">
        <w:rPr>
          <w:rFonts w:ascii="Tahoma" w:eastAsia="宋体" w:hAnsi="Tahoma" w:cs="Tahoma"/>
          <w:color w:val="FF0000"/>
          <w:kern w:val="0"/>
          <w:szCs w:val="21"/>
        </w:rPr>
        <w:t>，注意几点：</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lastRenderedPageBreak/>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如果某人没有有效通话记录，则不输出该人的信息，在此</w:t>
      </w:r>
      <w:r w:rsidRPr="00142B6C">
        <w:rPr>
          <w:rFonts w:ascii="Tahoma" w:eastAsia="宋体" w:hAnsi="Tahoma" w:cs="Tahoma"/>
          <w:color w:val="FF0000"/>
          <w:kern w:val="0"/>
          <w:szCs w:val="21"/>
        </w:rPr>
        <w:t>WA15</w:t>
      </w:r>
      <w:r w:rsidRPr="00142B6C">
        <w:rPr>
          <w:rFonts w:ascii="Tahoma" w:eastAsia="宋体" w:hAnsi="Tahoma" w:cs="Tahoma"/>
          <w:color w:val="FF0000"/>
          <w:kern w:val="0"/>
          <w:szCs w:val="21"/>
        </w:rPr>
        <w:t>次，题目看了</w:t>
      </w:r>
      <w:r w:rsidRPr="00142B6C">
        <w:rPr>
          <w:rFonts w:ascii="Tahoma" w:eastAsia="宋体" w:hAnsi="Tahoma" w:cs="Tahoma"/>
          <w:color w:val="FF0000"/>
          <w:kern w:val="0"/>
          <w:szCs w:val="21"/>
        </w:rPr>
        <w:t>N</w:t>
      </w:r>
      <w:r w:rsidRPr="00142B6C">
        <w:rPr>
          <w:rFonts w:ascii="Tahoma" w:eastAsia="宋体" w:hAnsi="Tahoma" w:cs="Tahoma"/>
          <w:color w:val="FF0000"/>
          <w:kern w:val="0"/>
          <w:szCs w:val="21"/>
        </w:rPr>
        <w:t>遍也没出现啊。</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通话时间钱的计算：假设我们计算</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的账单；</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我们可以采用从起点（即</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）开始计算，结果就是</w:t>
      </w:r>
      <w:r w:rsidRPr="00142B6C">
        <w:rPr>
          <w:rFonts w:ascii="Tahoma" w:eastAsia="宋体" w:hAnsi="Tahoma" w:cs="Tahoma"/>
          <w:color w:val="FF0000"/>
          <w:kern w:val="0"/>
          <w:szCs w:val="21"/>
        </w:rPr>
        <w:t xml:space="preserve">get_money(time2) - get_money(time1), </w:t>
      </w:r>
      <w:r w:rsidRPr="00142B6C">
        <w:rPr>
          <w:rFonts w:ascii="Tahoma" w:eastAsia="宋体" w:hAnsi="Tahoma" w:cs="Tahoma"/>
          <w:color w:val="FF0000"/>
          <w:kern w:val="0"/>
          <w:szCs w:val="21"/>
        </w:rPr>
        <w:t>这样计算方便。</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我们也可以采用从</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开始递增直到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这样比较烦。</w:t>
      </w:r>
    </w:p>
    <w:p w:rsidR="00142B6C" w:rsidRPr="00142B6C" w:rsidRDefault="00142B6C" w:rsidP="00142B6C">
      <w:pPr>
        <w:widowControl/>
        <w:shd w:val="clear" w:color="auto" w:fill="FFFFFF"/>
        <w:spacing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3.</w:t>
      </w:r>
      <w:r w:rsidRPr="00142B6C">
        <w:rPr>
          <w:rFonts w:ascii="Tahoma" w:eastAsia="宋体" w:hAnsi="Tahoma" w:cs="Tahoma"/>
          <w:color w:val="FF0000"/>
          <w:kern w:val="0"/>
          <w:szCs w:val="21"/>
        </w:rPr>
        <w:t>有效的通话记录是指：如果某人的通话记录为</w:t>
      </w:r>
      <w:r w:rsidRPr="00142B6C">
        <w:rPr>
          <w:rFonts w:ascii="宋体" w:eastAsia="宋体" w:hAnsi="宋体" w:cs="宋体"/>
          <w:color w:val="FF0000"/>
          <w:kern w:val="0"/>
          <w:sz w:val="24"/>
          <w:szCs w:val="24"/>
        </w:rPr>
        <w:t>1.on;2.on;3.off;</w:t>
      </w:r>
      <w:r w:rsidRPr="00142B6C">
        <w:rPr>
          <w:rFonts w:ascii="Tahoma" w:eastAsia="宋体" w:hAnsi="Tahoma" w:cs="Tahoma"/>
          <w:color w:val="FF0000"/>
          <w:kern w:val="0"/>
          <w:szCs w:val="21"/>
        </w:rPr>
        <w:t>，则其中</w:t>
      </w:r>
      <w:r w:rsidRPr="00142B6C">
        <w:rPr>
          <w:rFonts w:ascii="宋体" w:eastAsia="宋体" w:hAnsi="宋体" w:cs="宋体"/>
          <w:color w:val="FF0000"/>
          <w:kern w:val="0"/>
          <w:sz w:val="24"/>
          <w:szCs w:val="24"/>
        </w:rPr>
        <w:t>1.on</w:t>
      </w:r>
      <w:r w:rsidRPr="00142B6C">
        <w:rPr>
          <w:rFonts w:ascii="Tahoma" w:eastAsia="宋体" w:hAnsi="Tahoma" w:cs="Tahoma"/>
          <w:color w:val="FF0000"/>
          <w:kern w:val="0"/>
          <w:szCs w:val="21"/>
        </w:rPr>
        <w:t>将被抛弃，匹配到</w:t>
      </w:r>
      <w:r w:rsidRPr="00142B6C">
        <w:rPr>
          <w:rFonts w:ascii="宋体" w:eastAsia="宋体" w:hAnsi="宋体" w:cs="宋体"/>
          <w:color w:val="FF0000"/>
          <w:kern w:val="0"/>
          <w:sz w:val="24"/>
          <w:szCs w:val="24"/>
        </w:rPr>
        <w:t>2.on;3.off;</w:t>
      </w:r>
      <w:r w:rsidRPr="00142B6C">
        <w:rPr>
          <w:rFonts w:ascii="Tahoma" w:eastAsia="宋体" w:hAnsi="Tahoma" w:cs="Tahoma"/>
          <w:color w:val="FF0000"/>
          <w:kern w:val="0"/>
          <w:szCs w:val="21"/>
        </w:rPr>
        <w:t>。</w:t>
      </w:r>
    </w:p>
    <w:p w:rsidR="00D70DBB" w:rsidRPr="00D70DBB" w:rsidRDefault="00D70DBB" w:rsidP="00D70DBB">
      <w:pPr>
        <w:pStyle w:val="1"/>
      </w:pPr>
      <w:bookmarkStart w:id="16" w:name="_Toc524421992"/>
      <w:r w:rsidRPr="00D70DBB">
        <w:t>1017. Queueing at Bank (25)</w:t>
      </w:r>
      <w:bookmarkEnd w:id="16"/>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a bank has K windows open for service. There is a yellow line in front of the windows which devides the waiting area into two parts. All the customers have to wait in line behind the yellow line, until it is his/her turn to be served and there is a window available. It is assumed that no window can be occupied by a single customer for more than 1 hour.</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arriving time T and the processing time P of each customer, you are supposed to tell the average waiting time of all the customers.</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(&lt;=10000) - the total number of customers, and K (&lt;=100) - the number of windows. Then N lines follow, each contains 2 times: HH:MM:SS - the arriving time, and P - the processing time in minutes of a customer. Here HH is in the range [00, 23], MM and SS are both in [00, 59]. It is assumed that no two customers arrives at the same time.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Notice that the bank opens from 08:00 to 17:00. Anyone arrives early will have to wait in line till 08:00, and anyone comes too late (at or after 17:00:01) will not be served nor counted into the average.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average waiting time of all the customers, in minutes and accurate up to 1 decimal place.</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07:55:00 16</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17:00:01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07:59:59 15</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08:01:00 60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30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08:00:02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08:03:00 10</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8.2</w:t>
      </w:r>
    </w:p>
    <w:p w:rsidR="00AD0066" w:rsidRPr="00AD0066" w:rsidRDefault="00AD0066" w:rsidP="00AD0066">
      <w:pPr>
        <w:pStyle w:val="1"/>
      </w:pPr>
      <w:bookmarkStart w:id="17" w:name="_Toc524421993"/>
      <w:r w:rsidRPr="00AD0066">
        <w:t>1018. Public Bike Management (30)</w:t>
      </w:r>
      <w:bookmarkEnd w:id="17"/>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public bike service in Hangzhou City which provides great convenience to the tourists from all over the world. One may rent a bike at any station and return it to any other stations in the city.</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Public Bike Management Center (PBMC) keeps monitoring the real-time capacity of all the stations. A station is said to be in</w:t>
      </w:r>
      <w:r>
        <w:rPr>
          <w:rStyle w:val="apple-converted-space"/>
          <w:rFonts w:ascii="inherit" w:hAnsi="inherit"/>
          <w:color w:val="333333"/>
          <w:sz w:val="18"/>
          <w:szCs w:val="18"/>
        </w:rPr>
        <w:t> </w:t>
      </w:r>
      <w:r>
        <w:rPr>
          <w:rFonts w:ascii="inherit" w:hAnsi="inherit"/>
          <w:i/>
          <w:iCs/>
          <w:color w:val="333333"/>
          <w:sz w:val="18"/>
          <w:szCs w:val="18"/>
        </w:rPr>
        <w:t>perfect</w:t>
      </w:r>
      <w:r>
        <w:rPr>
          <w:rStyle w:val="apple-converted-space"/>
          <w:rFonts w:ascii="inherit" w:hAnsi="inherit"/>
          <w:color w:val="333333"/>
          <w:sz w:val="18"/>
          <w:szCs w:val="18"/>
        </w:rPr>
        <w:t> </w:t>
      </w:r>
      <w:r>
        <w:rPr>
          <w:rFonts w:ascii="inherit" w:hAnsi="inherit"/>
          <w:color w:val="333333"/>
          <w:sz w:val="18"/>
          <w:szCs w:val="18"/>
        </w:rPr>
        <w:t>condition if it is exactly half-full. If a station is full or empty, PBMC will collect or send bikes to adjust the condition of that station to perfect. And more, all the stations on the way will be adjusted as well.</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a problem station is reported, PBMC will always choose the shortest path to reach that station. If there are more than one shortest path, the one that requires the least number of bikes sent from PBMC will be chosen.</w:t>
      </w:r>
    </w:p>
    <w:p w:rsidR="00AD0066" w:rsidRDefault="00AD0066" w:rsidP="00AD0066">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019300" cy="1733550"/>
            <wp:effectExtent l="0" t="0" r="0" b="0"/>
            <wp:docPr id="1" name="图片 1" descr="http://nos.patest.cn/11_lrrk0m5o4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1_lrrk0m5o4k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1733550"/>
                    </a:xfrm>
                    <a:prstGeom prst="rect">
                      <a:avLst/>
                    </a:prstGeom>
                    <a:noFill/>
                    <a:ln>
                      <a:noFill/>
                    </a:ln>
                  </pic:spPr>
                </pic:pic>
              </a:graphicData>
            </a:graphic>
          </wp:inline>
        </w:drawing>
      </w:r>
      <w:r>
        <w:rPr>
          <w:rFonts w:ascii="Verdana" w:hAnsi="Verdana"/>
          <w:color w:val="333333"/>
          <w:sz w:val="18"/>
          <w:szCs w:val="18"/>
        </w:rPr>
        <w:br/>
        <w:t>Figure 1</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Figure 1 illustrates an example. The stations are represented by vertices and the roads correspond to the edges. The number on an edge is the time taken to reach one end station from another. The number written inside a vertex S is the current number of bikes stored at S. Given that the maximum capacity of each station is 10. To solve the problem at S</w:t>
      </w:r>
      <w:r>
        <w:rPr>
          <w:rFonts w:ascii="inherit" w:hAnsi="inherit"/>
          <w:color w:val="333333"/>
          <w:sz w:val="18"/>
          <w:szCs w:val="18"/>
          <w:vertAlign w:val="subscript"/>
        </w:rPr>
        <w:t>3</w:t>
      </w:r>
      <w:r>
        <w:rPr>
          <w:rFonts w:ascii="inherit" w:hAnsi="inherit"/>
          <w:color w:val="333333"/>
          <w:sz w:val="18"/>
          <w:szCs w:val="18"/>
        </w:rPr>
        <w:t>, we have 2 different shortest paths: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PBMC -&gt;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In this case, 4 bikes must be sent from PBMC, because we can collect 1 bike from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then take 5 bikes to S</w:t>
      </w:r>
      <w:r>
        <w:rPr>
          <w:rFonts w:ascii="inherit" w:hAnsi="inherit"/>
          <w:color w:val="333333"/>
          <w:sz w:val="18"/>
          <w:szCs w:val="18"/>
          <w:vertAlign w:val="subscript"/>
        </w:rPr>
        <w:t>3</w:t>
      </w:r>
      <w:r>
        <w:rPr>
          <w:rFonts w:ascii="inherit" w:hAnsi="inherit"/>
          <w:color w:val="333333"/>
          <w:sz w:val="18"/>
          <w:szCs w:val="18"/>
        </w:rPr>
        <w:t>, so that both stations will be in perfect conditions.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2. PBMC -&gt;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This path requires the same time as path 1, but only 3 bikes sent from PBMC and hence is the one that will be chosen.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always an even number, is the maximum capacity of each station; N (&lt;= 500), the total number of stations; S</w:t>
      </w:r>
      <w:r>
        <w:rPr>
          <w:rFonts w:ascii="inherit" w:hAnsi="inherit"/>
          <w:color w:val="333333"/>
          <w:sz w:val="18"/>
          <w:szCs w:val="18"/>
          <w:vertAlign w:val="subscript"/>
        </w:rPr>
        <w:t>p</w:t>
      </w:r>
      <w:r>
        <w:rPr>
          <w:rFonts w:ascii="inherit" w:hAnsi="inherit"/>
          <w:color w:val="333333"/>
          <w:sz w:val="18"/>
          <w:szCs w:val="18"/>
        </w:rPr>
        <w:t>, the index of the problem station (the stations are numbered from 1 to N, and PBMC is represented by the vertex 0); and M, the number of roads. The second line contains N non-negative numbers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(i=1,...N) where each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current number of bikes at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respectively. Then M lines follow, each contains 3 numbers: S</w:t>
      </w:r>
      <w:r>
        <w:rPr>
          <w:rFonts w:ascii="inherit" w:hAnsi="inherit"/>
          <w:color w:val="333333"/>
          <w:sz w:val="18"/>
          <w:szCs w:val="18"/>
          <w:vertAlign w:val="subscript"/>
        </w:rPr>
        <w:t>i</w:t>
      </w:r>
      <w:r>
        <w:rPr>
          <w:rFonts w:ascii="inherit" w:hAnsi="inherit"/>
          <w:color w:val="333333"/>
          <w:sz w:val="18"/>
          <w:szCs w:val="18"/>
        </w:rPr>
        <w:t>, S</w:t>
      </w:r>
      <w:r>
        <w:rPr>
          <w:rFonts w:ascii="inherit" w:hAnsi="inherit"/>
          <w:color w:val="333333"/>
          <w:sz w:val="18"/>
          <w:szCs w:val="18"/>
          <w:vertAlign w:val="subscript"/>
        </w:rPr>
        <w:t>j</w:t>
      </w:r>
      <w:r>
        <w:rPr>
          <w:rFonts w:ascii="inherit" w:hAnsi="inherit"/>
          <w:color w:val="333333"/>
          <w:sz w:val="18"/>
          <w:szCs w:val="18"/>
        </w:rPr>
        <w:t>, and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which describe the time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taken to move betwen stations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your results in one line. First output the number of bikes that PBMC must send. Then after one space, output the path in the format: 0-&gt;S</w:t>
      </w:r>
      <w:r>
        <w:rPr>
          <w:rFonts w:ascii="inherit" w:hAnsi="inherit"/>
          <w:color w:val="333333"/>
          <w:sz w:val="18"/>
          <w:szCs w:val="18"/>
          <w:vertAlign w:val="subscript"/>
        </w:rPr>
        <w:t>1</w:t>
      </w:r>
      <w:r>
        <w:rPr>
          <w:rFonts w:ascii="inherit" w:hAnsi="inherit"/>
          <w:color w:val="333333"/>
          <w:sz w:val="18"/>
          <w:szCs w:val="18"/>
        </w:rPr>
        <w:t>-&gt;...-&gt;S</w:t>
      </w:r>
      <w:r>
        <w:rPr>
          <w:rFonts w:ascii="inherit" w:hAnsi="inherit"/>
          <w:color w:val="333333"/>
          <w:sz w:val="18"/>
          <w:szCs w:val="18"/>
          <w:vertAlign w:val="subscript"/>
        </w:rPr>
        <w:t>p</w:t>
      </w:r>
      <w:r>
        <w:rPr>
          <w:rFonts w:ascii="inherit" w:hAnsi="inherit"/>
          <w:color w:val="333333"/>
          <w:sz w:val="18"/>
          <w:szCs w:val="18"/>
        </w:rPr>
        <w:t>. Finally after another space, output the number of bikes that we must take back to PBMC after the condition of S</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is adjusted to perfect.</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if such a path is not unique, output the one that requires minimum number of bikes that we must take back to PBMC. The judge's data guarantee that such a path is unique.</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10 3 3 5</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6 7 0</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0 3 3</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0-&gt;2-&gt;3 0</w:t>
      </w:r>
    </w:p>
    <w:p w:rsidR="00835FE7" w:rsidRPr="00835FE7" w:rsidRDefault="00835FE7" w:rsidP="00835FE7">
      <w:pPr>
        <w:tabs>
          <w:tab w:val="left" w:pos="180"/>
        </w:tabs>
        <w:rPr>
          <w:color w:val="FF0000"/>
        </w:rPr>
      </w:pPr>
      <w:r w:rsidRPr="00835FE7">
        <w:rPr>
          <w:rFonts w:hint="eastAsia"/>
          <w:color w:val="FF0000"/>
        </w:rPr>
        <w:t>注意自行车只能从前一个站点送到下一个或者直接送回</w:t>
      </w:r>
      <w:r w:rsidRPr="00835FE7">
        <w:rPr>
          <w:rFonts w:hint="eastAsia"/>
          <w:color w:val="FF0000"/>
        </w:rPr>
        <w:t>PBMC</w:t>
      </w:r>
      <w:r w:rsidRPr="00835FE7">
        <w:rPr>
          <w:rFonts w:hint="eastAsia"/>
          <w:color w:val="FF0000"/>
        </w:rPr>
        <w:t>，而不能往上一个站点输送。</w:t>
      </w:r>
    </w:p>
    <w:p w:rsidR="00835FE7" w:rsidRPr="00835FE7" w:rsidRDefault="00835FE7" w:rsidP="00835FE7">
      <w:pPr>
        <w:tabs>
          <w:tab w:val="left" w:pos="180"/>
        </w:tabs>
        <w:rPr>
          <w:color w:val="FF0000"/>
        </w:rPr>
      </w:pPr>
      <w:r w:rsidRPr="00835FE7">
        <w:rPr>
          <w:rFonts w:hint="eastAsia"/>
          <w:color w:val="FF0000"/>
        </w:rPr>
        <w:t>不能采用贪心法求解，要用</w:t>
      </w:r>
      <w:r w:rsidRPr="00835FE7">
        <w:rPr>
          <w:rFonts w:hint="eastAsia"/>
          <w:color w:val="FF0000"/>
        </w:rPr>
        <w:t>DFS</w:t>
      </w:r>
      <w:r w:rsidRPr="00835FE7">
        <w:rPr>
          <w:rFonts w:hint="eastAsia"/>
          <w:color w:val="FF0000"/>
        </w:rPr>
        <w:t>来求解，比较出每一条路径的参数才行。</w:t>
      </w:r>
    </w:p>
    <w:p w:rsidR="00835FE7" w:rsidRPr="00835FE7" w:rsidRDefault="00835FE7" w:rsidP="00835FE7">
      <w:pPr>
        <w:tabs>
          <w:tab w:val="left" w:pos="180"/>
        </w:tabs>
        <w:rPr>
          <w:color w:val="FF0000"/>
        </w:rPr>
      </w:pPr>
      <w:r w:rsidRPr="00835FE7">
        <w:rPr>
          <w:rFonts w:hint="eastAsia"/>
          <w:color w:val="FF0000"/>
        </w:rPr>
        <w:t>注意对于共同祖先的结点的搜索容易被忽视，因此每次搜索完后要初始化收集序列。</w:t>
      </w:r>
    </w:p>
    <w:p w:rsidR="0050629E" w:rsidRDefault="00835FE7" w:rsidP="00835FE7">
      <w:pPr>
        <w:tabs>
          <w:tab w:val="left" w:pos="180"/>
        </w:tabs>
        <w:rPr>
          <w:color w:val="FF0000"/>
        </w:rPr>
      </w:pPr>
      <w:r w:rsidRPr="00835FE7">
        <w:rPr>
          <w:rFonts w:hint="eastAsia"/>
          <w:color w:val="FF0000"/>
        </w:rPr>
        <w:t>首先选择</w:t>
      </w:r>
      <w:r w:rsidRPr="00835FE7">
        <w:rPr>
          <w:rFonts w:hint="eastAsia"/>
          <w:color w:val="FF0000"/>
        </w:rPr>
        <w:t>send</w:t>
      </w:r>
      <w:r w:rsidRPr="00835FE7">
        <w:rPr>
          <w:rFonts w:hint="eastAsia"/>
          <w:color w:val="FF0000"/>
        </w:rPr>
        <w:t>最少的，</w:t>
      </w:r>
      <w:r w:rsidRPr="00835FE7">
        <w:rPr>
          <w:rFonts w:hint="eastAsia"/>
          <w:color w:val="FF0000"/>
        </w:rPr>
        <w:t>send</w:t>
      </w:r>
      <w:r w:rsidRPr="00835FE7">
        <w:rPr>
          <w:rFonts w:hint="eastAsia"/>
          <w:color w:val="FF0000"/>
        </w:rPr>
        <w:t>相同时选择</w:t>
      </w:r>
      <w:r w:rsidRPr="00835FE7">
        <w:rPr>
          <w:rFonts w:hint="eastAsia"/>
          <w:color w:val="FF0000"/>
        </w:rPr>
        <w:t>take back</w:t>
      </w:r>
      <w:r w:rsidRPr="00835FE7">
        <w:rPr>
          <w:rFonts w:hint="eastAsia"/>
          <w:color w:val="FF0000"/>
        </w:rPr>
        <w:t>最少的。</w:t>
      </w:r>
    </w:p>
    <w:p w:rsidR="008363B7" w:rsidRDefault="008363B7" w:rsidP="00835FE7">
      <w:pPr>
        <w:tabs>
          <w:tab w:val="left" w:pos="180"/>
        </w:tabs>
        <w:rPr>
          <w:color w:val="FF0000"/>
        </w:rPr>
      </w:pPr>
      <w:r>
        <w:rPr>
          <w:rFonts w:hint="eastAsia"/>
          <w:color w:val="FF0000"/>
        </w:rPr>
        <w:t>测试数据：</w:t>
      </w:r>
    </w:p>
    <w:p w:rsidR="008363B7" w:rsidRDefault="008363B7" w:rsidP="007B36C7">
      <w:pPr>
        <w:tabs>
          <w:tab w:val="left" w:pos="180"/>
        </w:tabs>
        <w:rPr>
          <w:color w:val="FF0000"/>
        </w:rPr>
      </w:pPr>
      <w:r>
        <w:rPr>
          <w:rFonts w:hint="eastAsia"/>
          <w:color w:val="FF0000"/>
        </w:rPr>
        <w:t>10 4 4 5</w:t>
      </w:r>
    </w:p>
    <w:p w:rsidR="008363B7" w:rsidRDefault="008363B7" w:rsidP="007B36C7">
      <w:pPr>
        <w:tabs>
          <w:tab w:val="left" w:pos="180"/>
        </w:tabs>
        <w:rPr>
          <w:color w:val="FF0000"/>
        </w:rPr>
      </w:pPr>
      <w:r>
        <w:rPr>
          <w:rFonts w:hint="eastAsia"/>
          <w:color w:val="FF0000"/>
        </w:rPr>
        <w:t>5 6 7 2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1 2 1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2 4 1</w:t>
      </w:r>
    </w:p>
    <w:p w:rsidR="008363B7" w:rsidRDefault="008363B7" w:rsidP="007B36C7">
      <w:pPr>
        <w:tabs>
          <w:tab w:val="left" w:pos="180"/>
        </w:tabs>
        <w:rPr>
          <w:color w:val="FF0000"/>
        </w:rPr>
      </w:pPr>
      <w:r>
        <w:rPr>
          <w:rFonts w:hint="eastAsia"/>
          <w:color w:val="FF0000"/>
        </w:rPr>
        <w:t>3 4 1</w:t>
      </w:r>
    </w:p>
    <w:p w:rsidR="008363B7" w:rsidRDefault="00B74D01" w:rsidP="007B36C7">
      <w:pPr>
        <w:tabs>
          <w:tab w:val="left" w:pos="180"/>
        </w:tabs>
        <w:rPr>
          <w:color w:val="FF0000"/>
        </w:rPr>
      </w:pPr>
      <w:r>
        <w:rPr>
          <w:rFonts w:hint="eastAsia"/>
          <w:color w:val="FF0000"/>
        </w:rPr>
        <w:t>1 0-&gt;1-&gt;3-&gt;4 0</w:t>
      </w:r>
    </w:p>
    <w:p w:rsidR="00B74D01" w:rsidRDefault="00B74D01" w:rsidP="007B36C7">
      <w:pPr>
        <w:tabs>
          <w:tab w:val="left" w:pos="180"/>
        </w:tabs>
        <w:rPr>
          <w:color w:val="FF0000"/>
        </w:rPr>
      </w:pPr>
    </w:p>
    <w:p w:rsidR="008363B7" w:rsidRDefault="008363B7" w:rsidP="007B36C7">
      <w:pPr>
        <w:tabs>
          <w:tab w:val="left" w:pos="180"/>
        </w:tabs>
        <w:rPr>
          <w:color w:val="FF0000"/>
        </w:rPr>
      </w:pPr>
      <w:r>
        <w:rPr>
          <w:rFonts w:hint="eastAsia"/>
          <w:color w:val="FF0000"/>
        </w:rPr>
        <w:t>10 6 6 8</w:t>
      </w:r>
    </w:p>
    <w:p w:rsidR="008363B7" w:rsidRDefault="002436C6" w:rsidP="007B36C7">
      <w:pPr>
        <w:tabs>
          <w:tab w:val="left" w:pos="180"/>
        </w:tabs>
        <w:rPr>
          <w:color w:val="FF0000"/>
        </w:rPr>
      </w:pPr>
      <w:r>
        <w:rPr>
          <w:rFonts w:hint="eastAsia"/>
          <w:color w:val="FF0000"/>
        </w:rPr>
        <w:lastRenderedPageBreak/>
        <w:t>8 9 4</w:t>
      </w:r>
      <w:r w:rsidR="008363B7">
        <w:rPr>
          <w:rFonts w:hint="eastAsia"/>
          <w:color w:val="FF0000"/>
        </w:rPr>
        <w:t xml:space="preserve">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0 2 1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2 3 1</w:t>
      </w:r>
    </w:p>
    <w:p w:rsidR="008363B7" w:rsidRDefault="008363B7" w:rsidP="007B36C7">
      <w:pPr>
        <w:tabs>
          <w:tab w:val="left" w:pos="180"/>
        </w:tabs>
        <w:rPr>
          <w:color w:val="FF0000"/>
        </w:rPr>
      </w:pPr>
      <w:r>
        <w:rPr>
          <w:rFonts w:hint="eastAsia"/>
          <w:color w:val="FF0000"/>
        </w:rPr>
        <w:t>3 4 1</w:t>
      </w:r>
    </w:p>
    <w:p w:rsidR="008363B7" w:rsidRDefault="008363B7" w:rsidP="007B36C7">
      <w:pPr>
        <w:tabs>
          <w:tab w:val="left" w:pos="180"/>
        </w:tabs>
        <w:rPr>
          <w:color w:val="FF0000"/>
        </w:rPr>
      </w:pPr>
      <w:r>
        <w:rPr>
          <w:rFonts w:hint="eastAsia"/>
          <w:color w:val="FF0000"/>
        </w:rPr>
        <w:t>3 5 2</w:t>
      </w:r>
    </w:p>
    <w:p w:rsidR="008363B7" w:rsidRDefault="008363B7" w:rsidP="007B36C7">
      <w:pPr>
        <w:tabs>
          <w:tab w:val="left" w:pos="180"/>
        </w:tabs>
        <w:rPr>
          <w:color w:val="FF0000"/>
        </w:rPr>
      </w:pPr>
      <w:r>
        <w:rPr>
          <w:rFonts w:hint="eastAsia"/>
          <w:color w:val="FF0000"/>
        </w:rPr>
        <w:t>4 6 1</w:t>
      </w:r>
    </w:p>
    <w:p w:rsidR="008363B7" w:rsidRDefault="008363B7" w:rsidP="007B36C7">
      <w:pPr>
        <w:tabs>
          <w:tab w:val="left" w:pos="180"/>
        </w:tabs>
        <w:rPr>
          <w:color w:val="FF0000"/>
        </w:rPr>
      </w:pPr>
      <w:r>
        <w:rPr>
          <w:rFonts w:hint="eastAsia"/>
          <w:color w:val="FF0000"/>
        </w:rPr>
        <w:t>5 6 1</w:t>
      </w:r>
    </w:p>
    <w:p w:rsidR="008363B7" w:rsidRDefault="00B74D01" w:rsidP="007B36C7">
      <w:pPr>
        <w:tabs>
          <w:tab w:val="left" w:pos="180"/>
        </w:tabs>
        <w:rPr>
          <w:color w:val="FF0000"/>
        </w:rPr>
      </w:pPr>
      <w:r>
        <w:rPr>
          <w:rFonts w:hint="eastAsia"/>
          <w:color w:val="FF0000"/>
        </w:rPr>
        <w:t>0 0-&gt;1-&gt;3-&gt;4-&gt;6 0</w:t>
      </w:r>
    </w:p>
    <w:p w:rsidR="00104FB4" w:rsidRPr="00104FB4" w:rsidRDefault="00104FB4" w:rsidP="00104FB4">
      <w:pPr>
        <w:pStyle w:val="1"/>
      </w:pPr>
      <w:bookmarkStart w:id="18" w:name="_Toc524421994"/>
      <w:r w:rsidRPr="00104FB4">
        <w:t>1019. General Palindromic Number (20)</w:t>
      </w:r>
      <w:bookmarkEnd w:id="18"/>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Although palindromic numbers are most often considered in the decimal system, the concept of palindromicity can be applied to the natural numbers in any numeral system. Consider a number N &gt; 0 in base b &gt;= 2, where it is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the sum of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perscript"/>
        </w:rPr>
        <w:t>i</w:t>
      </w:r>
      <w:r>
        <w:rPr>
          <w:rFonts w:ascii="inherit" w:hAnsi="inherit"/>
          <w:color w:val="333333"/>
          <w:sz w:val="18"/>
          <w:szCs w:val="18"/>
        </w:rPr>
        <w:t>) for i from 0 to k. Here, as usual,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b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is non-zero. Then N is palindromic 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in any base and is also palindromic by definition.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non-negative decimal integer N and a base b, you are supposed to tell if N is a palindromic number in base b.</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non-negative numbers N and b, where 0 &lt;= N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decimal number and 2 &lt;= b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base. The numbers are separated by a space.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one line "Yes" if N is a palindromic number in base b, or "No" if not. Then in the next line, print N as the number in base b in the form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0</w:t>
      </w:r>
      <w:r>
        <w:rPr>
          <w:rFonts w:ascii="inherit" w:hAnsi="inherit"/>
          <w:color w:val="333333"/>
          <w:sz w:val="18"/>
          <w:szCs w:val="18"/>
        </w:rPr>
        <w:t>". Notice that there must be no extra space at the end of output.</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27 2</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1 1 0 1 1</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121 5</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4 4 1</w:t>
      </w:r>
    </w:p>
    <w:p w:rsidR="00C01F2C" w:rsidRDefault="00C01F2C" w:rsidP="00C01F2C">
      <w:pPr>
        <w:rPr>
          <w:color w:val="FF0000"/>
        </w:rPr>
      </w:pPr>
      <w:r w:rsidRPr="00C01F2C">
        <w:rPr>
          <w:rFonts w:hint="eastAsia"/>
          <w:color w:val="FF0000"/>
        </w:rPr>
        <w:t>注意</w:t>
      </w:r>
      <w:r w:rsidRPr="00C01F2C">
        <w:rPr>
          <w:rFonts w:hint="eastAsia"/>
          <w:color w:val="FF0000"/>
        </w:rPr>
        <w:t>N=0</w:t>
      </w:r>
      <w:r w:rsidRPr="00C01F2C">
        <w:rPr>
          <w:rFonts w:hint="eastAsia"/>
          <w:color w:val="FF0000"/>
        </w:rPr>
        <w:t>的情况</w:t>
      </w:r>
      <w:r w:rsidR="00C3175D">
        <w:rPr>
          <w:rFonts w:hint="eastAsia"/>
          <w:color w:val="FF0000"/>
        </w:rPr>
        <w:t>，要输出：</w:t>
      </w:r>
    </w:p>
    <w:p w:rsidR="00C3175D" w:rsidRDefault="00C3175D" w:rsidP="00C01F2C">
      <w:pPr>
        <w:rPr>
          <w:color w:val="FF0000"/>
        </w:rPr>
      </w:pPr>
      <w:r>
        <w:rPr>
          <w:rFonts w:hint="eastAsia"/>
          <w:color w:val="FF0000"/>
        </w:rPr>
        <w:t>No</w:t>
      </w:r>
    </w:p>
    <w:p w:rsidR="00C3175D" w:rsidRPr="00C3175D" w:rsidRDefault="00C3175D" w:rsidP="00C01F2C">
      <w:pPr>
        <w:rPr>
          <w:color w:val="FF0000"/>
        </w:rPr>
      </w:pPr>
      <w:r>
        <w:rPr>
          <w:rFonts w:hint="eastAsia"/>
          <w:color w:val="FF0000"/>
        </w:rPr>
        <w:t>0</w:t>
      </w:r>
    </w:p>
    <w:p w:rsidR="00C01F2C" w:rsidRPr="00C01F2C" w:rsidRDefault="00C01F2C" w:rsidP="00C01F2C">
      <w:pPr>
        <w:pStyle w:val="1"/>
      </w:pPr>
      <w:bookmarkStart w:id="19" w:name="_Toc524421995"/>
      <w:r w:rsidRPr="00C01F2C">
        <w:t>1020. Tree Traversals (25)</w:t>
      </w:r>
      <w:bookmarkEnd w:id="19"/>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postorder and inorder traversal sequences, you are supposed to output the level order traversal sequence of the corresponding binary tree.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postorder sequence and the third line gives the inorder sequence. All the numbers in a line are separated by a space.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the corresponding binary tree. All the numbers in a line must be separated by exactly one space, and there must be no extra space at the end of the line.</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2 3 1 5 7 6 4</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4 1 6 3 5 7 2</w:t>
      </w:r>
    </w:p>
    <w:p w:rsidR="00D10698" w:rsidRPr="00A779F7" w:rsidRDefault="00D10698" w:rsidP="00A779F7">
      <w:pPr>
        <w:pStyle w:val="1"/>
      </w:pPr>
      <w:bookmarkStart w:id="20" w:name="_Toc524421996"/>
      <w:r w:rsidRPr="00A779F7">
        <w:t>1021. Deepest Root (25)</w:t>
      </w:r>
      <w:bookmarkEnd w:id="20"/>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1500 ms</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graph which is connected and acyclic can be considered a tree. The height of the tree depends on the selected root. Now you are supposed to find the root that results in a highest tree. Such a root is called</w:t>
      </w:r>
      <w:r>
        <w:rPr>
          <w:rStyle w:val="apple-converted-space"/>
          <w:rFonts w:ascii="inherit" w:hAnsi="inherit"/>
          <w:color w:val="333333"/>
          <w:sz w:val="18"/>
          <w:szCs w:val="18"/>
        </w:rPr>
        <w:t> </w:t>
      </w:r>
      <w:r>
        <w:rPr>
          <w:rFonts w:ascii="inherit" w:hAnsi="inherit"/>
          <w:i/>
          <w:iCs/>
          <w:color w:val="333333"/>
          <w:sz w:val="18"/>
          <w:szCs w:val="18"/>
        </w:rPr>
        <w:t>the deepest root</w:t>
      </w:r>
      <w:r>
        <w:rPr>
          <w:rFonts w:ascii="inherit" w:hAnsi="inherit"/>
          <w:color w:val="333333"/>
          <w:sz w:val="18"/>
          <w:szCs w:val="18"/>
        </w:rPr>
        <w:t>.</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a positive integer N (&lt;=10000) which is the number of nodes, and hence the nodes are numbered from 1 to N. Then N-1 lines follow, each describes an edge by given the two adjacent nodes' numbers.</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each of the deepest roots in a line. If such a root is not unique, print them in increasing order of their numbers. In case that the given graph is not a tree, print "Error: K components" where K is the number of connected components in the graph.</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 components</w:t>
      </w:r>
    </w:p>
    <w:p w:rsidR="00964B75" w:rsidRDefault="00964B75" w:rsidP="00964B75">
      <w:pPr>
        <w:tabs>
          <w:tab w:val="left" w:pos="180"/>
        </w:tabs>
        <w:rPr>
          <w:color w:val="FF0000"/>
        </w:rPr>
      </w:pPr>
      <w:r>
        <w:rPr>
          <w:rFonts w:hint="eastAsia"/>
          <w:color w:val="FF0000"/>
        </w:rPr>
        <w:t>思路来自：</w:t>
      </w:r>
      <w:r w:rsidRPr="00964B75">
        <w:rPr>
          <w:color w:val="FF0000"/>
        </w:rPr>
        <w:t>https://www.2cto.com/px/201707/660235.html</w:t>
      </w:r>
    </w:p>
    <w:p w:rsidR="002B2C6B" w:rsidRDefault="00964B75" w:rsidP="00964B75">
      <w:pPr>
        <w:tabs>
          <w:tab w:val="left" w:pos="180"/>
        </w:tabs>
        <w:rPr>
          <w:color w:val="FF0000"/>
        </w:rPr>
      </w:pPr>
      <w:r w:rsidRPr="00964B75">
        <w:rPr>
          <w:rFonts w:hint="eastAsia"/>
          <w:color w:val="FF0000"/>
        </w:rPr>
        <w:t>题意：无环连通图也可以视为一棵树，选定图中任意一点作为根，如果这时候整个树的深度最大，则称其为</w:t>
      </w:r>
      <w:r w:rsidRPr="00964B75">
        <w:rPr>
          <w:rFonts w:hint="eastAsia"/>
          <w:color w:val="FF0000"/>
        </w:rPr>
        <w:t xml:space="preserve"> deepest root</w:t>
      </w:r>
      <w:r w:rsidRPr="00964B75">
        <w:rPr>
          <w:rFonts w:hint="eastAsia"/>
          <w:color w:val="FF0000"/>
        </w:rPr>
        <w:t>。</w:t>
      </w:r>
    </w:p>
    <w:p w:rsidR="00964B75" w:rsidRPr="00964B75" w:rsidRDefault="00964B75" w:rsidP="00964B75">
      <w:pPr>
        <w:tabs>
          <w:tab w:val="left" w:pos="180"/>
        </w:tabs>
        <w:rPr>
          <w:color w:val="FF0000"/>
        </w:rPr>
      </w:pPr>
      <w:r w:rsidRPr="00964B75">
        <w:rPr>
          <w:rFonts w:hint="eastAsia"/>
          <w:color w:val="FF0000"/>
        </w:rPr>
        <w:t xml:space="preserve"> </w:t>
      </w:r>
      <w:r w:rsidRPr="00964B75">
        <w:rPr>
          <w:rFonts w:hint="eastAsia"/>
          <w:color w:val="FF0000"/>
        </w:rPr>
        <w:t>给定一个图，按升序输出所有</w:t>
      </w:r>
      <w:r w:rsidRPr="00964B75">
        <w:rPr>
          <w:rFonts w:hint="eastAsia"/>
          <w:color w:val="FF0000"/>
        </w:rPr>
        <w:t xml:space="preserve"> deepest root</w:t>
      </w:r>
      <w:r w:rsidRPr="00964B75">
        <w:rPr>
          <w:rFonts w:hint="eastAsia"/>
          <w:color w:val="FF0000"/>
        </w:rPr>
        <w:t>。如果给定的图有多个连通分量，则输出连通分量的数量</w:t>
      </w:r>
    </w:p>
    <w:p w:rsidR="002B2C6B" w:rsidRDefault="00964B75" w:rsidP="00964B75">
      <w:pPr>
        <w:tabs>
          <w:tab w:val="left" w:pos="180"/>
        </w:tabs>
        <w:rPr>
          <w:color w:val="FF0000"/>
        </w:rPr>
      </w:pPr>
      <w:r w:rsidRPr="00964B75">
        <w:rPr>
          <w:rFonts w:hint="eastAsia"/>
          <w:color w:val="FF0000"/>
        </w:rPr>
        <w:t>解题思路：先用并查集判断是不是一个联通分量，若是则后面的问题就是求树的直径，可以通过两次</w:t>
      </w:r>
      <w:r w:rsidRPr="00964B75">
        <w:rPr>
          <w:rFonts w:hint="eastAsia"/>
          <w:color w:val="FF0000"/>
        </w:rPr>
        <w:t>dfs</w:t>
      </w:r>
      <w:r w:rsidRPr="00964B75">
        <w:rPr>
          <w:rFonts w:hint="eastAsia"/>
          <w:color w:val="FF0000"/>
        </w:rPr>
        <w:t>求出树的直径。</w:t>
      </w:r>
    </w:p>
    <w:p w:rsidR="002B2C6B" w:rsidRDefault="00964B75" w:rsidP="00964B75">
      <w:pPr>
        <w:tabs>
          <w:tab w:val="left" w:pos="180"/>
        </w:tabs>
        <w:rPr>
          <w:color w:val="FF0000"/>
        </w:rPr>
      </w:pPr>
      <w:r w:rsidRPr="00964B75">
        <w:rPr>
          <w:rFonts w:hint="eastAsia"/>
          <w:color w:val="FF0000"/>
        </w:rPr>
        <w:t>首先从任意一点进行深搜，把其中距离最远的点记录下来，这些点是最长根，然后从这些最远点中任选一点再进行深度搜索，这个时候的所有最远点都是最长根。关键是第一遍</w:t>
      </w:r>
      <w:r w:rsidRPr="00964B75">
        <w:rPr>
          <w:rFonts w:hint="eastAsia"/>
          <w:color w:val="FF0000"/>
        </w:rPr>
        <w:t>dfs</w:t>
      </w:r>
      <w:r w:rsidR="002B2C6B">
        <w:rPr>
          <w:rFonts w:hint="eastAsia"/>
          <w:color w:val="FF0000"/>
        </w:rPr>
        <w:t>保存的最远点也是最长根。</w:t>
      </w:r>
    </w:p>
    <w:p w:rsidR="002B2C6B" w:rsidRDefault="00964B75" w:rsidP="00964B75">
      <w:pPr>
        <w:tabs>
          <w:tab w:val="left" w:pos="180"/>
        </w:tabs>
        <w:rPr>
          <w:color w:val="FF0000"/>
        </w:rPr>
      </w:pPr>
      <w:r w:rsidRPr="00964B75">
        <w:rPr>
          <w:rFonts w:hint="eastAsia"/>
          <w:color w:val="FF0000"/>
        </w:rPr>
        <w:t>首先，若第一遍</w:t>
      </w:r>
      <w:r w:rsidRPr="00964B75">
        <w:rPr>
          <w:rFonts w:hint="eastAsia"/>
          <w:color w:val="FF0000"/>
        </w:rPr>
        <w:t>dfs</w:t>
      </w:r>
      <w:r w:rsidRPr="00964B75">
        <w:rPr>
          <w:rFonts w:hint="eastAsia"/>
          <w:color w:val="FF0000"/>
        </w:rPr>
        <w:t>后的最远根不在从</w:t>
      </w:r>
      <w:r w:rsidRPr="00964B75">
        <w:rPr>
          <w:rFonts w:hint="eastAsia"/>
          <w:color w:val="FF0000"/>
        </w:rPr>
        <w:t>1</w:t>
      </w:r>
      <w:r w:rsidRPr="00964B75">
        <w:rPr>
          <w:rFonts w:hint="eastAsia"/>
          <w:color w:val="FF0000"/>
        </w:rPr>
        <w:t>开始的同一条支路上（他们的最近公共祖先是</w:t>
      </w:r>
      <w:r w:rsidRPr="00964B75">
        <w:rPr>
          <w:rFonts w:hint="eastAsia"/>
          <w:color w:val="FF0000"/>
        </w:rPr>
        <w:t>1</w:t>
      </w:r>
      <w:r w:rsidRPr="00964B75">
        <w:rPr>
          <w:rFonts w:hint="eastAsia"/>
          <w:color w:val="FF0000"/>
        </w:rPr>
        <w:t>），这是这些点必定都会是将来的最长根这很明显</w:t>
      </w:r>
      <w:r w:rsidR="002B2C6B">
        <w:rPr>
          <w:rFonts w:hint="eastAsia"/>
          <w:color w:val="FF0000"/>
        </w:rPr>
        <w:t>。</w:t>
      </w:r>
    </w:p>
    <w:p w:rsidR="002B2C6B" w:rsidRDefault="00964B75" w:rsidP="00964B75">
      <w:pPr>
        <w:tabs>
          <w:tab w:val="left" w:pos="180"/>
        </w:tabs>
        <w:rPr>
          <w:color w:val="FF0000"/>
        </w:rPr>
      </w:pPr>
      <w:r w:rsidRPr="00964B75">
        <w:rPr>
          <w:rFonts w:hint="eastAsia"/>
          <w:color w:val="FF0000"/>
        </w:rPr>
        <w:t>若第一遍</w:t>
      </w:r>
      <w:r w:rsidRPr="00964B75">
        <w:rPr>
          <w:rFonts w:hint="eastAsia"/>
          <w:color w:val="FF0000"/>
        </w:rPr>
        <w:t>dfs</w:t>
      </w:r>
      <w:r w:rsidRPr="00964B75">
        <w:rPr>
          <w:rFonts w:hint="eastAsia"/>
          <w:color w:val="FF0000"/>
        </w:rPr>
        <w:t>后的最远根在从</w:t>
      </w:r>
      <w:r w:rsidRPr="00964B75">
        <w:rPr>
          <w:rFonts w:hint="eastAsia"/>
          <w:color w:val="FF0000"/>
        </w:rPr>
        <w:t>1</w:t>
      </w:r>
      <w:r w:rsidRPr="00964B75">
        <w:rPr>
          <w:rFonts w:hint="eastAsia"/>
          <w:color w:val="FF0000"/>
        </w:rPr>
        <w:t>开始的同一条支路上，那么第二次</w:t>
      </w:r>
      <w:r w:rsidRPr="00964B75">
        <w:rPr>
          <w:rFonts w:hint="eastAsia"/>
          <w:color w:val="FF0000"/>
        </w:rPr>
        <w:t>dfs</w:t>
      </w:r>
      <w:r w:rsidRPr="00964B75">
        <w:rPr>
          <w:rFonts w:hint="eastAsia"/>
          <w:color w:val="FF0000"/>
        </w:rPr>
        <w:t>时就会漏掉同一支路上的最远根。</w:t>
      </w:r>
    </w:p>
    <w:p w:rsidR="00104FB4" w:rsidRDefault="00964B75" w:rsidP="00964B75">
      <w:pPr>
        <w:tabs>
          <w:tab w:val="left" w:pos="180"/>
        </w:tabs>
        <w:rPr>
          <w:color w:val="FF0000"/>
        </w:rPr>
      </w:pPr>
      <w:r w:rsidRPr="00964B75">
        <w:rPr>
          <w:rFonts w:hint="eastAsia"/>
          <w:color w:val="FF0000"/>
        </w:rPr>
        <w:t>所以第一次与第二次</w:t>
      </w:r>
      <w:r w:rsidRPr="00964B75">
        <w:rPr>
          <w:rFonts w:hint="eastAsia"/>
          <w:color w:val="FF0000"/>
        </w:rPr>
        <w:t>dfs</w:t>
      </w:r>
      <w:r w:rsidRPr="00964B75">
        <w:rPr>
          <w:rFonts w:hint="eastAsia"/>
          <w:color w:val="FF0000"/>
        </w:rPr>
        <w:t>的合集才是最终结果</w:t>
      </w:r>
    </w:p>
    <w:p w:rsidR="005C0833" w:rsidRPr="005C0833" w:rsidRDefault="005C0833" w:rsidP="005C0833">
      <w:pPr>
        <w:pStyle w:val="1"/>
      </w:pPr>
      <w:bookmarkStart w:id="21" w:name="_Toc524421997"/>
      <w:r w:rsidRPr="005C0833">
        <w:t>1022. Digital Library (30)</w:t>
      </w:r>
      <w:bookmarkEnd w:id="21"/>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时间限制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1000 ms</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内存限制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65536 kB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代码长度限制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16000 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判题程序</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bdr w:val="none" w:sz="0" w:space="0" w:color="auto" w:frame="1"/>
        </w:rPr>
        <w:t>Standard</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作者</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CHEN, Yue</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 Digital Library contains millions of books, stored according to their titles, authors, key words of their abstracts, publishers, and published years. Each book is assigned an unique 7-digit number as its ID. Given any query from a reader, you are supposed to output the resulting books, sorted in increasing order of their ID's.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Input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Each input file contains one test case. For each case, the first line contains a positive integer N (&lt;=10000) which is the total number of books. Then N blocks follow, each contains the information of a book in 6 lines: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#1: the 7-digit ID number;</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#2: the book title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lastRenderedPageBreak/>
        <w:t>Line #3: the author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#4: the key words -- each word is a string of no more than 10 characters without any white space, and the keywords are separated by exactly one space;</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#5: the publisher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#6: the published year -- a 4-digit number which is in the range [1000, 3000].</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It is assumed that each book belongs to one author only, and contains no more than 5 key words; there are no more than 1000 distinct key words in total; and there are no more than 1000 distinct publishers.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After the book information, there is a line containing a positive integer M (&lt;=1000) which is the number of user's search queries. Then M lines follow, each in one of the formats shown below:</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 a book title</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2: name of an author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3: a key word</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4: name of a publisher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5: a 4-digit number representing the year</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Output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For each query, first print the original query in a line, then output the resulting book ID's in increasing order, each occupying a line. If no book is found, print "Not Found" instead.</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Input: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test code debug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Another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test code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CYLL</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keywords debug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6</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Output: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Not Found</w:t>
      </w:r>
    </w:p>
    <w:p w:rsidR="005C0833" w:rsidRPr="005C0833" w:rsidRDefault="005C0833" w:rsidP="00964B75">
      <w:pPr>
        <w:tabs>
          <w:tab w:val="left" w:pos="180"/>
        </w:tabs>
        <w:rPr>
          <w:color w:val="FF0000"/>
        </w:rPr>
      </w:pPr>
    </w:p>
    <w:p w:rsidR="006C3769" w:rsidRPr="006C3769" w:rsidRDefault="006C3769" w:rsidP="006C3769">
      <w:pPr>
        <w:pStyle w:val="1"/>
      </w:pPr>
      <w:bookmarkStart w:id="22" w:name="_Toc524421998"/>
      <w:r w:rsidRPr="006C3769">
        <w:t>1023. Have Fun with Numbers (20)</w:t>
      </w:r>
      <w:bookmarkEnd w:id="22"/>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Notice that the number 123456789 is a 9-digit number consisting exactly the numbers from 1 to 9, with no duplication. Double it we will obtain 246913578, which happens to be another 9-digit number consisting exactly the numbers from 1 to 9, only in a different permutation. Check to see the result if we double it again!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 to check if there are more numbers with this property. That is, double a given number with k digits, you are to tell if the resulting number consists of only a permutation of the digits in the original number.</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positive integer with no more than 20 digits.</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"Yes" if doubling the input number gives a number that consists of only a permutation of the digits in the original number, or "No" if not. Then in the next line, print the doubled number.</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1234567899</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2469135798</w:t>
      </w:r>
    </w:p>
    <w:p w:rsidR="00E221AA" w:rsidRPr="00E221AA" w:rsidRDefault="00E221AA" w:rsidP="00E221AA">
      <w:pPr>
        <w:pStyle w:val="1"/>
      </w:pPr>
      <w:bookmarkStart w:id="23" w:name="_Toc524421999"/>
      <w:r w:rsidRPr="00E221AA">
        <w:t>1024. Palindromic Number (25)</w:t>
      </w:r>
      <w:bookmarkEnd w:id="23"/>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Non-palindromic numbers can be paired with palindromic ones via a series of operations. First, the non-palindromic number is reversed and the result is added to the original number. If the result is not a palindromic number, this is repeated until it gives a palindromic number. For example, if we start from 67, we can obtain a palindromic number in 2 steps: 67 + 76 = 143, and 143 + 341 = 484.</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its paired palindromic number and the number of steps taken to find it.</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positive numbers N and K, where N (&lt;= 10</w:t>
      </w:r>
      <w:r>
        <w:rPr>
          <w:rFonts w:ascii="inherit" w:hAnsi="inherit"/>
          <w:color w:val="333333"/>
          <w:sz w:val="18"/>
          <w:szCs w:val="18"/>
          <w:vertAlign w:val="superscript"/>
        </w:rPr>
        <w:t>10</w:t>
      </w:r>
      <w:r>
        <w:rPr>
          <w:rFonts w:ascii="inherit" w:hAnsi="inherit"/>
          <w:color w:val="333333"/>
          <w:sz w:val="18"/>
          <w:szCs w:val="18"/>
        </w:rPr>
        <w:t>) is the initial numer and K (&lt;= 100) is the maximum number of steps. The numbers are separated by a space.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two numbers, one in each line. The first number is the paired palindromic number of N, and the second number is the number of steps taken to find the palindromic number. If the palindromic number is not found after K steps, just output the number obtained at the Kth step and K instead.</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484</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69 3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1353</w:t>
      </w:r>
    </w:p>
    <w:p w:rsidR="00E221AA" w:rsidRP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2E7F" w:rsidRPr="00592E7F" w:rsidRDefault="00592E7F" w:rsidP="00592E7F">
      <w:pPr>
        <w:pStyle w:val="1"/>
      </w:pPr>
      <w:bookmarkStart w:id="24" w:name="_Toc524422000"/>
      <w:r w:rsidRPr="00592E7F">
        <w:t>1025. PAT Ranking (25)</w:t>
      </w:r>
      <w:bookmarkEnd w:id="24"/>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Programming Ability Test (PAT) is organized by the College of Computer Science and Technology of Zhejiang University. Each test is supposed to run simultaneously in several places, and the ranklists will be merged immediately after the test. Now it is your job to write a program to correctly merge all the ranklists and generate the final 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(&lt;=100), the number of test locations. Then N ranklists follow, each starts with a line containing a positive integer K (&lt;=300), the number of testees, and then K lines containing the registration number (a 13-digit number) and the total score of each testee. All the numbers in a line are separated by a space.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the total number of testees. Then print the final ranklist in the following format:</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registration_number final_rank location_number local_rank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locations are numbered from 1 to N. The output must be sorted in nondecreasing order of the final ranks. The testees with the same score must have the same rank, and the output must be sorted in nondecreasing order of their registration numbers.</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1234567890003 95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1234567890002 77</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1234567890004 85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1234567890013 65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1234567890011 25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1234567890012 85</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1234567890005 1 1 1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1234567890014 1 2 1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1234567890004 5 1 4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1234567890012 5 2 2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1234567890002 7 1 5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1234567890013 8 2 3</w:t>
      </w:r>
    </w:p>
    <w:p w:rsidR="00592E7F" w:rsidRP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1234567890011 9 2 4</w:t>
      </w:r>
    </w:p>
    <w:p w:rsidR="00757CF3" w:rsidRPr="00757CF3" w:rsidRDefault="00757CF3" w:rsidP="00757CF3">
      <w:pPr>
        <w:pStyle w:val="1"/>
      </w:pPr>
      <w:bookmarkStart w:id="25" w:name="_Toc524422001"/>
      <w:r w:rsidRPr="00757CF3">
        <w:t>1026. Table Tennis (30)</w:t>
      </w:r>
      <w:bookmarkEnd w:id="25"/>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400 ms</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table tennis club has N tables available to the public. The tables are numbered from 1 to N. For any pair of players, if there are some tables open when they arrive, they will be assigned to the available table with the smallest number. If all the tables are occupied, they will have to wait in a queue. It is assumed that every pair of players can play for at most 2 hours.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count for everyone in queue their waiting time, and for each table the number of players it has served for the day.</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thing that makes this procedure a bit complicated is that the club reserves some tables for their VIP members. When a VIP table is open, the first VIP pair in the queue will have the priviledge to take it. However, if there is no VIP in the queue, the next pair of players can take it. On the other hand, if when it is the turn of a VIP pair, yet no VIP table is available, they can be assigned as any ordinary players.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(&lt;=10000) - the total number of pairs of players. Then N lines follow, each contains 2 times and a VIP tag: HH:MM:SS - the arriving time, P - the playing time in minutes of a pair of players, and tag - which is 1 if they hold a VIP card, or 0 if not. It is guaranteed that the arriving time is between 08:00:00 and 21:00:00 while the club is open. It is assumed that no two customers arrives at the same time. Following the players' info, there are 2 positive integers: K (&lt;=100) - the number of tables, and M (&lt; K) - the number of VIP tables. The last line contains M table numbers.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the arriving time, serving time and the waiting time for each pair of players in the format shown by the sample. Then print in a line the number of players served by each table. Notice that the output must be listed in chronological order of the serving time. The waiting time must be rounded up to an integer minute(s). If one cannot get a table before the closing time, their information must NOT be printed.</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08:00:00 20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5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15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20:53:00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08:00:00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08:01:30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08:02:00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08:16:30 5</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08:20:00 10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20:50:00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20:51:00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20:52:00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3 3 2</w:t>
      </w:r>
    </w:p>
    <w:p w:rsidR="007266D5" w:rsidRDefault="007266D5" w:rsidP="007266D5">
      <w:pPr>
        <w:widowControl/>
        <w:shd w:val="clear" w:color="auto" w:fill="FFFFFF"/>
        <w:spacing w:before="150" w:after="150"/>
        <w:jc w:val="left"/>
        <w:rPr>
          <w:rFonts w:ascii="Verdana" w:eastAsia="宋体" w:hAnsi="Verdana" w:cs="宋体"/>
          <w:color w:val="FF0000"/>
          <w:kern w:val="0"/>
          <w:sz w:val="18"/>
          <w:szCs w:val="18"/>
        </w:rPr>
      </w:pPr>
      <w:r>
        <w:rPr>
          <w:rFonts w:ascii="Verdana" w:eastAsia="宋体" w:hAnsi="Verdana" w:cs="宋体" w:hint="eastAsia"/>
          <w:color w:val="FF0000"/>
          <w:kern w:val="0"/>
          <w:sz w:val="18"/>
          <w:szCs w:val="18"/>
        </w:rPr>
        <w:t>来自：</w:t>
      </w:r>
      <w:r w:rsidRPr="00B72144">
        <w:rPr>
          <w:rFonts w:ascii="Verdana" w:eastAsia="宋体" w:hAnsi="Verdana" w:cs="宋体"/>
          <w:color w:val="FF0000"/>
          <w:kern w:val="0"/>
          <w:sz w:val="18"/>
          <w:szCs w:val="18"/>
        </w:rPr>
        <w:t>http://www.cnblogs.com/huhuuu/p/3360207.html</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lastRenderedPageBreak/>
        <w:t>题意自己理解了，主要是两个队列维护，一个</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队列，一个普通队列</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搜集了一些坑（有些坑转自别的网站用于广大同学的测试之用）</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 </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普通人也有</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的权益！！！</w:t>
      </w:r>
      <w:r w:rsidRPr="00B72144">
        <w:rPr>
          <w:rFonts w:ascii="Verdana" w:eastAsia="宋体" w:hAnsi="Verdana" w:cs="宋体"/>
          <w:color w:val="FF0000"/>
          <w:kern w:val="0"/>
          <w:sz w:val="18"/>
          <w:szCs w:val="18"/>
        </w:rPr>
        <w:t xml:space="preserve"> </w:t>
      </w:r>
      <w:r w:rsidRPr="00B72144">
        <w:rPr>
          <w:rFonts w:ascii="Verdana" w:eastAsia="宋体" w:hAnsi="Verdana" w:cs="宋体"/>
          <w:color w:val="FF0000"/>
          <w:kern w:val="0"/>
          <w:sz w:val="18"/>
          <w:szCs w:val="18"/>
        </w:rPr>
        <w:t>屌丝逆袭有木有！！！</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9</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08:00:00 20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5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15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10 10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1 2 3 4 5 6 7 8 9 10</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20"/>
          <w:szCs w:val="20"/>
        </w:rPr>
        <w:t>08:00:00 08:00:00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08:01:30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08:02:00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08:10:00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08:12:00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20:50:00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20:51:00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20:52:00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20:53:00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2 2 2 2 1 0 0 0 0 0</w:t>
      </w:r>
    </w:p>
    <w:p w:rsidR="007266D5" w:rsidRPr="00B72144" w:rsidRDefault="007266D5" w:rsidP="007266D5">
      <w:pPr>
        <w:widowControl/>
        <w:shd w:val="clear" w:color="auto" w:fill="FFFFFF"/>
        <w:spacing w:before="150" w:after="150"/>
        <w:jc w:val="left"/>
        <w:rPr>
          <w:rFonts w:ascii="Verdana" w:eastAsia="宋体" w:hAnsi="Verdana" w:cs="宋体"/>
          <w:color w:val="000000"/>
          <w:kern w:val="0"/>
          <w:sz w:val="18"/>
          <w:szCs w:val="18"/>
        </w:rPr>
      </w:pP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Courier New" w:eastAsia="宋体" w:hAnsi="Courier New" w:cs="Courier New"/>
          <w:color w:val="FF0000"/>
          <w:kern w:val="0"/>
          <w:sz w:val="20"/>
          <w:szCs w:val="20"/>
        </w:rPr>
        <w:t>1.</w:t>
      </w:r>
      <w:r w:rsidRPr="00B72144">
        <w:rPr>
          <w:rFonts w:ascii="Verdana" w:eastAsia="宋体" w:hAnsi="Verdana" w:cs="宋体"/>
          <w:color w:val="FF0000"/>
          <w:kern w:val="0"/>
          <w:sz w:val="20"/>
          <w:szCs w:val="20"/>
        </w:rPr>
        <w:t>当有多个乒乓球台空闲时，</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顾客到了会使用最小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球台，而不是最小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的球台，测试以下用例：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10:00:00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12:00:00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5 1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10:00:00 10:00:00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12:00:00 12:00:00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0 0 2 0 0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 </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lastRenderedPageBreak/>
        <w:t>2.题目要求每对顾客玩的时间不超过2小时，那么当顾客要求玩的时间&gt;2小时的时候，应该截断控制，测试以下用例：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18:00:00 180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20:00:00 60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18:00:00 18:00:00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20:00:00 20:00:00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3.虽然题目中保证客户到达时间在08:00:00到21:00:00之间，但是根据最后的8个case来看，里面还是有不在这个时间区间内到达的顾客，所以建议还是稍加控制，测试以下用例：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21:00:00 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4.题目中说的round up to an integer minutes是严格的四舍五入，需要如下做：</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wtime = (stime - atime + 30) / 60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而不是：</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wtime = (stime - atime + 59) / 60</w:t>
      </w:r>
    </w:p>
    <w:p w:rsidR="007266D5" w:rsidRPr="00B72144" w:rsidRDefault="007266D5" w:rsidP="007266D5">
      <w:pPr>
        <w:tabs>
          <w:tab w:val="left" w:pos="180"/>
        </w:tabs>
        <w:rPr>
          <w:color w:val="FF0000"/>
        </w:rPr>
      </w:pPr>
    </w:p>
    <w:p w:rsidR="007266D5" w:rsidRPr="007266D5" w:rsidRDefault="007266D5" w:rsidP="00757CF3">
      <w:pPr>
        <w:pStyle w:val="HTML"/>
        <w:shd w:val="clear" w:color="auto" w:fill="FAFAFA"/>
        <w:spacing w:before="360" w:after="360"/>
        <w:textAlignment w:val="baseline"/>
        <w:rPr>
          <w:rFonts w:ascii="Consolas" w:hAnsi="Consolas" w:cs="Consolas"/>
          <w:color w:val="333333"/>
          <w:sz w:val="18"/>
          <w:szCs w:val="18"/>
        </w:rPr>
      </w:pPr>
    </w:p>
    <w:p w:rsidR="00202CFA" w:rsidRPr="00202CFA" w:rsidRDefault="00202CFA" w:rsidP="00202CFA">
      <w:pPr>
        <w:pStyle w:val="1"/>
      </w:pPr>
      <w:bookmarkStart w:id="26" w:name="_Toc524422002"/>
      <w:r w:rsidRPr="00202CFA">
        <w:t>1027. Colors in Mars (20)</w:t>
      </w:r>
      <w:bookmarkEnd w:id="26"/>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in Mars represent the colors in their computers in a similar way as the Earth people. That is, a color is represented by a 6-digit number, where the first 2 digits are for Red, the middle 2 digits for Green, and the last 2 digits for Blue. The only difference is that they use radix 13 (0-9 and A-C) instead of 16. Now given a color in three decimal numbers (each between 0 and 168), you are supposed to output their Mars RGB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containing the three decimal color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Mars RGB value in the following format: first output "#", then followed by a 6-digit number where all the English characters must be upper-cased. If a single color is only 1-digit long, you must print a "0" to the left.</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15 43 71</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w:t>
      </w:r>
    </w:p>
    <w:p w:rsidR="00277227" w:rsidRPr="00277227" w:rsidRDefault="00277227" w:rsidP="00277227">
      <w:pPr>
        <w:pStyle w:val="1"/>
      </w:pPr>
      <w:bookmarkStart w:id="27" w:name="_Toc524422003"/>
      <w:r w:rsidRPr="00277227">
        <w:t>1028. List Sorting (25)</w:t>
      </w:r>
      <w:bookmarkEnd w:id="27"/>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Excel can sort records according to any column. Now you are supposed to imitate this function.</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integers N (&lt;=100000) and C, where N is the number of records and C is the column that you are supposed to sort the records with. Then N lines follow, each contains a record of a student. A student's record consists of his or her distinct ID (a 6-digit number), name (a string with no more than 8 characters without space), and grade (an integer between 0 and 100, inclusive).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output the sorting result in N lines. That is, if C = 1 then the records must be sorted in increasing order according to ID's; if C = 2 then the records must be sorted in non-decreasing order according to names; and if C = 3 then the records must be sorted in non-decreasing order according to grades. If there are several students who have the same name or grade, they must be sorted according to their ID's in increasing order.</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30029D" w:rsidRPr="0030029D" w:rsidRDefault="0030029D" w:rsidP="0030029D">
      <w:pPr>
        <w:pStyle w:val="1"/>
      </w:pPr>
      <w:bookmarkStart w:id="28" w:name="_Toc524422004"/>
      <w:r w:rsidRPr="0030029D">
        <w:t>1029. Median (25)</w:t>
      </w:r>
      <w:bookmarkEnd w:id="28"/>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increasing sequence S of N integers, the</w:t>
      </w:r>
      <w:r>
        <w:rPr>
          <w:rStyle w:val="apple-converted-space"/>
          <w:rFonts w:ascii="inherit" w:hAnsi="inherit"/>
          <w:color w:val="333333"/>
          <w:sz w:val="18"/>
          <w:szCs w:val="18"/>
        </w:rPr>
        <w:t> </w:t>
      </w:r>
      <w:r>
        <w:rPr>
          <w:rFonts w:ascii="inherit" w:hAnsi="inherit"/>
          <w:i/>
          <w:iCs/>
          <w:color w:val="333333"/>
          <w:sz w:val="18"/>
          <w:szCs w:val="18"/>
        </w:rPr>
        <w:t>median</w:t>
      </w:r>
      <w:r>
        <w:rPr>
          <w:rStyle w:val="apple-converted-space"/>
          <w:rFonts w:ascii="inherit" w:hAnsi="inherit"/>
          <w:color w:val="333333"/>
          <w:sz w:val="18"/>
          <w:szCs w:val="18"/>
        </w:rPr>
        <w:t> </w:t>
      </w:r>
      <w:r>
        <w:rPr>
          <w:rFonts w:ascii="inherit" w:hAnsi="inherit"/>
          <w:color w:val="333333"/>
          <w:sz w:val="18"/>
          <w:szCs w:val="18"/>
        </w:rPr>
        <w:t>is the number at the middle position. For example, the median of S1={11, 12, 13, 14} is 12, and the median of S2={9, 10, 15, 16, 17} is 15. The median of two sequences is defined to be the median of the nondecreasing sequence which contains all the elements of both sequences. For example, the median of S1 and S2 is 13.</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two increasing sequences of integers, you are asked to find their median.</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each gives the information of a sequence. For each sequence, the first positive integer N (&lt;=1000000) is the size of that sequence. Then N integers follow, separated by a space. It is guaranteed that all the integers are in the range of</w:t>
      </w:r>
      <w:r>
        <w:rPr>
          <w:rStyle w:val="apple-converted-space"/>
          <w:rFonts w:ascii="inherit" w:hAnsi="inherit"/>
          <w:color w:val="333333"/>
          <w:sz w:val="18"/>
          <w:szCs w:val="18"/>
        </w:rPr>
        <w:t> </w:t>
      </w:r>
      <w:r>
        <w:rPr>
          <w:rFonts w:ascii="inherit" w:hAnsi="inherit"/>
          <w:b/>
          <w:bCs/>
          <w:color w:val="333333"/>
          <w:sz w:val="18"/>
          <w:szCs w:val="18"/>
        </w:rPr>
        <w:t>long int</w:t>
      </w:r>
      <w:r>
        <w:rPr>
          <w:rFonts w:ascii="inherit" w:hAnsi="inherit"/>
          <w:color w:val="333333"/>
          <w:sz w:val="18"/>
          <w:szCs w:val="18"/>
        </w:rPr>
        <w: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median of the two given sequences in a line.</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4 11 12 13 14</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5 9 10 15 16 17</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277227" w:rsidRDefault="00757DC8" w:rsidP="00757DC8">
      <w:pPr>
        <w:rPr>
          <w:color w:val="FF0000"/>
        </w:rPr>
      </w:pPr>
      <w:r w:rsidRPr="00757DC8">
        <w:rPr>
          <w:rFonts w:hint="eastAsia"/>
          <w:color w:val="FF0000"/>
        </w:rPr>
        <w:t>这题就用</w:t>
      </w:r>
      <w:r w:rsidRPr="00757DC8">
        <w:rPr>
          <w:rFonts w:hint="eastAsia"/>
          <w:color w:val="FF0000"/>
        </w:rPr>
        <w:t>int</w:t>
      </w:r>
      <w:r w:rsidRPr="00757DC8">
        <w:rPr>
          <w:rFonts w:hint="eastAsia"/>
          <w:color w:val="FF0000"/>
        </w:rPr>
        <w:t>类型就可以了</w:t>
      </w:r>
    </w:p>
    <w:p w:rsidR="004D1BC3" w:rsidRPr="004D1BC3" w:rsidRDefault="004D1BC3" w:rsidP="004D1BC3">
      <w:pPr>
        <w:pStyle w:val="1"/>
      </w:pPr>
      <w:bookmarkStart w:id="29" w:name="_Toc524422005"/>
      <w:r w:rsidRPr="004D1BC3">
        <w:t>1030. Travel Plan (30)</w:t>
      </w:r>
      <w:bookmarkEnd w:id="29"/>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traveler's map gives the distances between cities along the highways, together with the cost of each highway. Now you are supposed to write a program to help a traveler to decide the shortest path between his/her starting city and the destination. If such a shortest path is not unique, you are supposed to output the one with the minimum cost, which is guaranteed to be unique.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line containing 4 positive integers N, M, S, and D, where N (&lt;=500) is the number of cities (and hence the cities are numbered from 0 to N-1); M is the number of highways; S and D are the starting and the destination cities, respectively. Then M lines follow, each provides the information of a highway, in the format: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City1 City2 Distance Cost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the numbers are all integers no more than 500, and are separated by a space.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cities along the shortest path from the starting point to the destination, followed by the total distance and the total cost of the path. The numbers must be separated by a space and there must be no extra space at the end of output.</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4 5 0 3</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1 3 2 30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0 3 4 10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2 3 1 20</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0 2 3 3 40</w:t>
      </w:r>
    </w:p>
    <w:p w:rsidR="00E45B44" w:rsidRPr="00CE3A85" w:rsidRDefault="00E45B44" w:rsidP="00CE3A85">
      <w:pPr>
        <w:pStyle w:val="1"/>
      </w:pPr>
      <w:bookmarkStart w:id="30" w:name="_Toc524422006"/>
      <w:r w:rsidRPr="00CE3A85">
        <w:t>1031. Hello World for U (20)</w:t>
      </w:r>
      <w:bookmarkEnd w:id="30"/>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string of N (&gt;=5) characters, you are asked to form the characters into the shape of U. For example, "helloworld" can be printed as:</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  r</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lowo</w:t>
      </w:r>
    </w:p>
    <w:p w:rsidR="00E45B44" w:rsidRDefault="00E45B44" w:rsidP="00E45B44">
      <w:pPr>
        <w:shd w:val="clear" w:color="auto" w:fill="FAFAFA"/>
        <w:textAlignment w:val="baseline"/>
        <w:rPr>
          <w:rFonts w:ascii="Verdana" w:hAnsi="Verdana"/>
          <w:color w:val="333333"/>
          <w:sz w:val="18"/>
          <w:szCs w:val="18"/>
        </w:rPr>
      </w:pPr>
      <w:r>
        <w:rPr>
          <w:rFonts w:ascii="Verdana" w:hAnsi="Verdana"/>
          <w:color w:val="333333"/>
          <w:sz w:val="18"/>
          <w:szCs w:val="18"/>
        </w:rPr>
        <w:t>That is, the characters must be printed in the original order, starting top-down from the left vertical line with n</w:t>
      </w:r>
      <w:r>
        <w:rPr>
          <w:rFonts w:ascii="Verdana" w:hAnsi="Verdana"/>
          <w:color w:val="333333"/>
          <w:sz w:val="18"/>
          <w:szCs w:val="18"/>
          <w:vertAlign w:val="subscript"/>
        </w:rPr>
        <w:t>1</w:t>
      </w:r>
      <w:r>
        <w:rPr>
          <w:rFonts w:ascii="Verdana" w:hAnsi="Verdana"/>
          <w:color w:val="333333"/>
          <w:sz w:val="18"/>
          <w:szCs w:val="18"/>
        </w:rPr>
        <w:t>characters, then left to right along the bottom line with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characters, and finally bottom-up along the vertical line with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characters. And more, we would like U to be as squared as possible -- that is, it must be satisfied that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max { k| k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for all 3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&lt;= N } with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- 2 = 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string with no less than 5 and no more than 80 characters in a line. The string contains no white space.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input string in the shape of U as specified in the description.</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helloworld!</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   !</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lowor</w:t>
      </w:r>
    </w:p>
    <w:p w:rsidR="008F58ED" w:rsidRPr="007D58CB" w:rsidRDefault="008F58ED" w:rsidP="007D58CB">
      <w:pPr>
        <w:pStyle w:val="1"/>
      </w:pPr>
      <w:bookmarkStart w:id="31" w:name="_Toc524422007"/>
      <w:r w:rsidRPr="007D58CB">
        <w:lastRenderedPageBreak/>
        <w:t>1032. Sharing (25)</w:t>
      </w:r>
      <w:bookmarkEnd w:id="31"/>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store English words, one method is to use linked lists and store a word letter by letter. To save some space, we may let the words share the same sublist if they share the same suffix. For example, "loading" and "being" are stored as showed in Figure 1.</w:t>
      </w:r>
    </w:p>
    <w:p w:rsidR="008F58ED" w:rsidRDefault="008F58ED" w:rsidP="008F58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048250" cy="1057275"/>
            <wp:effectExtent l="0" t="0" r="0" b="9525"/>
            <wp:docPr id="2" name="图片 2" descr="http://nos.patest.cn/1w_m16pjsomm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w_m16pjsommx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1057275"/>
                    </a:xfrm>
                    <a:prstGeom prst="rect">
                      <a:avLst/>
                    </a:prstGeom>
                    <a:noFill/>
                    <a:ln>
                      <a:noFill/>
                    </a:ln>
                  </pic:spPr>
                </pic:pic>
              </a:graphicData>
            </a:graphic>
          </wp:inline>
        </w:drawing>
      </w:r>
      <w:r>
        <w:rPr>
          <w:rFonts w:ascii="Verdana" w:hAnsi="Verdana"/>
          <w:color w:val="333333"/>
          <w:sz w:val="18"/>
          <w:szCs w:val="18"/>
        </w:rPr>
        <w:br/>
        <w:t>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 are supposed to find the starting position of the common suffix (e.g. the position of "i" in 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addresses of nodes and a positive N (&lt;= 10</w:t>
      </w:r>
      <w:r>
        <w:rPr>
          <w:rFonts w:ascii="inherit" w:hAnsi="inherit"/>
          <w:color w:val="333333"/>
          <w:sz w:val="18"/>
          <w:szCs w:val="18"/>
          <w:vertAlign w:val="superscript"/>
        </w:rPr>
        <w:t>5</w:t>
      </w:r>
      <w:r>
        <w:rPr>
          <w:rFonts w:ascii="inherit" w:hAnsi="inherit"/>
          <w:color w:val="333333"/>
          <w:sz w:val="18"/>
          <w:szCs w:val="18"/>
        </w:rPr>
        <w:t>), where the two addresses are the addresses of the first nodes of the two words, and N is the total number of nodes. The address of a node is a 5-digit positive integer, and NULL is represented by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the letter contained by this node which is an English letter chosen from {a-z, A-Z},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simply output the 5-digit starting position of the common suffix. If the two words have no common suffix, output "-1" instead.</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11111 22222 9</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 i 00002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00010 a 12345</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00003 g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D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n 00003</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B 23456</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L 00001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23456 e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o 00010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00001 00002 4</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a 10001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10001 s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a 10002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10002 t -1</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16FAF" w:rsidRDefault="006E7523" w:rsidP="00757DC8">
      <w:pPr>
        <w:rPr>
          <w:color w:val="FF0000"/>
        </w:rPr>
      </w:pPr>
      <w:r>
        <w:rPr>
          <w:rFonts w:hint="eastAsia"/>
          <w:color w:val="FF0000"/>
        </w:rPr>
        <w:lastRenderedPageBreak/>
        <w:t>这题最坑的地方是有可能出现</w:t>
      </w:r>
      <w:r>
        <w:rPr>
          <w:rFonts w:hint="eastAsia"/>
          <w:color w:val="FF0000"/>
        </w:rPr>
        <w:t>L2</w:t>
      </w:r>
      <w:r>
        <w:rPr>
          <w:rFonts w:hint="eastAsia"/>
          <w:color w:val="FF0000"/>
        </w:rPr>
        <w:t>的开始地址就是</w:t>
      </w:r>
      <w:r>
        <w:rPr>
          <w:rFonts w:hint="eastAsia"/>
          <w:color w:val="FF0000"/>
        </w:rPr>
        <w:t>-1</w:t>
      </w:r>
      <w:r>
        <w:rPr>
          <w:rFonts w:hint="eastAsia"/>
          <w:color w:val="FF0000"/>
        </w:rPr>
        <w:t>，直接输出</w:t>
      </w:r>
      <w:r>
        <w:rPr>
          <w:rFonts w:hint="eastAsia"/>
          <w:color w:val="FF0000"/>
        </w:rPr>
        <w:t>-1</w:t>
      </w:r>
      <w:r>
        <w:rPr>
          <w:rFonts w:hint="eastAsia"/>
          <w:color w:val="FF0000"/>
        </w:rPr>
        <w:t>即可</w:t>
      </w:r>
    </w:p>
    <w:p w:rsidR="006E7523" w:rsidRPr="006E7523" w:rsidRDefault="006E7523" w:rsidP="006E7523">
      <w:pPr>
        <w:pStyle w:val="1"/>
      </w:pPr>
      <w:bookmarkStart w:id="32" w:name="_Toc524422008"/>
      <w:r w:rsidRPr="006E7523">
        <w:t>1033. To Fill or Not to Fill (25)</w:t>
      </w:r>
      <w:bookmarkEnd w:id="32"/>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ZHANG, Guochuan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highways available, driving a car from Hangzhou to any other city is easy. But since the tank capacity of a car is limited, we have to find gas stations on the way from time to time. Different gas station may give different price. You are asked to carefully design the cheapest route to go.</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the maximum capacity of the tank; D (&lt;=30000), the distance between Hangzhou and the destination city; D</w:t>
      </w:r>
      <w:r>
        <w:rPr>
          <w:rFonts w:ascii="inherit" w:hAnsi="inherit"/>
          <w:color w:val="333333"/>
          <w:sz w:val="18"/>
          <w:szCs w:val="18"/>
          <w:vertAlign w:val="subscript"/>
        </w:rPr>
        <w:t>avg</w:t>
      </w:r>
      <w:r>
        <w:rPr>
          <w:rStyle w:val="apple-converted-space"/>
          <w:rFonts w:ascii="inherit" w:hAnsi="inherit"/>
          <w:color w:val="333333"/>
          <w:sz w:val="18"/>
          <w:szCs w:val="18"/>
        </w:rPr>
        <w:t> </w:t>
      </w:r>
      <w:r>
        <w:rPr>
          <w:rFonts w:ascii="inherit" w:hAnsi="inherit"/>
          <w:color w:val="333333"/>
          <w:sz w:val="18"/>
          <w:szCs w:val="18"/>
        </w:rPr>
        <w:t>(&lt;=20), the average distance per unit gas that the car can run; and N (&lt;= 500), the total number of gas stations. Then N lines follow, each contains a pair of non-negative numbers: P</w:t>
      </w:r>
      <w:r>
        <w:rPr>
          <w:rFonts w:ascii="inherit" w:hAnsi="inherit"/>
          <w:color w:val="333333"/>
          <w:sz w:val="18"/>
          <w:szCs w:val="18"/>
          <w:vertAlign w:val="subscript"/>
        </w:rPr>
        <w:t>i</w:t>
      </w:r>
      <w:r>
        <w:rPr>
          <w:rFonts w:ascii="inherit" w:hAnsi="inherit"/>
          <w:color w:val="333333"/>
          <w:sz w:val="18"/>
          <w:szCs w:val="18"/>
        </w:rPr>
        <w:t>, the unit gas price, and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(&lt;=D), the distance between this station and Hangzhou, for i=1,...N. All the numbers in a line are separated by a space.</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cheapest price in a line, accurate up to 2 decimal places. It is assumed that the tank is empty at the beginning. If it is impossible to reach the destination, print "The maximum travel distance = X" where X is the maximum possible distance the car can run, accurate up to 2 decimal places.</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50 1300 12 8</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6.00 1250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7.00 150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7.20 200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7.50 400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7.30 1000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6.85 300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749.17</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maximum travel distance = 1200.00</w:t>
      </w:r>
    </w:p>
    <w:p w:rsidR="00C50625" w:rsidRPr="00C50625" w:rsidRDefault="00C50625" w:rsidP="00C50625">
      <w:pPr>
        <w:pStyle w:val="1"/>
      </w:pPr>
      <w:bookmarkStart w:id="33" w:name="_Toc524422009"/>
      <w:r w:rsidRPr="00C50625">
        <w:t>1034. Head of a Gang (30)</w:t>
      </w:r>
      <w:bookmarkEnd w:id="33"/>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One way that the police finds the head of a gang is to check people's phone calls. If there is a phone call between A and B, we say that A and B is related. The weight of a relation is defined to be the total time length of all the phone calls made between the two persons. A "Gang" is a cluster of more than 2 persons who are related to each other </w:t>
      </w:r>
      <w:r>
        <w:rPr>
          <w:rFonts w:ascii="inherit" w:hAnsi="inherit"/>
          <w:color w:val="333333"/>
          <w:sz w:val="18"/>
          <w:szCs w:val="18"/>
        </w:rPr>
        <w:lastRenderedPageBreak/>
        <w:t>with total relation weight being greater than a given threshold K. In each gang, the one with maximum total weight is the head. Now given a list of phone calls, you are supposed to find the gangs and the heads.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N and K (both less than or equal to 1000), the number of phone calls and the weight threthold, respectively. Then N lines follow, each in the following format:</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Name1 Name2 Time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Name1 and Name2 are the names of people at the two ends of the call, and Time is the length of the call. A name is a string of three capital letters chosen from A-Z. A time length is a positive integer which is no more than 1000 minutes.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the total number of gangs. Then for each gang, print in a line the name of the head and the total number of the members. It is guaranteed that the head is unique for each gang. The output must be sorted according to the alphabetical order of the names of the heads.</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8 59</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3</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3</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04341E" w:rsidRPr="0004341E" w:rsidRDefault="0004341E" w:rsidP="0004341E">
      <w:pPr>
        <w:pStyle w:val="1"/>
      </w:pPr>
      <w:bookmarkStart w:id="34" w:name="_Toc524422010"/>
      <w:r w:rsidRPr="0004341E">
        <w:t>1035. Password (20)</w:t>
      </w:r>
      <w:bookmarkEnd w:id="34"/>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prepare for PAT, the judge sometimes has to generate random passwords for the users. The problem is that there are always some confusing passwords since it is hard to distinguish 1 (one) from l (L in lowercase), or 0 (zero) from O (o in uppercase). One solution is to replace 1 (one) by @, 0 (zero) by %, l by L, and O by o. Now it is your job to write a program to check the accounts generated by the judge, and to help the juge modify the confusing passwords.</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(&lt;= 1000), followed by N lines of accounts. Each account consists of a user name and a password, both are strings of no more than 10 characters with no space.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the number M of accounts that have been modified, then print in the following M lines the modified accounts info, that is, the user names and the corresponding modified passwords. The accounts must be printed in the same order as they are read in. If no account is modified, print in one line "There are N accounts and no account is modified" where N is the total number of accounts. However, if N is one, you must print "There is 1 account and no account is modified" instead.</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Rlsp0dfa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Team000003 perfectpwd</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R1spOdfa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team110 abcdefg332</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is 1 account and no account is modified</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abcdefg222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team220 abcdefg333</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04341E" w:rsidRP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are 2 accounts and no account is modified</w:t>
      </w:r>
    </w:p>
    <w:p w:rsidR="009B06B5" w:rsidRPr="009B06B5" w:rsidRDefault="009B06B5" w:rsidP="009B06B5">
      <w:pPr>
        <w:rPr>
          <w:color w:val="FF0000"/>
        </w:rPr>
      </w:pPr>
      <w:r>
        <w:rPr>
          <w:rFonts w:hint="eastAsia"/>
          <w:color w:val="FF0000"/>
        </w:rPr>
        <w:t>注意输出的句子是有单复数变化的！</w:t>
      </w:r>
    </w:p>
    <w:p w:rsidR="00937A2C" w:rsidRPr="0094698F" w:rsidRDefault="00937A2C" w:rsidP="0094698F">
      <w:pPr>
        <w:pStyle w:val="1"/>
      </w:pPr>
      <w:bookmarkStart w:id="35" w:name="_Toc524422011"/>
      <w:r w:rsidRPr="0094698F">
        <w:t>1036. Boys vs Girls (25)</w:t>
      </w:r>
      <w:bookmarkEnd w:id="35"/>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asked to tell the difference between the lowest grade of all the male students and the highest grade of all the female students.</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lines of student information. Each line contains a student's name, gender, ID and grade, separated by a space, where name and ID are strings of no more than 10 characters with no space, gender is either F (female) or M (male), and grade is an integer between 0 and 100. It is guaranteed that all the grades are distinct.</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3 lines. The first line gives the name and ID of the female student with the highest grade, and the second line gives that of the male student with the lowest grade. The third line gives the difference grade</w:t>
      </w:r>
      <w:r>
        <w:rPr>
          <w:rFonts w:ascii="inherit" w:hAnsi="inherit"/>
          <w:color w:val="333333"/>
          <w:sz w:val="18"/>
          <w:szCs w:val="18"/>
          <w:vertAlign w:val="subscript"/>
        </w:rPr>
        <w:t>F</w:t>
      </w:r>
      <w:r>
        <w:rPr>
          <w:rFonts w:ascii="inherit" w:hAnsi="inherit"/>
          <w:color w:val="333333"/>
          <w:sz w:val="18"/>
          <w:szCs w:val="18"/>
        </w:rPr>
        <w:t>-grade</w:t>
      </w:r>
      <w:r>
        <w:rPr>
          <w:rFonts w:ascii="inherit" w:hAnsi="inherit"/>
          <w:color w:val="333333"/>
          <w:sz w:val="18"/>
          <w:szCs w:val="18"/>
          <w:vertAlign w:val="subscript"/>
        </w:rPr>
        <w:t>M</w:t>
      </w:r>
      <w:r>
        <w:rPr>
          <w:rFonts w:ascii="inherit" w:hAnsi="inherit"/>
          <w:color w:val="333333"/>
          <w:sz w:val="18"/>
          <w:szCs w:val="18"/>
        </w:rPr>
        <w:t>. If one such kind of student is missing, output "Absent" in the corresponding line, and output "NA" in the third line instead.</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 Math990112 89</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M CS991301 100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F EE990830 95</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M AA980920 60</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Absent</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w:t>
      </w:r>
    </w:p>
    <w:p w:rsidR="00937A2C" w:rsidRP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951958" w:rsidRPr="00951958" w:rsidRDefault="00951958" w:rsidP="00951958">
      <w:pPr>
        <w:pStyle w:val="1"/>
      </w:pPr>
      <w:bookmarkStart w:id="36" w:name="_Toc524422012"/>
      <w:r w:rsidRPr="00951958">
        <w:t>1037. Magic Coupon (25)</w:t>
      </w:r>
      <w:bookmarkEnd w:id="36"/>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magic shop in Mars is offering some magic coupons. Each coupon has an integer N printed on it, meaning that when you use this coupon with a product, you may get N times the value of that product back! What is more, the shop also offers some bonus product for free. However, if you apply a coupon with a positive N to this bonus product, you will have to pay the shop N times the value of the bonus product... but hey, magically, they have some coupons with negative N's!</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a set of coupons {1 2 4 -1}, and a set of product values {7 6 -2 -3} (in Mars dollars M$) where a negative value corresponds to a bonus product. You can apply coupon 3 (with N being 4) to product 1 (with value M$7) to get M$28 back; coupon 2 to product 2 to get M$12 back; and coupon 4 to product 4 to get M$3 back. On the other hand, if you apply coupon 3 to product 4, you will have to pay M$12 to the shop.</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coupon and each product may be selected at most once. Your task is to get as much money back as possible.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number of coupons NC, followed by a line with NC coupon integers. Then the next line contains the number of products NP, followed by a line with NP product values. Here 1&lt;= NC, NP &lt;= 10</w:t>
      </w:r>
      <w:r>
        <w:rPr>
          <w:rFonts w:ascii="inherit" w:hAnsi="inherit"/>
          <w:color w:val="333333"/>
          <w:sz w:val="18"/>
          <w:szCs w:val="18"/>
          <w:vertAlign w:val="superscript"/>
        </w:rPr>
        <w:t>5</w:t>
      </w:r>
      <w:r>
        <w:rPr>
          <w:rFonts w:ascii="inherit" w:hAnsi="inherit"/>
          <w:color w:val="333333"/>
          <w:sz w:val="18"/>
          <w:szCs w:val="18"/>
        </w:rPr>
        <w:t>, and it is guaranteed that all the numbers will not exceed 2</w:t>
      </w:r>
      <w:r>
        <w:rPr>
          <w:rFonts w:ascii="inherit" w:hAnsi="inherit"/>
          <w:color w:val="333333"/>
          <w:sz w:val="18"/>
          <w:szCs w:val="18"/>
          <w:vertAlign w:val="superscript"/>
        </w:rPr>
        <w:t>30</w:t>
      </w:r>
      <w:r>
        <w:rPr>
          <w:rFonts w:ascii="inherit" w:hAnsi="inherit"/>
          <w:color w:val="333333"/>
          <w:sz w:val="18"/>
          <w:szCs w:val="18"/>
        </w:rPr>
        <w:t>.</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amount of money you can get back.</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4 -1</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6 -2 -3</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951958" w:rsidRP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w:t>
      </w:r>
    </w:p>
    <w:p w:rsidR="00092AC2" w:rsidRPr="00092AC2" w:rsidRDefault="00092AC2" w:rsidP="00092AC2">
      <w:pPr>
        <w:pStyle w:val="1"/>
      </w:pPr>
      <w:bookmarkStart w:id="37" w:name="_Toc524422013"/>
      <w:r w:rsidRPr="00092AC2">
        <w:t>1038. Recover the Smallest Number (30)</w:t>
      </w:r>
      <w:bookmarkEnd w:id="37"/>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collection of number segments, you are supposed to recover the smallest number from them. For example, given {32, 321, 3214, 0229, 87}, we can recover many numbers such like 32-321-3214-0229-87 or 0229-32-87-321-3214 with respect to different orders of combinations of these segments, and the smallest number is 0229-321-3214-32-87.</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a positive integer N (&lt;=10000) followed by N number segments. Each segment contains a non-negative integer of no more than 8 digits. All the numbers in a line are separated by a space.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smallest number in one line. Do not output leading zeros.</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5 32 321 3214 0229 87</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2AC2" w:rsidRP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22932132143287</w:t>
      </w:r>
    </w:p>
    <w:p w:rsidR="002011DB" w:rsidRPr="00147AE1" w:rsidRDefault="002011DB" w:rsidP="00147AE1">
      <w:pPr>
        <w:pStyle w:val="1"/>
      </w:pPr>
      <w:bookmarkStart w:id="38" w:name="_Toc524422014"/>
      <w:r w:rsidRPr="00147AE1">
        <w:lastRenderedPageBreak/>
        <w:t>1039. Course List for Student (25)</w:t>
      </w:r>
      <w:bookmarkEnd w:id="38"/>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student name lists of all the courses, you are supposed to output the registered course list for each student who comes for a query.</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(&lt;=40000), the number of students who look for their course lists, and K (&lt;=2500), the total number of courses. Then the student name lists are given for the courses (numbered from 1 to K) in the following format: for each course</w:t>
      </w:r>
      <w:r>
        <w:rPr>
          <w:rStyle w:val="apple-converted-space"/>
          <w:rFonts w:ascii="inherit" w:hAnsi="inherit"/>
          <w:color w:val="333333"/>
          <w:sz w:val="18"/>
          <w:szCs w:val="18"/>
        </w:rPr>
        <w:t> </w:t>
      </w:r>
      <w:r>
        <w:rPr>
          <w:rFonts w:ascii="inherit" w:hAnsi="inherit"/>
          <w:i/>
          <w:iCs/>
          <w:color w:val="333333"/>
          <w:sz w:val="18"/>
          <w:szCs w:val="18"/>
        </w:rPr>
        <w:t>i</w:t>
      </w:r>
      <w:r>
        <w:rPr>
          <w:rFonts w:ascii="inherit" w:hAnsi="inherit"/>
          <w:color w:val="333333"/>
          <w:sz w:val="18"/>
          <w:szCs w:val="18"/>
        </w:rPr>
        <w:t>, first the course index</w:t>
      </w:r>
      <w:r>
        <w:rPr>
          <w:rStyle w:val="apple-converted-space"/>
          <w:rFonts w:ascii="inherit" w:hAnsi="inherit"/>
          <w:color w:val="333333"/>
          <w:sz w:val="18"/>
          <w:szCs w:val="18"/>
        </w:rPr>
        <w:t> </w:t>
      </w:r>
      <w:r>
        <w:rPr>
          <w:rFonts w:ascii="inherit" w:hAnsi="inherit"/>
          <w:i/>
          <w:iCs/>
          <w:color w:val="333333"/>
          <w:sz w:val="18"/>
          <w:szCs w:val="18"/>
        </w:rPr>
        <w:t>i</w:t>
      </w:r>
      <w:r>
        <w:rPr>
          <w:rStyle w:val="apple-converted-space"/>
          <w:rFonts w:ascii="inherit" w:hAnsi="inherit"/>
          <w:color w:val="333333"/>
          <w:sz w:val="18"/>
          <w:szCs w:val="18"/>
        </w:rPr>
        <w:t> </w:t>
      </w:r>
      <w:r>
        <w:rPr>
          <w:rFonts w:ascii="inherit" w:hAnsi="inherit"/>
          <w:color w:val="333333"/>
          <w:sz w:val="18"/>
          <w:szCs w:val="18"/>
        </w:rPr>
        <w:t>and the number of registered students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200) are given in a line. Then in the next line,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student names are given. A student name consists of 3 capital English letters plus a one-digit number. Finally the last line contains the N names of students who come for a query. All the names and numbers in a line are separated by a space.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N lines. Each line corresponds to one student, in the following format: first print the student's name, then the total number of registered courses of that student, and finally the indices of the courses in increasing order. The query results must be printed in the same order as input. All the data in a line must be separated by a space, with no extra space at the end of the line.</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ANN0 BOB5 JAY9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FRA8 JAY9 JOE4 KAT3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ANN0 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ANN0 BOB5 JOE4 JAY9 FRA8 DON2 AMY7 KAT3 LOR6 NON9</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1 2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1 2 3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1 2 4 5</w:t>
      </w:r>
    </w:p>
    <w:p w:rsidR="002011DB" w:rsidRP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NON9 0</w:t>
      </w:r>
    </w:p>
    <w:p w:rsidR="00165334" w:rsidRPr="00165334" w:rsidRDefault="00165334" w:rsidP="00165334">
      <w:pPr>
        <w:pStyle w:val="1"/>
      </w:pPr>
      <w:bookmarkStart w:id="39" w:name="_Toc524422015"/>
      <w:r w:rsidRPr="00165334">
        <w:lastRenderedPageBreak/>
        <w:t>1040. Longest Symmetric String (25)</w:t>
      </w:r>
      <w:bookmarkEnd w:id="39"/>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string, you are supposed to output the length of the longest symmetric sub-string. For example, given "Is PAT&amp;TAP symmetric?", the longest symmetric sub-string is "s PAT&amp;TAP s", hence you must output 11.</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non-empty string of length no more than 1000.</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maximum length in a line.</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Is PAT&amp;TAP symmetric?</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65334" w:rsidRP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w:t>
      </w:r>
    </w:p>
    <w:p w:rsidR="00A838D8" w:rsidRPr="00B4136B" w:rsidRDefault="00A838D8" w:rsidP="00B4136B">
      <w:pPr>
        <w:pStyle w:val="1"/>
      </w:pPr>
      <w:bookmarkStart w:id="40" w:name="_Toc524422016"/>
      <w:r w:rsidRPr="00B4136B">
        <w:t>1041. Be Unique (20)</w:t>
      </w:r>
      <w:bookmarkEnd w:id="40"/>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Being unique is so important to people on Mars that even their lottery is designed in a unique way. The rule of winning is simple: one bets on a number chosen from [1, 10</w:t>
      </w:r>
      <w:r>
        <w:rPr>
          <w:rFonts w:ascii="inherit" w:hAnsi="inherit"/>
          <w:color w:val="333333"/>
          <w:sz w:val="18"/>
          <w:szCs w:val="18"/>
          <w:vertAlign w:val="superscript"/>
        </w:rPr>
        <w:t>4</w:t>
      </w:r>
      <w:r>
        <w:rPr>
          <w:rFonts w:ascii="inherit" w:hAnsi="inherit"/>
          <w:color w:val="333333"/>
          <w:sz w:val="18"/>
          <w:szCs w:val="18"/>
        </w:rPr>
        <w:t>]. The first one who bets on a unique number wins. For example, if there are 7 people betting on 5 31 5 88 67 88 17, then the second one who bets on 31 wins.</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line which begins with a positive integer N (&lt;=10</w:t>
      </w:r>
      <w:r>
        <w:rPr>
          <w:rFonts w:ascii="inherit" w:hAnsi="inherit"/>
          <w:color w:val="333333"/>
          <w:sz w:val="18"/>
          <w:szCs w:val="18"/>
          <w:vertAlign w:val="superscript"/>
        </w:rPr>
        <w:t>5</w:t>
      </w:r>
      <w:r>
        <w:rPr>
          <w:rFonts w:ascii="inherit" w:hAnsi="inherit"/>
          <w:color w:val="333333"/>
          <w:sz w:val="18"/>
          <w:szCs w:val="18"/>
        </w:rPr>
        <w:t>) and then followed by N bets. The numbers are separated by a space.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winning number in a line. If there is no winner, print "None" instead.</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7 5 31 5 88 67 88 17</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5 888 666 666 888 888</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838D8" w:rsidRPr="00AD7B26" w:rsidRDefault="00A838D8" w:rsidP="00AD7B2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E50CB" w:rsidRPr="00DE50CB" w:rsidRDefault="00DE50CB" w:rsidP="00DE50CB">
      <w:pPr>
        <w:pStyle w:val="1"/>
      </w:pPr>
      <w:bookmarkStart w:id="41" w:name="_Toc524422017"/>
      <w:r w:rsidRPr="00DE50CB">
        <w:t>1042. Shuffling Machine (20)</w:t>
      </w:r>
      <w:bookmarkEnd w:id="41"/>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Shuffling is a procedure used to randomize a deck of playing cards. Because standard shuffling techniques are seen as weak, and in order to avoid "inside jobs" where employees collaborate with gamblers by performing inadequate shuffles, many casinos employ</w:t>
      </w:r>
      <w:r>
        <w:rPr>
          <w:rStyle w:val="apple-converted-space"/>
          <w:rFonts w:ascii="inherit" w:hAnsi="inherit"/>
          <w:color w:val="333333"/>
          <w:sz w:val="18"/>
          <w:szCs w:val="18"/>
        </w:rPr>
        <w:t> </w:t>
      </w:r>
      <w:r>
        <w:rPr>
          <w:rFonts w:ascii="inherit" w:hAnsi="inherit"/>
          <w:b/>
          <w:bCs/>
          <w:color w:val="333333"/>
          <w:sz w:val="18"/>
          <w:szCs w:val="18"/>
        </w:rPr>
        <w:t>automatic shuffling machines</w:t>
      </w:r>
      <w:r>
        <w:rPr>
          <w:rFonts w:ascii="inherit" w:hAnsi="inherit"/>
          <w:color w:val="333333"/>
          <w:sz w:val="18"/>
          <w:szCs w:val="18"/>
        </w:rPr>
        <w:t>. Your task is to simulate a shuffling machine.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machine shuffles a deck of 54 cards according to a given random order and repeats for a given number of times. It is assumed that the initial status of a card deck is in the following order:</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S1, S2, ..., S13, H1, H2, ..., H13, C1, C2, ..., C13, D1, D2, ..., D13, J1, J2</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"S" stands for "Spade", "H" for "Heart", "C" for "Club", "D" for "Diamond", and "J" for "Joker". A given order is a permutation of distinct integers in [1, 54]. If the number at the i-th position is j, it means to move the card from position i to position j. For example, suppose we only have 5 cards: S3, H5, C1, D13 and J2. Given a shuffling order {4, 2, 5, 3, 1}, the result will be: J2, H5, D13, S3, C1. If we are to repeat the shuffling again, the result will be: C1, H5, S3, J2, D13.</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K (&lt;= 20) which is the number of repeat times. Then the next line contains the given order. All the numbers in a line are separated by a space.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shuffling results in one line. All the cards are separated by a space, and there must be no extra space at the end of the line.</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36 52 37 38 3 39 40 53 54 41 11 12 13 42 43 44 2 4 23 24 25 26 27 6 7 8 48 49 50 51 9 10 14 15 16 5 17 18 19 1 20 21 22 28 29 30 31 32 33 34 35 45 46 47</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S7 C11 C10 C12 S1 H7 H8 H9 D8 D9 S11 S12 S13 D10 D11 D12 S3 S4 S6 S10 H1 H2 C13 D2 D3 D4 H6 H3 D13 J1 J2 C1 C2 C3 C4 D1 S5 H5 H11 H12 C6 C7 C8 C9 S2 S8 S9 H10 D5 D6 D7 H4 H13 C5</w:t>
      </w:r>
    </w:p>
    <w:p w:rsidR="00DE50CB" w:rsidRDefault="00E363D4" w:rsidP="00DE50CB">
      <w:pPr>
        <w:spacing w:after="255"/>
        <w:rPr>
          <w:rFonts w:ascii="宋体" w:hAnsi="宋体"/>
          <w:sz w:val="24"/>
          <w:szCs w:val="24"/>
        </w:rPr>
      </w:pPr>
      <w:r>
        <w:pict>
          <v:rect id="_x0000_i1025" style="width:652.5pt;height:.75pt" o:hrpct="0" o:hralign="center" o:hrstd="t" o:hrnoshade="t" o:hr="t" fillcolor="#ddd" stroked="f"/>
        </w:pict>
      </w:r>
    </w:p>
    <w:p w:rsidR="002E2BCA" w:rsidRPr="002E2BCA" w:rsidRDefault="002E2BCA" w:rsidP="002E2BCA">
      <w:pPr>
        <w:pStyle w:val="1"/>
      </w:pPr>
      <w:bookmarkStart w:id="42" w:name="_Toc524422018"/>
      <w:r w:rsidRPr="002E2BCA">
        <w:lastRenderedPageBreak/>
        <w:t>1043. Is It a Binary Search Tree (25)</w:t>
      </w:r>
      <w:bookmarkEnd w:id="42"/>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时间限制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400 ms</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内存限制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65536 kB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代码长度限制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16000 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判题程序</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bdr w:val="none" w:sz="0" w:space="0" w:color="auto" w:frame="1"/>
        </w:rPr>
        <w:t>Standard</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作者</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CHEN, Yue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A Binary Search Tree (BST) is recursively defined as a binary tree which has the following properties:</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left subtree of a node contains only nodes with keys less than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right subtree of a node contains only nodes with keys greater than or equal to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Both the left and right subtrees must also be binary search trees.</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If we swap the left and right subtrees of every node, then the resulting tree is called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Now given a sequence of integer keys, you are supposed to tell if it is the preorder traversal sequence of a BST or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Input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Each input file contains one test case. For each case, the first line contains a positive integer N (&lt;=1000). Then N integer keys are given in the next line. All the numbers in a line are separated by a space.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Output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For each test case, first print in a line "YES" if the sequence is the preorder traversal sequence of a BST or the mirror image of a BST, or "NO" if not. Then if the answer is "YES", print in the next line the postorder traversal sequence of that tree. All the numbers in a line must be separated by a space, and there must be no extra space at the end of the line.</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8 6 5 7 10 8 11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lastRenderedPageBreak/>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5 7 6 8 11 10 8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8 10 11 8 6 7 5</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11 8 10 7 5 6 8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8 6 8 5 10 9 11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NO</w:t>
      </w:r>
    </w:p>
    <w:p w:rsidR="00F22D6D" w:rsidRPr="00F22D6D" w:rsidRDefault="00F22D6D" w:rsidP="00F22D6D">
      <w:pPr>
        <w:pStyle w:val="1"/>
      </w:pPr>
      <w:bookmarkStart w:id="43" w:name="_Toc524422019"/>
      <w:r w:rsidRPr="00F22D6D">
        <w:t>1044. Shopping in Mars (25)</w:t>
      </w:r>
      <w:bookmarkEnd w:id="43"/>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Shopping in Mars is quite a different experience. The Mars people pay by chained diamonds. Each diamond has a value (in Mars dollars M$). When making the payment, the chain can be cut at any position for only once and some of the diamonds are taken off the chain one by one. Once a diamond is off the chain, it cannot be taken back. </w:t>
      </w:r>
      <w:r>
        <w:rPr>
          <w:rFonts w:ascii="inherit" w:hAnsi="inherit"/>
          <w:color w:val="333333"/>
          <w:sz w:val="18"/>
          <w:szCs w:val="18"/>
        </w:rPr>
        <w:lastRenderedPageBreak/>
        <w:t>For example, if we have a chain of 8 diamonds with values M$3, 2, 1, 5, 4, 6, 8, 7, and we must pay M$15. We may have 3 options:</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Cut the chain between 4 and 6, and take off the diamonds from the position 1 to 5 (with values 3+2+1+5+4=15).</w:t>
      </w:r>
      <w:r>
        <w:rPr>
          <w:rFonts w:ascii="inherit" w:hAnsi="inherit"/>
          <w:color w:val="333333"/>
          <w:sz w:val="18"/>
          <w:szCs w:val="18"/>
        </w:rPr>
        <w:br/>
        <w:t>2. Cut before 5 or after 6, and take off the diamonds from the position 4 to 6 (with values 5+4+6=15).</w:t>
      </w:r>
      <w:r>
        <w:rPr>
          <w:rFonts w:ascii="inherit" w:hAnsi="inherit"/>
          <w:color w:val="333333"/>
          <w:sz w:val="18"/>
          <w:szCs w:val="18"/>
        </w:rPr>
        <w:br/>
        <w:t>3. Cut before 8, and take off the diamonds from the position 7 to 8 (with values 8+7=15).</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chain of diamond values and the amount that a customer has to pay, you are supposed to list all the paying options for the customer.</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it is impossible to pay the exact amount, you must suggest solutions with minimum lost.</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w:t>
      </w:r>
      <w:r>
        <w:rPr>
          <w:rFonts w:ascii="inherit" w:hAnsi="inherit"/>
          <w:color w:val="333333"/>
          <w:sz w:val="18"/>
          <w:szCs w:val="18"/>
          <w:vertAlign w:val="superscript"/>
        </w:rPr>
        <w:t>5</w:t>
      </w:r>
      <w:r>
        <w:rPr>
          <w:rFonts w:ascii="inherit" w:hAnsi="inherit"/>
          <w:color w:val="333333"/>
          <w:sz w:val="18"/>
          <w:szCs w:val="18"/>
        </w:rPr>
        <w:t>), the total number of diamonds on the chain, and M (&lt;=10</w:t>
      </w:r>
      <w:r>
        <w:rPr>
          <w:rFonts w:ascii="inherit" w:hAnsi="inherit"/>
          <w:color w:val="333333"/>
          <w:sz w:val="18"/>
          <w:szCs w:val="18"/>
          <w:vertAlign w:val="superscript"/>
        </w:rPr>
        <w:t>8</w:t>
      </w:r>
      <w:r>
        <w:rPr>
          <w:rFonts w:ascii="inherit" w:hAnsi="inherit"/>
          <w:color w:val="333333"/>
          <w:sz w:val="18"/>
          <w:szCs w:val="18"/>
        </w:rPr>
        <w:t>), the amount that the customer has to pay. Then the next line contains N positive numbers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i</w:t>
      </w:r>
      <w:r>
        <w:rPr>
          <w:rFonts w:ascii="inherit" w:hAnsi="inherit"/>
          <w:color w:val="333333"/>
          <w:sz w:val="18"/>
          <w:szCs w:val="18"/>
        </w:rPr>
        <w:t>&lt;=10</w:t>
      </w:r>
      <w:r>
        <w:rPr>
          <w:rFonts w:ascii="inherit" w:hAnsi="inherit"/>
          <w:color w:val="333333"/>
          <w:sz w:val="18"/>
          <w:szCs w:val="18"/>
          <w:vertAlign w:val="superscript"/>
        </w:rPr>
        <w:t>3</w:t>
      </w:r>
      <w:r>
        <w:rPr>
          <w:rStyle w:val="apple-converted-space"/>
          <w:rFonts w:ascii="inherit" w:hAnsi="inherit"/>
          <w:color w:val="333333"/>
          <w:sz w:val="18"/>
          <w:szCs w:val="18"/>
        </w:rPr>
        <w:t> </w:t>
      </w:r>
      <w:r>
        <w:rPr>
          <w:rFonts w:ascii="inherit" w:hAnsi="inherit"/>
          <w:color w:val="333333"/>
          <w:sz w:val="18"/>
          <w:szCs w:val="18"/>
        </w:rPr>
        <w:t>for all i=1, ..., N) which are the values of the diamonds. All the numbers in a line are separated by a space.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"i-j" in a line for each pair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Note that if there are more than one solution,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output "i-j" for pairs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&gt; M with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minimized. Again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guaranteed that the total value of diamonds is sufficient to pay the given amount.</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3 2 1 5 4 6 8 7 16 10 15 11 9 12 14 13</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4-6</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7-8</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5 13</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2 4 5 7 9</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F73297" w:rsidRP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4-5</w:t>
      </w:r>
    </w:p>
    <w:p w:rsidR="00B6492E" w:rsidRPr="00B6492E" w:rsidRDefault="00B6492E" w:rsidP="00B6492E">
      <w:pPr>
        <w:pStyle w:val="1"/>
      </w:pPr>
      <w:bookmarkStart w:id="44" w:name="_Toc524422020"/>
      <w:r w:rsidRPr="00B6492E">
        <w:t>1045. Favorite Color Stripe (30)</w:t>
      </w:r>
      <w:bookmarkEnd w:id="44"/>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is trying to make her own color stripe out of a given one. She would like to keep only her favorite colors in her favorite order by cutting off those unwanted pieces and sewing the remaining parts together to form her favorite color stripe.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said that a normal human eye can distinguish about less than 200 different colors, so Eva's favorite colors are limited. However the original stripe could be very long, and Eva would like to have the remaining favorite stripe with the maximum length. So she needs your help to find her the best result.</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the solution might not be unique, but you only have to tell her the maximum length. For example, given a stripe of colors {2 2 4 1 5 5 6 3 1 1 5 6}. If Eva's favorite colors are given in her favorite order as {2 3 1 5 6}, then she has 4 possible best solutions {2 2 1 1 1 5 6}, {2 2 1 5 5 5 6}, {2 2 1 5 5 6 6}, and {2 2 3 1 1 5 6}.</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contains a positive integer N (&lt;=200) which is the total number of colors involved (and hence the colors are numbered from 1 to N). Then the next line starts with </w:t>
      </w:r>
      <w:r>
        <w:rPr>
          <w:rFonts w:ascii="inherit" w:hAnsi="inherit"/>
          <w:color w:val="333333"/>
          <w:sz w:val="18"/>
          <w:szCs w:val="18"/>
        </w:rPr>
        <w:lastRenderedPageBreak/>
        <w:t>a positive integer M (&lt;=200) followed by M Eva's favorite color numbers given in her favorite order. Finally the third line starts with a positive integer L (&lt;=10000) which is the length of the given stripe, followed by L colors on the stripe. All the numbers in a line are separated by a space.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length of Eva's favorite stripe.</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5 2 3 1 5 6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12 2 2 4 1 5 5 6 3 1 1 5 6</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95D25" w:rsidRPr="00D82DD9" w:rsidRDefault="00795D25" w:rsidP="00D82DD9">
      <w:pPr>
        <w:pStyle w:val="1"/>
      </w:pPr>
      <w:bookmarkStart w:id="45" w:name="_Toc524422021"/>
      <w:r w:rsidRPr="00D82DD9">
        <w:t>1046. Shortest Distance (20)</w:t>
      </w:r>
      <w:bookmarkEnd w:id="45"/>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really simple: given N exits on a highway which forms a simple cycle, you are supposed to tell the shortest distance between any pair of exits.</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(in [3, 10</w:t>
      </w:r>
      <w:r>
        <w:rPr>
          <w:rFonts w:ascii="inherit" w:hAnsi="inherit"/>
          <w:color w:val="333333"/>
          <w:sz w:val="18"/>
          <w:szCs w:val="18"/>
          <w:vertAlign w:val="superscript"/>
        </w:rPr>
        <w:t>5</w:t>
      </w:r>
      <w:r>
        <w:rPr>
          <w:rFonts w:ascii="inherit" w:hAnsi="inherit"/>
          <w:color w:val="333333"/>
          <w:sz w:val="18"/>
          <w:szCs w:val="18"/>
        </w:rPr>
        <w:t>]), followed by N integer distances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Fonts w:ascii="inherit" w:hAnsi="inherit"/>
          <w:color w:val="333333"/>
          <w:sz w:val="18"/>
          <w:szCs w:val="18"/>
        </w:rPr>
        <w:t>, where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distance between the i-th and the (i+1)-st exits, and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is between the N-th and the 1st exits. All the numbers in a line are separated by a space. The second line gives a positive integer M (&lt;=10</w:t>
      </w:r>
      <w:r>
        <w:rPr>
          <w:rFonts w:ascii="inherit" w:hAnsi="inherit"/>
          <w:color w:val="333333"/>
          <w:sz w:val="18"/>
          <w:szCs w:val="18"/>
          <w:vertAlign w:val="superscript"/>
        </w:rPr>
        <w:t>4</w:t>
      </w:r>
      <w:r>
        <w:rPr>
          <w:rFonts w:ascii="inherit" w:hAnsi="inherit"/>
          <w:color w:val="333333"/>
          <w:sz w:val="18"/>
          <w:szCs w:val="18"/>
        </w:rPr>
        <w:t>), with M lines follow, each contains a pair of exit numbers, provided that the exits are numbered from 1 to N. It is guaranteed that the total round trip distance is no more than 10</w:t>
      </w:r>
      <w:r>
        <w:rPr>
          <w:rFonts w:ascii="inherit" w:hAnsi="inherit"/>
          <w:color w:val="333333"/>
          <w:sz w:val="18"/>
          <w:szCs w:val="18"/>
          <w:vertAlign w:val="superscript"/>
        </w:rPr>
        <w:t>7</w:t>
      </w:r>
      <w:r>
        <w:rPr>
          <w:rFonts w:ascii="inherit" w:hAnsi="inherit"/>
          <w:color w:val="333333"/>
          <w:sz w:val="18"/>
          <w:szCs w:val="18"/>
        </w:rPr>
        <w:t>.</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M lines, each contains the shortest distance between the corresponding given pair of exits.</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5 1 2 4 14 9</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A02EB7" w:rsidRPr="000D23A7" w:rsidRDefault="00A02EB7" w:rsidP="000D23A7">
      <w:pPr>
        <w:pStyle w:val="1"/>
      </w:pPr>
      <w:bookmarkStart w:id="46" w:name="_Toc524422022"/>
      <w:r w:rsidRPr="000D23A7">
        <w:t>1047. Student List for Course (25)</w:t>
      </w:r>
      <w:bookmarkEnd w:id="46"/>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64000 kB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registered course list of each student, you are supposed to output the student name lists of all the courses.</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2 numbers: N (&lt;=40000), the total number of students, and K (&lt;=2500), the total number of courses. Then N lines follow, each contains a student's name (3 capital English letters plus a one-digit number), a positive number C (&lt;=20) which is the number of courses that this student has registered, and then followed by C course numbers. For the sake of simplicity, the courses are numbered from 1 to K.</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student name lists of all the courses in increasing order of the course numbers. For each course, first print in one line the course number and the number of registered students, separated by a space. Then output the students' names in alphabetical order. Each name occupies a line.</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5 2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3 4 2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5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4 2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5 4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2 4 1 5</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5 9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394774" w:rsidRPr="00317201" w:rsidRDefault="00394774" w:rsidP="00317201">
      <w:pPr>
        <w:pStyle w:val="1"/>
      </w:pPr>
      <w:bookmarkStart w:id="47" w:name="_Toc524422023"/>
      <w:r w:rsidRPr="00317201">
        <w:t>1048. Find Coins (25)</w:t>
      </w:r>
      <w:bookmarkEnd w:id="47"/>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could only use exactly two coins to pay the exact amount. Since she has as many as 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two coins to pay for it.</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2 positive numbers: N (&lt;=10</w:t>
      </w:r>
      <w:r>
        <w:rPr>
          <w:rFonts w:ascii="inherit" w:hAnsi="inherit"/>
          <w:color w:val="333333"/>
          <w:sz w:val="18"/>
          <w:szCs w:val="18"/>
          <w:vertAlign w:val="superscript"/>
        </w:rPr>
        <w:t>5</w:t>
      </w:r>
      <w:r>
        <w:rPr>
          <w:rFonts w:ascii="inherit" w:hAnsi="inherit"/>
          <w:color w:val="333333"/>
          <w:sz w:val="18"/>
          <w:szCs w:val="18"/>
        </w:rPr>
        <w:t>, the total number of coins) and M(&lt;=10</w:t>
      </w:r>
      <w:r>
        <w:rPr>
          <w:rFonts w:ascii="inherit" w:hAnsi="inherit"/>
          <w:color w:val="333333"/>
          <w:sz w:val="18"/>
          <w:szCs w:val="18"/>
          <w:vertAlign w:val="superscript"/>
        </w:rPr>
        <w:t>3</w:t>
      </w:r>
      <w:r>
        <w:rPr>
          <w:rFonts w:ascii="inherit" w:hAnsi="inherit"/>
          <w:color w:val="333333"/>
          <w:sz w:val="18"/>
          <w:szCs w:val="18"/>
        </w:rPr>
        <w:t>, the amount of money Eva has to pay). The second line contains N face values of the coins, which are all positive numbers no more than 500. All the numbers in a line are separated by a space.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two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(separated by a space) 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M and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Fonts w:ascii="inherit" w:hAnsi="inherit"/>
          <w:color w:val="333333"/>
          <w:sz w:val="18"/>
          <w:szCs w:val="18"/>
        </w:rPr>
        <w:t>. If such a solution is not unique, output the one with the smallest V</w:t>
      </w:r>
      <w:r>
        <w:rPr>
          <w:rFonts w:ascii="inherit" w:hAnsi="inherit"/>
          <w:color w:val="333333"/>
          <w:sz w:val="18"/>
          <w:szCs w:val="18"/>
          <w:vertAlign w:val="subscript"/>
        </w:rPr>
        <w:t>1</w:t>
      </w:r>
      <w:r>
        <w:rPr>
          <w:rFonts w:ascii="inherit" w:hAnsi="inherit"/>
          <w:color w:val="333333"/>
          <w:sz w:val="18"/>
          <w:szCs w:val="18"/>
        </w:rPr>
        <w:t>. If there is no solution, output "No Solution" instead.</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8 15</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7 14</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081F93" w:rsidRPr="001811B8" w:rsidRDefault="00081F93" w:rsidP="001811B8">
      <w:pPr>
        <w:pStyle w:val="1"/>
      </w:pPr>
      <w:bookmarkStart w:id="48" w:name="_Toc524422024"/>
      <w:r w:rsidRPr="001811B8">
        <w:t>1049. Counting Ones (30)</w:t>
      </w:r>
      <w:bookmarkEnd w:id="48"/>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task is simple: given any positive integer N, you are supposed to count the total number of 1's in the decimal form of the integers from 1 to N. For example, given N being 12, there are five 1's in 1, 10, 11, and 12.</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positive N (&lt;=2</w:t>
      </w:r>
      <w:r>
        <w:rPr>
          <w:rFonts w:ascii="inherit" w:hAnsi="inherit"/>
          <w:color w:val="333333"/>
          <w:sz w:val="18"/>
          <w:szCs w:val="18"/>
          <w:vertAlign w:val="superscript"/>
        </w:rPr>
        <w:t>30</w:t>
      </w:r>
      <w:r>
        <w:rPr>
          <w:rFonts w:ascii="inherit" w:hAnsi="inherit"/>
          <w:color w:val="333333"/>
          <w:sz w:val="18"/>
          <w:szCs w:val="18"/>
        </w:rPr>
        <w:t>).</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number of 1's in one line.</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11CB1" w:rsidRPr="00511CB1" w:rsidRDefault="00511CB1" w:rsidP="00511CB1">
      <w:pPr>
        <w:pStyle w:val="1"/>
      </w:pPr>
      <w:bookmarkStart w:id="49" w:name="_Toc524422025"/>
      <w:r w:rsidRPr="00511CB1">
        <w:t>1050. String Subtraction (20)</w:t>
      </w:r>
      <w:bookmarkEnd w:id="49"/>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strings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S =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is defined to be the remaining string after taking all the characters in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from S</w:t>
      </w:r>
      <w:r>
        <w:rPr>
          <w:rFonts w:ascii="inherit" w:hAnsi="inherit"/>
          <w:color w:val="333333"/>
          <w:sz w:val="18"/>
          <w:szCs w:val="18"/>
          <w:vertAlign w:val="subscript"/>
        </w:rPr>
        <w:t>1</w:t>
      </w:r>
      <w:r>
        <w:rPr>
          <w:rFonts w:ascii="inherit" w:hAnsi="inherit"/>
          <w:color w:val="333333"/>
          <w:sz w:val="18"/>
          <w:szCs w:val="18"/>
        </w:rPr>
        <w:t>. Your task is simply to calculate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for any given strings. However, it might not be that simple to do it</w:t>
      </w:r>
      <w:r>
        <w:rPr>
          <w:rStyle w:val="apple-converted-space"/>
          <w:rFonts w:ascii="inherit" w:hAnsi="inherit"/>
          <w:color w:val="333333"/>
          <w:sz w:val="18"/>
          <w:szCs w:val="18"/>
        </w:rPr>
        <w:t> </w:t>
      </w:r>
      <w:r>
        <w:rPr>
          <w:rFonts w:ascii="inherit" w:hAnsi="inherit"/>
          <w:i/>
          <w:iCs/>
          <w:color w:val="333333"/>
          <w:sz w:val="18"/>
          <w:szCs w:val="18"/>
        </w:rPr>
        <w:t>fast</w:t>
      </w:r>
      <w:r>
        <w:rPr>
          <w:rFonts w:ascii="inherit" w:hAnsi="inherit"/>
          <w:color w:val="333333"/>
          <w:sz w:val="18"/>
          <w:szCs w:val="18"/>
        </w:rPr>
        <w:t>.</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lines which gives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respectively. The string lengths of both strings are no more than 10</w:t>
      </w:r>
      <w:r>
        <w:rPr>
          <w:rFonts w:ascii="inherit" w:hAnsi="inherit"/>
          <w:color w:val="333333"/>
          <w:sz w:val="18"/>
          <w:szCs w:val="18"/>
          <w:vertAlign w:val="superscript"/>
        </w:rPr>
        <w:t>4</w:t>
      </w:r>
      <w:r>
        <w:rPr>
          <w:rFonts w:ascii="inherit" w:hAnsi="inherit"/>
          <w:color w:val="333333"/>
          <w:sz w:val="18"/>
          <w:szCs w:val="18"/>
        </w:rPr>
        <w:t>. It is guaranteed that all the characters are visible ASCII codes and white space, and a new line character signals the end of a string.</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in one line.</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They are students.</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aeiou</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Thy r stdnts.</w:t>
      </w:r>
    </w:p>
    <w:p w:rsidR="00BC4A54" w:rsidRPr="00BC4A54" w:rsidRDefault="00BC4A54" w:rsidP="00BC4A54">
      <w:pPr>
        <w:pStyle w:val="1"/>
      </w:pPr>
      <w:bookmarkStart w:id="50" w:name="_Toc524422026"/>
      <w:r w:rsidRPr="00BC4A54">
        <w:t>1051. Pop Sequence (25)</w:t>
      </w:r>
      <w:bookmarkEnd w:id="50"/>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stack which can keep M numbers at most. Push N numbers in the order of 1, 2, 3, ..., N and pop randomly. You are supposed to tell if a given sequence of numbers is a possible pop sequence of the stack. For example, if M is 5 and N is 7, we can obtain 1, 2, 3, 4, 5, 6, 7 from the stack, but not 3, 2, 1, 7, 5, 6, 4.</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3 numbers (all no more than 1000): M (the maximum capacity of the stack), N (the length of push sequence), and K (the number of pop sequences to be checked). Then K lines follow, each contains a pop sequence of N numbers. All the numbers in a line are separated by a space.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pop sequence, print in one line "YES" if it is indeed a possible pop sequence of the stack, or "NO" if not.</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5 7 5</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1 2 3 4 5 6 7</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3 2 1 7 5 6 4</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7 6 5 4 3 2 1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5 6 4 3 7 2 1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1 7 6 5 4 3 2</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D127B" w:rsidRPr="0023792F" w:rsidRDefault="00BD127B" w:rsidP="0023792F">
      <w:pPr>
        <w:pStyle w:val="1"/>
      </w:pPr>
      <w:bookmarkStart w:id="51" w:name="_Toc524422027"/>
      <w:r w:rsidRPr="0023792F">
        <w:t>1052. Linked List Sorting (25)</w:t>
      </w:r>
      <w:bookmarkEnd w:id="51"/>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linked list consists of a series of structures, which are not necessarily adjacent in memory. We assume that each structure contains an integer key and a</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pointer to the next structure. Now given a linked list, you are supposed to sort the structures according to their key values in increasing order.</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a positive N (&lt; 10</w:t>
      </w:r>
      <w:r>
        <w:rPr>
          <w:rFonts w:ascii="inherit" w:hAnsi="inherit"/>
          <w:color w:val="333333"/>
          <w:sz w:val="18"/>
          <w:szCs w:val="18"/>
          <w:vertAlign w:val="superscript"/>
        </w:rPr>
        <w:t>5</w:t>
      </w:r>
      <w:r>
        <w:rPr>
          <w:rFonts w:ascii="inherit" w:hAnsi="inherit"/>
          <w:color w:val="333333"/>
          <w:sz w:val="18"/>
          <w:szCs w:val="18"/>
        </w:rPr>
        <w:t>) and an address of the head node, where N is the total number of nodes in memory and the address of a node is a 5-digit positive integer. NULL is represented by -1.</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Address Key Next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Address is the address of the node in memory, Key 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 Next is the address of the next node. It is guaranteed that all the keys are distinct and there is no cycle in the linked list starting from the head node.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the output format is the same as that of the input, where N is the total number of nodes in the list and all the nodes must be sorted order.</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22222 1000 12345</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5 12345</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33333 100000 -1</w:t>
      </w:r>
    </w:p>
    <w:p w:rsidR="004A15CC" w:rsidRPr="004A15CC" w:rsidRDefault="004A15CC" w:rsidP="004A15CC">
      <w:pPr>
        <w:pStyle w:val="1"/>
      </w:pPr>
      <w:bookmarkStart w:id="52" w:name="_Toc524422028"/>
      <w:r w:rsidRPr="004A15CC">
        <w:t>1053. Path of Equal Weight (30)</w:t>
      </w:r>
      <w:bookmarkEnd w:id="52"/>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non-empty tree with root R, and with weight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assigned to each tree node T</w:t>
      </w:r>
      <w:r>
        <w:rPr>
          <w:rFonts w:ascii="inherit" w:hAnsi="inherit"/>
          <w:color w:val="333333"/>
          <w:sz w:val="18"/>
          <w:szCs w:val="18"/>
          <w:vertAlign w:val="subscript"/>
        </w:rPr>
        <w:t>i</w:t>
      </w:r>
      <w:r>
        <w:rPr>
          <w:rFonts w:ascii="inherit" w:hAnsi="inherit"/>
          <w:color w:val="333333"/>
          <w:sz w:val="18"/>
          <w:szCs w:val="18"/>
        </w:rPr>
        <w:t>. The</w:t>
      </w:r>
      <w:r>
        <w:rPr>
          <w:rStyle w:val="apple-converted-space"/>
          <w:rFonts w:ascii="inherit" w:hAnsi="inherit"/>
          <w:color w:val="333333"/>
          <w:sz w:val="18"/>
          <w:szCs w:val="18"/>
        </w:rPr>
        <w:t> </w:t>
      </w:r>
      <w:r>
        <w:rPr>
          <w:rFonts w:ascii="inherit" w:hAnsi="inherit"/>
          <w:b/>
          <w:bCs/>
          <w:color w:val="333333"/>
          <w:sz w:val="18"/>
          <w:szCs w:val="18"/>
        </w:rPr>
        <w:t>weight of a path from R to L</w:t>
      </w:r>
      <w:r>
        <w:rPr>
          <w:rStyle w:val="apple-converted-space"/>
          <w:rFonts w:ascii="inherit" w:hAnsi="inherit"/>
          <w:color w:val="333333"/>
          <w:sz w:val="18"/>
          <w:szCs w:val="18"/>
        </w:rPr>
        <w:t> </w:t>
      </w:r>
      <w:r>
        <w:rPr>
          <w:rFonts w:ascii="inherit" w:hAnsi="inherit"/>
          <w:color w:val="333333"/>
          <w:sz w:val="18"/>
          <w:szCs w:val="18"/>
        </w:rPr>
        <w:t>is defined to be the sum of the weights of all the nodes along the path from R to any leaf node L.</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weighted tree, you are supposed to find all the paths with their weights equal to a given number. For example, let's consider the tree showed in Figure 1: for each node, the upper number is the node ID which is a two-digit number, and the lower number is the weight of that node. Suppose that the given number is 24, then there exists 4 different paths which have the same given weight: {10 5 2 7}, {10 4 10}, {10 3 3 6 2} and {10 3 3 6 2}, which correspond to the red edges in Figure 1.</w:t>
      </w:r>
    </w:p>
    <w:p w:rsidR="004A15CC" w:rsidRDefault="004A15CC" w:rsidP="004A15C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010150" cy="3248025"/>
            <wp:effectExtent l="0" t="0" r="0" b="9525"/>
            <wp:docPr id="3" name="图片 3" descr="http://nos.patest.cn/5b_mj58f84v1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5b_mj58f84v11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3248025"/>
                    </a:xfrm>
                    <a:prstGeom prst="rect">
                      <a:avLst/>
                    </a:prstGeom>
                    <a:noFill/>
                    <a:ln>
                      <a:noFill/>
                    </a:ln>
                  </pic:spPr>
                </pic:pic>
              </a:graphicData>
            </a:graphic>
          </wp:inline>
        </w:drawing>
      </w:r>
      <w:r>
        <w:rPr>
          <w:rFonts w:ascii="Verdana" w:hAnsi="Verdana"/>
          <w:color w:val="333333"/>
          <w:sz w:val="18"/>
          <w:szCs w:val="18"/>
        </w:rPr>
        <w:br/>
        <w:t>Figure 1</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line containing 0 &lt; N &lt;= 100, the number of nodes in a tree, M (&lt; N), the number of non-leaf nodes, and 0 &lt; S &lt; 2</w:t>
      </w:r>
      <w:r>
        <w:rPr>
          <w:rFonts w:ascii="inherit" w:hAnsi="inherit"/>
          <w:color w:val="333333"/>
          <w:sz w:val="18"/>
          <w:szCs w:val="18"/>
          <w:vertAlign w:val="superscript"/>
        </w:rPr>
        <w:t>30</w:t>
      </w:r>
      <w:r>
        <w:rPr>
          <w:rFonts w:ascii="inherit" w:hAnsi="inherit"/>
          <w:color w:val="333333"/>
          <w:sz w:val="18"/>
          <w:szCs w:val="18"/>
        </w:rPr>
        <w:t>, the given weight number. The next line contains N positive numbers where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(&lt;1000) corresponds to the tree node T</w:t>
      </w:r>
      <w:r>
        <w:rPr>
          <w:rFonts w:ascii="inherit" w:hAnsi="inherit"/>
          <w:color w:val="333333"/>
          <w:sz w:val="18"/>
          <w:szCs w:val="18"/>
          <w:vertAlign w:val="subscript"/>
        </w:rPr>
        <w:t>i</w:t>
      </w:r>
      <w:r>
        <w:rPr>
          <w:rFonts w:ascii="inherit" w:hAnsi="inherit"/>
          <w:color w:val="333333"/>
          <w:sz w:val="18"/>
          <w:szCs w:val="18"/>
        </w:rPr>
        <w:t>. Then M lines follow, each in the format: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 K ID[1] ID[2] ... ID[K]</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ID is a two-digit number representing a given non-leaf node, K is the number of its children, followed by a sequence of two-digit ID's of its children. For the sake of simplicity, let us fix the root ID to be 00.</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all the paths with weight S in</w:t>
      </w:r>
      <w:r>
        <w:rPr>
          <w:rStyle w:val="apple-converted-space"/>
          <w:rFonts w:ascii="inherit" w:hAnsi="inherit"/>
          <w:color w:val="333333"/>
          <w:sz w:val="18"/>
          <w:szCs w:val="18"/>
        </w:rPr>
        <w:t> </w:t>
      </w:r>
      <w:r>
        <w:rPr>
          <w:rFonts w:ascii="inherit" w:hAnsi="inherit"/>
          <w:b/>
          <w:bCs/>
          <w:color w:val="333333"/>
          <w:sz w:val="18"/>
          <w:szCs w:val="18"/>
        </w:rPr>
        <w:t>non-increasing</w:t>
      </w:r>
      <w:r>
        <w:rPr>
          <w:rStyle w:val="apple-converted-space"/>
          <w:rFonts w:ascii="inherit" w:hAnsi="inherit"/>
          <w:color w:val="333333"/>
          <w:sz w:val="18"/>
          <w:szCs w:val="18"/>
        </w:rPr>
        <w:t> </w:t>
      </w:r>
      <w:r>
        <w:rPr>
          <w:rFonts w:ascii="inherit" w:hAnsi="inherit"/>
          <w:color w:val="333333"/>
          <w:sz w:val="18"/>
          <w:szCs w:val="18"/>
        </w:rPr>
        <w:t>order. Each path occupies a line with printed weights from the root to the leaf in order. All the numbers must be separated by a space with no extra space at the end of the line.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n</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greater than</w:t>
      </w:r>
      <w:r>
        <w:rPr>
          <w:rStyle w:val="apple-converted-space"/>
          <w:rFonts w:ascii="inherit" w:hAnsi="inherit"/>
          <w:color w:val="333333"/>
          <w:sz w:val="18"/>
          <w:szCs w:val="18"/>
        </w:rPr>
        <w:t> </w:t>
      </w:r>
      <w:r>
        <w:rPr>
          <w:rFonts w:ascii="inherit" w:hAnsi="inherit"/>
          <w:color w:val="333333"/>
          <w:sz w:val="18"/>
          <w:szCs w:val="18"/>
        </w:rPr>
        <w:t>sequence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m</w:t>
      </w:r>
      <w:r>
        <w:rPr>
          <w:rFonts w:ascii="inherit" w:hAnsi="inherit"/>
          <w:color w:val="333333"/>
          <w:sz w:val="18"/>
          <w:szCs w:val="18"/>
        </w:rPr>
        <w:t>} if there exists 1 &lt;= k &lt; min{n, m} such that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B</w:t>
      </w:r>
      <w:r>
        <w:rPr>
          <w:rFonts w:ascii="inherit" w:hAnsi="inherit"/>
          <w:color w:val="333333"/>
          <w:sz w:val="18"/>
          <w:szCs w:val="18"/>
          <w:vertAlign w:val="subscript"/>
        </w:rPr>
        <w:t>i</w:t>
      </w:r>
      <w:r>
        <w:rPr>
          <w:rFonts w:ascii="inherit" w:hAnsi="inherit"/>
          <w:color w:val="333333"/>
          <w:sz w:val="18"/>
          <w:szCs w:val="18"/>
        </w:rPr>
        <w:t>for i=1, ... k, and 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&gt; B</w:t>
      </w:r>
      <w:r>
        <w:rPr>
          <w:rFonts w:ascii="inherit" w:hAnsi="inherit"/>
          <w:color w:val="333333"/>
          <w:sz w:val="18"/>
          <w:szCs w:val="18"/>
          <w:vertAlign w:val="subscript"/>
        </w:rPr>
        <w:t>k+1</w:t>
      </w:r>
      <w:r>
        <w:rPr>
          <w:rFonts w:ascii="inherit" w:hAnsi="inherit"/>
          <w:color w:val="333333"/>
          <w:sz w:val="18"/>
          <w:szCs w:val="18"/>
        </w:rPr>
        <w:t>.</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20 9 24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10 2 4 3 5 10 2 18 9 7 2 2 1 3 12 1 8 6 2 2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00 4 01 02 03 04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02 1 05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04 2 06 07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03 3 11 12 13</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06 1 09</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07 2 08 10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16 1 15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13 3 14 16 17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17 2 18 19</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10 5 2 7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10 4 10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D25CB8" w:rsidRPr="00D25CB8" w:rsidRDefault="00D25CB8" w:rsidP="00D25CB8">
      <w:pPr>
        <w:pStyle w:val="1"/>
      </w:pPr>
      <w:bookmarkStart w:id="53" w:name="_Toc524422029"/>
      <w:r w:rsidRPr="00D25CB8">
        <w:t>1054. The Dominant Color (20)</w:t>
      </w:r>
      <w:bookmarkEnd w:id="53"/>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Behind the scenes in the computer's memory, color is always talked about as a series of 24 bits of information for each pixel. In an image, the color with the largest proportional area is called the dominant color. A</w:t>
      </w:r>
      <w:r>
        <w:rPr>
          <w:rStyle w:val="apple-converted-space"/>
          <w:rFonts w:ascii="inherit" w:hAnsi="inherit"/>
          <w:color w:val="333333"/>
          <w:sz w:val="18"/>
          <w:szCs w:val="18"/>
        </w:rPr>
        <w:t> </w:t>
      </w:r>
      <w:r>
        <w:rPr>
          <w:rFonts w:ascii="inherit" w:hAnsi="inherit"/>
          <w:i/>
          <w:iCs/>
          <w:color w:val="333333"/>
          <w:sz w:val="18"/>
          <w:szCs w:val="18"/>
        </w:rPr>
        <w:t>strictly</w:t>
      </w:r>
      <w:r>
        <w:rPr>
          <w:rStyle w:val="apple-converted-space"/>
          <w:rFonts w:ascii="inherit" w:hAnsi="inherit"/>
          <w:color w:val="333333"/>
          <w:sz w:val="18"/>
          <w:szCs w:val="18"/>
        </w:rPr>
        <w:t> </w:t>
      </w:r>
      <w:r>
        <w:rPr>
          <w:rFonts w:ascii="inherit" w:hAnsi="inherit"/>
          <w:color w:val="333333"/>
          <w:sz w:val="18"/>
          <w:szCs w:val="18"/>
        </w:rPr>
        <w:t>dominant color takes more than half of the total area. Now given an image of resolution M by N (for example, 800x600), you are supposed to point out the strictly dominant color.</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M (&lt;=800) and N (&lt;=600) which are the resolutions of the image. Then N lines follow, each contains M digital colors in the range [0, 2</w:t>
      </w:r>
      <w:r>
        <w:rPr>
          <w:rFonts w:ascii="inherit" w:hAnsi="inherit"/>
          <w:color w:val="333333"/>
          <w:sz w:val="18"/>
          <w:szCs w:val="18"/>
          <w:vertAlign w:val="superscript"/>
        </w:rPr>
        <w:t>24</w:t>
      </w:r>
      <w:r>
        <w:rPr>
          <w:rFonts w:ascii="inherit" w:hAnsi="inherit"/>
          <w:color w:val="333333"/>
          <w:sz w:val="18"/>
          <w:szCs w:val="18"/>
        </w:rPr>
        <w:t>). It is guaranteed that the strictly dominant color exists for each input image. All the numbers in a line are separated by a space.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dominant color in a line.</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0 0 255 16777215 24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24 24 0 0 24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24 0 24 24 24</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1F4D95" w:rsidRPr="001F4D95" w:rsidRDefault="001F4D95" w:rsidP="001F4D95">
      <w:pPr>
        <w:pStyle w:val="1"/>
      </w:pPr>
      <w:bookmarkStart w:id="54" w:name="_Toc524422030"/>
      <w:r w:rsidRPr="001F4D95">
        <w:t>1055. The World's Richest (25)</w:t>
      </w:r>
      <w:bookmarkEnd w:id="54"/>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128000 kB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Forbes magazine publishes every year its list of billionaires based on the annual ranking of the world's wealthiest people. Now you are supposed to simulate this job, but concentrate only on the people in a certain range of ages. That is, given the net worths of N people, you must find the M richest people in a given range of their ages.</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w:t>
      </w:r>
      <w:r>
        <w:rPr>
          <w:rFonts w:ascii="inherit" w:hAnsi="inherit"/>
          <w:color w:val="333333"/>
          <w:sz w:val="18"/>
          <w:szCs w:val="18"/>
          <w:vertAlign w:val="superscript"/>
        </w:rPr>
        <w:t>5</w:t>
      </w:r>
      <w:r>
        <w:rPr>
          <w:rFonts w:ascii="inherit" w:hAnsi="inherit"/>
          <w:color w:val="333333"/>
          <w:sz w:val="18"/>
          <w:szCs w:val="18"/>
        </w:rPr>
        <w:t>) - the total number of people, and K (&lt;=10</w:t>
      </w:r>
      <w:r>
        <w:rPr>
          <w:rFonts w:ascii="inherit" w:hAnsi="inherit"/>
          <w:color w:val="333333"/>
          <w:sz w:val="18"/>
          <w:szCs w:val="18"/>
          <w:vertAlign w:val="superscript"/>
        </w:rPr>
        <w:t>3</w:t>
      </w:r>
      <w:r>
        <w:rPr>
          <w:rFonts w:ascii="inherit" w:hAnsi="inherit"/>
          <w:color w:val="333333"/>
          <w:sz w:val="18"/>
          <w:szCs w:val="18"/>
        </w:rPr>
        <w:t>) - the number of queries. Then N lines follow, each contains the name (string of no more than 8 characters without space), age (integer in (0, 200]), and the net worth (integer in [-10</w:t>
      </w:r>
      <w:r>
        <w:rPr>
          <w:rFonts w:ascii="inherit" w:hAnsi="inherit"/>
          <w:color w:val="333333"/>
          <w:sz w:val="18"/>
          <w:szCs w:val="18"/>
          <w:vertAlign w:val="superscript"/>
        </w:rPr>
        <w:t>6</w:t>
      </w:r>
      <w:r>
        <w:rPr>
          <w:rFonts w:ascii="inherit" w:hAnsi="inherit"/>
          <w:color w:val="333333"/>
          <w:sz w:val="18"/>
          <w:szCs w:val="18"/>
        </w:rPr>
        <w:t>, 10</w:t>
      </w:r>
      <w:r>
        <w:rPr>
          <w:rFonts w:ascii="inherit" w:hAnsi="inherit"/>
          <w:color w:val="333333"/>
          <w:sz w:val="18"/>
          <w:szCs w:val="18"/>
          <w:vertAlign w:val="superscript"/>
        </w:rPr>
        <w:t>6</w:t>
      </w:r>
      <w:r>
        <w:rPr>
          <w:rFonts w:ascii="inherit" w:hAnsi="inherit"/>
          <w:color w:val="333333"/>
          <w:sz w:val="18"/>
          <w:szCs w:val="18"/>
        </w:rPr>
        <w:t>]) of a person. Finally there are K lines of queries, each contains three positive integers: M (&lt;= 100) - the maximum number of outputs, and [Amin, Amax] which are the range of ages. All the numbers in a line are separated by a space.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"Case #X:" where X is the query number starting from 1. Then output the M richest people with their ages in the range [Amin, Amax]. Each person's information occupies a line, in the format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 Age Net_Worth</w:t>
      </w:r>
    </w:p>
    <w:p w:rsidR="001F4D95" w:rsidRDefault="001F4D95" w:rsidP="001F4D95">
      <w:pPr>
        <w:shd w:val="clear" w:color="auto" w:fill="FAFAFA"/>
        <w:textAlignment w:val="baseline"/>
        <w:rPr>
          <w:rFonts w:ascii="Verdana" w:hAnsi="Verdana"/>
          <w:color w:val="333333"/>
          <w:sz w:val="18"/>
          <w:szCs w:val="18"/>
        </w:rPr>
      </w:pPr>
      <w:r>
        <w:rPr>
          <w:rFonts w:ascii="Verdana" w:hAnsi="Verdana"/>
          <w:color w:val="333333"/>
          <w:sz w:val="18"/>
          <w:szCs w:val="18"/>
        </w:rPr>
        <w:lastRenderedPageBreak/>
        <w:t>The outputs must be in non-increasing order of the net worths. In case there are equal worths, it must be in non-decreasing order of the ages. If both worths and ages are the same, then the output must be in non-decreasing alphabetical order of the names. It is guaranteed that there is no two persons share all the same of the three pieces of information. In case no one is found, output "None".</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Rosemary 40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Nobody 5 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4 15 45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4 30 35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4 5 95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1 45 50</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Case #1:</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B81D04" w:rsidRPr="00B81D04" w:rsidRDefault="00B81D04" w:rsidP="00B81D04">
      <w:pPr>
        <w:pStyle w:val="1"/>
      </w:pPr>
      <w:bookmarkStart w:id="55" w:name="_Toc524422031"/>
      <w:r w:rsidRPr="00B81D04">
        <w:t>1056. Mice and Rice (25)</w:t>
      </w:r>
      <w:bookmarkEnd w:id="55"/>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Mice and Rice</w:t>
      </w:r>
      <w:r>
        <w:rPr>
          <w:rStyle w:val="apple-converted-space"/>
          <w:rFonts w:ascii="inherit" w:hAnsi="inherit"/>
          <w:color w:val="333333"/>
          <w:sz w:val="18"/>
          <w:szCs w:val="18"/>
        </w:rPr>
        <w:t> </w:t>
      </w:r>
      <w:r>
        <w:rPr>
          <w:rFonts w:ascii="inherit" w:hAnsi="inherit"/>
          <w:color w:val="333333"/>
          <w:sz w:val="18"/>
          <w:szCs w:val="18"/>
        </w:rPr>
        <w:t>is the name of a programming contest in which each programmer must write a piece of code to control the movements of a mouse in a given map. The goal of each mouse is to eat as much rice as possible in order to become a FatMouse.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the playing order is randomly decided for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programmers. Then every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programmers are grouped in a match. The fattest mouse in a group wins and enters the next turn. All the losers in this turn are ranked the same. Every N</w:t>
      </w:r>
      <w:r>
        <w:rPr>
          <w:rFonts w:ascii="inherit" w:hAnsi="inherit"/>
          <w:color w:val="333333"/>
          <w:sz w:val="18"/>
          <w:szCs w:val="18"/>
          <w:vertAlign w:val="subscript"/>
        </w:rPr>
        <w:t>G</w:t>
      </w:r>
      <w:r>
        <w:rPr>
          <w:rFonts w:ascii="inherit" w:hAnsi="inherit"/>
          <w:color w:val="333333"/>
          <w:sz w:val="18"/>
          <w:szCs w:val="18"/>
        </w:rPr>
        <w:t>winners are then grouped in the next match until a final winner is determined.</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assume that the weight of each mouse is fixed once the programmer submits his/her code. Given the weights of all the mice and the initial playing order, you are supposed to output the ranks for the programmers.</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(&lt;= 1000), the number of programmers and the maximum number of mice in a group, respectively. If there are less than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mice at the end of the player's list, then all the mice left will be put into the last group. The second line contains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distinct non-negative numbers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(i=0,...N</w:t>
      </w:r>
      <w:r>
        <w:rPr>
          <w:rFonts w:ascii="inherit" w:hAnsi="inherit"/>
          <w:color w:val="333333"/>
          <w:sz w:val="18"/>
          <w:szCs w:val="18"/>
          <w:vertAlign w:val="subscript"/>
        </w:rPr>
        <w:t>P</w:t>
      </w:r>
      <w:r>
        <w:rPr>
          <w:rFonts w:ascii="inherit" w:hAnsi="inherit"/>
          <w:color w:val="333333"/>
          <w:sz w:val="18"/>
          <w:szCs w:val="18"/>
        </w:rPr>
        <w:t>-1) where each W</w:t>
      </w:r>
      <w:r>
        <w:rPr>
          <w:rFonts w:ascii="inherit" w:hAnsi="inherit"/>
          <w:color w:val="333333"/>
          <w:sz w:val="18"/>
          <w:szCs w:val="18"/>
          <w:vertAlign w:val="subscript"/>
        </w:rPr>
        <w:t>i</w:t>
      </w:r>
      <w:r>
        <w:rPr>
          <w:rFonts w:ascii="inherit" w:hAnsi="inherit"/>
          <w:color w:val="333333"/>
          <w:sz w:val="18"/>
          <w:szCs w:val="18"/>
        </w:rPr>
        <w:t>is the weight of the i-th mouse respectively. The third line gives the initial playing order which is a permutation of 0,...N</w:t>
      </w:r>
      <w:r>
        <w:rPr>
          <w:rFonts w:ascii="inherit" w:hAnsi="inherit"/>
          <w:color w:val="333333"/>
          <w:sz w:val="18"/>
          <w:szCs w:val="18"/>
          <w:vertAlign w:val="subscript"/>
        </w:rPr>
        <w:t>P</w:t>
      </w:r>
      <w:r>
        <w:rPr>
          <w:rFonts w:ascii="inherit" w:hAnsi="inherit"/>
          <w:color w:val="333333"/>
          <w:sz w:val="18"/>
          <w:szCs w:val="18"/>
        </w:rPr>
        <w:t>-1 (assume that the programmers are numbered from 0 to N</w:t>
      </w:r>
      <w:r>
        <w:rPr>
          <w:rFonts w:ascii="inherit" w:hAnsi="inherit"/>
          <w:color w:val="333333"/>
          <w:sz w:val="18"/>
          <w:szCs w:val="18"/>
          <w:vertAlign w:val="subscript"/>
        </w:rPr>
        <w:t>P</w:t>
      </w:r>
      <w:r>
        <w:rPr>
          <w:rFonts w:ascii="inherit" w:hAnsi="inherit"/>
          <w:color w:val="333333"/>
          <w:sz w:val="18"/>
          <w:szCs w:val="18"/>
        </w:rPr>
        <w:t>-1). All the numbers in a line are separated by a space.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final ranks in a line. The i-th number is the rank of the i-th programmer, and all the numbers must be separated by a space, with no extra space at the end of the line.</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11 3</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25 18 0 46 37 3 19 22 57 56 10</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6 0 8 7 10 5 9 1 4 2 3</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5 5 5 2 5 5 5 3 1 3 5</w:t>
      </w:r>
    </w:p>
    <w:p w:rsidR="00E27815" w:rsidRPr="00D036D2" w:rsidRDefault="00D036D2" w:rsidP="00D036D2">
      <w:pPr>
        <w:rPr>
          <w:color w:val="FF0000"/>
        </w:rPr>
      </w:pPr>
      <w:r w:rsidRPr="00D036D2">
        <w:rPr>
          <w:rFonts w:hint="eastAsia"/>
          <w:color w:val="FF0000"/>
        </w:rPr>
        <w:t>注意：</w:t>
      </w:r>
    </w:p>
    <w:p w:rsidR="00D036D2" w:rsidRPr="00D036D2" w:rsidRDefault="00D036D2" w:rsidP="00D036D2">
      <w:pPr>
        <w:rPr>
          <w:color w:val="FF0000"/>
        </w:rPr>
      </w:pPr>
      <w:r w:rsidRPr="00D036D2">
        <w:rPr>
          <w:rFonts w:hint="eastAsia"/>
          <w:color w:val="FF0000"/>
        </w:rPr>
        <w:lastRenderedPageBreak/>
        <w:t>1</w:t>
      </w:r>
      <w:r w:rsidRPr="00D036D2">
        <w:rPr>
          <w:rFonts w:hint="eastAsia"/>
          <w:color w:val="FF0000"/>
        </w:rPr>
        <w:t>、赶脚这道题目读懂题目比写出代码要难多了。。。</w:t>
      </w:r>
    </w:p>
    <w:p w:rsidR="00D036D2" w:rsidRPr="00D036D2" w:rsidRDefault="00D036D2" w:rsidP="00D036D2">
      <w:pPr>
        <w:rPr>
          <w:color w:val="FF0000"/>
        </w:rPr>
      </w:pPr>
      <w:r w:rsidRPr="00D036D2">
        <w:rPr>
          <w:rFonts w:hint="eastAsia"/>
          <w:color w:val="FF0000"/>
        </w:rPr>
        <w:t>2</w:t>
      </w:r>
      <w:r w:rsidRPr="00D036D2">
        <w:rPr>
          <w:rFonts w:hint="eastAsia"/>
          <w:color w:val="FF0000"/>
        </w:rPr>
        <w:t>、把题目中的例子分析一遍你就懂了：</w:t>
      </w:r>
    </w:p>
    <w:p w:rsidR="00D036D2" w:rsidRPr="00D036D2" w:rsidRDefault="00D036D2" w:rsidP="00D036D2">
      <w:pPr>
        <w:rPr>
          <w:color w:val="FF0000"/>
        </w:rPr>
      </w:pPr>
      <w:r w:rsidRPr="00D036D2">
        <w:rPr>
          <w:rFonts w:hint="eastAsia"/>
          <w:color w:val="FF0000"/>
        </w:rPr>
        <w:t xml:space="preserve">     1</w:t>
      </w:r>
      <w:r w:rsidRPr="00D036D2">
        <w:rPr>
          <w:rFonts w:hint="eastAsia"/>
          <w:color w:val="FF0000"/>
        </w:rPr>
        <w:t>）</w:t>
      </w:r>
      <w:r w:rsidRPr="00D036D2">
        <w:rPr>
          <w:rFonts w:hint="eastAsia"/>
          <w:color w:val="FF0000"/>
        </w:rPr>
        <w:t>input</w:t>
      </w:r>
      <w:r w:rsidRPr="00D036D2">
        <w:rPr>
          <w:rFonts w:hint="eastAsia"/>
          <w:color w:val="FF0000"/>
        </w:rPr>
        <w:t>中的第三行是索引，表示的是以第三行索引的顺序进行比较，也就是说第</w:t>
      </w:r>
      <w:r w:rsidRPr="00D036D2">
        <w:rPr>
          <w:rFonts w:hint="eastAsia"/>
          <w:color w:val="FF0000"/>
        </w:rPr>
        <w:t>6</w:t>
      </w:r>
      <w:r w:rsidRPr="00D036D2">
        <w:rPr>
          <w:rFonts w:hint="eastAsia"/>
          <w:color w:val="FF0000"/>
        </w:rPr>
        <w:t>、</w:t>
      </w:r>
      <w:r w:rsidRPr="00D036D2">
        <w:rPr>
          <w:rFonts w:hint="eastAsia"/>
          <w:color w:val="FF0000"/>
        </w:rPr>
        <w:t>0</w:t>
      </w:r>
      <w:r w:rsidRPr="00D036D2">
        <w:rPr>
          <w:rFonts w:hint="eastAsia"/>
          <w:color w:val="FF0000"/>
        </w:rPr>
        <w:t>、</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先组成一组进行比较，而这</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就是第二行中对应的值</w:t>
      </w:r>
      <w:r w:rsidRPr="00D036D2">
        <w:rPr>
          <w:rFonts w:hint="eastAsia"/>
          <w:color w:val="FF0000"/>
        </w:rPr>
        <w:t>19</w:t>
      </w:r>
      <w:r w:rsidRPr="00D036D2">
        <w:rPr>
          <w:rFonts w:hint="eastAsia"/>
          <w:color w:val="FF0000"/>
        </w:rPr>
        <w:t>、</w:t>
      </w:r>
      <w:r w:rsidRPr="00D036D2">
        <w:rPr>
          <w:rFonts w:hint="eastAsia"/>
          <w:color w:val="FF0000"/>
        </w:rPr>
        <w:t>25</w:t>
      </w:r>
      <w:r w:rsidRPr="00D036D2">
        <w:rPr>
          <w:rFonts w:hint="eastAsia"/>
          <w:color w:val="FF0000"/>
        </w:rPr>
        <w:t>、</w:t>
      </w:r>
      <w:r w:rsidRPr="00D036D2">
        <w:rPr>
          <w:rFonts w:hint="eastAsia"/>
          <w:color w:val="FF0000"/>
        </w:rPr>
        <w:t>57</w:t>
      </w:r>
      <w:r w:rsidRPr="00D036D2">
        <w:rPr>
          <w:rFonts w:hint="eastAsia"/>
          <w:color w:val="FF0000"/>
        </w:rPr>
        <w:t>，因此第</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吃到的是</w:t>
      </w:r>
      <w:r w:rsidRPr="00D036D2">
        <w:rPr>
          <w:rFonts w:hint="eastAsia"/>
          <w:color w:val="FF0000"/>
        </w:rPr>
        <w:t>57</w:t>
      </w:r>
      <w:r w:rsidRPr="00D036D2">
        <w:rPr>
          <w:rFonts w:hint="eastAsia"/>
          <w:color w:val="FF0000"/>
        </w:rPr>
        <w:t>数量最多晋级，同理第</w:t>
      </w:r>
      <w:r w:rsidRPr="00D036D2">
        <w:rPr>
          <w:rFonts w:hint="eastAsia"/>
          <w:color w:val="FF0000"/>
        </w:rPr>
        <w:t>7</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5</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22</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3</w:t>
      </w:r>
      <w:r w:rsidRPr="00D036D2">
        <w:rPr>
          <w:rFonts w:hint="eastAsia"/>
          <w:color w:val="FF0000"/>
        </w:rPr>
        <w:t>，第</w:t>
      </w:r>
      <w:r w:rsidRPr="00D036D2">
        <w:rPr>
          <w:rFonts w:hint="eastAsia"/>
          <w:color w:val="FF0000"/>
        </w:rPr>
        <w:t>7</w:t>
      </w:r>
      <w:r w:rsidRPr="00D036D2">
        <w:rPr>
          <w:rFonts w:hint="eastAsia"/>
          <w:color w:val="FF0000"/>
        </w:rPr>
        <w:t>个晋级，第</w:t>
      </w:r>
      <w:r w:rsidRPr="00D036D2">
        <w:rPr>
          <w:rFonts w:hint="eastAsia"/>
          <w:color w:val="FF0000"/>
        </w:rPr>
        <w:t>9</w:t>
      </w:r>
      <w:r w:rsidRPr="00D036D2">
        <w:rPr>
          <w:rFonts w:hint="eastAsia"/>
          <w:color w:val="FF0000"/>
        </w:rPr>
        <w:t>、</w:t>
      </w:r>
      <w:r w:rsidRPr="00D036D2">
        <w:rPr>
          <w:rFonts w:hint="eastAsia"/>
          <w:color w:val="FF0000"/>
        </w:rPr>
        <w:t>1</w:t>
      </w:r>
      <w:r w:rsidRPr="00D036D2">
        <w:rPr>
          <w:rFonts w:hint="eastAsia"/>
          <w:color w:val="FF0000"/>
        </w:rPr>
        <w:t>、</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56</w:t>
      </w:r>
      <w:r w:rsidRPr="00D036D2">
        <w:rPr>
          <w:rFonts w:hint="eastAsia"/>
          <w:color w:val="FF0000"/>
        </w:rPr>
        <w:t>、</w:t>
      </w:r>
      <w:r w:rsidRPr="00D036D2">
        <w:rPr>
          <w:rFonts w:hint="eastAsia"/>
          <w:color w:val="FF0000"/>
        </w:rPr>
        <w:t>18</w:t>
      </w:r>
      <w:r w:rsidRPr="00D036D2">
        <w:rPr>
          <w:rFonts w:hint="eastAsia"/>
          <w:color w:val="FF0000"/>
        </w:rPr>
        <w:t>、</w:t>
      </w:r>
      <w:r w:rsidRPr="00D036D2">
        <w:rPr>
          <w:rFonts w:hint="eastAsia"/>
          <w:color w:val="FF0000"/>
        </w:rPr>
        <w:t>37</w:t>
      </w:r>
      <w:r w:rsidRPr="00D036D2">
        <w:rPr>
          <w:rFonts w:hint="eastAsia"/>
          <w:color w:val="FF0000"/>
        </w:rPr>
        <w:t>，第</w:t>
      </w:r>
      <w:r w:rsidRPr="00D036D2">
        <w:rPr>
          <w:rFonts w:hint="eastAsia"/>
          <w:color w:val="FF0000"/>
        </w:rPr>
        <w:t>9</w:t>
      </w:r>
      <w:r w:rsidRPr="00D036D2">
        <w:rPr>
          <w:rFonts w:hint="eastAsia"/>
          <w:color w:val="FF0000"/>
        </w:rPr>
        <w:t>个晋级，剩下的只有第</w:t>
      </w:r>
      <w:r w:rsidRPr="00D036D2">
        <w:rPr>
          <w:rFonts w:hint="eastAsia"/>
          <w:color w:val="FF0000"/>
        </w:rPr>
        <w:t>2</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，分别吃到的</w:t>
      </w:r>
      <w:r w:rsidRPr="00D036D2">
        <w:rPr>
          <w:rFonts w:hint="eastAsia"/>
          <w:color w:val="FF0000"/>
        </w:rPr>
        <w:t>rice</w:t>
      </w:r>
      <w:r w:rsidRPr="00D036D2">
        <w:rPr>
          <w:rFonts w:hint="eastAsia"/>
          <w:color w:val="FF0000"/>
        </w:rPr>
        <w:t>是</w:t>
      </w:r>
      <w:r w:rsidRPr="00D036D2">
        <w:rPr>
          <w:rFonts w:hint="eastAsia"/>
          <w:color w:val="FF0000"/>
        </w:rPr>
        <w:t>0</w:t>
      </w:r>
      <w:r w:rsidRPr="00D036D2">
        <w:rPr>
          <w:rFonts w:hint="eastAsia"/>
          <w:color w:val="FF0000"/>
        </w:rPr>
        <w:t>、</w:t>
      </w:r>
      <w:r w:rsidRPr="00D036D2">
        <w:rPr>
          <w:rFonts w:hint="eastAsia"/>
          <w:color w:val="FF0000"/>
        </w:rPr>
        <w:t>46</w:t>
      </w:r>
      <w:r w:rsidRPr="00D036D2">
        <w:rPr>
          <w:rFonts w:hint="eastAsia"/>
          <w:color w:val="FF0000"/>
        </w:rPr>
        <w:t>，第</w:t>
      </w:r>
      <w:r w:rsidRPr="00D036D2">
        <w:rPr>
          <w:rFonts w:hint="eastAsia"/>
          <w:color w:val="FF0000"/>
        </w:rPr>
        <w:t>3</w:t>
      </w:r>
      <w:r w:rsidRPr="00D036D2">
        <w:rPr>
          <w:rFonts w:hint="eastAsia"/>
          <w:color w:val="FF0000"/>
        </w:rPr>
        <w:t>个晋级，于是第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一共</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晋级到下一轮，并继续按照这个顺序比较，那么其他没有晋级的</w:t>
      </w:r>
      <w:r w:rsidRPr="00D036D2">
        <w:rPr>
          <w:rFonts w:hint="eastAsia"/>
          <w:color w:val="FF0000"/>
        </w:rPr>
        <w:t>mice</w:t>
      </w:r>
      <w:r w:rsidRPr="00D036D2">
        <w:rPr>
          <w:rFonts w:hint="eastAsia"/>
          <w:color w:val="FF0000"/>
        </w:rPr>
        <w:t>的排名都是第</w:t>
      </w:r>
      <w:r w:rsidRPr="00D036D2">
        <w:rPr>
          <w:rFonts w:hint="eastAsia"/>
          <w:color w:val="FF0000"/>
        </w:rPr>
        <w:t>5</w:t>
      </w:r>
      <w:r w:rsidRPr="00D036D2">
        <w:rPr>
          <w:rFonts w:hint="eastAsia"/>
          <w:color w:val="FF0000"/>
        </w:rPr>
        <w:t>名。</w:t>
      </w:r>
    </w:p>
    <w:p w:rsidR="00D036D2" w:rsidRPr="00D036D2" w:rsidRDefault="00D036D2" w:rsidP="00D036D2">
      <w:pPr>
        <w:rPr>
          <w:color w:val="FF0000"/>
        </w:rPr>
      </w:pPr>
      <w:r w:rsidRPr="00D036D2">
        <w:rPr>
          <w:rFonts w:hint="eastAsia"/>
          <w:color w:val="FF0000"/>
        </w:rPr>
        <w:t xml:space="preserve">     2</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分别是</w:t>
      </w:r>
      <w:r w:rsidRPr="00D036D2">
        <w:rPr>
          <w:rFonts w:hint="eastAsia"/>
          <w:color w:val="FF0000"/>
        </w:rPr>
        <w:t>57</w:t>
      </w:r>
      <w:r w:rsidRPr="00D036D2">
        <w:rPr>
          <w:rFonts w:hint="eastAsia"/>
          <w:color w:val="FF0000"/>
        </w:rPr>
        <w:t>、</w:t>
      </w:r>
      <w:r w:rsidRPr="00D036D2">
        <w:rPr>
          <w:rFonts w:hint="eastAsia"/>
          <w:color w:val="FF0000"/>
        </w:rPr>
        <w:t>22</w:t>
      </w:r>
      <w:r w:rsidRPr="00D036D2">
        <w:rPr>
          <w:rFonts w:hint="eastAsia"/>
          <w:color w:val="FF0000"/>
        </w:rPr>
        <w:t>、</w:t>
      </w:r>
      <w:r w:rsidRPr="00D036D2">
        <w:rPr>
          <w:rFonts w:hint="eastAsia"/>
          <w:color w:val="FF0000"/>
        </w:rPr>
        <w:t>56</w:t>
      </w:r>
      <w:r w:rsidRPr="00D036D2">
        <w:rPr>
          <w:rFonts w:hint="eastAsia"/>
          <w:color w:val="FF0000"/>
        </w:rPr>
        <w:t>、</w:t>
      </w:r>
      <w:r w:rsidRPr="00D036D2">
        <w:rPr>
          <w:rFonts w:hint="eastAsia"/>
          <w:color w:val="FF0000"/>
        </w:rPr>
        <w:t>46</w:t>
      </w:r>
      <w:r w:rsidRPr="00D036D2">
        <w:rPr>
          <w:rFonts w:hint="eastAsia"/>
          <w:color w:val="FF0000"/>
        </w:rPr>
        <w:t>，前三个中第</w:t>
      </w:r>
      <w:r w:rsidRPr="00D036D2">
        <w:rPr>
          <w:rFonts w:hint="eastAsia"/>
          <w:color w:val="FF0000"/>
        </w:rPr>
        <w:t>8</w:t>
      </w:r>
      <w:r w:rsidRPr="00D036D2">
        <w:rPr>
          <w:rFonts w:hint="eastAsia"/>
          <w:color w:val="FF0000"/>
        </w:rPr>
        <w:t>个晋级，剩下的第</w:t>
      </w:r>
      <w:r w:rsidRPr="00D036D2">
        <w:rPr>
          <w:rFonts w:hint="eastAsia"/>
          <w:color w:val="FF0000"/>
        </w:rPr>
        <w:t>3</w:t>
      </w:r>
      <w:r w:rsidRPr="00D036D2">
        <w:rPr>
          <w:rFonts w:hint="eastAsia"/>
          <w:color w:val="FF0000"/>
        </w:rPr>
        <w:t>个也晋级，所以未晋级的</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的排名都是第</w:t>
      </w:r>
      <w:r w:rsidRPr="00D036D2">
        <w:rPr>
          <w:rFonts w:hint="eastAsia"/>
          <w:color w:val="FF0000"/>
        </w:rPr>
        <w:t>3</w:t>
      </w:r>
      <w:r w:rsidRPr="00D036D2">
        <w:rPr>
          <w:rFonts w:hint="eastAsia"/>
          <w:color w:val="FF0000"/>
        </w:rPr>
        <w:t>。</w:t>
      </w:r>
    </w:p>
    <w:p w:rsidR="00D036D2" w:rsidRPr="00D036D2" w:rsidRDefault="00D036D2" w:rsidP="00D036D2">
      <w:pPr>
        <w:rPr>
          <w:color w:val="FF0000"/>
        </w:rPr>
      </w:pPr>
      <w:r w:rsidRPr="00D036D2">
        <w:rPr>
          <w:rFonts w:hint="eastAsia"/>
          <w:color w:val="FF0000"/>
        </w:rPr>
        <w:t xml:space="preserve">     3</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的排名分别是第</w:t>
      </w:r>
      <w:r w:rsidRPr="00D036D2">
        <w:rPr>
          <w:rFonts w:hint="eastAsia"/>
          <w:color w:val="FF0000"/>
        </w:rPr>
        <w:t>1</w:t>
      </w:r>
      <w:r w:rsidRPr="00D036D2">
        <w:rPr>
          <w:rFonts w:hint="eastAsia"/>
          <w:color w:val="FF0000"/>
        </w:rPr>
        <w:t>和第</w:t>
      </w:r>
      <w:r w:rsidRPr="00D036D2">
        <w:rPr>
          <w:rFonts w:hint="eastAsia"/>
          <w:color w:val="FF0000"/>
        </w:rPr>
        <w:t>2</w:t>
      </w:r>
      <w:r w:rsidRPr="00D036D2">
        <w:rPr>
          <w:rFonts w:hint="eastAsia"/>
          <w:color w:val="FF0000"/>
        </w:rPr>
        <w:t>了。</w:t>
      </w:r>
    </w:p>
    <w:p w:rsidR="006E7523" w:rsidRDefault="00D036D2" w:rsidP="00D036D2">
      <w:pPr>
        <w:rPr>
          <w:color w:val="FF0000"/>
        </w:rPr>
      </w:pPr>
      <w:r w:rsidRPr="00D036D2">
        <w:rPr>
          <w:rFonts w:hint="eastAsia"/>
          <w:color w:val="FF0000"/>
        </w:rPr>
        <w:t>3</w:t>
      </w:r>
      <w:r w:rsidRPr="00D036D2">
        <w:rPr>
          <w:rFonts w:hint="eastAsia"/>
          <w:color w:val="FF0000"/>
        </w:rPr>
        <w:t>、这里有一点比较关键的就是未晋级的</w:t>
      </w:r>
      <w:r w:rsidRPr="00D036D2">
        <w:rPr>
          <w:rFonts w:hint="eastAsia"/>
          <w:color w:val="FF0000"/>
        </w:rPr>
        <w:t>mice</w:t>
      </w:r>
      <w:r w:rsidRPr="00D036D2">
        <w:rPr>
          <w:rFonts w:hint="eastAsia"/>
          <w:color w:val="FF0000"/>
        </w:rPr>
        <w:t>的排名名次的计算，知道了当前要比赛的</w:t>
      </w:r>
      <w:r w:rsidRPr="00D036D2">
        <w:rPr>
          <w:rFonts w:hint="eastAsia"/>
          <w:color w:val="FF0000"/>
        </w:rPr>
        <w:t>mice</w:t>
      </w:r>
      <w:r w:rsidRPr="00D036D2">
        <w:rPr>
          <w:rFonts w:hint="eastAsia"/>
          <w:color w:val="FF0000"/>
        </w:rPr>
        <w:t>的数量之后就可以计算出一共会有多少晋级，那么未晋级的</w:t>
      </w:r>
      <w:r w:rsidRPr="00D036D2">
        <w:rPr>
          <w:rFonts w:hint="eastAsia"/>
          <w:color w:val="FF0000"/>
        </w:rPr>
        <w:t>mice</w:t>
      </w:r>
      <w:r w:rsidRPr="00D036D2">
        <w:rPr>
          <w:rFonts w:hint="eastAsia"/>
          <w:color w:val="FF0000"/>
        </w:rPr>
        <w:t>的名次就都是本轮晋级数目</w:t>
      </w:r>
      <w:r w:rsidRPr="00D036D2">
        <w:rPr>
          <w:rFonts w:hint="eastAsia"/>
          <w:color w:val="FF0000"/>
        </w:rPr>
        <w:t>+1</w:t>
      </w:r>
      <w:r w:rsidRPr="00D036D2">
        <w:rPr>
          <w:rFonts w:hint="eastAsia"/>
          <w:color w:val="FF0000"/>
        </w:rPr>
        <w:t>了。</w:t>
      </w:r>
    </w:p>
    <w:p w:rsidR="00E27815" w:rsidRDefault="00E27815" w:rsidP="00D036D2">
      <w:pPr>
        <w:rPr>
          <w:color w:val="FF0000"/>
        </w:rPr>
      </w:pPr>
      <w:r>
        <w:rPr>
          <w:rFonts w:hint="eastAsia"/>
          <w:color w:val="FF0000"/>
        </w:rPr>
        <w:t>分析转自：</w:t>
      </w:r>
      <w:hyperlink r:id="rId10" w:history="1">
        <w:r w:rsidR="00832D99" w:rsidRPr="00DE3455">
          <w:rPr>
            <w:rStyle w:val="a5"/>
          </w:rPr>
          <w:t>http://blog.csdn.net/yangsongtao1991/article/details/43417363</w:t>
        </w:r>
      </w:hyperlink>
    </w:p>
    <w:p w:rsidR="00832D99" w:rsidRDefault="00832D99" w:rsidP="00D036D2">
      <w:pPr>
        <w:rPr>
          <w:color w:val="FF0000"/>
        </w:rPr>
      </w:pPr>
    </w:p>
    <w:p w:rsidR="00832D99" w:rsidRPr="00832D99" w:rsidRDefault="00832D99" w:rsidP="00832D99">
      <w:pPr>
        <w:pStyle w:val="1"/>
      </w:pPr>
      <w:bookmarkStart w:id="56" w:name="_Toc524422032"/>
      <w:r w:rsidRPr="00832D99">
        <w:t>1057. Stack (30)</w:t>
      </w:r>
      <w:bookmarkEnd w:id="56"/>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Stack is one of the most fundamental data structures, which is based on the principle of Last In First Out (LIFO). The basic operations include Push (inserting an element onto the top position) and Pop (deleting the top element). Now you are supposed to implement a stack with an extra operation: PeekMedian -- return the median value of all the elements in the stack. With N elements, the median value is defined to be the (N/2)-th smallest element if N is even, or ((N+1)/2)-th if N is odd.</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w:t>
      </w:r>
      <w:r>
        <w:rPr>
          <w:rFonts w:ascii="inherit" w:hAnsi="inherit"/>
          <w:color w:val="333333"/>
          <w:sz w:val="18"/>
          <w:szCs w:val="18"/>
          <w:vertAlign w:val="superscript"/>
        </w:rPr>
        <w:t>5</w:t>
      </w:r>
      <w:r>
        <w:rPr>
          <w:rFonts w:ascii="inherit" w:hAnsi="inherit"/>
          <w:color w:val="333333"/>
          <w:sz w:val="18"/>
          <w:szCs w:val="18"/>
        </w:rPr>
        <w:t>). Then N lines follow, each contains a command in one of the following 3 formats:</w:t>
      </w:r>
    </w:p>
    <w:p w:rsidR="00832D99" w:rsidRDefault="00832D99" w:rsidP="00832D99">
      <w:pPr>
        <w:shd w:val="clear" w:color="auto" w:fill="FAFAFA"/>
        <w:textAlignment w:val="baseline"/>
        <w:rPr>
          <w:rFonts w:ascii="Verdana" w:hAnsi="Verdana"/>
          <w:color w:val="333333"/>
          <w:sz w:val="18"/>
          <w:szCs w:val="18"/>
        </w:rPr>
      </w:pPr>
      <w:r>
        <w:rPr>
          <w:rFonts w:ascii="Verdana" w:hAnsi="Verdana"/>
          <w:color w:val="333333"/>
          <w:sz w:val="18"/>
          <w:szCs w:val="18"/>
        </w:rPr>
        <w:t>Push</w:t>
      </w:r>
      <w:r>
        <w:rPr>
          <w:rStyle w:val="apple-converted-space"/>
          <w:rFonts w:ascii="Verdana" w:hAnsi="Verdana"/>
          <w:color w:val="333333"/>
          <w:sz w:val="18"/>
          <w:szCs w:val="18"/>
        </w:rPr>
        <w:t> </w:t>
      </w:r>
      <w:r>
        <w:rPr>
          <w:rFonts w:ascii="Verdana" w:hAnsi="Verdana"/>
          <w:i/>
          <w:iCs/>
          <w:color w:val="333333"/>
          <w:sz w:val="18"/>
          <w:szCs w:val="18"/>
        </w:rPr>
        <w:t>key</w:t>
      </w:r>
      <w:r>
        <w:rPr>
          <w:rFonts w:ascii="Verdana" w:hAnsi="Verdana"/>
          <w:color w:val="333333"/>
          <w:sz w:val="18"/>
          <w:szCs w:val="18"/>
        </w:rPr>
        <w:br/>
        <w:t>Pop</w:t>
      </w:r>
      <w:r>
        <w:rPr>
          <w:rFonts w:ascii="Verdana" w:hAnsi="Verdana"/>
          <w:color w:val="333333"/>
          <w:sz w:val="18"/>
          <w:szCs w:val="18"/>
        </w:rPr>
        <w:br/>
      </w:r>
      <w:r>
        <w:rPr>
          <w:rFonts w:ascii="Verdana" w:hAnsi="Verdana"/>
          <w:color w:val="333333"/>
          <w:sz w:val="18"/>
          <w:szCs w:val="18"/>
        </w:rPr>
        <w:lastRenderedPageBreak/>
        <w:t>PeekMedian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 positive integer no more than 10</w:t>
      </w:r>
      <w:r>
        <w:rPr>
          <w:rFonts w:ascii="inherit" w:hAnsi="inherit"/>
          <w:color w:val="333333"/>
          <w:sz w:val="18"/>
          <w:szCs w:val="18"/>
          <w:vertAlign w:val="superscript"/>
        </w:rPr>
        <w:t>5</w:t>
      </w:r>
      <w:r>
        <w:rPr>
          <w:rFonts w:ascii="inherit" w:hAnsi="inherit"/>
          <w:color w:val="333333"/>
          <w:sz w:val="18"/>
          <w:szCs w:val="18"/>
        </w:rPr>
        <w:t>.</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Push command, insert</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into the stack and output nothing. For each Pop or PeekMedian command, print in a line the corresponding returned value. If the command is invalid, print "Invalid" instead.</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树状数组</w:t>
      </w:r>
    </w:p>
    <w:p w:rsid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color w:val="555555"/>
          <w:kern w:val="0"/>
          <w:sz w:val="26"/>
          <w:szCs w:val="26"/>
        </w:rPr>
        <w:t>思路转自：</w:t>
      </w:r>
      <w:r w:rsidRPr="001A2251">
        <w:rPr>
          <w:rFonts w:ascii="ms shell dlg" w:eastAsia="宋体" w:hAnsi="ms shell dlg" w:cs="宋体"/>
          <w:color w:val="555555"/>
          <w:kern w:val="0"/>
          <w:sz w:val="26"/>
          <w:szCs w:val="26"/>
        </w:rPr>
        <w:t>https://www.cnblogs.com/hsd-/p/6139376.html</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重点是在</w:t>
      </w:r>
      <w:r w:rsidRPr="001A2251">
        <w:rPr>
          <w:rFonts w:ascii="ms shell dlg" w:eastAsia="宋体" w:hAnsi="ms shell dlg" w:cs="宋体"/>
          <w:b/>
          <w:bCs/>
          <w:color w:val="555555"/>
          <w:kern w:val="0"/>
          <w:sz w:val="26"/>
          <w:szCs w:val="26"/>
        </w:rPr>
        <w:t>树状</w:t>
      </w:r>
      <w:r w:rsidRPr="001A2251">
        <w:rPr>
          <w:rFonts w:ascii="ms shell dlg" w:eastAsia="宋体" w:hAnsi="ms shell dlg" w:cs="宋体"/>
          <w:color w:val="555555"/>
          <w:kern w:val="0"/>
          <w:sz w:val="26"/>
          <w:szCs w:val="26"/>
        </w:rPr>
        <w:t>的数组</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大家都知道二叉树吧</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叶子结点代表</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A[1]~A[8]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495550"/>
            <wp:effectExtent l="0" t="0" r="0" b="0"/>
            <wp:docPr id="15" name="图片 15" descr="https://images2015.cnblogs.com/blog/786945/201612/786945-20161206222443741-1201716038.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86945/201612/786945-20161206222443741-1201716038.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现在变形一下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533650"/>
            <wp:effectExtent l="0" t="0" r="0" b="0"/>
            <wp:docPr id="14" name="图片 14" descr="https://images2015.cnblogs.com/blog/786945/201612/786945-20161206222444069-504520694.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86945/201612/786945-20161206222444069-504520694.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现在定义每一列的顶端结点</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lastRenderedPageBreak/>
        <w:t> </w:t>
      </w:r>
      <w:r>
        <w:rPr>
          <w:rFonts w:ascii="ms shell dlg" w:eastAsia="宋体" w:hAnsi="ms shell dlg" w:cs="宋体" w:hint="eastAsia"/>
          <w:noProof/>
          <w:color w:val="555555"/>
          <w:kern w:val="0"/>
          <w:sz w:val="26"/>
          <w:szCs w:val="26"/>
        </w:rPr>
        <w:drawing>
          <wp:inline distT="0" distB="0" distL="0" distR="0">
            <wp:extent cx="5562600" cy="3124200"/>
            <wp:effectExtent l="0" t="0" r="0" b="0"/>
            <wp:docPr id="13" name="图片 13" descr="https://images2015.cnblogs.com/blog/786945/201612/786945-20161206222444319-1066528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86945/201612/786945-20161206222444319-106652832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代表</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子树的叶子结点的权值之和</w:t>
      </w:r>
      <w:r w:rsidRPr="001A2251">
        <w:rPr>
          <w:rFonts w:ascii="ms shell dlg" w:eastAsia="宋体" w:hAnsi="ms shell dlg" w:cs="宋体"/>
          <w:color w:val="555555"/>
          <w:kern w:val="0"/>
          <w:sz w:val="26"/>
          <w:szCs w:val="26"/>
        </w:rPr>
        <w:t>// </w:t>
      </w:r>
      <w:r w:rsidRPr="001A2251">
        <w:rPr>
          <w:rFonts w:ascii="ms shell dlg" w:eastAsia="宋体" w:hAnsi="ms shell dlg" w:cs="宋体"/>
          <w:b/>
          <w:bCs/>
          <w:color w:val="555555"/>
          <w:kern w:val="0"/>
          <w:sz w:val="26"/>
          <w:szCs w:val="26"/>
        </w:rPr>
        <w:t>这里以求和举例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如图可以知道</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C[3]=A[3];</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C[5]=A[5];</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C[6]=A[5]+A[6];</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C[7]=A[7];</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下面观察如下图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466975"/>
            <wp:effectExtent l="0" t="0" r="0" b="9525"/>
            <wp:docPr id="12" name="图片 12" descr="https://images2015.cnblogs.com/blog/786945/201612/786945-20161206222444679-518511660.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86945/201612/786945-20161206222444679-518511660.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将</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数组的结点序号转化为</w:t>
      </w:r>
      <w:r w:rsidRPr="001A2251">
        <w:rPr>
          <w:rFonts w:ascii="ms shell dlg" w:eastAsia="宋体" w:hAnsi="ms shell dlg" w:cs="宋体"/>
          <w:b/>
          <w:bCs/>
          <w:color w:val="555555"/>
          <w:kern w:val="0"/>
          <w:sz w:val="26"/>
          <w:szCs w:val="26"/>
        </w:rPr>
        <w:t>二进制</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1=(001)      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2=(010)      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3=(011)      C[3]=A[3];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4=(100)      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5=(101)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6=(110)      C[6]=A[5]+A[6];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7=(111)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8=(1000)    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对照式子可以发现</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b/>
          <w:bCs/>
          <w:color w:val="555555"/>
          <w:kern w:val="0"/>
          <w:sz w:val="26"/>
          <w:szCs w:val="26"/>
        </w:rPr>
        <w:t xml:space="preserve">C[i]=A[i-2^k+1]+A[i-2^k+2]+......A[i]; </w:t>
      </w:r>
      <w:r w:rsidRPr="001A2251">
        <w:rPr>
          <w:rFonts w:ascii="ms shell dlg" w:eastAsia="宋体" w:hAnsi="ms shell dlg" w:cs="宋体"/>
          <w:b/>
          <w:bCs/>
          <w:color w:val="555555"/>
          <w:kern w:val="0"/>
          <w:sz w:val="26"/>
          <w:szCs w:val="26"/>
        </w:rPr>
        <w:t>（</w:t>
      </w:r>
      <w:r w:rsidRPr="00DF775A">
        <w:rPr>
          <w:rFonts w:ascii="ms shell dlg" w:eastAsia="宋体" w:hAnsi="ms shell dlg" w:cs="宋体"/>
          <w:b/>
          <w:bCs/>
          <w:color w:val="FF0000"/>
          <w:kern w:val="0"/>
          <w:sz w:val="26"/>
          <w:szCs w:val="26"/>
        </w:rPr>
        <w:t>k</w:t>
      </w:r>
      <w:r w:rsidRPr="00DF775A">
        <w:rPr>
          <w:rFonts w:ascii="ms shell dlg" w:eastAsia="宋体" w:hAnsi="ms shell dlg" w:cs="宋体"/>
          <w:b/>
          <w:bCs/>
          <w:color w:val="FF0000"/>
          <w:kern w:val="0"/>
          <w:sz w:val="26"/>
          <w:szCs w:val="26"/>
        </w:rPr>
        <w:t>为</w:t>
      </w:r>
      <w:r w:rsidRPr="00DF775A">
        <w:rPr>
          <w:rFonts w:ascii="ms shell dlg" w:eastAsia="宋体" w:hAnsi="ms shell dlg" w:cs="宋体"/>
          <w:b/>
          <w:bCs/>
          <w:color w:val="FF0000"/>
          <w:kern w:val="0"/>
          <w:sz w:val="26"/>
          <w:szCs w:val="26"/>
        </w:rPr>
        <w:t>i</w:t>
      </w:r>
      <w:r w:rsidRPr="00DF775A">
        <w:rPr>
          <w:rFonts w:ascii="ms shell dlg" w:eastAsia="宋体" w:hAnsi="ms shell dlg" w:cs="宋体"/>
          <w:b/>
          <w:bCs/>
          <w:color w:val="FF0000"/>
          <w:kern w:val="0"/>
          <w:sz w:val="26"/>
          <w:szCs w:val="26"/>
        </w:rPr>
        <w:t>的二进制中从最低位到高位连续零的长度</w:t>
      </w:r>
      <w:r w:rsidRPr="001A2251">
        <w:rPr>
          <w:rFonts w:ascii="ms shell dlg" w:eastAsia="宋体" w:hAnsi="ms shell dlg" w:cs="宋体"/>
          <w:b/>
          <w:bCs/>
          <w:color w:val="555555"/>
          <w:kern w:val="0"/>
          <w:sz w:val="26"/>
          <w:szCs w:val="26"/>
        </w:rPr>
        <w:t>）例如</w:t>
      </w:r>
      <w:r w:rsidRPr="001A2251">
        <w:rPr>
          <w:rFonts w:ascii="ms shell dlg" w:eastAsia="宋体" w:hAnsi="ms shell dlg" w:cs="宋体"/>
          <w:b/>
          <w:bCs/>
          <w:color w:val="555555"/>
          <w:kern w:val="0"/>
          <w:sz w:val="26"/>
          <w:szCs w:val="26"/>
        </w:rPr>
        <w:t>i=8</w:t>
      </w:r>
      <w:r w:rsidRPr="001A2251">
        <w:rPr>
          <w:rFonts w:ascii="ms shell dlg" w:eastAsia="宋体" w:hAnsi="ms shell dlg" w:cs="宋体"/>
          <w:b/>
          <w:bCs/>
          <w:color w:val="555555"/>
          <w:kern w:val="0"/>
          <w:sz w:val="26"/>
          <w:szCs w:val="26"/>
        </w:rPr>
        <w:t>时，</w:t>
      </w:r>
      <w:r w:rsidRPr="001A2251">
        <w:rPr>
          <w:rFonts w:ascii="ms shell dlg" w:eastAsia="宋体" w:hAnsi="ms shell dlg" w:cs="宋体"/>
          <w:b/>
          <w:bCs/>
          <w:color w:val="555555"/>
          <w:kern w:val="0"/>
          <w:sz w:val="26"/>
          <w:szCs w:val="26"/>
        </w:rPr>
        <w:t>k=3;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可以自行带入验证</w:t>
      </w:r>
      <w:r w:rsidRPr="001A2251">
        <w:rPr>
          <w:rFonts w:ascii="ms shell dlg" w:eastAsia="宋体" w:hAnsi="ms shell dlg" w:cs="宋体"/>
          <w:color w:val="555555"/>
          <w:kern w:val="0"/>
          <w:sz w:val="26"/>
          <w:szCs w:val="26"/>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3"/>
          <w:szCs w:val="23"/>
        </w:rPr>
        <w:t>现在引入</w:t>
      </w:r>
      <w:r w:rsidRPr="001A2251">
        <w:rPr>
          <w:rFonts w:ascii="ms shell dlg" w:eastAsia="宋体" w:hAnsi="ms shell dlg" w:cs="宋体"/>
          <w:color w:val="555555"/>
          <w:kern w:val="0"/>
          <w:sz w:val="23"/>
          <w:szCs w:val="23"/>
        </w:rPr>
        <w:t>lowbit(x)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1A2251">
        <w:rPr>
          <w:rFonts w:ascii="ms shell dlg" w:eastAsia="宋体" w:hAnsi="ms shell dlg" w:cs="宋体"/>
          <w:color w:val="FF0000"/>
          <w:kern w:val="0"/>
          <w:sz w:val="23"/>
          <w:szCs w:val="23"/>
        </w:rPr>
        <w:t xml:space="preserve">lowbit(x) </w:t>
      </w:r>
      <w:r w:rsidRPr="001A2251">
        <w:rPr>
          <w:rFonts w:ascii="ms shell dlg" w:eastAsia="宋体" w:hAnsi="ms shell dlg" w:cs="宋体"/>
          <w:color w:val="FF0000"/>
          <w:kern w:val="0"/>
          <w:sz w:val="23"/>
          <w:szCs w:val="23"/>
        </w:rPr>
        <w:t>其实就是取出</w:t>
      </w:r>
      <w:r w:rsidRPr="001A2251">
        <w:rPr>
          <w:rFonts w:ascii="ms shell dlg" w:eastAsia="宋体" w:hAnsi="ms shell dlg" w:cs="宋体"/>
          <w:color w:val="FF0000"/>
          <w:kern w:val="0"/>
          <w:sz w:val="23"/>
          <w:szCs w:val="23"/>
        </w:rPr>
        <w:t>x</w:t>
      </w:r>
      <w:r w:rsidRPr="001A2251">
        <w:rPr>
          <w:rFonts w:ascii="ms shell dlg" w:eastAsia="宋体" w:hAnsi="ms shell dlg" w:cs="宋体"/>
          <w:color w:val="FF0000"/>
          <w:kern w:val="0"/>
          <w:sz w:val="23"/>
          <w:szCs w:val="23"/>
        </w:rPr>
        <w:t>的最低位</w:t>
      </w:r>
      <w:r w:rsidRPr="001A2251">
        <w:rPr>
          <w:rFonts w:ascii="ms shell dlg" w:eastAsia="宋体" w:hAnsi="ms shell dlg" w:cs="宋体"/>
          <w:color w:val="FF0000"/>
          <w:kern w:val="0"/>
          <w:sz w:val="23"/>
          <w:szCs w:val="23"/>
        </w:rPr>
        <w:t>1  </w:t>
      </w:r>
      <w:r w:rsidRPr="001A2251">
        <w:rPr>
          <w:rFonts w:ascii="ms shell dlg" w:eastAsia="宋体" w:hAnsi="ms shell dlg" w:cs="宋体"/>
          <w:color w:val="FF0000"/>
          <w:kern w:val="0"/>
          <w:sz w:val="23"/>
          <w:szCs w:val="23"/>
        </w:rPr>
        <w:t>换言之</w:t>
      </w:r>
      <w:r w:rsidRPr="00E55CE6">
        <w:rPr>
          <w:rFonts w:ascii="ms shell dlg" w:eastAsia="宋体" w:hAnsi="ms shell dlg" w:cs="宋体"/>
          <w:b/>
          <w:bCs/>
          <w:color w:val="FF0000"/>
          <w:kern w:val="0"/>
          <w:sz w:val="23"/>
          <w:szCs w:val="23"/>
        </w:rPr>
        <w:t>  lowbit(x)=2^k  k</w:t>
      </w:r>
      <w:r w:rsidRPr="00E55CE6">
        <w:rPr>
          <w:rFonts w:ascii="ms shell dlg" w:eastAsia="宋体" w:hAnsi="ms shell dlg" w:cs="宋体"/>
          <w:b/>
          <w:bCs/>
          <w:color w:val="FF0000"/>
          <w:kern w:val="0"/>
          <w:sz w:val="23"/>
          <w:szCs w:val="23"/>
        </w:rPr>
        <w:t>的含义与上面相同</w:t>
      </w:r>
      <w:r w:rsidRPr="00E55CE6">
        <w:rPr>
          <w:rFonts w:ascii="ms shell dlg" w:eastAsia="宋体" w:hAnsi="ms shell dlg" w:cs="宋体"/>
          <w:b/>
          <w:bCs/>
          <w:color w:val="FF0000"/>
          <w:kern w:val="0"/>
          <w:sz w:val="23"/>
          <w:szCs w:val="23"/>
        </w:rPr>
        <w:t xml:space="preserve"> </w:t>
      </w:r>
      <w:r w:rsidRPr="00E55CE6">
        <w:rPr>
          <w:rFonts w:ascii="ms shell dlg" w:eastAsia="宋体" w:hAnsi="ms shell dlg" w:cs="宋体"/>
          <w:b/>
          <w:bCs/>
          <w:color w:val="FF0000"/>
          <w:kern w:val="0"/>
          <w:sz w:val="23"/>
          <w:szCs w:val="23"/>
        </w:rPr>
        <w:t>理解一下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下面说代码</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lowbit(int 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t&amp;(-t);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 代表t的负数 计算机中负数使用对应的正数的补码来表示</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//例如 :</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t=6（0110） 此时 k=1</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//-t=-6=(1001+1)=(1010)</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t&amp;(-t)=(0010)=2=2^1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lastRenderedPageBreak/>
        <w:t>C[i]=A[i-2^k+1]+A[i-2^k+2]+......A[i];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C[i]=A[i-lowbit(i)+1]+A[i-lowbit(i)+2]+......A[i];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区间查询</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ok </w:t>
      </w:r>
      <w:r w:rsidRPr="001A2251">
        <w:rPr>
          <w:rFonts w:ascii="ms shell dlg" w:eastAsia="宋体" w:hAnsi="ms shell dlg" w:cs="宋体"/>
          <w:color w:val="555555"/>
          <w:kern w:val="0"/>
          <w:sz w:val="26"/>
          <w:szCs w:val="26"/>
        </w:rPr>
        <w:t>下面利用</w:t>
      </w: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数组，求</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项的和</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举个例子</w:t>
      </w:r>
      <w:r w:rsidRPr="001A2251">
        <w:rPr>
          <w:rFonts w:ascii="ms shell dlg" w:eastAsia="宋体" w:hAnsi="ms shell dlg" w:cs="宋体"/>
          <w:color w:val="555555"/>
          <w:kern w:val="0"/>
          <w:sz w:val="26"/>
          <w:szCs w:val="26"/>
        </w:rPr>
        <w:t xml:space="preserve"> i=7;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sum[7]=A[1]+A[2]+A[3]+A[4]+A[5]+A[6]+A[7]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项和</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C[6]=A[5]+A[6];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sum[7]=C[4]+C[6]+C[7];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sum[(111)]=C[(100)]+C[(110)]+C[(111)];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再举个例子</w:t>
      </w:r>
      <w:r w:rsidRPr="001A2251">
        <w:rPr>
          <w:rFonts w:ascii="ms shell dlg" w:eastAsia="宋体" w:hAnsi="ms shell dlg" w:cs="宋体"/>
          <w:color w:val="555555"/>
          <w:kern w:val="0"/>
          <w:sz w:val="26"/>
          <w:szCs w:val="26"/>
        </w:rPr>
        <w:t xml:space="preserve"> i=5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项和</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sum[5]=C[4]+C[5];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sum[(101)]=C[(100)]+C[(101)];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794339">
        <w:rPr>
          <w:rFonts w:ascii="ms shell dlg" w:eastAsia="宋体" w:hAnsi="ms shell dlg" w:cs="宋体"/>
          <w:b/>
          <w:bCs/>
          <w:color w:val="FF0000"/>
          <w:kern w:val="0"/>
          <w:sz w:val="26"/>
          <w:szCs w:val="26"/>
        </w:rPr>
        <w:t>细细观察二进制</w:t>
      </w:r>
      <w:r w:rsidRPr="00794339">
        <w:rPr>
          <w:rFonts w:ascii="ms shell dlg" w:eastAsia="宋体" w:hAnsi="ms shell dlg" w:cs="宋体"/>
          <w:b/>
          <w:bCs/>
          <w:color w:val="FF0000"/>
          <w:kern w:val="0"/>
          <w:sz w:val="26"/>
          <w:szCs w:val="26"/>
        </w:rPr>
        <w:t xml:space="preserve"> </w:t>
      </w:r>
      <w:r w:rsidRPr="00794339">
        <w:rPr>
          <w:rFonts w:ascii="ms shell dlg" w:eastAsia="宋体" w:hAnsi="ms shell dlg" w:cs="宋体"/>
          <w:b/>
          <w:bCs/>
          <w:color w:val="FF0000"/>
          <w:kern w:val="0"/>
          <w:sz w:val="26"/>
          <w:szCs w:val="26"/>
        </w:rPr>
        <w:t>树状数组追其根本就是二进制的应用</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getsum(int x)</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ans=0;</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i=x;i&gt;0;i-=lowbit(i))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ans+=C[i];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ans；</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i=7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lastRenderedPageBreak/>
        <w:t xml:space="preserve">  </w:t>
      </w:r>
      <w:r w:rsidR="00794339">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7(111)     </w:t>
      </w:r>
      <w:r w:rsidRPr="001A2251">
        <w:rPr>
          <w:rFonts w:ascii="ms shell dlg" w:eastAsia="宋体" w:hAnsi="ms shell dlg" w:cs="宋体"/>
          <w:b/>
          <w:bCs/>
          <w:color w:val="555555"/>
          <w:kern w:val="0"/>
          <w:sz w:val="26"/>
          <w:szCs w:val="26"/>
        </w:rPr>
        <w:t>ans+=C[7]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lowbit(7)=001  7-lowbit(7)=6(110) </w:t>
      </w:r>
      <w:r w:rsidRPr="001A2251">
        <w:rPr>
          <w:rFonts w:ascii="ms shell dlg" w:eastAsia="宋体" w:hAnsi="ms shell dlg" w:cs="宋体"/>
          <w:b/>
          <w:bCs/>
          <w:color w:val="555555"/>
          <w:kern w:val="0"/>
          <w:sz w:val="26"/>
          <w:szCs w:val="26"/>
        </w:rPr>
        <w:t>   ans+=C[6]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lowbit(6)=010  6-lowbit(6)=4(100)    </w:t>
      </w:r>
      <w:r w:rsidRPr="001A2251">
        <w:rPr>
          <w:rFonts w:ascii="ms shell dlg" w:eastAsia="宋体" w:hAnsi="ms shell dlg" w:cs="宋体"/>
          <w:b/>
          <w:bCs/>
          <w:color w:val="555555"/>
          <w:kern w:val="0"/>
          <w:sz w:val="26"/>
          <w:szCs w:val="26"/>
        </w:rPr>
        <w:t>ans+=C[4]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i=5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812FAA">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5(101)     </w:t>
      </w:r>
      <w:r w:rsidRPr="001A2251">
        <w:rPr>
          <w:rFonts w:ascii="ms shell dlg" w:eastAsia="宋体" w:hAnsi="ms shell dlg" w:cs="宋体"/>
          <w:b/>
          <w:bCs/>
          <w:color w:val="555555"/>
          <w:kern w:val="0"/>
          <w:sz w:val="26"/>
          <w:szCs w:val="26"/>
        </w:rPr>
        <w:t>ans+=C[5]</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lowbit(5)=001  5-lowbit(5)=4(100) </w:t>
      </w:r>
      <w:r w:rsidRPr="001A2251">
        <w:rPr>
          <w:rFonts w:ascii="ms shell dlg" w:eastAsia="宋体" w:hAnsi="ms shell dlg" w:cs="宋体"/>
          <w:b/>
          <w:bCs/>
          <w:color w:val="555555"/>
          <w:kern w:val="0"/>
          <w:sz w:val="26"/>
          <w:szCs w:val="26"/>
        </w:rPr>
        <w:t>   ans+=C[4]</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单点更新</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当我们修改</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数组中的某一个值时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应当如何更新</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数组呢？</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回想一下</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区间查询的过程，再看一下上文中列出的图</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结合代码分析</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void add(int x,int 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i=x;i&lt;=n;i+=lowbit(i))</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tree[i]+=y;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//可以发现 更新过程是查询过程的逆过程</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//由叶子结点向上更新C[]数组</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555555"/>
          <w:kern w:val="0"/>
          <w:sz w:val="26"/>
          <w:szCs w:val="26"/>
        </w:rPr>
        <w:lastRenderedPageBreak/>
        <w:drawing>
          <wp:inline distT="0" distB="0" distL="0" distR="0">
            <wp:extent cx="5181600" cy="2914650"/>
            <wp:effectExtent l="0" t="0" r="0" b="0"/>
            <wp:docPr id="11" name="图片 11" descr="https://images2015.cnblogs.com/blog/786945/201612/786945-20161206222445132-1538640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86945/201612/786945-20161206222445132-153864059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914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当更新</w:t>
      </w:r>
      <w:r w:rsidRPr="001A2251">
        <w:rPr>
          <w:rFonts w:ascii="ms shell dlg" w:eastAsia="宋体" w:hAnsi="ms shell dlg" w:cs="宋体"/>
          <w:color w:val="555555"/>
          <w:kern w:val="0"/>
          <w:sz w:val="26"/>
          <w:szCs w:val="26"/>
        </w:rPr>
        <w:t>A[1]</w:t>
      </w:r>
      <w:r w:rsidRPr="001A2251">
        <w:rPr>
          <w:rFonts w:ascii="ms shell dlg" w:eastAsia="宋体" w:hAnsi="ms shell dlg" w:cs="宋体"/>
          <w:color w:val="555555"/>
          <w:kern w:val="0"/>
          <w:sz w:val="26"/>
          <w:szCs w:val="26"/>
        </w:rPr>
        <w:t>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需要向上更新</w:t>
      </w:r>
      <w:r w:rsidRPr="001A2251">
        <w:rPr>
          <w:rFonts w:ascii="ms shell dlg" w:eastAsia="宋体" w:hAnsi="ms shell dlg" w:cs="宋体"/>
          <w:color w:val="555555"/>
          <w:kern w:val="0"/>
          <w:sz w:val="26"/>
          <w:szCs w:val="26"/>
        </w:rPr>
        <w:t>C[1] ,C[2],C[4],C[8]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C[1],   C[2],    C[4],     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写为二进制</w:t>
      </w:r>
      <w:r w:rsidRPr="001A2251">
        <w:rPr>
          <w:rFonts w:ascii="ms shell dlg" w:eastAsia="宋体" w:hAnsi="ms shell dlg" w:cs="宋体"/>
          <w:color w:val="555555"/>
          <w:kern w:val="0"/>
          <w:sz w:val="26"/>
          <w:szCs w:val="26"/>
        </w:rPr>
        <w:t>  C[(001)],C[(010)],C[(100)],C[(1000)]</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9D1A37">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1(001)        </w:t>
      </w:r>
      <w:r w:rsidRPr="001A2251">
        <w:rPr>
          <w:rFonts w:ascii="ms shell dlg" w:eastAsia="宋体" w:hAnsi="ms shell dlg" w:cs="宋体"/>
          <w:b/>
          <w:bCs/>
          <w:color w:val="555555"/>
          <w:kern w:val="0"/>
          <w:sz w:val="26"/>
          <w:szCs w:val="26"/>
        </w:rPr>
        <w:t>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lowbit(1)=001 1+lowbit(1)=2(010)     </w:t>
      </w:r>
      <w:r w:rsidRPr="001A2251">
        <w:rPr>
          <w:rFonts w:ascii="ms shell dlg" w:eastAsia="宋体" w:hAnsi="ms shell dlg" w:cs="宋体"/>
          <w:b/>
          <w:bCs/>
          <w:color w:val="555555"/>
          <w:kern w:val="0"/>
          <w:sz w:val="26"/>
          <w:szCs w:val="26"/>
        </w:rPr>
        <w:t>C[2]+=A[1]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lowbit(2)=010 2+lowbit(2)=4(100)     </w:t>
      </w:r>
      <w:r w:rsidRPr="001A2251">
        <w:rPr>
          <w:rFonts w:ascii="ms shell dlg" w:eastAsia="宋体" w:hAnsi="ms shell dlg" w:cs="宋体"/>
          <w:b/>
          <w:bCs/>
          <w:color w:val="555555"/>
          <w:kern w:val="0"/>
          <w:sz w:val="26"/>
          <w:szCs w:val="26"/>
        </w:rPr>
        <w:t>C[4]+=A[1]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4+lowbit(4)=8(1000)   </w:t>
      </w:r>
      <w:r w:rsidR="009D1A37">
        <w:rPr>
          <w:rFonts w:ascii="ms shell dlg" w:eastAsia="宋体" w:hAnsi="ms shell dlg" w:cs="宋体" w:hint="eastAsia"/>
          <w:color w:val="555555"/>
          <w:kern w:val="0"/>
          <w:sz w:val="26"/>
          <w:szCs w:val="26"/>
        </w:rPr>
        <w:t xml:space="preserve"> </w:t>
      </w:r>
      <w:r w:rsidRPr="001A2251">
        <w:rPr>
          <w:rFonts w:ascii="ms shell dlg" w:eastAsia="宋体" w:hAnsi="ms shell dlg" w:cs="宋体"/>
          <w:b/>
          <w:bCs/>
          <w:color w:val="555555"/>
          <w:kern w:val="0"/>
          <w:sz w:val="26"/>
          <w:szCs w:val="26"/>
        </w:rPr>
        <w:t>C[8]+=A[1]</w:t>
      </w:r>
    </w:p>
    <w:p w:rsidR="001A2251" w:rsidRPr="001A2251" w:rsidRDefault="001A2251" w:rsidP="005D2020">
      <w:pPr>
        <w:pStyle w:val="a3"/>
        <w:shd w:val="clear" w:color="auto" w:fill="FFFFFF"/>
        <w:spacing w:before="0" w:beforeAutospacing="0" w:after="0" w:afterAutospacing="0"/>
        <w:rPr>
          <w:rFonts w:ascii="微软雅黑" w:eastAsia="微软雅黑" w:hAnsi="微软雅黑"/>
          <w:color w:val="FF0000"/>
        </w:rPr>
      </w:pP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思路转自：</w:t>
      </w:r>
      <w:r w:rsidRPr="005D2020">
        <w:rPr>
          <w:rFonts w:ascii="微软雅黑" w:eastAsia="微软雅黑" w:hAnsi="微软雅黑"/>
          <w:color w:val="FF0000"/>
        </w:rPr>
        <w:t>http://blog.csdn.net/eli850934234/article/details/8863839</w:t>
      </w: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前几天在做</w:t>
      </w:r>
      <w:hyperlink r:id="rId19" w:tgtFrame="_blank" w:history="1">
        <w:r w:rsidRPr="005D2020">
          <w:rPr>
            <w:rStyle w:val="a5"/>
            <w:rFonts w:ascii="微软雅黑" w:eastAsia="微软雅黑" w:hAnsi="微软雅黑" w:hint="eastAsia"/>
            <w:color w:val="FF0000"/>
          </w:rPr>
          <w:t>PAT1057</w:t>
        </w:r>
      </w:hyperlink>
      <w:r w:rsidRPr="005D2020">
        <w:rPr>
          <w:rFonts w:ascii="微软雅黑" w:eastAsia="微软雅黑" w:hAnsi="微软雅黑" w:hint="eastAsia"/>
          <w:color w:val="FF0000"/>
        </w:rPr>
        <w:t>题时，老是有几个case超时，后来发现有人用树状数组来解此题，通过了所有的case，第一次听到这个名词，现记下：</w:t>
      </w:r>
    </w:p>
    <w:p w:rsidR="005D2020" w:rsidRDefault="005D2020" w:rsidP="005D2020">
      <w:pPr>
        <w:pStyle w:val="a3"/>
        <w:shd w:val="clear" w:color="auto" w:fill="FFFFFF"/>
        <w:spacing w:before="0" w:beforeAutospacing="0" w:after="0" w:afterAutospacing="0"/>
        <w:rPr>
          <w:rFonts w:ascii="微软雅黑" w:eastAsia="微软雅黑" w:hAnsi="微软雅黑"/>
          <w:color w:val="454545"/>
        </w:rPr>
      </w:pPr>
      <w:r>
        <w:rPr>
          <w:rFonts w:ascii="Tahoma" w:eastAsia="微软雅黑" w:hAnsi="Tahoma" w:cs="Tahoma"/>
          <w:color w:val="8A3300"/>
          <w:sz w:val="20"/>
          <w:szCs w:val="20"/>
        </w:rPr>
        <w:t>在解题过程中，我们有时需要维护一个数组的前缀和</w:t>
      </w:r>
      <w:r>
        <w:rPr>
          <w:rFonts w:ascii="Tahoma" w:eastAsia="微软雅黑" w:hAnsi="Tahoma" w:cs="Tahoma"/>
          <w:color w:val="8A3300"/>
          <w:sz w:val="20"/>
          <w:szCs w:val="20"/>
        </w:rPr>
        <w:t>S[i]=A[1]+A[2]+...+A[i]</w:t>
      </w:r>
      <w:r>
        <w:rPr>
          <w:rFonts w:ascii="Tahoma" w:eastAsia="微软雅黑"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但是不难发现，如果我们修改了任意一个</w:t>
      </w:r>
      <w:r>
        <w:rPr>
          <w:rFonts w:ascii="Tahoma" w:hAnsi="Tahoma" w:cs="Tahoma"/>
          <w:color w:val="8A3300"/>
          <w:sz w:val="20"/>
          <w:szCs w:val="20"/>
        </w:rPr>
        <w:t>A[i],S[i]</w:t>
      </w:r>
      <w:r>
        <w:rPr>
          <w:rFonts w:ascii="Tahoma" w:hAnsi="Tahoma" w:cs="Tahoma"/>
          <w:color w:val="8A3300"/>
          <w:sz w:val="20"/>
          <w:szCs w:val="20"/>
        </w:rPr>
        <w:t>、</w:t>
      </w:r>
      <w:r>
        <w:rPr>
          <w:rFonts w:ascii="Tahoma" w:hAnsi="Tahoma" w:cs="Tahoma"/>
          <w:color w:val="8A3300"/>
          <w:sz w:val="20"/>
          <w:szCs w:val="20"/>
        </w:rPr>
        <w:t>S[i+1]...S[n]</w:t>
      </w:r>
      <w:r>
        <w:rPr>
          <w:rFonts w:ascii="Tahoma" w:hAnsi="Tahoma" w:cs="Tahoma"/>
          <w:color w:val="8A3300"/>
          <w:sz w:val="20"/>
          <w:szCs w:val="20"/>
        </w:rPr>
        <w:t>都会发生变化。</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可以说，每次修改</w:t>
      </w:r>
      <w:r>
        <w:rPr>
          <w:rFonts w:ascii="Tahoma" w:hAnsi="Tahoma" w:cs="Tahoma"/>
          <w:color w:val="8A3300"/>
          <w:sz w:val="20"/>
          <w:szCs w:val="20"/>
        </w:rPr>
        <w:t>A[i]</w:t>
      </w:r>
      <w:r>
        <w:rPr>
          <w:rFonts w:ascii="Tahoma" w:hAnsi="Tahoma" w:cs="Tahoma"/>
          <w:color w:val="8A3300"/>
          <w:sz w:val="20"/>
          <w:szCs w:val="20"/>
        </w:rPr>
        <w:t>后，调整前缀和</w:t>
      </w:r>
      <w:r>
        <w:rPr>
          <w:rFonts w:ascii="Tahoma" w:hAnsi="Tahoma" w:cs="Tahoma"/>
          <w:color w:val="8A3300"/>
          <w:sz w:val="20"/>
          <w:szCs w:val="20"/>
        </w:rPr>
        <w:t>S[]</w:t>
      </w:r>
      <w:r>
        <w:rPr>
          <w:rFonts w:ascii="Tahoma" w:hAnsi="Tahoma" w:cs="Tahoma"/>
          <w:color w:val="8A3300"/>
          <w:sz w:val="20"/>
          <w:szCs w:val="20"/>
        </w:rPr>
        <w:t>在最坏情况下会需要</w:t>
      </w:r>
      <w:r>
        <w:rPr>
          <w:rFonts w:ascii="Tahoma" w:hAnsi="Tahoma" w:cs="Tahoma"/>
          <w:color w:val="8A3300"/>
          <w:sz w:val="20"/>
          <w:szCs w:val="20"/>
        </w:rPr>
        <w:t>O(n)</w:t>
      </w:r>
      <w:r>
        <w:rPr>
          <w:rFonts w:ascii="Tahoma" w:hAnsi="Tahoma" w:cs="Tahoma"/>
          <w:color w:val="8A3300"/>
          <w:sz w:val="20"/>
          <w:szCs w:val="20"/>
        </w:rPr>
        <w:t>的时间。</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当</w:t>
      </w:r>
      <w:r>
        <w:rPr>
          <w:rFonts w:ascii="Tahoma" w:hAnsi="Tahoma" w:cs="Tahoma"/>
          <w:color w:val="8A3300"/>
          <w:sz w:val="20"/>
          <w:szCs w:val="20"/>
        </w:rPr>
        <w:t>n</w:t>
      </w:r>
      <w:r>
        <w:rPr>
          <w:rFonts w:ascii="Tahoma" w:hAnsi="Tahoma" w:cs="Tahoma"/>
          <w:color w:val="8A3300"/>
          <w:sz w:val="20"/>
          <w:szCs w:val="20"/>
        </w:rPr>
        <w:t>非常大时，程序会运行得非常缓慢。</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因此，这里我们引入</w:t>
      </w:r>
      <w:r>
        <w:rPr>
          <w:rFonts w:ascii="Tahoma" w:hAnsi="Tahoma" w:cs="Tahoma"/>
          <w:color w:val="8A3300"/>
          <w:sz w:val="20"/>
          <w:szCs w:val="20"/>
        </w:rPr>
        <w:t>“</w:t>
      </w:r>
      <w:r>
        <w:rPr>
          <w:rFonts w:ascii="Tahoma" w:hAnsi="Tahoma" w:cs="Tahoma"/>
          <w:color w:val="8A3300"/>
          <w:sz w:val="20"/>
          <w:szCs w:val="20"/>
        </w:rPr>
        <w:t>树状数组</w:t>
      </w:r>
      <w:r>
        <w:rPr>
          <w:rFonts w:ascii="Tahoma" w:hAnsi="Tahoma" w:cs="Tahoma"/>
          <w:color w:val="8A3300"/>
          <w:sz w:val="20"/>
          <w:szCs w:val="20"/>
        </w:rPr>
        <w:t>”</w:t>
      </w:r>
      <w:r>
        <w:rPr>
          <w:rFonts w:ascii="Tahoma" w:hAnsi="Tahoma" w:cs="Tahoma"/>
          <w:color w:val="8A3300"/>
          <w:sz w:val="20"/>
          <w:szCs w:val="20"/>
        </w:rPr>
        <w:t>，它的修改与求和都是</w:t>
      </w:r>
      <w:r>
        <w:rPr>
          <w:rFonts w:ascii="Tahoma" w:hAnsi="Tahoma" w:cs="Tahoma"/>
          <w:color w:val="8A3300"/>
          <w:sz w:val="20"/>
          <w:szCs w:val="20"/>
        </w:rPr>
        <w:t>O(logn)</w:t>
      </w:r>
      <w:r>
        <w:rPr>
          <w:rFonts w:ascii="Tahoma" w:hAnsi="Tahoma" w:cs="Tahoma"/>
          <w:color w:val="8A3300"/>
          <w:sz w:val="20"/>
          <w:szCs w:val="20"/>
        </w:rPr>
        <w:t>的，效率非常高。</w:t>
      </w:r>
    </w:p>
    <w:p w:rsidR="005D2020" w:rsidRDefault="005D2020" w:rsidP="005D2020">
      <w:pPr>
        <w:rPr>
          <w:rFonts w:ascii="宋体" w:hAnsi="宋体" w:cs="宋体"/>
          <w:sz w:val="24"/>
          <w:szCs w:val="24"/>
        </w:rPr>
      </w:pPr>
      <w:r>
        <w:rPr>
          <w:noProof/>
        </w:rPr>
        <w:lastRenderedPageBreak/>
        <w:drawing>
          <wp:inline distT="0" distB="0" distL="0" distR="0">
            <wp:extent cx="4762500" cy="3057525"/>
            <wp:effectExtent l="0" t="0" r="0" b="9525"/>
            <wp:docPr id="4" name="图片 4" descr="http://img.blog.csdn.net/2013042815504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4281550455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令这棵树的结点编号为</w:t>
      </w:r>
      <w:r>
        <w:rPr>
          <w:rFonts w:ascii="Tahoma" w:hAnsi="Tahoma" w:cs="Tahoma"/>
          <w:color w:val="8A3300"/>
          <w:sz w:val="20"/>
          <w:szCs w:val="20"/>
        </w:rPr>
        <w:t>C1</w:t>
      </w:r>
      <w:r>
        <w:rPr>
          <w:rFonts w:ascii="Tahoma" w:hAnsi="Tahoma" w:cs="Tahoma"/>
          <w:color w:val="8A3300"/>
          <w:sz w:val="20"/>
          <w:szCs w:val="20"/>
        </w:rPr>
        <w:t>，</w:t>
      </w:r>
      <w:r>
        <w:rPr>
          <w:rFonts w:ascii="Tahoma" w:hAnsi="Tahoma" w:cs="Tahoma"/>
          <w:color w:val="8A3300"/>
          <w:sz w:val="20"/>
          <w:szCs w:val="20"/>
        </w:rPr>
        <w:t>C2...Cn</w:t>
      </w:r>
      <w:r>
        <w:rPr>
          <w:rFonts w:ascii="Tahoma" w:hAnsi="Tahoma" w:cs="Tahoma"/>
          <w:color w:val="8A3300"/>
          <w:sz w:val="20"/>
          <w:szCs w:val="20"/>
        </w:rPr>
        <w:t>。令每个结点的值为这棵树的值的总和，那么容易发现：</w:t>
      </w:r>
      <w:r>
        <w:rPr>
          <w:rFonts w:ascii="Tahoma" w:hAnsi="Tahoma" w:cs="Tahoma"/>
          <w:color w:val="8A3300"/>
          <w:sz w:val="20"/>
          <w:szCs w:val="20"/>
        </w:rPr>
        <w:t>C1 = A1C2 = A1 + A2C3 = A3C4 = A1 + A2 + A3 + A4C5 = A5C6 = A5 + A6C7 = A7C8 = A1 + A2 + A3 + A4 + A5 + A6 + A7 + A8...C16 = A1 + A2 + A3 + A4 + A5 + A6 + A7 + A8 + A9 + A10 + A11 + A12 + A13 + A14 + A15 + A16</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这里有一个有趣的性质：设节点编号为</w:t>
      </w:r>
      <w:r>
        <w:rPr>
          <w:rFonts w:ascii="Tahoma" w:hAnsi="Tahoma" w:cs="Tahoma"/>
          <w:color w:val="8A3300"/>
          <w:sz w:val="20"/>
          <w:szCs w:val="20"/>
        </w:rPr>
        <w:t>x</w:t>
      </w:r>
      <w:r>
        <w:rPr>
          <w:rFonts w:ascii="Tahoma" w:hAnsi="Tahoma" w:cs="Tahoma"/>
          <w:color w:val="8A3300"/>
          <w:sz w:val="20"/>
          <w:szCs w:val="20"/>
        </w:rPr>
        <w:t>，那么这个节点管辖的区间为</w:t>
      </w:r>
      <w:r>
        <w:rPr>
          <w:rFonts w:ascii="Tahoma" w:hAnsi="Tahoma" w:cs="Tahoma"/>
          <w:color w:val="8A3300"/>
          <w:sz w:val="20"/>
          <w:szCs w:val="20"/>
        </w:rPr>
        <w:t>2^k</w:t>
      </w:r>
      <w:r>
        <w:rPr>
          <w:rFonts w:ascii="Tahoma" w:hAnsi="Tahoma" w:cs="Tahoma"/>
          <w:color w:val="8A3300"/>
          <w:sz w:val="20"/>
          <w:szCs w:val="20"/>
        </w:rPr>
        <w:t>（其中</w:t>
      </w:r>
      <w:r>
        <w:rPr>
          <w:rFonts w:ascii="Tahoma" w:hAnsi="Tahoma" w:cs="Tahoma"/>
          <w:color w:val="8A3300"/>
          <w:sz w:val="20"/>
          <w:szCs w:val="20"/>
        </w:rPr>
        <w:t>k</w:t>
      </w:r>
      <w:r>
        <w:rPr>
          <w:rFonts w:ascii="Tahoma" w:hAnsi="Tahoma" w:cs="Tahoma"/>
          <w:color w:val="8A3300"/>
          <w:sz w:val="20"/>
          <w:szCs w:val="20"/>
        </w:rPr>
        <w:t>为</w:t>
      </w:r>
      <w:r>
        <w:rPr>
          <w:rFonts w:ascii="Tahoma" w:hAnsi="Tahoma" w:cs="Tahoma"/>
          <w:color w:val="8A3300"/>
          <w:sz w:val="20"/>
          <w:szCs w:val="20"/>
        </w:rPr>
        <w:t>x</w:t>
      </w:r>
      <w:r>
        <w:rPr>
          <w:rFonts w:ascii="Tahoma" w:hAnsi="Tahoma" w:cs="Tahoma"/>
          <w:color w:val="8A3300"/>
          <w:sz w:val="20"/>
          <w:szCs w:val="20"/>
        </w:rPr>
        <w:t>二进制末尾</w:t>
      </w:r>
      <w:r>
        <w:rPr>
          <w:rFonts w:ascii="Tahoma" w:hAnsi="Tahoma" w:cs="Tahoma"/>
          <w:color w:val="8A3300"/>
          <w:sz w:val="20"/>
          <w:szCs w:val="20"/>
        </w:rPr>
        <w:t>0</w:t>
      </w:r>
      <w:r>
        <w:rPr>
          <w:rFonts w:ascii="Tahoma" w:hAnsi="Tahoma" w:cs="Tahoma"/>
          <w:color w:val="8A3300"/>
          <w:sz w:val="20"/>
          <w:szCs w:val="20"/>
        </w:rPr>
        <w:t>的个数）个元素。因为这个区间最后一个元素必然为</w:t>
      </w:r>
      <w:r>
        <w:rPr>
          <w:rFonts w:ascii="Tahoma" w:hAnsi="Tahoma" w:cs="Tahoma"/>
          <w:color w:val="8A3300"/>
          <w:sz w:val="20"/>
          <w:szCs w:val="20"/>
        </w:rPr>
        <w:t>Ax</w:t>
      </w:r>
      <w:r>
        <w:rPr>
          <w:rFonts w:ascii="Tahoma" w:hAnsi="Tahoma" w:cs="Tahoma"/>
          <w:color w:val="8A3300"/>
          <w:sz w:val="20"/>
          <w:szCs w:val="20"/>
        </w:rPr>
        <w:t>，所以很明显：</w:t>
      </w:r>
      <w:r>
        <w:rPr>
          <w:rFonts w:ascii="Tahoma" w:hAnsi="Tahoma" w:cs="Tahoma"/>
          <w:color w:val="8A3300"/>
          <w:sz w:val="20"/>
          <w:szCs w:val="20"/>
        </w:rPr>
        <w:t>Cn = A(n – 2^k + 1) + ... + An</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算这个</w:t>
      </w:r>
      <w:r>
        <w:rPr>
          <w:rFonts w:ascii="Tahoma" w:hAnsi="Tahoma" w:cs="Tahoma"/>
          <w:color w:val="8A3300"/>
          <w:sz w:val="20"/>
          <w:szCs w:val="20"/>
        </w:rPr>
        <w:t>2^k</w:t>
      </w:r>
      <w:r>
        <w:rPr>
          <w:rFonts w:ascii="Tahoma" w:hAnsi="Tahoma" w:cs="Tahoma"/>
          <w:color w:val="8A3300"/>
          <w:sz w:val="20"/>
          <w:szCs w:val="20"/>
        </w:rPr>
        <w:t>有一个快捷的办法，定义一个函数如下即可：</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1"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x&amp;(x^(x–1));  </w:t>
      </w:r>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利用机器补码特性，也可以写成：</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例如对于节点</w:t>
      </w:r>
      <w:r>
        <w:rPr>
          <w:rFonts w:ascii="Tahoma" w:hAnsi="Tahoma" w:cs="Tahoma"/>
          <w:color w:val="8A3300"/>
          <w:sz w:val="20"/>
          <w:szCs w:val="20"/>
        </w:rPr>
        <w:t>5</w:t>
      </w:r>
      <w:r>
        <w:rPr>
          <w:rFonts w:ascii="Tahoma" w:hAnsi="Tahoma" w:cs="Tahoma"/>
          <w:color w:val="8A3300"/>
          <w:sz w:val="20"/>
          <w:szCs w:val="20"/>
        </w:rPr>
        <w:t>，补码为</w:t>
      </w:r>
      <w:r>
        <w:rPr>
          <w:rFonts w:ascii="Tahoma" w:hAnsi="Tahoma" w:cs="Tahoma"/>
          <w:color w:val="8A3300"/>
          <w:sz w:val="20"/>
          <w:szCs w:val="20"/>
        </w:rPr>
        <w:t>000...0101</w:t>
      </w:r>
      <w:r>
        <w:rPr>
          <w:rFonts w:ascii="Tahoma" w:hAnsi="Tahoma" w:cs="Tahoma"/>
          <w:color w:val="8A3300"/>
          <w:sz w:val="20"/>
          <w:szCs w:val="20"/>
        </w:rPr>
        <w:t>，</w:t>
      </w:r>
      <w:r>
        <w:rPr>
          <w:rFonts w:ascii="Tahoma" w:hAnsi="Tahoma" w:cs="Tahoma"/>
          <w:color w:val="8A3300"/>
          <w:sz w:val="20"/>
          <w:szCs w:val="20"/>
        </w:rPr>
        <w:t>-5</w:t>
      </w:r>
      <w:r>
        <w:rPr>
          <w:rFonts w:ascii="Tahoma" w:hAnsi="Tahoma" w:cs="Tahoma"/>
          <w:color w:val="8A3300"/>
          <w:sz w:val="20"/>
          <w:szCs w:val="20"/>
        </w:rPr>
        <w:t>的原码为</w:t>
      </w:r>
      <w:r>
        <w:rPr>
          <w:rFonts w:ascii="Tahoma" w:hAnsi="Tahoma" w:cs="Tahoma"/>
          <w:color w:val="8A3300"/>
          <w:sz w:val="20"/>
          <w:szCs w:val="20"/>
        </w:rPr>
        <w:t>100...0101</w:t>
      </w:r>
      <w:r>
        <w:rPr>
          <w:rFonts w:ascii="Tahoma" w:hAnsi="Tahoma" w:cs="Tahoma"/>
          <w:color w:val="8A3300"/>
          <w:sz w:val="20"/>
          <w:szCs w:val="20"/>
        </w:rPr>
        <w:t>，补码为</w:t>
      </w:r>
      <w:r>
        <w:rPr>
          <w:rFonts w:ascii="Tahoma" w:hAnsi="Tahoma" w:cs="Tahoma"/>
          <w:color w:val="8A3300"/>
          <w:sz w:val="20"/>
          <w:szCs w:val="20"/>
        </w:rPr>
        <w:t>011...1011</w:t>
      </w:r>
      <w:r>
        <w:rPr>
          <w:rFonts w:ascii="Tahoma" w:hAnsi="Tahoma" w:cs="Tahoma"/>
          <w:color w:val="8A3300"/>
          <w:sz w:val="20"/>
          <w:szCs w:val="20"/>
        </w:rPr>
        <w:t>，机器计算的时候根据补码来计算，可知</w:t>
      </w:r>
      <w:r>
        <w:rPr>
          <w:rFonts w:ascii="Tahoma" w:hAnsi="Tahoma" w:cs="Tahoma"/>
          <w:color w:val="8A3300"/>
          <w:sz w:val="20"/>
          <w:szCs w:val="20"/>
        </w:rPr>
        <w:t xml:space="preserve"> 5&amp;(-5)=000...0001</w:t>
      </w:r>
      <w:r>
        <w:rPr>
          <w:rFonts w:ascii="Tahoma" w:hAnsi="Tahoma" w:cs="Tahoma"/>
          <w:color w:val="8A3300"/>
          <w:sz w:val="20"/>
          <w:szCs w:val="20"/>
        </w:rPr>
        <w:t>，那么</w:t>
      </w:r>
      <w:r>
        <w:rPr>
          <w:rFonts w:ascii="Tahoma" w:hAnsi="Tahoma" w:cs="Tahoma"/>
          <w:color w:val="8A3300"/>
          <w:sz w:val="20"/>
          <w:szCs w:val="20"/>
        </w:rPr>
        <w:t>5</w:t>
      </w:r>
      <w:r>
        <w:rPr>
          <w:rFonts w:ascii="Tahoma" w:hAnsi="Tahoma" w:cs="Tahoma"/>
          <w:color w:val="8A3300"/>
          <w:sz w:val="20"/>
          <w:szCs w:val="20"/>
        </w:rPr>
        <w:t>节点管辖的区间为</w:t>
      </w:r>
      <w:r>
        <w:rPr>
          <w:rFonts w:ascii="Tahoma" w:hAnsi="Tahoma" w:cs="Tahoma"/>
          <w:color w:val="8A3300"/>
          <w:sz w:val="20"/>
          <w:szCs w:val="20"/>
        </w:rPr>
        <w:t>2^0</w:t>
      </w:r>
      <w:r>
        <w:rPr>
          <w:rFonts w:ascii="Tahoma" w:hAnsi="Tahoma" w:cs="Tahoma"/>
          <w:color w:val="8A3300"/>
          <w:sz w:val="20"/>
          <w:szCs w:val="20"/>
        </w:rPr>
        <w:t>，即一个节点</w:t>
      </w:r>
      <w:r>
        <w:rPr>
          <w:rFonts w:ascii="Tahoma" w:hAnsi="Tahoma" w:cs="Tahoma"/>
          <w:color w:val="8A3300"/>
          <w:sz w:val="20"/>
          <w:szCs w:val="20"/>
        </w:rPr>
        <w:t>”5“</w:t>
      </w:r>
      <w:r>
        <w:rPr>
          <w:rFonts w:ascii="Tahoma"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下面给出树状数组应用中的几个关键函数：</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5"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7"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sum(</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res= 0;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sidR="008E63DB">
        <w:rPr>
          <w:rFonts w:ascii="Consolas" w:hAnsi="Consolas" w:cs="Consolas"/>
          <w:color w:val="000000"/>
          <w:sz w:val="18"/>
          <w:szCs w:val="18"/>
          <w:bdr w:val="none" w:sz="0" w:space="0" w:color="auto" w:frame="1"/>
        </w:rPr>
        <w:t>(</w:t>
      </w:r>
      <w:r w:rsidR="008E63DB">
        <w:rPr>
          <w:rFonts w:ascii="Consolas" w:hAnsi="Consolas" w:cs="Consolas" w:hint="eastAsia"/>
          <w:color w:val="000000"/>
          <w:sz w:val="18"/>
          <w:szCs w:val="18"/>
          <w:bdr w:val="none" w:sz="0" w:space="0" w:color="auto" w:frame="1"/>
        </w:rPr>
        <w:t>pos</w:t>
      </w:r>
      <w:r>
        <w:rPr>
          <w:rFonts w:ascii="Consolas" w:hAnsi="Consolas" w:cs="Consolas"/>
          <w:color w:val="000000"/>
          <w:sz w:val="18"/>
          <w:szCs w:val="18"/>
          <w:bdr w:val="none" w:sz="0" w:space="0" w:color="auto" w:frame="1"/>
        </w:rPr>
        <w:t> &gt; 0)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c[pos];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res;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9"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(pos &lt;= n)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c[pos] +=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80BF4" w:rsidRPr="00A80BF4" w:rsidRDefault="005D2020" w:rsidP="00A80BF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80BF4" w:rsidRPr="007F08A0" w:rsidRDefault="00A80BF4" w:rsidP="00A80BF4">
      <w:pPr>
        <w:rPr>
          <w:color w:val="FF0000"/>
        </w:rPr>
      </w:pPr>
      <w:r w:rsidRPr="007F08A0">
        <w:rPr>
          <w:rFonts w:hint="eastAsia"/>
          <w:color w:val="FF0000"/>
        </w:rPr>
        <w:t>五种解法，转自：</w:t>
      </w:r>
      <w:r w:rsidRPr="007F08A0">
        <w:rPr>
          <w:color w:val="FF0000"/>
        </w:rPr>
        <w:t>http://blog.csdn.net/sinat_29278271/article/details/47291659</w:t>
      </w:r>
    </w:p>
    <w:p w:rsidR="00A80BF4" w:rsidRDefault="00A80BF4" w:rsidP="00A80BF4">
      <w:pPr>
        <w:pStyle w:val="2"/>
      </w:pPr>
      <w:bookmarkStart w:id="57" w:name="_Toc524422033"/>
      <w:r>
        <w:rPr>
          <w:rFonts w:hint="eastAsia"/>
        </w:rPr>
        <w:lastRenderedPageBreak/>
        <w:t>解题思路</w:t>
      </w:r>
      <w:bookmarkEnd w:id="57"/>
    </w:p>
    <w:p w:rsidR="00A80BF4" w:rsidRDefault="00A80BF4" w:rsidP="00A80BF4">
      <w:pPr>
        <w:shd w:val="clear" w:color="auto" w:fill="FAFAFA"/>
        <w:spacing w:line="216" w:lineRule="atLeast"/>
        <w:textAlignment w:val="baseline"/>
        <w:rPr>
          <w:rFonts w:ascii="Verdana" w:eastAsia="微软雅黑" w:hAnsi="Verdana"/>
          <w:color w:val="333333"/>
          <w:sz w:val="24"/>
          <w:szCs w:val="24"/>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Cs w:val="21"/>
        </w:rPr>
        <w:t> </w:t>
      </w:r>
      <w:r>
        <w:rPr>
          <w:rFonts w:ascii="Verdana" w:eastAsia="微软雅黑" w:hAnsi="Verdana"/>
          <w:color w:val="333333"/>
          <w:sz w:val="27"/>
          <w:szCs w:val="27"/>
        </w:rPr>
        <w:t>  </w:t>
      </w:r>
      <w:r>
        <w:rPr>
          <w:rFonts w:ascii="Verdana" w:eastAsia="微软雅黑" w:hAnsi="Verdana"/>
          <w:color w:val="333333"/>
          <w:sz w:val="18"/>
          <w:szCs w:val="18"/>
        </w:rPr>
        <w:t>题目的大意是维护一个能随时返回中位数的栈，这个问题其实可以直接简化为维护一个能返回中位数同时支持插入和删除的数据结构。本身解法比较多样，网上能找到的解法有三种，个人感觉都很有启发性，所以加上我的解法在此做个总结。</w:t>
      </w:r>
    </w:p>
    <w:p w:rsidR="00A80BF4" w:rsidRDefault="00A80BF4" w:rsidP="00A80BF4">
      <w:pPr>
        <w:shd w:val="clear" w:color="auto" w:fill="FAFAFA"/>
        <w:spacing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因为题目中说明每个数据都在</w:t>
      </w:r>
      <w:r>
        <w:rPr>
          <w:rFonts w:ascii="Verdana" w:eastAsia="微软雅黑" w:hAnsi="Verdana"/>
          <w:color w:val="333333"/>
          <w:sz w:val="18"/>
          <w:szCs w:val="18"/>
        </w:rPr>
        <w:t>[1,100000]</w:t>
      </w:r>
      <w:r>
        <w:rPr>
          <w:rFonts w:ascii="Verdana" w:eastAsia="微软雅黑" w:hAnsi="Verdana"/>
          <w:color w:val="333333"/>
          <w:sz w:val="18"/>
          <w:szCs w:val="18"/>
        </w:rPr>
        <w:t>之间，所以很朴素的一种解法就是设立一个</w:t>
      </w:r>
      <w:r>
        <w:rPr>
          <w:rFonts w:ascii="Verdana" w:eastAsia="微软雅黑" w:hAnsi="Verdana"/>
          <w:color w:val="333333"/>
          <w:sz w:val="18"/>
          <w:szCs w:val="18"/>
        </w:rPr>
        <w:t>Count[100005]</w:t>
      </w:r>
      <w:r>
        <w:rPr>
          <w:rFonts w:ascii="Verdana" w:eastAsia="微软雅黑" w:hAnsi="Verdana"/>
          <w:color w:val="333333"/>
          <w:sz w:val="18"/>
          <w:szCs w:val="18"/>
        </w:rPr>
        <w:t>。插入</w:t>
      </w:r>
      <w:r>
        <w:rPr>
          <w:rFonts w:ascii="Verdana" w:eastAsia="微软雅黑" w:hAnsi="Verdana"/>
          <w:color w:val="333333"/>
          <w:sz w:val="18"/>
          <w:szCs w:val="18"/>
        </w:rPr>
        <w:t>n</w:t>
      </w:r>
      <w:r>
        <w:rPr>
          <w:rFonts w:ascii="Verdana" w:eastAsia="微软雅黑" w:hAnsi="Verdana"/>
          <w:color w:val="333333"/>
          <w:sz w:val="18"/>
          <w:szCs w:val="18"/>
        </w:rPr>
        <w:t>的时候</w:t>
      </w:r>
      <w:r>
        <w:rPr>
          <w:rFonts w:ascii="Verdana" w:eastAsia="微软雅黑" w:hAnsi="Verdana"/>
          <w:color w:val="333333"/>
          <w:sz w:val="18"/>
          <w:szCs w:val="18"/>
        </w:rPr>
        <w:t>Count[n]++</w:t>
      </w:r>
      <w:r>
        <w:rPr>
          <w:rFonts w:ascii="Verdana" w:eastAsia="微软雅黑" w:hAnsi="Verdana"/>
          <w:color w:val="333333"/>
          <w:sz w:val="18"/>
          <w:szCs w:val="18"/>
        </w:rPr>
        <w:t>，删除的时候</w:t>
      </w:r>
      <w:r>
        <w:rPr>
          <w:rFonts w:ascii="Verdana" w:eastAsia="微软雅黑" w:hAnsi="Verdana"/>
          <w:color w:val="333333"/>
          <w:sz w:val="18"/>
          <w:szCs w:val="18"/>
        </w:rPr>
        <w:t>Count[n]--</w:t>
      </w:r>
      <w:r>
        <w:rPr>
          <w:rFonts w:ascii="Verdana" w:eastAsia="微软雅黑" w:hAnsi="Verdana"/>
          <w:color w:val="333333"/>
          <w:sz w:val="18"/>
          <w:szCs w:val="18"/>
        </w:rPr>
        <w:t>，查找的时候遍历数组，寻找前缀和为（</w:t>
      </w:r>
      <w:r>
        <w:rPr>
          <w:rFonts w:ascii="Verdana" w:eastAsia="微软雅黑" w:hAnsi="Verdana"/>
          <w:color w:val="333333"/>
          <w:sz w:val="18"/>
          <w:szCs w:val="18"/>
        </w:rPr>
        <w:t>size+1)/2</w:t>
      </w:r>
      <w:r>
        <w:rPr>
          <w:rFonts w:ascii="Verdana" w:eastAsia="微软雅黑" w:hAnsi="Verdana"/>
          <w:color w:val="333333"/>
          <w:sz w:val="18"/>
          <w:szCs w:val="18"/>
        </w:rPr>
        <w:t>的下标。但是</w:t>
      </w:r>
      <w:r>
        <w:rPr>
          <w:rFonts w:ascii="Verdana" w:eastAsia="微软雅黑" w:hAnsi="Verdana"/>
          <w:color w:val="333333"/>
          <w:sz w:val="18"/>
          <w:szCs w:val="18"/>
        </w:rPr>
        <w:t>10^5</w:t>
      </w:r>
      <w:r>
        <w:rPr>
          <w:rFonts w:ascii="Verdana" w:eastAsia="微软雅黑" w:hAnsi="Verdana"/>
          <w:color w:val="333333"/>
          <w:sz w:val="18"/>
          <w:szCs w:val="18"/>
        </w:rPr>
        <w:t>本身是个比较大的数字，在多次查找之后果断超时了，怎么办呢？当然要做优化。</w:t>
      </w:r>
    </w:p>
    <w:p w:rsidR="00A80BF4" w:rsidRDefault="00A80BF4" w:rsidP="00A80BF4">
      <w:pPr>
        <w:pStyle w:val="2"/>
        <w:shd w:val="clear" w:color="auto" w:fill="FAFAFA"/>
        <w:spacing w:before="0" w:after="0" w:line="216" w:lineRule="atLeast"/>
        <w:textAlignment w:val="baseline"/>
        <w:rPr>
          <w:rFonts w:ascii="Verdana" w:eastAsia="微软雅黑" w:hAnsi="Verdana"/>
          <w:b w:val="0"/>
          <w:bCs w:val="0"/>
          <w:color w:val="333333"/>
          <w:sz w:val="45"/>
          <w:szCs w:val="45"/>
        </w:rPr>
      </w:pPr>
      <w:bookmarkStart w:id="58" w:name="t2"/>
      <w:bookmarkStart w:id="59" w:name="_Toc524422034"/>
      <w:bookmarkEnd w:id="58"/>
      <w:r>
        <w:rPr>
          <w:rFonts w:ascii="Verdana" w:eastAsia="微软雅黑" w:hAnsi="Verdana"/>
          <w:b w:val="0"/>
          <w:bCs w:val="0"/>
          <w:color w:val="333333"/>
          <w:sz w:val="27"/>
          <w:szCs w:val="27"/>
        </w:rPr>
        <w:t>1.</w:t>
      </w:r>
      <w:r>
        <w:rPr>
          <w:rFonts w:ascii="Verdana" w:eastAsia="微软雅黑" w:hAnsi="Verdana"/>
          <w:b w:val="0"/>
          <w:bCs w:val="0"/>
          <w:color w:val="333333"/>
          <w:sz w:val="27"/>
          <w:szCs w:val="27"/>
        </w:rPr>
        <w:t>树状数组</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二分查找</w:t>
      </w:r>
      <w:bookmarkEnd w:id="59"/>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树状数组</w:t>
      </w:r>
      <w:r>
        <w:rPr>
          <w:rFonts w:ascii="Verdana" w:eastAsia="微软雅黑" w:hAnsi="Verdana"/>
          <w:color w:val="333333"/>
          <w:sz w:val="18"/>
          <w:szCs w:val="18"/>
        </w:rPr>
        <w:t>(</w:t>
      </w:r>
      <w:r>
        <w:rPr>
          <w:rFonts w:ascii="Arial" w:eastAsia="微软雅黑" w:hAnsi="Arial" w:cs="Arial"/>
          <w:color w:val="333333"/>
          <w:sz w:val="18"/>
          <w:szCs w:val="18"/>
        </w:rPr>
        <w:t>Binary Indexed Tree(BIT)</w:t>
      </w:r>
      <w:r>
        <w:rPr>
          <w:rFonts w:ascii="Verdana" w:eastAsia="微软雅黑" w:hAnsi="Verdana"/>
          <w:color w:val="333333"/>
          <w:sz w:val="18"/>
          <w:szCs w:val="18"/>
        </w:rPr>
        <w:t>)</w:t>
      </w:r>
      <w:r>
        <w:rPr>
          <w:rFonts w:ascii="Verdana" w:eastAsia="微软雅黑" w:hAnsi="Verdana"/>
          <w:color w:val="333333"/>
          <w:sz w:val="18"/>
          <w:szCs w:val="18"/>
        </w:rPr>
        <w:t>是一种能高效查找前缀和的数据结构，</w:t>
      </w:r>
      <w:del w:id="60" w:author="Unknown">
        <w:r>
          <w:rPr>
            <w:rFonts w:ascii="Verdana" w:eastAsia="微软雅黑" w:hAnsi="Verdana"/>
            <w:color w:val="333333"/>
            <w:sz w:val="18"/>
            <w:szCs w:val="18"/>
          </w:rPr>
          <w:delText>具体实现原理见鄙人还没写好的拙作《树状数组的复习》</w:delText>
        </w:r>
      </w:del>
      <w:r>
        <w:rPr>
          <w:rFonts w:ascii="Verdana" w:eastAsia="微软雅黑" w:hAnsi="Verdana"/>
          <w:color w:val="333333"/>
          <w:sz w:val="18"/>
          <w:szCs w:val="18"/>
        </w:rPr>
        <w:t>。使用树状数组是为了能进行二分查找，原先遍历</w:t>
      </w:r>
      <w:r>
        <w:rPr>
          <w:rFonts w:ascii="Verdana" w:eastAsia="微软雅黑" w:hAnsi="Verdana"/>
          <w:color w:val="333333"/>
          <w:sz w:val="18"/>
          <w:szCs w:val="18"/>
        </w:rPr>
        <w:t>Count</w:t>
      </w:r>
      <w:r>
        <w:rPr>
          <w:rFonts w:ascii="Verdana" w:eastAsia="微软雅黑" w:hAnsi="Verdana"/>
          <w:color w:val="333333"/>
          <w:sz w:val="18"/>
          <w:szCs w:val="18"/>
        </w:rPr>
        <w:t>数组，最多的时候能遍历</w:t>
      </w:r>
      <w:r>
        <w:rPr>
          <w:rFonts w:ascii="Verdana" w:eastAsia="微软雅黑" w:hAnsi="Verdana"/>
          <w:color w:val="333333"/>
          <w:sz w:val="18"/>
          <w:szCs w:val="18"/>
        </w:rPr>
        <w:t>10^5</w:t>
      </w:r>
      <w:r>
        <w:rPr>
          <w:rFonts w:ascii="Verdana" w:eastAsia="微软雅黑" w:hAnsi="Verdana"/>
          <w:color w:val="333333"/>
          <w:sz w:val="18"/>
          <w:szCs w:val="18"/>
        </w:rPr>
        <w:t>次，运用二分查找可以将查找次数优化为</w:t>
      </w:r>
      <w:r>
        <w:rPr>
          <w:rFonts w:ascii="Verdana" w:eastAsia="微软雅黑" w:hAnsi="Verdana"/>
          <w:color w:val="333333"/>
          <w:sz w:val="18"/>
          <w:szCs w:val="18"/>
        </w:rPr>
        <w:t>lg(10^5)/lg(2)  &lt; 15</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下面是代码</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lowbit(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n&amp;(-n);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size):Size(size+1)  </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想想看还是</w:t>
      </w:r>
      <w:r>
        <w:rPr>
          <w:rStyle w:val="comment"/>
          <w:rFonts w:ascii="Consolas" w:eastAsia="微软雅黑" w:hAnsi="Consolas" w:cs="Consolas"/>
          <w:color w:val="008200"/>
          <w:sz w:val="18"/>
          <w:szCs w:val="18"/>
          <w:bdr w:val="none" w:sz="0" w:space="0" w:color="auto" w:frame="1"/>
        </w:rPr>
        <w:t>+1</w:t>
      </w:r>
      <w:r>
        <w:rPr>
          <w:rStyle w:val="comment"/>
          <w:rFonts w:ascii="Consolas" w:eastAsia="微软雅黑" w:hAnsi="Consolas" w:cs="Consolas"/>
          <w:color w:val="008200"/>
          <w:sz w:val="18"/>
          <w:szCs w:val="18"/>
          <w:bdr w:val="none" w:sz="0" w:space="0" w:color="auto" w:frame="1"/>
        </w:rPr>
        <w:t>好了，要不申请了</w:t>
      </w:r>
      <w:r>
        <w:rPr>
          <w:rStyle w:val="comment"/>
          <w:rFonts w:ascii="Consolas" w:eastAsia="微软雅黑" w:hAnsi="Consolas" w:cs="Consolas"/>
          <w:color w:val="008200"/>
          <w:sz w:val="18"/>
          <w:szCs w:val="18"/>
          <w:bdr w:val="none" w:sz="0" w:space="0" w:color="auto" w:frame="1"/>
        </w:rPr>
        <w:t>100</w:t>
      </w:r>
      <w:r>
        <w:rPr>
          <w:rStyle w:val="comment"/>
          <w:rFonts w:ascii="Consolas" w:eastAsia="微软雅黑" w:hAnsi="Consolas" w:cs="Consolas"/>
          <w:color w:val="008200"/>
          <w:sz w:val="18"/>
          <w:szCs w:val="18"/>
          <w:bdr w:val="none" w:sz="0" w:space="0" w:color="auto" w:frame="1"/>
        </w:rPr>
        <w:t>的空间只能用到</w:t>
      </w:r>
      <w:r>
        <w:rPr>
          <w:rStyle w:val="comment"/>
          <w:rFonts w:ascii="Consolas" w:eastAsia="微软雅黑" w:hAnsi="Consolas" w:cs="Consolas"/>
          <w:color w:val="008200"/>
          <w:sz w:val="18"/>
          <w:szCs w:val="18"/>
          <w:bdr w:val="none" w:sz="0" w:space="0" w:color="auto" w:frame="1"/>
        </w:rPr>
        <w:t>99</w:t>
      </w:r>
      <w:r>
        <w:rPr>
          <w:rStyle w:val="comment"/>
          <w:rFonts w:ascii="Consolas" w:eastAsia="微软雅黑" w:hAnsi="Consolas" w:cs="Consolas"/>
          <w:color w:val="008200"/>
          <w:sz w:val="18"/>
          <w:szCs w:val="18"/>
          <w:bdr w:val="none" w:sz="0" w:space="0" w:color="auto" w:frame="1"/>
        </w:rPr>
        <w:t>感觉太奇怪了</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i=0;i&lt;Size;i++)</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还没试过用</w:t>
      </w:r>
      <w:r>
        <w:rPr>
          <w:rStyle w:val="comment"/>
          <w:rFonts w:ascii="Consolas" w:eastAsia="微软雅黑" w:hAnsi="Consolas" w:cs="Consolas"/>
          <w:color w:val="008200"/>
          <w:sz w:val="18"/>
          <w:szCs w:val="18"/>
          <w:bdr w:val="none" w:sz="0" w:space="0" w:color="auto" w:frame="1"/>
        </w:rPr>
        <w:t>memset</w:t>
      </w:r>
      <w:r>
        <w:rPr>
          <w:rStyle w:val="comment"/>
          <w:rFonts w:ascii="Consolas" w:eastAsia="微软雅黑" w:hAnsi="Consolas" w:cs="Consolas"/>
          <w:color w:val="008200"/>
          <w:sz w:val="18"/>
          <w:szCs w:val="18"/>
          <w:bdr w:val="none" w:sz="0" w:space="0" w:color="auto" w:frame="1"/>
        </w:rPr>
        <w:t>初始化，下次试试</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/*[0,right]*/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sum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sum += Elem[right];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lowbit(right);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sum;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/*[left,right]*/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GetSum(left-1) - GetSum(right);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(index &lt;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Elem[index] += value;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index += lowbit(index);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BIT bit(100000);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 (size+1)/2;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 = 1,right = 100000,mid;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(left&lt;right)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mid = (left+right)/2;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(bit.GetSum(mid)&lt;index)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left = mid+1;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mid;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left;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}&lt;/span&gt;  </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lastRenderedPageBreak/>
        <w:t> </w:t>
      </w:r>
      <w:r>
        <w:rPr>
          <w:rFonts w:ascii="Verdana" w:eastAsia="微软雅黑" w:hAnsi="Verdana"/>
          <w:noProof/>
          <w:color w:val="333333"/>
        </w:rPr>
        <w:drawing>
          <wp:inline distT="0" distB="0" distL="0" distR="0">
            <wp:extent cx="10753725" cy="3067050"/>
            <wp:effectExtent l="0" t="0" r="9525" b="0"/>
            <wp:docPr id="10" name="图片 10" descr="http://img.blog.csdn.net/2015081403052723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814030527236?watermark/2/text/aHR0cDovL2Jsb2cuY3Nkbi5uZXQv/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53725" cy="3067050"/>
                    </a:xfrm>
                    <a:prstGeom prst="rect">
                      <a:avLst/>
                    </a:prstGeom>
                    <a:noFill/>
                    <a:ln>
                      <a:noFill/>
                    </a:ln>
                  </pic:spPr>
                </pic:pic>
              </a:graphicData>
            </a:graphic>
          </wp:inline>
        </w:drawing>
      </w:r>
    </w:p>
    <w:p w:rsidR="00A80BF4" w:rsidRDefault="00A80BF4" w:rsidP="00A80BF4">
      <w:pPr>
        <w:pStyle w:val="2"/>
        <w:shd w:val="clear" w:color="auto" w:fill="FAFAFA"/>
        <w:spacing w:before="0" w:after="0"/>
        <w:textAlignment w:val="baseline"/>
        <w:rPr>
          <w:rFonts w:ascii="Verdana" w:eastAsia="微软雅黑" w:hAnsi="Verdana"/>
          <w:b w:val="0"/>
          <w:bCs w:val="0"/>
          <w:color w:val="333333"/>
          <w:sz w:val="45"/>
          <w:szCs w:val="45"/>
        </w:rPr>
      </w:pPr>
      <w:bookmarkStart w:id="61" w:name="t3"/>
      <w:bookmarkStart w:id="62" w:name="_Toc524422035"/>
      <w:bookmarkEnd w:id="61"/>
      <w:r>
        <w:rPr>
          <w:rFonts w:ascii="Verdana" w:eastAsia="微软雅黑" w:hAnsi="Verdana"/>
          <w:b w:val="0"/>
          <w:bCs w:val="0"/>
          <w:color w:val="333333"/>
          <w:sz w:val="27"/>
          <w:szCs w:val="27"/>
        </w:rPr>
        <w:t>2.</w:t>
      </w:r>
      <w:r>
        <w:rPr>
          <w:rFonts w:ascii="Verdana" w:eastAsia="微软雅黑" w:hAnsi="Verdana"/>
          <w:b w:val="0"/>
          <w:bCs w:val="0"/>
          <w:color w:val="333333"/>
          <w:sz w:val="27"/>
          <w:szCs w:val="27"/>
        </w:rPr>
        <w:t>分桶法（分治，分层</w:t>
      </w:r>
      <w:r>
        <w:rPr>
          <w:rFonts w:ascii="Verdana" w:eastAsia="微软雅黑" w:hAnsi="Verdana"/>
          <w:b w:val="0"/>
          <w:bCs w:val="0"/>
          <w:color w:val="333333"/>
          <w:sz w:val="27"/>
          <w:szCs w:val="27"/>
        </w:rPr>
        <w:t>HASH</w:t>
      </w:r>
      <w:r>
        <w:rPr>
          <w:rFonts w:ascii="Verdana" w:eastAsia="微软雅黑" w:hAnsi="Verdana"/>
          <w:b w:val="0"/>
          <w:bCs w:val="0"/>
          <w:color w:val="333333"/>
          <w:sz w:val="27"/>
          <w:szCs w:val="27"/>
        </w:rPr>
        <w:t>，平方分割）本人快乐的原创</w:t>
      </w:r>
      <w:bookmarkEnd w:id="62"/>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 w:val="27"/>
          <w:szCs w:val="27"/>
        </w:rPr>
        <w:t> </w:t>
      </w:r>
      <w:r>
        <w:rPr>
          <w:rFonts w:ascii="Verdana" w:eastAsia="微软雅黑" w:hAnsi="Verdana"/>
          <w:color w:val="333333"/>
          <w:sz w:val="18"/>
          <w:szCs w:val="18"/>
        </w:rPr>
        <w:t>分桶法的基本思路是分治，在一开始的暴力解法中，我们可以认为</w:t>
      </w:r>
      <w:r>
        <w:rPr>
          <w:rFonts w:ascii="Verdana" w:eastAsia="微软雅黑" w:hAnsi="Verdana"/>
          <w:color w:val="333333"/>
          <w:sz w:val="18"/>
          <w:szCs w:val="18"/>
        </w:rPr>
        <w:t>Count</w:t>
      </w:r>
      <w:r>
        <w:rPr>
          <w:rFonts w:ascii="Verdana" w:eastAsia="微软雅黑" w:hAnsi="Verdana"/>
          <w:color w:val="333333"/>
          <w:sz w:val="18"/>
          <w:szCs w:val="18"/>
        </w:rPr>
        <w:t>数组是一个大的桶，这个大的桶里有</w:t>
      </w:r>
      <w:r>
        <w:rPr>
          <w:rFonts w:ascii="Verdana" w:eastAsia="微软雅黑" w:hAnsi="Verdana"/>
          <w:color w:val="333333"/>
          <w:sz w:val="18"/>
          <w:szCs w:val="18"/>
        </w:rPr>
        <w:t>5*10^5</w:t>
      </w:r>
      <w:r>
        <w:rPr>
          <w:rFonts w:ascii="Verdana" w:eastAsia="微软雅黑" w:hAnsi="Verdana"/>
          <w:color w:val="333333"/>
          <w:sz w:val="18"/>
          <w:szCs w:val="18"/>
        </w:rPr>
        <w:t>个小桶，每个小桶能装一个数，在分桶法中，我们建立多个大桶，每个桶中又有小桶，比如，我们建立多个</w:t>
      </w:r>
      <w:r>
        <w:rPr>
          <w:rFonts w:ascii="Verdana" w:eastAsia="微软雅黑" w:hAnsi="Verdana"/>
          <w:color w:val="333333"/>
          <w:sz w:val="18"/>
          <w:szCs w:val="18"/>
        </w:rPr>
        <w:t>500</w:t>
      </w:r>
      <w:r>
        <w:rPr>
          <w:rFonts w:ascii="Verdana" w:eastAsia="微软雅黑" w:hAnsi="Verdana"/>
          <w:color w:val="333333"/>
          <w:sz w:val="18"/>
          <w:szCs w:val="18"/>
        </w:rPr>
        <w:t>个大桶，每个桶的容量是</w:t>
      </w:r>
      <w:r>
        <w:rPr>
          <w:rFonts w:ascii="Verdana" w:eastAsia="微软雅黑" w:hAnsi="Verdana"/>
          <w:color w:val="333333"/>
          <w:sz w:val="18"/>
          <w:szCs w:val="18"/>
        </w:rPr>
        <w:t>100</w:t>
      </w:r>
      <w:r>
        <w:rPr>
          <w:rFonts w:ascii="Verdana" w:eastAsia="微软雅黑" w:hAnsi="Verdana"/>
          <w:color w:val="333333"/>
          <w:sz w:val="18"/>
          <w:szCs w:val="18"/>
        </w:rPr>
        <w:t>，同时记录每个大桶中存放的数据的个数，在查找的时候我们可以通过每个大桶中元素的快速定位到放置中位数的那个小桶。当然你可以认为这是一种</w:t>
      </w:r>
      <w:r>
        <w:rPr>
          <w:rFonts w:ascii="Verdana" w:eastAsia="微软雅黑" w:hAnsi="Verdana"/>
          <w:color w:val="333333"/>
          <w:sz w:val="18"/>
          <w:szCs w:val="18"/>
        </w:rPr>
        <w:t>HASH</w:t>
      </w:r>
      <w:r>
        <w:rPr>
          <w:rFonts w:ascii="Verdana" w:eastAsia="微软雅黑" w:hAnsi="Verdana"/>
          <w:color w:val="333333"/>
          <w:sz w:val="18"/>
          <w:szCs w:val="18"/>
        </w:rPr>
        <w:t>，</w:t>
      </w:r>
      <w:r>
        <w:rPr>
          <w:rFonts w:ascii="Verdana" w:eastAsia="微软雅黑" w:hAnsi="Verdana"/>
          <w:color w:val="333333"/>
          <w:sz w:val="18"/>
          <w:szCs w:val="18"/>
        </w:rPr>
        <w:t>hash(key) = key/10</w:t>
      </w:r>
      <w:r>
        <w:rPr>
          <w:rFonts w:ascii="Verdana" w:eastAsia="微软雅黑" w:hAnsi="Verdana"/>
          <w:color w:val="333333"/>
          <w:sz w:val="18"/>
          <w:szCs w:val="18"/>
        </w:rPr>
        <w:t>。设每个大桶中含有</w:t>
      </w:r>
      <w:r>
        <w:rPr>
          <w:rFonts w:ascii="Verdana" w:eastAsia="微软雅黑" w:hAnsi="Verdana"/>
          <w:color w:val="333333"/>
          <w:sz w:val="18"/>
          <w:szCs w:val="18"/>
        </w:rPr>
        <w:t>k</w:t>
      </w:r>
      <w:r>
        <w:rPr>
          <w:rFonts w:ascii="Verdana" w:eastAsia="微软雅黑" w:hAnsi="Verdana"/>
          <w:color w:val="333333"/>
          <w:sz w:val="18"/>
          <w:szCs w:val="18"/>
        </w:rPr>
        <w:t>个小桶，共有</w:t>
      </w:r>
      <w:r>
        <w:rPr>
          <w:rFonts w:ascii="Verdana" w:eastAsia="微软雅黑" w:hAnsi="Verdana"/>
          <w:color w:val="333333"/>
          <w:sz w:val="18"/>
          <w:szCs w:val="18"/>
        </w:rPr>
        <w:t>m</w:t>
      </w:r>
      <w:r>
        <w:rPr>
          <w:rFonts w:ascii="Verdana" w:eastAsia="微软雅黑" w:hAnsi="Verdana"/>
          <w:color w:val="333333"/>
          <w:sz w:val="18"/>
          <w:szCs w:val="18"/>
        </w:rPr>
        <w:t>个大桶，</w:t>
      </w:r>
      <w:r>
        <w:rPr>
          <w:rFonts w:ascii="Verdana" w:eastAsia="微软雅黑" w:hAnsi="Verdana"/>
          <w:color w:val="333333"/>
          <w:sz w:val="18"/>
          <w:szCs w:val="18"/>
        </w:rPr>
        <w:t>m*k = n</w:t>
      </w:r>
      <w:r>
        <w:rPr>
          <w:rFonts w:ascii="Verdana" w:eastAsia="微软雅黑" w:hAnsi="Verdana"/>
          <w:color w:val="333333"/>
          <w:sz w:val="18"/>
          <w:szCs w:val="18"/>
        </w:rPr>
        <w:t>为定值。则一开始我们需要遍历大小为</w:t>
      </w:r>
      <w:r>
        <w:rPr>
          <w:rFonts w:ascii="Verdana" w:eastAsia="微软雅黑" w:hAnsi="Verdana"/>
          <w:color w:val="333333"/>
          <w:sz w:val="18"/>
          <w:szCs w:val="18"/>
        </w:rPr>
        <w:t>m</w:t>
      </w:r>
      <w:r>
        <w:rPr>
          <w:rFonts w:ascii="Verdana" w:eastAsia="微软雅黑" w:hAnsi="Verdana"/>
          <w:color w:val="333333"/>
          <w:sz w:val="18"/>
          <w:szCs w:val="18"/>
        </w:rPr>
        <w:t>的大桶数组，后来要遍历大小为</w:t>
      </w:r>
      <w:r>
        <w:rPr>
          <w:rFonts w:ascii="Verdana" w:eastAsia="微软雅黑" w:hAnsi="Verdana"/>
          <w:color w:val="333333"/>
          <w:sz w:val="18"/>
          <w:szCs w:val="18"/>
        </w:rPr>
        <w:t>k</w:t>
      </w:r>
      <w:r>
        <w:rPr>
          <w:rFonts w:ascii="Verdana" w:eastAsia="微软雅黑" w:hAnsi="Verdana"/>
          <w:color w:val="333333"/>
          <w:sz w:val="18"/>
          <w:szCs w:val="18"/>
        </w:rPr>
        <w:t>的单个大桶，时间复杂度为</w:t>
      </w:r>
      <w:r>
        <w:rPr>
          <w:rFonts w:ascii="Verdana" w:eastAsia="微软雅黑" w:hAnsi="Verdana"/>
          <w:color w:val="333333"/>
          <w:sz w:val="18"/>
          <w:szCs w:val="18"/>
        </w:rPr>
        <w:t>O</w:t>
      </w:r>
      <w:r>
        <w:rPr>
          <w:rFonts w:ascii="Verdana" w:eastAsia="微软雅黑" w:hAnsi="Verdana"/>
          <w:color w:val="333333"/>
          <w:sz w:val="18"/>
          <w:szCs w:val="18"/>
        </w:rPr>
        <w:t>（</w:t>
      </w:r>
      <w:r>
        <w:rPr>
          <w:rFonts w:ascii="Verdana" w:eastAsia="微软雅黑" w:hAnsi="Verdana"/>
          <w:color w:val="333333"/>
          <w:sz w:val="18"/>
          <w:szCs w:val="18"/>
        </w:rPr>
        <w:t>max(k,m))</w:t>
      </w:r>
      <w:r>
        <w:rPr>
          <w:rFonts w:ascii="Verdana" w:eastAsia="微软雅黑" w:hAnsi="Verdana"/>
          <w:color w:val="333333"/>
          <w:sz w:val="18"/>
          <w:szCs w:val="18"/>
        </w:rPr>
        <w:t>在</w:t>
      </w:r>
      <w:r>
        <w:rPr>
          <w:rFonts w:ascii="Verdana" w:eastAsia="微软雅黑" w:hAnsi="Verdana"/>
          <w:color w:val="333333"/>
          <w:sz w:val="18"/>
          <w:szCs w:val="18"/>
        </w:rPr>
        <w:t>n*k</w:t>
      </w:r>
      <w:r>
        <w:rPr>
          <w:rFonts w:ascii="Verdana" w:eastAsia="微软雅黑" w:hAnsi="Verdana"/>
          <w:color w:val="333333"/>
          <w:sz w:val="18"/>
          <w:szCs w:val="18"/>
        </w:rPr>
        <w:t>为定值的情况下，易知</w:t>
      </w:r>
      <w:r>
        <w:rPr>
          <w:rFonts w:ascii="Verdana" w:eastAsia="微软雅黑" w:hAnsi="Verdana"/>
          <w:color w:val="333333"/>
          <w:sz w:val="18"/>
          <w:szCs w:val="18"/>
        </w:rPr>
        <w:t xml:space="preserve">m = k = </w:t>
      </w:r>
      <w:r>
        <w:rPr>
          <w:rFonts w:ascii="Verdana" w:eastAsia="微软雅黑" w:hAnsi="Verdana"/>
          <w:color w:val="333333"/>
          <w:sz w:val="18"/>
          <w:szCs w:val="18"/>
        </w:rPr>
        <w:t>（</w:t>
      </w:r>
      <w:r>
        <w:rPr>
          <w:rFonts w:ascii="Verdana" w:eastAsia="微软雅黑" w:hAnsi="Verdana"/>
          <w:color w:val="333333"/>
          <w:sz w:val="18"/>
          <w:szCs w:val="18"/>
        </w:rPr>
        <w:t>m*k</w:t>
      </w:r>
      <w:r>
        <w:rPr>
          <w:rFonts w:ascii="Verdana" w:eastAsia="微软雅黑" w:hAnsi="Verdana"/>
          <w:color w:val="333333"/>
          <w:sz w:val="18"/>
          <w:szCs w:val="18"/>
        </w:rPr>
        <w:t>）</w:t>
      </w:r>
      <w:r>
        <w:rPr>
          <w:rFonts w:ascii="Verdana" w:eastAsia="微软雅黑" w:hAnsi="Verdana"/>
          <w:color w:val="333333"/>
          <w:sz w:val="18"/>
          <w:szCs w:val="18"/>
        </w:rPr>
        <w:t>^(1/2)</w:t>
      </w:r>
      <w:r>
        <w:rPr>
          <w:rFonts w:ascii="Verdana" w:eastAsia="微软雅黑" w:hAnsi="Verdana"/>
          <w:color w:val="333333"/>
          <w:sz w:val="18"/>
          <w:szCs w:val="18"/>
        </w:rPr>
        <w:t>的时候效率最高为</w:t>
      </w:r>
      <w:r>
        <w:rPr>
          <w:rFonts w:ascii="Verdana" w:eastAsia="微软雅黑" w:hAnsi="Verdana"/>
          <w:color w:val="333333"/>
          <w:sz w:val="18"/>
          <w:szCs w:val="18"/>
        </w:rPr>
        <w:t>n^(1/2)</w:t>
      </w:r>
      <w:r>
        <w:rPr>
          <w:rFonts w:ascii="Verdana" w:eastAsia="微软雅黑" w:hAnsi="Verdana"/>
          <w:color w:val="333333"/>
          <w:sz w:val="18"/>
          <w:szCs w:val="18"/>
        </w:rPr>
        <w:t>。</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本题中为了方便，采用分层</w:t>
      </w:r>
      <w:r>
        <w:rPr>
          <w:rFonts w:ascii="Verdana" w:eastAsia="微软雅黑" w:hAnsi="Verdana"/>
          <w:color w:val="333333"/>
          <w:sz w:val="18"/>
          <w:szCs w:val="18"/>
        </w:rPr>
        <w:t>hash</w:t>
      </w:r>
      <w:r>
        <w:rPr>
          <w:rFonts w:ascii="Verdana" w:eastAsia="微软雅黑" w:hAnsi="Verdana"/>
          <w:color w:val="333333"/>
          <w:sz w:val="18"/>
          <w:szCs w:val="18"/>
        </w:rPr>
        <w:t>的策略，将值为</w:t>
      </w:r>
      <w:r>
        <w:rPr>
          <w:rFonts w:ascii="Verdana" w:eastAsia="微软雅黑" w:hAnsi="Verdana"/>
          <w:color w:val="333333"/>
          <w:sz w:val="18"/>
          <w:szCs w:val="18"/>
        </w:rPr>
        <w:t>key</w:t>
      </w:r>
      <w:r>
        <w:rPr>
          <w:rFonts w:ascii="Verdana" w:eastAsia="微软雅黑" w:hAnsi="Verdana"/>
          <w:color w:val="333333"/>
          <w:sz w:val="18"/>
          <w:szCs w:val="18"/>
        </w:rPr>
        <w:t>的元素放入</w:t>
      </w:r>
      <w:r>
        <w:rPr>
          <w:rFonts w:ascii="Verdana" w:eastAsia="微软雅黑" w:hAnsi="Verdana"/>
          <w:color w:val="333333"/>
          <w:sz w:val="18"/>
          <w:szCs w:val="18"/>
        </w:rPr>
        <w:t>bucke[k/100][k%100]</w:t>
      </w:r>
      <w:r>
        <w:rPr>
          <w:rFonts w:ascii="Verdana" w:eastAsia="微软雅黑" w:hAnsi="Verdana"/>
          <w:color w:val="333333"/>
          <w:sz w:val="18"/>
          <w:szCs w:val="18"/>
        </w:rPr>
        <w:t>中。</w:t>
      </w:r>
    </w:p>
    <w:p w:rsidR="00A80BF4" w:rsidRDefault="00A80BF4" w:rsidP="00A80BF4">
      <w:pPr>
        <w:shd w:val="clear" w:color="auto" w:fill="F8F8F8"/>
        <w:textAlignment w:val="baseline"/>
        <w:rPr>
          <w:rStyle w:val="tracking-ad"/>
          <w:rFonts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_size = 100000;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capi  = 500;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bucket[_size/capi][capi];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count[_size/capi];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 = (size+1)/2,cnt=0,i,j;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(i=0;i&lt;_size/capi;i++)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 + count[i]&gt;=ind)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count[i];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(j=0;j&lt;capi;j++)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bucket[i][j];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(cnt&gt;=ind)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j+i*capi;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,getmid(s.size())+1);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AFAFA"/>
        <w:spacing w:line="216" w:lineRule="atLeast"/>
        <w:textAlignment w:val="baseline"/>
        <w:rPr>
          <w:rFonts w:ascii="Verdana" w:eastAsia="微软雅黑" w:hAnsi="Verdana" w:cs="宋体"/>
          <w:color w:val="333333"/>
          <w:sz w:val="24"/>
          <w:szCs w:val="24"/>
        </w:rPr>
      </w:pPr>
      <w:r>
        <w:rPr>
          <w:rFonts w:ascii="Verdana" w:eastAsia="微软雅黑" w:hAnsi="Verdana"/>
          <w:color w:val="333333"/>
        </w:rPr>
        <w:br/>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hint="eastAsia"/>
          <w:color w:val="333333"/>
          <w:sz w:val="27"/>
          <w:szCs w:val="27"/>
        </w:rPr>
        <w:t> </w:t>
      </w:r>
      <w:r>
        <w:rPr>
          <w:noProof/>
          <w:color w:val="333333"/>
          <w:sz w:val="27"/>
          <w:szCs w:val="27"/>
        </w:rPr>
        <w:drawing>
          <wp:inline distT="0" distB="0" distL="0" distR="0">
            <wp:extent cx="10639425" cy="2990850"/>
            <wp:effectExtent l="0" t="0" r="9525" b="0"/>
            <wp:docPr id="9" name="图片 9" descr="http://img.blog.csdn.net/2015081403042119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030421193?watermark/2/text/aHR0cDovL2Jsb2cuY3Nkbi5uZXQv/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39425" cy="2990850"/>
                    </a:xfrm>
                    <a:prstGeom prst="rect">
                      <a:avLst/>
                    </a:prstGeom>
                    <a:noFill/>
                    <a:ln>
                      <a:noFill/>
                    </a:ln>
                  </pic:spPr>
                </pic:pic>
              </a:graphicData>
            </a:graphic>
          </wp:inline>
        </w:drawing>
      </w:r>
      <w:r>
        <w:rPr>
          <w:rFonts w:ascii="微软雅黑" w:eastAsia="微软雅黑" w:hAnsi="微软雅黑" w:hint="eastAsia"/>
          <w:color w:val="333333"/>
          <w:sz w:val="18"/>
          <w:szCs w:val="18"/>
        </w:rPr>
        <w:t>最后我想说的就是，</w:t>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ascii="微软雅黑" w:eastAsia="微软雅黑" w:hAnsi="微软雅黑" w:hint="eastAsia"/>
          <w:color w:val="333333"/>
          <w:sz w:val="18"/>
          <w:szCs w:val="18"/>
        </w:rPr>
        <w:t>1.这个方法和树状数组+二分的方法并无矛盾，你同样可以用树状数组优化大桶元素的前缀和。</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2.还有就是如果你乐意你完全可以多分几个层玩,比如key放在bucket[...][...][...],分层分多了以后，你会发现这个桶变成了一棵树，如果你分层的依据是二分法，你还会发现，你分出了一棵线段树。</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3.如果数据范围增大，你可以修改hash使其映射到更小的空间，同时将每个大桶改为vector&lt;int&gt;数组，查询是对每个vector&lt;int&gt;中的元素排序，个人感觉不会很慢</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3" w:name="t4"/>
      <w:bookmarkStart w:id="64" w:name="_Toc524422036"/>
      <w:bookmarkEnd w:id="63"/>
      <w:r>
        <w:rPr>
          <w:rFonts w:ascii="Verdana" w:eastAsia="微软雅黑" w:hAnsi="Verdana"/>
          <w:b w:val="0"/>
          <w:bCs w:val="0"/>
          <w:color w:val="333333"/>
          <w:sz w:val="27"/>
          <w:szCs w:val="27"/>
        </w:rPr>
        <w:t>3.</w:t>
      </w:r>
      <w:r>
        <w:rPr>
          <w:rFonts w:ascii="Verdana" w:eastAsia="微软雅黑" w:hAnsi="Verdana"/>
          <w:b w:val="0"/>
          <w:bCs w:val="0"/>
          <w:color w:val="333333"/>
          <w:sz w:val="27"/>
          <w:szCs w:val="27"/>
        </w:rPr>
        <w:t>线段树（分治）有种杀鸡用牛刀的感觉</w:t>
      </w:r>
      <w:bookmarkEnd w:id="64"/>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Fonts w:ascii="微软雅黑" w:eastAsia="微软雅黑" w:hAnsi="微软雅黑" w:hint="eastAsia"/>
          <w:color w:val="454545"/>
          <w:sz w:val="18"/>
          <w:szCs w:val="18"/>
        </w:rPr>
        <w:t>线段树是个霸气的数据结构，基本上包含了分桶法和树状数组的全部功能。线段树的基础思想是分治，但是时间复杂度上比分桶法更加高效，能将时间优化到O（lgn）然而在PAT的小数据之下，普</w:t>
      </w:r>
      <w:r>
        <w:rPr>
          <w:rFonts w:ascii="微软雅黑" w:eastAsia="微软雅黑" w:hAnsi="微软雅黑" w:hint="eastAsia"/>
          <w:color w:val="454545"/>
          <w:sz w:val="18"/>
          <w:szCs w:val="18"/>
        </w:rPr>
        <w:lastRenderedPageBreak/>
        <w:t>通的线段树因为常数上的差距花费的时间更长。具体的树的创建我就不说了，这里采用一点zkw线段树的思想，直接找到树的叶子自底向上走到树根，每个节点维护一个Cnt记录经过这里的路径的个数，查找中位数的时候根据每个节点的Cnt进入合适的子树进行查找。</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7"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8"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Node;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Node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range)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(size = 1;size &lt; range+2;size&lt;&lt;=1);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Node[2*size];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i=1;i&lt;size+size;i++)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0;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(i+=size;i;i&gt;&gt;=1)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value;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Query(</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ret =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(s+=size-1,t+=size+1;s^t^1;s&gt;&gt;=1,t&gt;&gt;=1)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(~s^1) ret += T[s^1];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(t^1)  ret += T[t^1];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Find_Kth(</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root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(root&lt;&lt;1 &lt; 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(T[root&lt;&lt;1]&gt;=k)  root = root&lt;&lt;1;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k -= T[root&lt;&lt;1];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(root&lt;&lt;1)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root - 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zkw_segtree segtree(100000);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,segtree.Find_Kth((s.size()+1)/2));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9191625" cy="3524250"/>
            <wp:effectExtent l="0" t="0" r="9525" b="0"/>
            <wp:docPr id="8" name="图片 8" descr="http://img.blog.csdn.net/2015082622082001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826220820018?watermark/2/text/aHR0cDovL2Jsb2cuY3Nkbi5uZXQv/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91625" cy="3524250"/>
                    </a:xfrm>
                    <a:prstGeom prst="rect">
                      <a:avLst/>
                    </a:prstGeom>
                    <a:noFill/>
                    <a:ln>
                      <a:noFill/>
                    </a:ln>
                  </pic:spPr>
                </pic:pic>
              </a:graphicData>
            </a:graphic>
          </wp:inline>
        </w:drawing>
      </w:r>
      <w:r>
        <w:rPr>
          <w:rFonts w:ascii="微软雅黑" w:eastAsia="微软雅黑" w:hAnsi="微软雅黑" w:hint="eastAsia"/>
          <w:color w:val="454545"/>
        </w:rPr>
        <w:br/>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27"/>
          <w:szCs w:val="27"/>
        </w:rPr>
        <w:t>     </w:t>
      </w:r>
      <w:r>
        <w:rPr>
          <w:rStyle w:val="apple-converted-space"/>
          <w:rFonts w:ascii="微软雅黑" w:eastAsia="微软雅黑" w:hAnsi="微软雅黑" w:hint="eastAsia"/>
          <w:color w:val="454545"/>
          <w:sz w:val="27"/>
          <w:szCs w:val="27"/>
        </w:rPr>
        <w:t> </w:t>
      </w:r>
      <w:r>
        <w:rPr>
          <w:rFonts w:ascii="微软雅黑" w:eastAsia="微软雅黑" w:hAnsi="微软雅黑" w:hint="eastAsia"/>
          <w:color w:val="454545"/>
          <w:sz w:val="18"/>
          <w:szCs w:val="18"/>
        </w:rPr>
        <w:t>测试完发现是最快的，不愧是zkw大神的杰作</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5" w:name="t5"/>
      <w:bookmarkStart w:id="66" w:name="_Toc524422037"/>
      <w:bookmarkEnd w:id="65"/>
      <w:r>
        <w:rPr>
          <w:rFonts w:ascii="Verdana" w:eastAsia="微软雅黑" w:hAnsi="Verdana"/>
          <w:b w:val="0"/>
          <w:bCs w:val="0"/>
          <w:color w:val="333333"/>
          <w:sz w:val="27"/>
          <w:szCs w:val="27"/>
        </w:rPr>
        <w:t>4.Prioriry Queue On Multiset(</w:t>
      </w:r>
      <w:r>
        <w:rPr>
          <w:rFonts w:ascii="Verdana" w:eastAsia="微软雅黑" w:hAnsi="Verdana"/>
          <w:b w:val="0"/>
          <w:bCs w:val="0"/>
          <w:color w:val="333333"/>
          <w:sz w:val="27"/>
          <w:szCs w:val="27"/>
        </w:rPr>
        <w:t>红黑树是支持插入与删除的堆</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真正的牛刀</w:t>
      </w:r>
      <w:bookmarkEnd w:id="66"/>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Style w:val="apple-converted-space"/>
          <w:rFonts w:ascii="微软雅黑" w:eastAsia="微软雅黑" w:hAnsi="微软雅黑" w:hint="eastAsia"/>
          <w:color w:val="454545"/>
        </w:rPr>
        <w:t> </w:t>
      </w:r>
      <w:r>
        <w:rPr>
          <w:rFonts w:ascii="微软雅黑" w:eastAsia="微软雅黑" w:hAnsi="微软雅黑" w:hint="eastAsia"/>
          <w:color w:val="454545"/>
          <w:sz w:val="18"/>
          <w:szCs w:val="18"/>
        </w:rPr>
        <w:t>  讲了那么多终于讲到最终的解法了，前三种方法归根结底是利用了输入数据范围有限这一条件，要想完美解决这一问题，我们不得不借助插入查找删除效率都为O（lgn）的高级搜索树。</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有一种利用堆查找第K个元素的算法，维持一个大顶堆，一个小顶堆，将K个元素压入小顶堆，其余压入大顶堆，随后如果大顶堆的堆顶元素大于小顶堆的堆顶元素，就将将两个堆得元素弹出并压入另一个堆中，直到大顶堆的堆顶元素小于小顶堆的堆顶元素。这样小顶堆的堆顶元素就是第K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lastRenderedPageBreak/>
        <w:t>       </w:t>
      </w:r>
      <w:r>
        <w:rPr>
          <w:rFonts w:ascii="微软雅黑" w:eastAsia="微软雅黑" w:hAnsi="微软雅黑"/>
          <w:noProof/>
          <w:color w:val="454545"/>
          <w:sz w:val="18"/>
          <w:szCs w:val="18"/>
        </w:rPr>
        <w:drawing>
          <wp:inline distT="0" distB="0" distL="0" distR="0">
            <wp:extent cx="5391150" cy="3105150"/>
            <wp:effectExtent l="0" t="0" r="0" b="0"/>
            <wp:docPr id="7" name="图片 7" descr="http://img.blog.csdn.net/201508141540221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814154022189?watermark/2/text/aHR0cDovL2Jsb2cuY3Nkbi5uZXQv/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然而对于这道题，这种算法并没有什么用处，这道题要求随时删除某一个元素，然而堆并不具备这种功能（</w:t>
      </w:r>
      <w:del w:id="67" w:author="Unknown">
        <w:r>
          <w:rPr>
            <w:rFonts w:ascii="微软雅黑" w:eastAsia="微软雅黑" w:hAnsi="微软雅黑" w:hint="eastAsia"/>
            <w:color w:val="454545"/>
            <w:sz w:val="18"/>
            <w:szCs w:val="18"/>
          </w:rPr>
          <w:delText>废话，能随意删除某个元素还叫堆吗</w:delText>
        </w:r>
      </w:del>
      <w:r>
        <w:rPr>
          <w:rFonts w:ascii="微软雅黑" w:eastAsia="微软雅黑" w:hAnsi="微软雅黑" w:hint="eastAsia"/>
          <w:color w:val="454545"/>
          <w:sz w:val="18"/>
          <w:szCs w:val="18"/>
        </w:rPr>
        <w:t>）。。</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犹记得当初学数据结构的时候，是先教的高级搜索树，后教的优先队列。老师在教优先队列的时候，为了引出堆，说，其实想要实现优先队列，用高级搜索树是完全可以的，但高级搜索树实在是太强大了，实现也比较复杂，我们需要一种更简单高效的数据结构去实现优先队列。</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于是传说中的堆诞生了，因为堆在结构上的特点，我们也无法做到随意删除其中的某个元素。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然而此时我们需要一个能删除任意元素的优先队列，OK，</w:t>
      </w:r>
      <w:del w:id="68" w:author="Unknown">
        <w:r>
          <w:rPr>
            <w:rFonts w:ascii="微软雅黑" w:eastAsia="微软雅黑" w:hAnsi="微软雅黑" w:hint="eastAsia"/>
            <w:color w:val="454545"/>
            <w:sz w:val="18"/>
            <w:szCs w:val="18"/>
          </w:rPr>
          <w:delText>是时候启动最终形态了，优先级队列超进化，红黑优先级队列</w:delText>
        </w:r>
      </w:del>
      <w:r>
        <w:rPr>
          <w:rFonts w:ascii="微软雅黑" w:eastAsia="微软雅黑" w:hAnsi="微软雅黑" w:hint="eastAsia"/>
          <w:color w:val="454545"/>
          <w:sz w:val="18"/>
          <w:szCs w:val="18"/>
        </w:rPr>
        <w:t>。以上文字过于中二，请谨慎阅读。</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从时间复杂度上分析，插入查找和删除都是O（lgn）这里的n是指总元素的个数。</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然后，估计大家都知道要怎么做了，下面是代码，为了简单起见，并没有扩展出寻找第K个数的功能，而是直接寻找中位数。</w:t>
      </w:r>
      <w:r>
        <w:rPr>
          <w:rFonts w:ascii="微软雅黑" w:eastAsia="微软雅黑" w:hAnsi="微软雅黑" w:hint="eastAsia"/>
          <w:color w:val="454545"/>
          <w:sz w:val="18"/>
          <w:szCs w:val="18"/>
        </w:rPr>
        <w:br/>
        <w:t>以下是代码</w:t>
      </w:r>
      <w:r>
        <w:rPr>
          <w:rFonts w:ascii="微软雅黑" w:eastAsia="微软雅黑" w:hAnsi="微软雅黑" w:hint="eastAsia"/>
          <w:color w:val="454545"/>
          <w:sz w:val="18"/>
          <w:szCs w:val="18"/>
        </w:rPr>
        <w:br/>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4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Find_Median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multiset&lt;T,greater&lt;T&gt; &gt; maxheap;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multiset&lt;T,less&lt;T&gt; &gt; minheap;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Push(T data)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Erase(T 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((it=maxheap.find(data))!=maxheap.end())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((it=minheap.find(data))!=minheap.end())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(minheap.size() &lt; maxheap.size())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(minheap.size()==0)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(*maxtop &gt; *mintop)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*(maxheap.size() &gt;= minheap.size()?maxtop:mintop);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Find_Median FM;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,FM.Query());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FM.Erase(tmp);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FM.Push(tmp);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10744200" cy="2971800"/>
            <wp:effectExtent l="0" t="0" r="0" b="0"/>
            <wp:docPr id="6" name="图片 6" descr="http://img.blog.csdn.net/2015081405103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8140510323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44200" cy="297180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看起来是最慢的，一半怪stl太慢，一半怪我的实现太渣</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r>
    </w:p>
    <w:p w:rsidR="00A80BF4" w:rsidRDefault="00A80BF4" w:rsidP="00A80BF4">
      <w:pPr>
        <w:pStyle w:val="2"/>
        <w:shd w:val="clear" w:color="auto" w:fill="FFFFFF"/>
        <w:spacing w:before="0" w:after="0"/>
        <w:textAlignment w:val="baseline"/>
        <w:rPr>
          <w:rFonts w:ascii="微软雅黑" w:eastAsia="微软雅黑" w:hAnsi="微软雅黑"/>
          <w:b w:val="0"/>
          <w:bCs w:val="0"/>
          <w:color w:val="454545"/>
          <w:sz w:val="45"/>
          <w:szCs w:val="45"/>
        </w:rPr>
      </w:pPr>
      <w:bookmarkStart w:id="69" w:name="t6"/>
      <w:bookmarkStart w:id="70" w:name="_Toc524422038"/>
      <w:bookmarkEnd w:id="69"/>
      <w:r>
        <w:rPr>
          <w:rFonts w:ascii="微软雅黑" w:eastAsia="微软雅黑" w:hAnsi="微软雅黑" w:hint="eastAsia"/>
          <w:b w:val="0"/>
          <w:bCs w:val="0"/>
          <w:color w:val="454545"/>
          <w:sz w:val="45"/>
          <w:szCs w:val="45"/>
        </w:rPr>
        <w:t>5. 平衡搜索树——Treap（我觉得从前维护两个set求中间值是牛刀，那时我还小）</w:t>
      </w:r>
      <w:bookmarkEnd w:id="70"/>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很久没有更新这篇文章了，这段时间我考完了PAT，虽然没有拿到满分，但是这个成绩我也比较满意了，后来发生一些乱七八糟的事，现在也总算混进了集训队，也学到了一些东西吧。</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Treap就是其中一个东西，不过主标题是平衡搜索树，就是说这道题可以使用平衡搜索树来实现，而treap只是其中一种方法。</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我们先考虑不是平衡搜索树，而是一棵普通搜索树的情况，对于每棵树我们记录这个树中总共有几个节点。</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现在记lsize是左子树的规模，rsize是右子树的规模。</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lastRenderedPageBreak/>
        <w:t>        当我们需要查找第K小的数时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如果K&lt;=lsize，说明我们要到左子树中去查找第K大的数。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如果K&gt;lsize+1，说明我们要到右子树中查找第第K-(lsize+1)的数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如果前两项不符合，说明当前节点就是我们需要寻找的第K小值，直接返回结果</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然后解释为什么要使用平衡树，不用平衡树查找时间会很长，虽然我没有试过会不会超时。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最后安利一下Treap这个数据结构，毫无疑问是最好写的平衡二叉树，没有之一。我至今不会写红黑书，AVL树写了两次，差点把我写哭出来。但是Treap能在需要的时候随手敲出一个来。</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以下是代码，虽然这段代码看起来很长，但是前头那个名片可以删除，头文件可以删除一部分，正文部分比较长是因为我出于效率考虑在单个节点中添加cnt记录重复节点的个数，这让代码变得很长，不这样做应该也是可以过的。</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PS：习惯使用cin，cout的同学请小心，这道题目如果不取消cin，cout和标准输入输出流的同步，输入输出起码能用掉80ms，不要问我是怎么知道的。</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4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File Name: tmp.cpp</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Author: Uncle_Sugar</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Mail: uncle_sugar@qq.com</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Created Time: 2016</w:t>
      </w:r>
      <w:r>
        <w:rPr>
          <w:rStyle w:val="comment"/>
          <w:rFonts w:ascii="Consolas" w:eastAsia="微软雅黑" w:hAnsi="Consolas" w:cs="Consolas"/>
          <w:color w:val="008200"/>
          <w:sz w:val="18"/>
          <w:szCs w:val="18"/>
          <w:bdr w:val="none" w:sz="0" w:space="0" w:color="auto" w:frame="1"/>
        </w:rPr>
        <w:t>年</w:t>
      </w:r>
      <w:r>
        <w:rPr>
          <w:rStyle w:val="comment"/>
          <w:rFonts w:ascii="Consolas" w:eastAsia="微软雅黑" w:hAnsi="Consolas" w:cs="Consolas"/>
          <w:color w:val="008200"/>
          <w:sz w:val="18"/>
          <w:szCs w:val="18"/>
          <w:bdr w:val="none" w:sz="0" w:space="0" w:color="auto" w:frame="1"/>
        </w:rPr>
        <w:t>02</w:t>
      </w:r>
      <w:r>
        <w:rPr>
          <w:rStyle w:val="comment"/>
          <w:rFonts w:ascii="Consolas" w:eastAsia="微软雅黑" w:hAnsi="Consolas" w:cs="Consolas"/>
          <w:color w:val="008200"/>
          <w:sz w:val="18"/>
          <w:szCs w:val="18"/>
          <w:bdr w:val="none" w:sz="0" w:space="0" w:color="auto" w:frame="1"/>
        </w:rPr>
        <w:t>月</w:t>
      </w:r>
      <w:r>
        <w:rPr>
          <w:rStyle w:val="comment"/>
          <w:rFonts w:ascii="Consolas" w:eastAsia="微软雅黑" w:hAnsi="Consolas" w:cs="Consolas"/>
          <w:color w:val="008200"/>
          <w:sz w:val="18"/>
          <w:szCs w:val="18"/>
          <w:bdr w:val="none" w:sz="0" w:space="0" w:color="auto" w:frame="1"/>
        </w:rPr>
        <w:t>29</w:t>
      </w:r>
      <w:r>
        <w:rPr>
          <w:rStyle w:val="comment"/>
          <w:rFonts w:ascii="Consolas" w:eastAsia="微软雅黑" w:hAnsi="Consolas" w:cs="Consolas"/>
          <w:color w:val="008200"/>
          <w:sz w:val="18"/>
          <w:szCs w:val="18"/>
          <w:bdr w:val="none" w:sz="0" w:space="0" w:color="auto" w:frame="1"/>
        </w:rPr>
        <w:t>日</w:t>
      </w:r>
      <w:r>
        <w:rPr>
          <w:rStyle w:val="comment"/>
          <w:rFonts w:ascii="Consolas" w:eastAsia="微软雅黑" w:hAnsi="Consolas" w:cs="Consolas"/>
          <w:color w:val="008200"/>
          <w:sz w:val="18"/>
          <w:szCs w:val="18"/>
          <w:bdr w:val="none" w:sz="0" w:space="0" w:color="auto" w:frame="1"/>
        </w:rPr>
        <w:t> </w:t>
      </w:r>
      <w:r>
        <w:rPr>
          <w:rStyle w:val="comment"/>
          <w:rFonts w:ascii="Consolas" w:eastAsia="微软雅黑" w:hAnsi="Consolas" w:cs="Consolas"/>
          <w:color w:val="008200"/>
          <w:sz w:val="18"/>
          <w:szCs w:val="18"/>
          <w:bdr w:val="none" w:sz="0" w:space="0" w:color="auto" w:frame="1"/>
        </w:rPr>
        <w:t>星期一</w:t>
      </w:r>
      <w:r>
        <w:rPr>
          <w:rStyle w:val="comment"/>
          <w:rFonts w:ascii="Consolas" w:eastAsia="微软雅黑" w:hAnsi="Consolas" w:cs="Consolas"/>
          <w:color w:val="008200"/>
          <w:sz w:val="18"/>
          <w:szCs w:val="18"/>
          <w:bdr w:val="none" w:sz="0" w:space="0" w:color="auto" w:frame="1"/>
        </w:rPr>
        <w:t> 13</w:t>
      </w:r>
      <w:r>
        <w:rPr>
          <w:rStyle w:val="comment"/>
          <w:rFonts w:ascii="Consolas" w:eastAsia="微软雅黑" w:hAnsi="Consolas" w:cs="Consolas"/>
          <w:color w:val="008200"/>
          <w:sz w:val="18"/>
          <w:szCs w:val="18"/>
          <w:bdr w:val="none" w:sz="0" w:space="0" w:color="auto" w:frame="1"/>
        </w:rPr>
        <w:t>时</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分</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秒</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&lt;cstring&gt;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&lt;cmath&gt;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&lt;cstdlib&gt;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&lt;climits&gt;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&lt;iostream&gt;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lastRenderedPageBreak/>
        <w:t># include &lt;iomanip&gt;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&lt;map&gt;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&lt;vector&gt;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&lt;queue&gt;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&lt;algorithm&gt;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 5000 + 10;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struct</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fix,cnt,size;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*left,*right;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Treap_Node():cnt(0),size(0),left(NULL),right(NULL){}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_value):value(_value),cnt(0),size(0),left(NULL),right(NULL){}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Treap_SetSize(Treap_Node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P-&gt;size =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 P-&gt;size += P-&gt;left-&gt;size;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P-&gt;size += P-&gt;right-&gt;size;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lsize(Treap_Node *&amp;P){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P-&gt;left?P-&gt;left-&gt;size:0;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P-&gt;right?P-&gt;right-&gt;size:0;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Treap_Left_Rotate(Treap_Node *&amp;a){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*b = 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a-&gt;right = b-&gt;left;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b-&gt;left = 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Treap_Right_Rotate(Treap_Node *&amp;a){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Treap_Node *b = 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a-&gt;left = b-&gt;right;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b-&gt;right = 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Treap_Insert(Treap_Node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P-&gt;value =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P-&gt;fix = rand();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Treap_Insert(P-&gt;left,value);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(P-&gt;right-&gt;fix &lt; P-&gt;fix)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Treap_Delete(Treap_Node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(P-&gt;cnt==0||(--P-&gt;cnt)==0){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P = P-&gt;left;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P-&gt;right;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P-&gt;right-&gt;fix){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Treap_Node* Treap_Findkth(Treap_Node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&lt;= lsize(P))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Treap_Findkth(P-&gt;left,k);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&gt; lsize(P)+P-&gt;cnt)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Treap_Findkth(P-&gt;right,k-(lsize(P)+P-&gt;cnt));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Treap_Clear(Treap_Node *&amp;root){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root;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stk;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stk.push(tmp);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Treap_Insert(root,tmp);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void</w:t>
      </w:r>
      <w:r>
        <w:rPr>
          <w:rFonts w:ascii="Consolas" w:eastAsia="微软雅黑" w:hAnsi="Consolas" w:cs="Consolas"/>
          <w:color w:val="000000"/>
          <w:sz w:val="18"/>
          <w:szCs w:val="18"/>
          <w:bdr w:val="none" w:sz="0" w:space="0" w:color="auto" w:frame="1"/>
        </w:rPr>
        <w:t> 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stk.top()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Treap_Delete(root,stk.top());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peekmedian(){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Treap_Findkth(root,(stk.size()+1)/2);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T-&gt;value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InOrderTravel(Treap_Node* 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InOrderTravel(root-&gt;left);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root-&gt;value &lt;&lt; </w:t>
      </w:r>
      <w:r>
        <w:rPr>
          <w:rStyle w:val="string"/>
          <w:rFonts w:ascii="Consolas" w:eastAsia="微软雅黑" w:hAnsi="Consolas" w:cs="Consolas"/>
          <w:color w:val="0000FF"/>
          <w:sz w:val="18"/>
          <w:szCs w:val="18"/>
          <w:bdr w:val="none" w:sz="0" w:space="0" w:color="auto" w:frame="1"/>
        </w:rPr>
        <w:t>' '</w:t>
      </w:r>
      <w:r>
        <w:rPr>
          <w:rFonts w:ascii="Consolas" w:eastAsia="微软雅黑" w:hAnsi="Consolas" w:cs="Consolas"/>
          <w:color w:val="000000"/>
          <w:sz w:val="18"/>
          <w:szCs w:val="18"/>
          <w:bdr w:val="none" w:sz="0" w:space="0" w:color="auto" w:frame="1"/>
        </w:rPr>
        <w:t> &lt;&lt; root-&gt;cnt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InOrderTravel(root-&gt;right);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std::ios::sync_with_stdio(</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);cin.tie(0);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i,j,k;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n;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cmd[100];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(i=1;i&lt;=n;i++){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cmd;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 (cmd[1]){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:push();</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:pop();</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:peekmedian();</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hint="eastAsia"/>
          <w:color w:val="454545"/>
        </w:rPr>
        <w:br/>
      </w:r>
      <w:r>
        <w:rPr>
          <w:rFonts w:ascii="微软雅黑" w:eastAsia="微软雅黑" w:hAnsi="微软雅黑"/>
          <w:noProof/>
          <w:color w:val="454545"/>
        </w:rPr>
        <w:lastRenderedPageBreak/>
        <w:drawing>
          <wp:inline distT="0" distB="0" distL="0" distR="0">
            <wp:extent cx="9420225" cy="3695700"/>
            <wp:effectExtent l="0" t="0" r="9525" b="0"/>
            <wp:docPr id="5" name="图片 5" descr="http://img.blog.csdn.net/201602291537528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229153752853?watermark/2/text/aHR0cDovL2Jsb2cuY3Nkbi5uZXQv/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20225" cy="3695700"/>
                    </a:xfrm>
                    <a:prstGeom prst="rect">
                      <a:avLst/>
                    </a:prstGeom>
                    <a:noFill/>
                    <a:ln>
                      <a:noFill/>
                    </a:ln>
                  </pic:spPr>
                </pic:pic>
              </a:graphicData>
            </a:graphic>
          </wp:inline>
        </w:drawing>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速度吗，还是可以的，貌似3号样例有一点点化时间</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两个multiset的思路：</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来自：</w:t>
      </w:r>
      <w:r w:rsidRPr="001901EA">
        <w:rPr>
          <w:rFonts w:ascii="微软雅黑" w:eastAsia="微软雅黑" w:hAnsi="微软雅黑"/>
          <w:color w:val="454545"/>
        </w:rPr>
        <w:t>https://blog.csdn.net/kakitgogogo/article/details/51926600</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Arial" w:hAnsi="Arial" w:cs="Arial"/>
          <w:color w:val="333333"/>
          <w:sz w:val="21"/>
          <w:szCs w:val="21"/>
          <w:shd w:val="clear" w:color="auto" w:fill="FFFFFF"/>
        </w:rPr>
        <w:t>模拟</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，不过这里的</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加多一个功能，就是输出中位数。用一个</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数据结构来模拟栈的功能，而为了方便得到中位数，要同时维护两个</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数据结构（因为值可以重复，所以要用</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储存前一半的数（设为</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储存后一半的数（设为</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），这里</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的大小要和</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的大小一样或比</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的大小大</w:t>
      </w: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。同时更新中位数值</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就是</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的最后一个数。在</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的时候，把值</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到</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中，同时，如果</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的值小于等于</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就插入到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，否则插入到</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，最后为了使他们的大小符合上面的描述，所以要调整一下，更新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的时候，对</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进行</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操作，同时，如果</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出来的值小于等于</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，就在</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中找出该值然后删除，否则在</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中找出该值然后删除，当前最后也要调整一下，更新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。最后找中位数就直接找就行了。这里要注意的是</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删除操作中，不能用实值作为参数，因为这样会把所有的这个值都删去，这里要先用</w:t>
      </w:r>
      <w:r>
        <w:rPr>
          <w:rFonts w:ascii="Arial" w:hAnsi="Arial" w:cs="Arial"/>
          <w:color w:val="333333"/>
          <w:sz w:val="21"/>
          <w:szCs w:val="21"/>
          <w:shd w:val="clear" w:color="auto" w:fill="FFFFFF"/>
        </w:rPr>
        <w:t>find</w:t>
      </w:r>
      <w:r>
        <w:rPr>
          <w:rFonts w:ascii="Arial" w:hAnsi="Arial" w:cs="Arial"/>
          <w:color w:val="333333"/>
          <w:sz w:val="21"/>
          <w:szCs w:val="21"/>
          <w:shd w:val="clear" w:color="auto" w:fill="FFFFFF"/>
        </w:rPr>
        <w:t>函数找出其中一个然后再删除。</w:t>
      </w:r>
    </w:p>
    <w:p w:rsidR="000174C6" w:rsidRPr="000174C6" w:rsidRDefault="000174C6" w:rsidP="000174C6">
      <w:pPr>
        <w:pStyle w:val="1"/>
      </w:pPr>
      <w:bookmarkStart w:id="71" w:name="_Toc524422039"/>
      <w:r w:rsidRPr="000174C6">
        <w:t>1058. A+B in Hogwarts (20)</w:t>
      </w:r>
      <w:bookmarkEnd w:id="71"/>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50 ms</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you are a fan of Harry Potter, you would know the world of magic has its own currency system -- as Hagrid explained it to Harry, "Seventeen silver Sickles to a Galleon and twenty-nine Knuts to a Sickle, it's easy enough." Your job is to write a program to compute A+B where A and B are given in the standard form of "Galleon.Sickle.Knut" (Galleon is an integer in [0, 10</w:t>
      </w:r>
      <w:r>
        <w:rPr>
          <w:rFonts w:ascii="inherit" w:hAnsi="inherit"/>
          <w:color w:val="333333"/>
          <w:sz w:val="18"/>
          <w:szCs w:val="18"/>
          <w:vertAlign w:val="superscript"/>
        </w:rPr>
        <w:t>7</w:t>
      </w:r>
      <w:r>
        <w:rPr>
          <w:rFonts w:ascii="inherit" w:hAnsi="inherit"/>
          <w:color w:val="333333"/>
          <w:sz w:val="18"/>
          <w:szCs w:val="18"/>
        </w:rPr>
        <w:t>], Sickle is an integer in [0, 17), and Knut is an integer in [0, 29)).</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with A and B in the standard form, separated by one space.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sum of A and B in one line, with the same format as the input.</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3.2.1 10.16.27</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14.1.28</w:t>
      </w:r>
    </w:p>
    <w:p w:rsidR="00832D99" w:rsidRDefault="00B07CB6" w:rsidP="00D036D2">
      <w:pPr>
        <w:rPr>
          <w:color w:val="FF0000"/>
        </w:rPr>
      </w:pPr>
      <w:r>
        <w:rPr>
          <w:rFonts w:hint="eastAsia"/>
          <w:color w:val="FF0000"/>
        </w:rPr>
        <w:t>注意都转换成</w:t>
      </w:r>
      <w:r>
        <w:rPr>
          <w:rFonts w:hint="eastAsia"/>
          <w:color w:val="FF0000"/>
        </w:rPr>
        <w:t>K</w:t>
      </w:r>
      <w:r>
        <w:rPr>
          <w:rFonts w:hint="eastAsia"/>
          <w:color w:val="FF0000"/>
        </w:rPr>
        <w:t>的话有可能超</w:t>
      </w:r>
      <w:r>
        <w:rPr>
          <w:rFonts w:hint="eastAsia"/>
          <w:color w:val="FF0000"/>
        </w:rPr>
        <w:t>int</w:t>
      </w:r>
      <w:r>
        <w:rPr>
          <w:rFonts w:hint="eastAsia"/>
          <w:color w:val="FF0000"/>
        </w:rPr>
        <w:t>，要用</w:t>
      </w:r>
      <w:r>
        <w:rPr>
          <w:rFonts w:hint="eastAsia"/>
          <w:color w:val="FF0000"/>
        </w:rPr>
        <w:t>long long</w:t>
      </w:r>
    </w:p>
    <w:p w:rsidR="00F6633E" w:rsidRDefault="00F6633E" w:rsidP="00D036D2">
      <w:pPr>
        <w:rPr>
          <w:color w:val="FF0000"/>
        </w:rPr>
      </w:pPr>
    </w:p>
    <w:p w:rsidR="00F6633E" w:rsidRPr="00F6633E" w:rsidRDefault="00F6633E" w:rsidP="00F6633E">
      <w:pPr>
        <w:pStyle w:val="1"/>
      </w:pPr>
      <w:bookmarkStart w:id="72" w:name="_Toc524422040"/>
      <w:r w:rsidRPr="00F6633E">
        <w:t>1059. Prime Factors (25)</w:t>
      </w:r>
      <w:bookmarkEnd w:id="72"/>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HE, Qinming</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all of its prime factors, and write them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of long int.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Factor N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 where p</w:t>
      </w:r>
      <w:r>
        <w:rPr>
          <w:rFonts w:ascii="inherit" w:hAnsi="inherit"/>
          <w:color w:val="333333"/>
          <w:sz w:val="18"/>
          <w:szCs w:val="18"/>
          <w:vertAlign w:val="subscript"/>
        </w:rPr>
        <w:t>i</w:t>
      </w:r>
      <w:r>
        <w:rPr>
          <w:rFonts w:ascii="inherit" w:hAnsi="inherit"/>
          <w:color w:val="333333"/>
          <w:sz w:val="18"/>
          <w:szCs w:val="18"/>
        </w:rPr>
        <w:t>'s are prime factors of N in increasing order, and the exponent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number of p</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hence when there is only one p</w:t>
      </w:r>
      <w:r>
        <w:rPr>
          <w:rFonts w:ascii="inherit" w:hAnsi="inherit"/>
          <w:color w:val="333333"/>
          <w:sz w:val="18"/>
          <w:szCs w:val="18"/>
          <w:vertAlign w:val="subscript"/>
        </w:rPr>
        <w:t>i</w:t>
      </w:r>
      <w:r>
        <w:rPr>
          <w:rFonts w:ascii="inherit" w:hAnsi="inherit"/>
          <w:color w:val="333333"/>
          <w:sz w:val="18"/>
          <w:szCs w:val="18"/>
        </w:rPr>
        <w: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1 and must NOT be printed out.</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97532468=2^2*11*17*101*1291</w:t>
      </w:r>
    </w:p>
    <w:p w:rsidR="00977949" w:rsidRPr="00977949" w:rsidRDefault="00977949" w:rsidP="00977949">
      <w:pPr>
        <w:pStyle w:val="1"/>
      </w:pPr>
      <w:bookmarkStart w:id="73" w:name="_Toc524422041"/>
      <w:r w:rsidRPr="00977949">
        <w:t>1060. Are They Equal (25)</w:t>
      </w:r>
      <w:bookmarkEnd w:id="73"/>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machine can save only 3 significant digits, the float numbers 12300 and 12358.9 are considered equal since they are both saved as 0.123*10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with simple chopping. Now given the number of significant digits on a machine and two float numbers, you are supposed to tell if they are treated equal in that machine.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three numbers N, A and B, where N (&lt;100) is the number of significant digits, and A and B are the two float numbers to be compared. Each float number is non-negative, no greater than 10</w:t>
      </w:r>
      <w:r>
        <w:rPr>
          <w:rFonts w:ascii="inherit" w:hAnsi="inherit"/>
          <w:color w:val="333333"/>
          <w:sz w:val="18"/>
          <w:szCs w:val="18"/>
          <w:vertAlign w:val="superscript"/>
        </w:rPr>
        <w:t>100</w:t>
      </w:r>
      <w:r>
        <w:rPr>
          <w:rFonts w:ascii="inherit" w:hAnsi="inherit"/>
          <w:color w:val="333333"/>
          <w:sz w:val="18"/>
          <w:szCs w:val="18"/>
        </w:rPr>
        <w:t>, and that its total digit number is less than 100.</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two numbers are treated equal, and then the number in the standard form "0.d</w:t>
      </w:r>
      <w:r>
        <w:rPr>
          <w:rFonts w:ascii="inherit" w:hAnsi="inherit"/>
          <w:color w:val="333333"/>
          <w:sz w:val="18"/>
          <w:szCs w:val="18"/>
          <w:vertAlign w:val="subscript"/>
        </w:rPr>
        <w:t>1</w:t>
      </w:r>
      <w:r>
        <w:rPr>
          <w:rFonts w:ascii="inherit" w:hAnsi="inherit"/>
          <w:color w:val="333333"/>
          <w:sz w:val="18"/>
          <w:szCs w:val="18"/>
        </w:rPr>
        <w:t>...d</w:t>
      </w:r>
      <w:r>
        <w:rPr>
          <w:rFonts w:ascii="inherit" w:hAnsi="inherit"/>
          <w:color w:val="333333"/>
          <w:sz w:val="18"/>
          <w:szCs w:val="18"/>
          <w:vertAlign w:val="subscript"/>
        </w:rPr>
        <w:t>N</w:t>
      </w:r>
      <w:r>
        <w:rPr>
          <w:rFonts w:ascii="inherit" w:hAnsi="inherit"/>
          <w:color w:val="333333"/>
          <w:sz w:val="18"/>
          <w:szCs w:val="18"/>
        </w:rPr>
        <w:t>*10^k" (d</w:t>
      </w:r>
      <w:r>
        <w:rPr>
          <w:rFonts w:ascii="inherit" w:hAnsi="inherit"/>
          <w:color w:val="333333"/>
          <w:sz w:val="18"/>
          <w:szCs w:val="18"/>
          <w:vertAlign w:val="subscript"/>
        </w:rPr>
        <w:t>1</w:t>
      </w:r>
      <w:r>
        <w:rPr>
          <w:rFonts w:ascii="inherit" w:hAnsi="inherit"/>
          <w:color w:val="333333"/>
          <w:sz w:val="18"/>
          <w:szCs w:val="18"/>
        </w:rPr>
        <w:t>&gt;0 unless the number is 0); or "NO" if they are not treated equal, and then the two numbers in their standard form. All the terms must be separated by a space, with no extra space at the end of a line.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Simple chopping is assumed without rounding.</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3 12300 12358.9</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0.123*10^5</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3 120 128</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0.120*10^3 0.128*10^3</w:t>
      </w:r>
    </w:p>
    <w:p w:rsidR="000B7764" w:rsidRPr="000B7764" w:rsidRDefault="000B7764" w:rsidP="000B7764">
      <w:pPr>
        <w:pStyle w:val="1"/>
      </w:pPr>
      <w:bookmarkStart w:id="74" w:name="_Toc524422042"/>
      <w:r w:rsidRPr="000B7764">
        <w:t>1061. Dating (20)</w:t>
      </w:r>
      <w:bookmarkEnd w:id="74"/>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Sherlock Holmes received a note with some strange strings: "Let's date! 3485djDkxh4hhGE 2984akDfkkkkggEdsb s&amp;hgsfdk d&amp;Hyscvnm". It took him only a minute to figure out that those strange strings are actually referring to the coded time "Thursday 14:04" -- since the first common capital English letter (case sensitive) shared by the first two strings is the 4th capital letter 'D', representing the 4th day in a week; the second common character is the 5th capital letter 'E', representing the 14th hour (hence the hours from 0 to 23 in a day are represented by the numbers from 0 to 9 and the capital letters from A to N, respectively); and the English letter shared by the last two strings is </w:t>
      </w:r>
      <w:r>
        <w:rPr>
          <w:rFonts w:ascii="inherit" w:hAnsi="inherit"/>
          <w:color w:val="333333"/>
          <w:sz w:val="18"/>
          <w:szCs w:val="18"/>
        </w:rPr>
        <w:lastRenderedPageBreak/>
        <w:t>'s' at the 4th position, representing the 4th minute. Now given two pairs of strings, you are supposed to help Sherlock decode the dating time.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4 non-empty strings of no more than 60 characters without white space in 4 lines.</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decoded time in one line, in the format "DAY HH:MM", where "DAY" is a 3-character abbreviation for the days in a week -- that is, "MON" for Monday, "TUE" for Tuesday, "WED" for Wednesday, "THU" for Thursday, "FRI" for Friday, "SAT" for Saturday, and "SUN" for Sunday. It is guaranteed that the result is unique for each case.</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3485djDkxh4hhGE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2984akDfkkkkggEdsb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s&amp;hgsfdk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d&amp;Hyscvnm</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THU 14:04</w:t>
      </w:r>
    </w:p>
    <w:p w:rsidR="00604F6B" w:rsidRDefault="00604F6B" w:rsidP="00604F6B">
      <w:pPr>
        <w:pStyle w:val="1"/>
        <w:shd w:val="clear" w:color="auto" w:fill="FAFAFA"/>
        <w:spacing w:before="0" w:beforeAutospacing="0" w:after="120" w:afterAutospacing="0" w:line="240" w:lineRule="atLeast"/>
        <w:textAlignment w:val="baseline"/>
        <w:rPr>
          <w:rFonts w:ascii="Verdana" w:hAnsi="Verdana"/>
          <w:b w:val="0"/>
          <w:bCs w:val="0"/>
          <w:color w:val="111111"/>
          <w:sz w:val="72"/>
          <w:szCs w:val="72"/>
        </w:rPr>
      </w:pPr>
      <w:bookmarkStart w:id="75" w:name="_Toc524422043"/>
      <w:r>
        <w:rPr>
          <w:rFonts w:ascii="Verdana" w:hAnsi="Verdana"/>
          <w:b w:val="0"/>
          <w:bCs w:val="0"/>
          <w:color w:val="111111"/>
          <w:sz w:val="72"/>
          <w:szCs w:val="72"/>
        </w:rPr>
        <w:t>1062. Talent and Virtue (25)</w:t>
      </w:r>
      <w:bookmarkEnd w:id="75"/>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Li</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About 900 years ago, a Chinese philosopher Sima Guang wrote a history book in which he talked about people's talent and virtue. According to his theory, a man being outstanding in both talent and virtue must be a "sage</w:t>
      </w:r>
      <w:r>
        <w:rPr>
          <w:rFonts w:ascii="inherit" w:hAnsi="inherit"/>
          <w:color w:val="333333"/>
          <w:sz w:val="18"/>
          <w:szCs w:val="18"/>
        </w:rPr>
        <w:t>（圣人）</w:t>
      </w:r>
      <w:r>
        <w:rPr>
          <w:rFonts w:ascii="inherit" w:hAnsi="inherit"/>
          <w:color w:val="333333"/>
          <w:sz w:val="18"/>
          <w:szCs w:val="18"/>
        </w:rPr>
        <w:t>"; being less excellent but with one's virtue outweighs talent can be called a "nobleman</w:t>
      </w:r>
      <w:r>
        <w:rPr>
          <w:rFonts w:ascii="inherit" w:hAnsi="inherit"/>
          <w:color w:val="333333"/>
          <w:sz w:val="18"/>
          <w:szCs w:val="18"/>
        </w:rPr>
        <w:t>（君子）</w:t>
      </w:r>
      <w:r>
        <w:rPr>
          <w:rFonts w:ascii="inherit" w:hAnsi="inherit"/>
          <w:color w:val="333333"/>
          <w:sz w:val="18"/>
          <w:szCs w:val="18"/>
        </w:rPr>
        <w:t>"; being good in neither is a "fool man</w:t>
      </w:r>
      <w:r>
        <w:rPr>
          <w:rFonts w:ascii="inherit" w:hAnsi="inherit"/>
          <w:color w:val="333333"/>
          <w:sz w:val="18"/>
          <w:szCs w:val="18"/>
        </w:rPr>
        <w:t>（愚人）</w:t>
      </w:r>
      <w:r>
        <w:rPr>
          <w:rFonts w:ascii="inherit" w:hAnsi="inherit"/>
          <w:color w:val="333333"/>
          <w:sz w:val="18"/>
          <w:szCs w:val="18"/>
        </w:rPr>
        <w:t>"; yet a fool man is better than a "small man</w:t>
      </w:r>
      <w:r>
        <w:rPr>
          <w:rFonts w:ascii="inherit" w:hAnsi="inherit"/>
          <w:color w:val="333333"/>
          <w:sz w:val="18"/>
          <w:szCs w:val="18"/>
        </w:rPr>
        <w:t>（小人）</w:t>
      </w:r>
      <w:r>
        <w:rPr>
          <w:rFonts w:ascii="inherit" w:hAnsi="inherit"/>
          <w:color w:val="333333"/>
          <w:sz w:val="18"/>
          <w:szCs w:val="18"/>
        </w:rPr>
        <w:t>" who prefers talent than virtue.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grades of talent and virtue of a group of people, you are supposed to rank them according to Sima Guang's theory.</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3 positive integers in a line: N (&lt;=10</w:t>
      </w:r>
      <w:r>
        <w:rPr>
          <w:rFonts w:ascii="inherit" w:hAnsi="inherit"/>
          <w:color w:val="333333"/>
          <w:sz w:val="18"/>
          <w:szCs w:val="18"/>
          <w:vertAlign w:val="superscript"/>
        </w:rPr>
        <w:t>5</w:t>
      </w:r>
      <w:r>
        <w:rPr>
          <w:rFonts w:ascii="inherit" w:hAnsi="inherit"/>
          <w:color w:val="333333"/>
          <w:sz w:val="18"/>
          <w:szCs w:val="18"/>
        </w:rPr>
        <w:t>), the total number of people to be ranked; L (&gt;=60), the lower bound of the qualified grades -- that is, only the ones whose grades of talent and virtue are both not below this line will be ranked; and H (&lt;100), the higher line of qualification -- that is, those with both grades not below this line are considered as the "sages", and will be ranked in non-increasing order according to their total grades. Those with talent grades below H but virtue grades not are cosidered as the "noblemen", and are also ranked in non-increasing order according to their total grades, but they are listed after the "sages". Those with both grades below H, but with virtue not lower than talent are considered as the "fool men". They are ranked in the same way but after the "noblemen". The rest of people whose grades both pass the L line are ranked after the "fool men".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gives the information of a person in the format: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Virtue_Grade Talent_Grade</w:t>
      </w:r>
    </w:p>
    <w:p w:rsidR="00604F6B" w:rsidRDefault="00604F6B" w:rsidP="00604F6B">
      <w:pPr>
        <w:shd w:val="clear" w:color="auto" w:fill="FAFAFA"/>
        <w:textAlignment w:val="baseline"/>
        <w:rPr>
          <w:rFonts w:ascii="Verdana" w:hAnsi="Verdana"/>
          <w:color w:val="333333"/>
          <w:sz w:val="18"/>
          <w:szCs w:val="18"/>
        </w:rPr>
      </w:pPr>
      <w:r>
        <w:rPr>
          <w:rFonts w:ascii="Verdana" w:hAnsi="Verdana"/>
          <w:color w:val="333333"/>
          <w:sz w:val="18"/>
          <w:szCs w:val="18"/>
        </w:rPr>
        <w:t>where ID_Number is an 8-digit number, and both grades are integers in [0, 100]. All the numbers are separated by a space.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output must give M (&lt;=N), the total number of people that are actually ranked. Then M lines follow, each gives the information of a person in the same format as the input, according to the ranking rules. If there is a tie of the total grade, they must be ranked with respect to their virtue grades in non-increasing order. If there is still a tie, then output in increasing order of their ID's.</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14 60 80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10000009 59 90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10000010 88 45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C15276" w:rsidRPr="00C15276" w:rsidRDefault="00C15276" w:rsidP="00C15276">
      <w:pPr>
        <w:pStyle w:val="1"/>
      </w:pPr>
      <w:bookmarkStart w:id="76" w:name="_Toc524422044"/>
      <w:r w:rsidRPr="00C15276">
        <w:t>1063. Set Similarity (25)</w:t>
      </w:r>
      <w:bookmarkEnd w:id="76"/>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sets of integers, the similarity of the sets is defined to be N</w:t>
      </w:r>
      <w:r>
        <w:rPr>
          <w:rFonts w:ascii="inherit" w:hAnsi="inherit"/>
          <w:color w:val="333333"/>
          <w:sz w:val="18"/>
          <w:szCs w:val="18"/>
          <w:vertAlign w:val="subscript"/>
        </w:rPr>
        <w:t>c</w:t>
      </w:r>
      <w:r>
        <w:rPr>
          <w:rFonts w:ascii="inherit" w:hAnsi="inherit"/>
          <w:color w:val="333333"/>
          <w:sz w:val="18"/>
          <w:szCs w:val="18"/>
        </w:rPr>
        <w:t>/N</w:t>
      </w:r>
      <w:r>
        <w:rPr>
          <w:rFonts w:ascii="inherit" w:hAnsi="inherit"/>
          <w:color w:val="333333"/>
          <w:sz w:val="18"/>
          <w:szCs w:val="18"/>
          <w:vertAlign w:val="subscript"/>
        </w:rPr>
        <w:t>t</w:t>
      </w:r>
      <w:r>
        <w:rPr>
          <w:rFonts w:ascii="inherit" w:hAnsi="inherit"/>
          <w:color w:val="333333"/>
          <w:sz w:val="18"/>
          <w:szCs w:val="18"/>
        </w:rPr>
        <w:t>*100%, where N</w:t>
      </w:r>
      <w:r>
        <w:rPr>
          <w:rFonts w:ascii="inherit" w:hAnsi="inherit"/>
          <w:color w:val="333333"/>
          <w:sz w:val="18"/>
          <w:szCs w:val="18"/>
          <w:vertAlign w:val="subscript"/>
        </w:rPr>
        <w:t>c</w:t>
      </w:r>
      <w:r>
        <w:rPr>
          <w:rStyle w:val="apple-converted-space"/>
          <w:rFonts w:ascii="inherit" w:hAnsi="inherit"/>
          <w:color w:val="333333"/>
          <w:sz w:val="18"/>
          <w:szCs w:val="18"/>
        </w:rPr>
        <w:t> </w:t>
      </w:r>
      <w:r>
        <w:rPr>
          <w:rFonts w:ascii="inherit" w:hAnsi="inherit"/>
          <w:color w:val="333333"/>
          <w:sz w:val="18"/>
          <w:szCs w:val="18"/>
        </w:rPr>
        <w:t>is the number of distinct common numbers shared by the two sets, and N</w:t>
      </w:r>
      <w:r>
        <w:rPr>
          <w:rFonts w:ascii="inherit" w:hAnsi="inherit"/>
          <w:color w:val="333333"/>
          <w:sz w:val="18"/>
          <w:szCs w:val="18"/>
          <w:vertAlign w:val="subscript"/>
        </w:rPr>
        <w:t>t</w:t>
      </w:r>
      <w:r>
        <w:rPr>
          <w:rStyle w:val="apple-converted-space"/>
          <w:rFonts w:ascii="inherit" w:hAnsi="inherit"/>
          <w:color w:val="333333"/>
          <w:sz w:val="18"/>
          <w:szCs w:val="18"/>
        </w:rPr>
        <w:t> </w:t>
      </w:r>
      <w:r>
        <w:rPr>
          <w:rFonts w:ascii="inherit" w:hAnsi="inherit"/>
          <w:color w:val="333333"/>
          <w:sz w:val="18"/>
          <w:szCs w:val="18"/>
        </w:rPr>
        <w:t>is the total number of distinct numbers in the two sets. Your job is to calculate the similarity of any given pair of sets.</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a positive integer N (&lt;=50) which is the total number of sets. Then N lines follow, each gives a set with a positive M (&lt;=10</w:t>
      </w:r>
      <w:r>
        <w:rPr>
          <w:rFonts w:ascii="inherit" w:hAnsi="inherit"/>
          <w:color w:val="333333"/>
          <w:sz w:val="18"/>
          <w:szCs w:val="18"/>
          <w:vertAlign w:val="superscript"/>
        </w:rPr>
        <w:t>4</w:t>
      </w:r>
      <w:r>
        <w:rPr>
          <w:rFonts w:ascii="inherit" w:hAnsi="inherit"/>
          <w:color w:val="333333"/>
          <w:sz w:val="18"/>
          <w:szCs w:val="18"/>
        </w:rPr>
        <w:t>) and followed by M integers in the range [0, 10</w:t>
      </w:r>
      <w:r>
        <w:rPr>
          <w:rFonts w:ascii="inherit" w:hAnsi="inherit"/>
          <w:color w:val="333333"/>
          <w:sz w:val="18"/>
          <w:szCs w:val="18"/>
          <w:vertAlign w:val="superscript"/>
        </w:rPr>
        <w:t>9</w:t>
      </w:r>
      <w:r>
        <w:rPr>
          <w:rFonts w:ascii="inherit" w:hAnsi="inherit"/>
          <w:color w:val="333333"/>
          <w:sz w:val="18"/>
          <w:szCs w:val="18"/>
        </w:rPr>
        <w:t>]. After the input of sets, a positive integer K (&lt;=2000) is given, followed by K lines of queries. Each query gives a pair of set numbers (the sets are numbered from 1 to N). All the numbers in a line are separated by a space.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one line the similarity of the sets, in the percentage form accurate up to 1 decimal place.</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3 99 87 101</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4 87 101 5 87</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7 99 101 18 5 135 18 99</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w:t>
      </w:r>
    </w:p>
    <w:p w:rsidR="00EA0C15" w:rsidRPr="00EA0C15" w:rsidRDefault="00EA0C15" w:rsidP="00AB036B">
      <w:pPr>
        <w:pStyle w:val="1"/>
      </w:pPr>
      <w:bookmarkStart w:id="77" w:name="_Toc524422045"/>
      <w:r w:rsidRPr="00EA0C15">
        <w:t>1064. Complete Binary Search Tree (30)</w:t>
      </w:r>
      <w:bookmarkEnd w:id="77"/>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时间限制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100 ms</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内存限制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65536 kB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代码长度限制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16000 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判题程序</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bdr w:val="none" w:sz="0" w:space="0" w:color="auto" w:frame="1"/>
        </w:rPr>
        <w:t>Standard</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作者</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CHEN, Yue</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Binary Search Tree (BST) is recursively defined as a binary tree which has the following properties:</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left subtree of a node contains only nodes with keys less than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right subtree of a node contains only nodes with keys greater than or equal to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Both the left and right subtrees must also be binary search trees.</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Complete Binary Tree (CBT) is a tree that is completely filled, with the possible exception of the bottom level, which is filled from left to right.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Now given a sequence of distinct non-negative integer keys, a unique BST can be constructed if it is required that the tree must also be a CBT. You are supposed to output the level order traversal sequence of this BST.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Input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lastRenderedPageBreak/>
        <w:t>Each input file contains one test case. For each case, the first line contains a positive integer N (&lt;=1000). Then N distinct non-negative integer keys are given in the next line. All the numbers in a line are separated by a space and are no greater than 2000.</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Output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For each test case, print in one line the level order traversal sequence of the corresponding complete binary search tree. All the numbers in a line must be separated by a space, and there must be no extra space at the end of the line.</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Input: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10</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1 2 3 4 5 6 7 8 9 0</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Output: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6 3 8 1 5 7 9 0 2 4</w:t>
      </w:r>
    </w:p>
    <w:p w:rsidR="00DD3DD8" w:rsidRPr="00DD3DD8" w:rsidRDefault="00DD3DD8" w:rsidP="00DD3DD8">
      <w:pPr>
        <w:pStyle w:val="1"/>
      </w:pPr>
      <w:bookmarkStart w:id="78" w:name="_Toc524422046"/>
      <w:r w:rsidRPr="00DD3DD8">
        <w:t>1065. A+B and C (64bit) (20)</w:t>
      </w:r>
      <w:bookmarkEnd w:id="78"/>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three integers A, B and C in [-2</w:t>
      </w:r>
      <w:r>
        <w:rPr>
          <w:rFonts w:ascii="inherit" w:hAnsi="inherit"/>
          <w:color w:val="333333"/>
          <w:sz w:val="18"/>
          <w:szCs w:val="18"/>
          <w:vertAlign w:val="superscript"/>
        </w:rPr>
        <w:t>63</w:t>
      </w:r>
      <w:r>
        <w:rPr>
          <w:rFonts w:ascii="inherit" w:hAnsi="inherit"/>
          <w:color w:val="333333"/>
          <w:sz w:val="18"/>
          <w:szCs w:val="18"/>
        </w:rPr>
        <w:t>, 2</w:t>
      </w:r>
      <w:r>
        <w:rPr>
          <w:rFonts w:ascii="inherit" w:hAnsi="inherit"/>
          <w:color w:val="333333"/>
          <w:sz w:val="18"/>
          <w:szCs w:val="18"/>
          <w:vertAlign w:val="superscript"/>
        </w:rPr>
        <w:t>63</w:t>
      </w:r>
      <w:r>
        <w:rPr>
          <w:rFonts w:ascii="inherit" w:hAnsi="inherit"/>
          <w:color w:val="333333"/>
          <w:sz w:val="18"/>
          <w:szCs w:val="18"/>
        </w:rPr>
        <w:t>], you are supposed to tell whether A+B &gt; C.</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the input gives the positive number of test cases, T (&lt;=10). Then T test cases follow, each consists of a single line containing three integers A, B and C, separated by single spaces.</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"Case #X: true" if A+B&gt;C, or "Case #X: false" otherwise, where X is the case number (starting from 1).</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9223372036854775807 -9223372036854775808 0</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 false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 true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 false</w:t>
      </w:r>
    </w:p>
    <w:p w:rsidR="00BD05FA" w:rsidRPr="00BD05FA" w:rsidRDefault="00BD05FA" w:rsidP="00BD05FA">
      <w:pPr>
        <w:pStyle w:val="1"/>
      </w:pPr>
      <w:bookmarkStart w:id="79" w:name="_Toc524422047"/>
      <w:r w:rsidRPr="00BD05FA">
        <w:t>1066. Root of AVL Tree (25)</w:t>
      </w:r>
      <w:bookmarkEnd w:id="79"/>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19" name="图片 19" descr="http://nos.patest.cn/79_mtxjq1kj3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79_mtxjq1kj3g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18" name="图片 18" descr="http://nos.patest.cn/79_mtxjqnwja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79_mtxjqnwja2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17" name="图片 17" descr="http://nos.patest.cn/79_mtxjr4gyz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79_mtxjr4gyzd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16" name="图片 16" descr="http://nos.patest.cn/79_mtxjrh51o9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79_mtxjrh51o9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tell the root of the resulting AVL tree.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 which is the total number of keys to be inserted. Then N distinct integer keys are given in the next line. All the numbers in a line are separated by a space.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ythe root of the resulting AVL tree in one line.</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w:t>
      </w:r>
    </w:p>
    <w:p w:rsidR="00DE56B3" w:rsidRPr="00DE56B3" w:rsidRDefault="00DE56B3" w:rsidP="00DE56B3">
      <w:pPr>
        <w:pStyle w:val="1"/>
      </w:pPr>
      <w:bookmarkStart w:id="80" w:name="_Toc524422048"/>
      <w:r w:rsidRPr="00DE56B3">
        <w:t>1067. Sort with Swap(0,*) (25)</w:t>
      </w:r>
      <w:bookmarkEnd w:id="80"/>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permutation of the numbers {0, 1, 2,..., N-1}, it is easy to sort them in increasing order. But what if Swap(0, *) is the ONLY operation that is allowed to use? For example, to sort {4, 0, 2, 1, 3} we may apply the swap operations in the following way:</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Swap(0, 1) =&gt; {4, 1, 2, 0, 3}</w:t>
      </w:r>
      <w:r>
        <w:rPr>
          <w:rFonts w:ascii="inherit" w:hAnsi="inherit"/>
          <w:color w:val="333333"/>
          <w:sz w:val="18"/>
          <w:szCs w:val="18"/>
        </w:rPr>
        <w:br/>
        <w:t>Swap(0, 3) =&gt; {4, 1, 2, 3, 0}</w:t>
      </w:r>
      <w:r>
        <w:rPr>
          <w:rFonts w:ascii="inherit" w:hAnsi="inherit"/>
          <w:color w:val="333333"/>
          <w:sz w:val="18"/>
          <w:szCs w:val="18"/>
        </w:rPr>
        <w:br/>
        <w:t>Swap(0, 4) =&gt; {0, 1, 2, 3, 4}</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asked to find the minimum number of swaps need to sort the given permutation of the first N nonnegative integers.</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N (&lt;=10</w:t>
      </w:r>
      <w:r>
        <w:rPr>
          <w:rFonts w:ascii="inherit" w:hAnsi="inherit"/>
          <w:color w:val="333333"/>
          <w:sz w:val="18"/>
          <w:szCs w:val="18"/>
          <w:vertAlign w:val="superscript"/>
        </w:rPr>
        <w:t>5</w:t>
      </w:r>
      <w:r>
        <w:rPr>
          <w:rFonts w:ascii="inherit" w:hAnsi="inherit"/>
          <w:color w:val="333333"/>
          <w:sz w:val="18"/>
          <w:szCs w:val="18"/>
        </w:rPr>
        <w:t>) followed by a permutation sequence of {0, 1, ..., N-1}. All the numbers in a line are separated by a space.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simply print in a line the minimum number of swaps need to sort the given permutation.</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10 3 5 7 2 6 4 9 0 8 1</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671C9E" w:rsidRPr="00671C9E" w:rsidRDefault="00671C9E" w:rsidP="00671C9E">
      <w:pPr>
        <w:pStyle w:val="1"/>
      </w:pPr>
      <w:bookmarkStart w:id="81" w:name="_Toc524422049"/>
      <w:r w:rsidRPr="00671C9E">
        <w:t>1068. Find More Coins (30)</w:t>
      </w:r>
      <w:bookmarkEnd w:id="81"/>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must pay the exact amount. Since she has as many as 10</w:t>
      </w:r>
      <w:r>
        <w:rPr>
          <w:rFonts w:ascii="inherit" w:hAnsi="inherit"/>
          <w:color w:val="333333"/>
          <w:sz w:val="18"/>
          <w:szCs w:val="18"/>
          <w:vertAlign w:val="superscript"/>
        </w:rPr>
        <w:t>4</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some coins to pay for it.</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4</w:t>
      </w:r>
      <w:r>
        <w:rPr>
          <w:rFonts w:ascii="inherit" w:hAnsi="inherit"/>
          <w:color w:val="333333"/>
          <w:sz w:val="18"/>
          <w:szCs w:val="18"/>
        </w:rPr>
        <w:t>, the total number of coins) and M(&lt;=10</w:t>
      </w:r>
      <w:r>
        <w:rPr>
          <w:rFonts w:ascii="inherit" w:hAnsi="inherit"/>
          <w:color w:val="333333"/>
          <w:sz w:val="18"/>
          <w:szCs w:val="18"/>
          <w:vertAlign w:val="superscript"/>
        </w:rPr>
        <w:t>2</w:t>
      </w:r>
      <w:r>
        <w:rPr>
          <w:rFonts w:ascii="inherit" w:hAnsi="inherit"/>
          <w:color w:val="333333"/>
          <w:sz w:val="18"/>
          <w:szCs w:val="18"/>
        </w:rPr>
        <w:t>, the amount of money Eva has to pay). The second line contains N face values of the coins, which are all positive numbers. All the numbers in a line are separated by a space.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&lt;= ... &lt;=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 +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M. All the numbers must be separated by a space, and there must be no extra space at the end of the line. If such a solution is not unique, output the smallest sequence. If there is no solution, output "No Solution" instead.</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sequence {A[1], A[2], ...} is said to be "smaller" than sequence {B[1], B[2], ...} if there exists k &gt;= 1 such that A[i]=B[i] for all i &lt; k, and A[k] &lt; B[k].</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8 9</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5 9 8 7 2 3 4 1</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1 3 5</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7 2 4 3</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951813" w:rsidRPr="00951813" w:rsidRDefault="00951813" w:rsidP="00951813">
      <w:pPr>
        <w:pStyle w:val="1"/>
      </w:pPr>
      <w:bookmarkStart w:id="82" w:name="_Toc524422050"/>
      <w:r w:rsidRPr="00951813">
        <w:t>1069. The Black Hole of Numbers (20)</w:t>
      </w:r>
      <w:bookmarkEnd w:id="82"/>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any 4-digit integer except the ones with all the digits being the same, if we sort the digits in non-increasing order first, and then in non-decreasing order, a new number can be obtained by taking the second number from the first one. Repeat in this manner we will soon end up at the number 6174 -- the "black hole" of 4-digit numbers. This number is named Kaprekar Constant.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start from 6767, we'll get: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7766 - 6677 = 1089</w:t>
      </w:r>
      <w:r>
        <w:rPr>
          <w:rFonts w:ascii="inherit" w:hAnsi="inherit"/>
          <w:color w:val="333333"/>
          <w:sz w:val="18"/>
          <w:szCs w:val="18"/>
        </w:rPr>
        <w:br/>
        <w:t>9810 - 0189 = 9621</w:t>
      </w:r>
      <w:r>
        <w:rPr>
          <w:rFonts w:ascii="inherit" w:hAnsi="inherit"/>
          <w:color w:val="333333"/>
          <w:sz w:val="18"/>
          <w:szCs w:val="18"/>
        </w:rPr>
        <w:br/>
        <w:t>9621 - 1269 = 8352</w:t>
      </w:r>
      <w:r>
        <w:rPr>
          <w:rFonts w:ascii="inherit" w:hAnsi="inherit"/>
          <w:color w:val="333333"/>
          <w:sz w:val="18"/>
          <w:szCs w:val="18"/>
        </w:rPr>
        <w:br/>
        <w:t>8532 - 2358 = 6174</w:t>
      </w:r>
      <w:r>
        <w:rPr>
          <w:rFonts w:ascii="inherit" w:hAnsi="inherit"/>
          <w:color w:val="333333"/>
          <w:sz w:val="18"/>
          <w:szCs w:val="18"/>
        </w:rPr>
        <w:br/>
        <w:t>7641 - 1467 = 6174</w:t>
      </w:r>
      <w:r>
        <w:rPr>
          <w:rFonts w:ascii="inherit" w:hAnsi="inherit"/>
          <w:color w:val="333333"/>
          <w:sz w:val="18"/>
          <w:szCs w:val="18"/>
        </w:rPr>
        <w:br/>
        <w:t>... ...</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4-digit number, you are supposed to illustrate the way it gets into the black hole.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(0, 10000).</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all the 4 digits of N are the same, print in one line the equation "N - N = 0000". Else print each step of calculation in a line until 6174 comes out as the difference. All the numbers must be printed as 4-digit numbers.</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6767</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7766 - 6677 = 1089</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9810 - 0189 = 9621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9621 - 1269 = 8352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8532 - 2358 = 6174</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2222 - 2222 = 0000</w:t>
      </w:r>
    </w:p>
    <w:p w:rsidR="0052201E" w:rsidRPr="00875EB1" w:rsidRDefault="0052201E" w:rsidP="00875EB1">
      <w:pPr>
        <w:pStyle w:val="1"/>
      </w:pPr>
      <w:bookmarkStart w:id="83" w:name="_Toc524422051"/>
      <w:r w:rsidRPr="00875EB1">
        <w:t>1070. Mooncake (25)</w:t>
      </w:r>
      <w:bookmarkEnd w:id="83"/>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Mooncake is a Chinese bakery product traditionally eaten during the Mid-Autumn Festival. Many types of fillings and crusts can be found in traditional mooncakes according to the region's culture. Now given the inventory amounts and the prices of all kinds of the mooncakes, together with the maximum total demand of the market, you are supposed to tell the maximum profit that can be made.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partial inventory storage can be taken. The sample shows the following situation: given three kinds of mooncakes with inventory amounts being 180, 150, and 100 thousand tons, and the prices being 7.5, 7.2, and 4.5 billion yuans. If the market demand can be at most 200 thousand tons, the best we can do is to sell 150 thousand tons of the second kind of mooncake, and 50 thousand tons of the third kind. Hence the total profit is 7.2 + 4.5/2 = 9.45 (billion yuans).</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different kinds of mooncakes, and D (&lt;=500 thousand tons), the maximum total demand of the market. Then the second line gives the positive inventory amounts (in thousand tons), and the third line gives the positive prices (in billion yuans) of N kinds of mooncakes. All the numbers in a line are separated by a space.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maximum profit (in billion yuans) in one line, accurate up to 2 decimal places.</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180 150 100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7.5 7.2 4.5</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9.45</w:t>
      </w:r>
    </w:p>
    <w:p w:rsidR="006E0773" w:rsidRPr="00875EB1" w:rsidRDefault="006E0773" w:rsidP="00875EB1">
      <w:pPr>
        <w:pStyle w:val="1"/>
      </w:pPr>
      <w:bookmarkStart w:id="84" w:name="_Toc524422052"/>
      <w:r w:rsidRPr="00875EB1">
        <w:lastRenderedPageBreak/>
        <w:t>1071. Speech Patterns (25)</w:t>
      </w:r>
      <w:bookmarkEnd w:id="84"/>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often have a preference among synonyms of the same word. For example, some may prefer "the police", while others may prefer "the cops". Analyzing such patterns can help to narrow down a speaker's identity, which is useful when validating, for example, whether it's still the same person behind an online avatar.</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paragraph of text sampled from someone's speech, can you find the person's most commonly used word?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of text no more than 1048576 characters in length, terminated by a carriage return '\n'. The input contains at least one alphanumerical character, i.e., one character from the set [0-9 A-Z a-z].</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most commonly occurring word in the input text, followed by a space and the number of times it has occurred in the input. If there are more than one such words, print the lexicographically smallest one. The word should be printed in all lower case. Here a "word" is defined as a continuous sequence of alphanumerical characters separated by non-alphanumerical characters or the line beginning/end.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words are case</w:t>
      </w:r>
      <w:r>
        <w:rPr>
          <w:rStyle w:val="apple-converted-space"/>
          <w:rFonts w:ascii="inherit" w:hAnsi="inherit"/>
          <w:color w:val="333333"/>
          <w:sz w:val="18"/>
          <w:szCs w:val="18"/>
        </w:rPr>
        <w:t> </w:t>
      </w:r>
      <w:r>
        <w:rPr>
          <w:rFonts w:ascii="inherit" w:hAnsi="inherit"/>
          <w:b/>
          <w:bCs/>
          <w:color w:val="333333"/>
          <w:sz w:val="18"/>
          <w:szCs w:val="18"/>
        </w:rPr>
        <w:t>insensitive</w:t>
      </w:r>
      <w:r>
        <w:rPr>
          <w:rFonts w:ascii="inherit" w:hAnsi="inherit"/>
          <w:color w:val="333333"/>
          <w:sz w:val="18"/>
          <w:szCs w:val="18"/>
        </w:rPr>
        <w:t>.</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Can1: "Can a can can a can?  It can!"</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 5</w:t>
      </w:r>
    </w:p>
    <w:p w:rsidR="0075605C" w:rsidRPr="00060E50" w:rsidRDefault="0075605C" w:rsidP="00060E50">
      <w:pPr>
        <w:pStyle w:val="1"/>
      </w:pPr>
      <w:bookmarkStart w:id="85" w:name="_Toc524422053"/>
      <w:r w:rsidRPr="00060E50">
        <w:lastRenderedPageBreak/>
        <w:t>1072. Gas Station (30)</w:t>
      </w:r>
      <w:bookmarkEnd w:id="85"/>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gas station has to be built at such a location that the minimum distance between the station and any of the residential housing is as far away as possible. However it must guarantee that all the houses are in its service range.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map of the city and several candidate locations for the gas station, you are supposed to give the best recommendation. If there are more than one solution, output the one with the smallest average distance to all the houses. If such a solution is still not unique, output the one with the smallest index number.</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N (&lt;= 10</w:t>
      </w:r>
      <w:r>
        <w:rPr>
          <w:rFonts w:ascii="inherit" w:hAnsi="inherit"/>
          <w:color w:val="333333"/>
          <w:sz w:val="18"/>
          <w:szCs w:val="18"/>
          <w:vertAlign w:val="superscript"/>
        </w:rPr>
        <w:t>3</w:t>
      </w:r>
      <w:r>
        <w:rPr>
          <w:rFonts w:ascii="inherit" w:hAnsi="inherit"/>
          <w:color w:val="333333"/>
          <w:sz w:val="18"/>
          <w:szCs w:val="18"/>
        </w:rPr>
        <w:t>), the total number of houses; M (&lt;= 10), the total number of the candidate locations for the gas stations; K (&lt;= 10</w:t>
      </w:r>
      <w:r>
        <w:rPr>
          <w:rFonts w:ascii="inherit" w:hAnsi="inherit"/>
          <w:color w:val="333333"/>
          <w:sz w:val="18"/>
          <w:szCs w:val="18"/>
          <w:vertAlign w:val="superscript"/>
        </w:rPr>
        <w:t>4</w:t>
      </w:r>
      <w:r>
        <w:rPr>
          <w:rFonts w:ascii="inherit" w:hAnsi="inherit"/>
          <w:color w:val="333333"/>
          <w:sz w:val="18"/>
          <w:szCs w:val="18"/>
        </w:rPr>
        <w:t>), the number of roads connecting the houses and the gas stations; and D</w:t>
      </w:r>
      <w:r>
        <w:rPr>
          <w:rFonts w:ascii="inherit" w:hAnsi="inherit"/>
          <w:color w:val="333333"/>
          <w:sz w:val="18"/>
          <w:szCs w:val="18"/>
          <w:vertAlign w:val="subscript"/>
        </w:rPr>
        <w:t>S</w:t>
      </w:r>
      <w:r>
        <w:rPr>
          <w:rFonts w:ascii="inherit" w:hAnsi="inherit"/>
          <w:color w:val="333333"/>
          <w:sz w:val="18"/>
          <w:szCs w:val="18"/>
        </w:rPr>
        <w:t>, the maximum service range of the gas station. It is hence assumed that all the houses are numbered from 1 to N, and all the candidate locations are numbered from G1 to GM.</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follow, each describes a road in the format</w:t>
      </w:r>
      <w:r>
        <w:rPr>
          <w:rFonts w:ascii="inherit" w:hAnsi="inherit"/>
          <w:color w:val="333333"/>
          <w:sz w:val="18"/>
          <w:szCs w:val="18"/>
        </w:rPr>
        <w:br/>
        <w:t>P1 P2 Dist</w:t>
      </w:r>
      <w:r>
        <w:rPr>
          <w:rFonts w:ascii="inherit" w:hAnsi="inherit"/>
          <w:color w:val="333333"/>
          <w:sz w:val="18"/>
          <w:szCs w:val="18"/>
        </w:rPr>
        <w:br/>
        <w:t>where P1 and P2 are the two ends of a road which can be either house numbers or gas station numbers, and Dist is the integer length of the road.</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index number of the best location. In the next line, print the minimum and the average distances between the solution and all the houses. The numbers in a line must be separated by a space and be accurate up to 1 decimal place. If the solution does not exist, simply output “No Solution”.</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4 3 11 5</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1 2 2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4</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G2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G2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G3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G1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G2 G1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G3 G2 2</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2.0 3.3</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2 1 2 10</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9</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G1 20</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B3362A" w:rsidRPr="00B3362A" w:rsidRDefault="00B3362A" w:rsidP="00B3362A">
      <w:pPr>
        <w:pStyle w:val="1"/>
      </w:pPr>
      <w:bookmarkStart w:id="86" w:name="_Toc524422054"/>
      <w:r w:rsidRPr="00B3362A">
        <w:lastRenderedPageBreak/>
        <w:t>1073. Scientific Notation (20)</w:t>
      </w:r>
      <w:bookmarkEnd w:id="86"/>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Scientific notation is the way that scientists easily handle very large numbers or very small numbers. The notation matches the regular expression [+-][1-9]"."[0-9]+E[+-][0-9]+ which means that the integer portion has exactly one digit, there is at least one digit in the fractional portion, and the number and its exponent's signs are always provided even when they are positive.</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real number A in scientific notation, you are supposed to print A in the conventional notation while keeping all the significant figures.</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containing the real number A in scientific notation. The number is no more than 9999 bytes in length and the exponent's absolute value is no more than 9999.</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input number A in the conventional notation, with all the significant figures kept, including trailing zeros,</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+1.23400E-03</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0.00123400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-1.2E+10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-12000000000</w:t>
      </w:r>
    </w:p>
    <w:p w:rsidR="00FE635B" w:rsidRPr="00FE635B" w:rsidRDefault="00FE635B" w:rsidP="00FE635B">
      <w:pPr>
        <w:pStyle w:val="1"/>
      </w:pPr>
      <w:bookmarkStart w:id="87" w:name="_Toc524422055"/>
      <w:r w:rsidRPr="00FE635B">
        <w:t>1074. Reversing Linked List (25)</w:t>
      </w:r>
      <w:bookmarkEnd w:id="87"/>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constant K and a singly linked list L, you are supposed to reverse the links of every K elements on L. For example, given L being 1→2→3→4→5→6, if K = 3, then you must output 3→2→1→6→5→4; if K = 4, you must output 4→3→2→1→5→6.</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(&lt;=N) which is the length of the sublist to be reversed. The address of a node is a 5-digit nonnegative integer, and NULL is represented by -1.</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ordered linked list. Each node occupies a line, and is printed in the same format as in the input.</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00100 6 4</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00100 1 12309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33218 3 00000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12309 2 33218</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00000 4 33218</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12309 2 00100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354887" w:rsidRPr="00AF5A10" w:rsidRDefault="00354887" w:rsidP="00AF5A10">
      <w:pPr>
        <w:pStyle w:val="1"/>
      </w:pPr>
      <w:bookmarkStart w:id="88" w:name="_Toc524422056"/>
      <w:r w:rsidRPr="00AF5A10">
        <w:t>1075. PAT Judge (25)</w:t>
      </w:r>
      <w:bookmarkEnd w:id="88"/>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of PAT is generated from the status list, which shows the scores of the submittions. This time you are supposed to generate the ranklist for PAT.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3 positive integers, N (&lt;=10</w:t>
      </w:r>
      <w:r>
        <w:rPr>
          <w:rFonts w:ascii="inherit" w:hAnsi="inherit"/>
          <w:color w:val="333333"/>
          <w:sz w:val="18"/>
          <w:szCs w:val="18"/>
          <w:vertAlign w:val="superscript"/>
        </w:rPr>
        <w:t>4</w:t>
      </w:r>
      <w:r>
        <w:rPr>
          <w:rFonts w:ascii="inherit" w:hAnsi="inherit"/>
          <w:color w:val="333333"/>
          <w:sz w:val="18"/>
          <w:szCs w:val="18"/>
        </w:rPr>
        <w:t>), the total number of users, K (&lt;=5), the total number of problems, and M (&lt;=10</w:t>
      </w:r>
      <w:r>
        <w:rPr>
          <w:rFonts w:ascii="inherit" w:hAnsi="inherit"/>
          <w:color w:val="333333"/>
          <w:sz w:val="18"/>
          <w:szCs w:val="18"/>
          <w:vertAlign w:val="superscript"/>
        </w:rPr>
        <w:t>5</w:t>
      </w:r>
      <w:r>
        <w:rPr>
          <w:rFonts w:ascii="inherit" w:hAnsi="inherit"/>
          <w:color w:val="333333"/>
          <w:sz w:val="18"/>
          <w:szCs w:val="18"/>
        </w:rPr>
        <w:t>), the total number of submittions. It is then assumed that the user id's are 5-digit numbers from 00001 to N, and the problem id's are from 1 to K. The next line contains K positive integers p[i] (i=1, ..., K), where p[i] corresponds to the full mark of the i-th problem. Then M lines follow, each gives the information of a submittion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user_id problem_id partial_score_obtained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partial_score_obtained</w:t>
      </w:r>
      <w:r>
        <w:rPr>
          <w:rStyle w:val="apple-converted-space"/>
          <w:rFonts w:ascii="inherit" w:hAnsi="inherit"/>
          <w:color w:val="333333"/>
          <w:sz w:val="18"/>
          <w:szCs w:val="18"/>
        </w:rPr>
        <w:t> </w:t>
      </w:r>
      <w:r>
        <w:rPr>
          <w:rFonts w:ascii="inherit" w:hAnsi="inherit"/>
          <w:color w:val="333333"/>
          <w:sz w:val="18"/>
          <w:szCs w:val="18"/>
        </w:rPr>
        <w:t>is either -1 if the submittion cannot even pass the compiler, or is an integer in the range [0, p[</w:t>
      </w:r>
      <w:r>
        <w:rPr>
          <w:rFonts w:ascii="inherit" w:hAnsi="inherit"/>
          <w:b/>
          <w:bCs/>
          <w:color w:val="333333"/>
          <w:sz w:val="18"/>
          <w:szCs w:val="18"/>
        </w:rPr>
        <w:t>problem_id</w:t>
      </w:r>
      <w:r>
        <w:rPr>
          <w:rFonts w:ascii="inherit" w:hAnsi="inherit"/>
          <w:color w:val="333333"/>
          <w:sz w:val="18"/>
          <w:szCs w:val="18"/>
        </w:rPr>
        <w:t>]]. All the numbers in a line are separated by a space.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output the ranklist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rank user_id total_score s[1] ... s[K]</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rank</w:t>
      </w:r>
      <w:r>
        <w:rPr>
          <w:rStyle w:val="apple-converted-space"/>
          <w:rFonts w:ascii="inherit" w:hAnsi="inherit"/>
          <w:color w:val="333333"/>
          <w:sz w:val="18"/>
          <w:szCs w:val="18"/>
        </w:rPr>
        <w:t> </w:t>
      </w:r>
      <w:r>
        <w:rPr>
          <w:rFonts w:ascii="inherit" w:hAnsi="inherit"/>
          <w:color w:val="333333"/>
          <w:sz w:val="18"/>
          <w:szCs w:val="18"/>
        </w:rPr>
        <w:t>is calculated according to the</w:t>
      </w:r>
      <w:r>
        <w:rPr>
          <w:rStyle w:val="apple-converted-space"/>
          <w:rFonts w:ascii="inherit" w:hAnsi="inherit"/>
          <w:color w:val="333333"/>
          <w:sz w:val="18"/>
          <w:szCs w:val="18"/>
        </w:rPr>
        <w:t> </w:t>
      </w:r>
      <w:r>
        <w:rPr>
          <w:rFonts w:ascii="inherit" w:hAnsi="inherit"/>
          <w:b/>
          <w:bCs/>
          <w:color w:val="333333"/>
          <w:sz w:val="18"/>
          <w:szCs w:val="18"/>
        </w:rPr>
        <w:t>total_score</w:t>
      </w:r>
      <w:r>
        <w:rPr>
          <w:rFonts w:ascii="inherit" w:hAnsi="inherit"/>
          <w:color w:val="333333"/>
          <w:sz w:val="18"/>
          <w:szCs w:val="18"/>
        </w:rPr>
        <w:t>, and all the users with the same</w:t>
      </w:r>
      <w:r>
        <w:rPr>
          <w:rStyle w:val="apple-converted-space"/>
          <w:rFonts w:ascii="inherit" w:hAnsi="inherit"/>
          <w:color w:val="333333"/>
          <w:sz w:val="18"/>
          <w:szCs w:val="18"/>
        </w:rPr>
        <w:t> </w:t>
      </w:r>
      <w:r>
        <w:rPr>
          <w:rFonts w:ascii="inherit" w:hAnsi="inherit"/>
          <w:b/>
          <w:bCs/>
          <w:color w:val="333333"/>
          <w:sz w:val="18"/>
          <w:szCs w:val="18"/>
        </w:rPr>
        <w:t>total_score</w:t>
      </w:r>
      <w:r>
        <w:rPr>
          <w:rStyle w:val="apple-converted-space"/>
          <w:rFonts w:ascii="inherit" w:hAnsi="inherit"/>
          <w:color w:val="333333"/>
          <w:sz w:val="18"/>
          <w:szCs w:val="18"/>
        </w:rPr>
        <w:t> </w:t>
      </w:r>
      <w:r>
        <w:rPr>
          <w:rFonts w:ascii="inherit" w:hAnsi="inherit"/>
          <w:color w:val="333333"/>
          <w:sz w:val="18"/>
          <w:szCs w:val="18"/>
        </w:rPr>
        <w:t>obtain the same</w:t>
      </w:r>
      <w:r>
        <w:rPr>
          <w:rStyle w:val="apple-converted-space"/>
          <w:rFonts w:ascii="inherit" w:hAnsi="inherit"/>
          <w:color w:val="333333"/>
          <w:sz w:val="18"/>
          <w:szCs w:val="18"/>
        </w:rPr>
        <w:t> </w:t>
      </w:r>
      <w:r>
        <w:rPr>
          <w:rFonts w:ascii="inherit" w:hAnsi="inherit"/>
          <w:b/>
          <w:bCs/>
          <w:color w:val="333333"/>
          <w:sz w:val="18"/>
          <w:szCs w:val="18"/>
        </w:rPr>
        <w:t>rank</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is the partial score obtained for the i-th problem. If a user has never submitted a solution for a problem, then "-" must be printed at the corresponding position. If a user has submitted several solutions to solve one problem, then the highest score will be counted.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must be printed in non-decreasing order of the ranks. For those who have the same rank, users must be sorted in nonincreasing order according to the number of perfectly solved problems. And if there is still a tie, then they must be printed in increasing order of their id's. For those who has never submitted any solution that can pass the compiler, or has never submitted any solution, they must NOT be shown on the ranklist. It is guaranteed that at least one user can be shown on the ranklist.</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7 4 20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20 25 25 30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00002 2 12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00007 4 17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00005 1 19</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00005 1 20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00001 1 18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00004 3 25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00005 3 22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00006 4 -1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00001 2 18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00002 4 18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00001 3 4</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2 -1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00004 2 0</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00002 63 20 25 - 18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00005 42 20 0 22 -</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00007 42 - 25 - 17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2 00001 42 18 18 4 2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 00004 40 15 0 25 -</w:t>
      </w:r>
    </w:p>
    <w:p w:rsidR="004E432E" w:rsidRPr="004E432E" w:rsidRDefault="004E432E" w:rsidP="004E432E">
      <w:pPr>
        <w:pStyle w:val="1"/>
      </w:pPr>
      <w:bookmarkStart w:id="89" w:name="_Toc524422057"/>
      <w:r w:rsidRPr="004E432E">
        <w:t>1076. Forwards on Weibo (30)</w:t>
      </w:r>
      <w:bookmarkEnd w:id="89"/>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3000 ms</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Weibo is known as the Chinese version of Twitter. One user on Weibo may have many followers, and may follow many other users as well. Hence a social network is formed with followers relations. When a user makes a post on Weibo, all his/her followers can view and forward his/her post, which can then be forwarded again by their followers. Now given a social network, you are supposed to calculate the maximum potential amount of forwards for any specific user, assuming that only L levels of indirect followers are counted.</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users; and L (&lt;=6), the number of levels of indirect followers that are counted. Hence it is assumed that all the users are numbered from 1 to N. Then N lines follow, each in the format:</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M[i] user_list[i]</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M[i]</w:t>
      </w:r>
      <w:r>
        <w:rPr>
          <w:rStyle w:val="apple-converted-space"/>
          <w:rFonts w:ascii="inherit" w:hAnsi="inherit"/>
          <w:color w:val="333333"/>
          <w:sz w:val="18"/>
          <w:szCs w:val="18"/>
        </w:rPr>
        <w:t> </w:t>
      </w:r>
      <w:r>
        <w:rPr>
          <w:rFonts w:ascii="inherit" w:hAnsi="inherit"/>
          <w:color w:val="333333"/>
          <w:sz w:val="18"/>
          <w:szCs w:val="18"/>
        </w:rPr>
        <w:t>(&lt;=100) is the total number of people that user[i] follows; and</w:t>
      </w:r>
      <w:r>
        <w:rPr>
          <w:rStyle w:val="apple-converted-space"/>
          <w:rFonts w:ascii="inherit" w:hAnsi="inherit"/>
          <w:color w:val="333333"/>
          <w:sz w:val="18"/>
          <w:szCs w:val="18"/>
        </w:rPr>
        <w:t> </w:t>
      </w:r>
      <w:r>
        <w:rPr>
          <w:rFonts w:ascii="inherit" w:hAnsi="inherit"/>
          <w:b/>
          <w:bCs/>
          <w:color w:val="333333"/>
          <w:sz w:val="18"/>
          <w:szCs w:val="18"/>
        </w:rPr>
        <w:t>user_list[i]</w:t>
      </w:r>
      <w:r>
        <w:rPr>
          <w:rStyle w:val="apple-converted-space"/>
          <w:rFonts w:ascii="inherit" w:hAnsi="inherit"/>
          <w:color w:val="333333"/>
          <w:sz w:val="18"/>
          <w:szCs w:val="18"/>
        </w:rPr>
        <w:t> </w:t>
      </w:r>
      <w:r>
        <w:rPr>
          <w:rFonts w:ascii="inherit" w:hAnsi="inherit"/>
          <w:color w:val="333333"/>
          <w:sz w:val="18"/>
          <w:szCs w:val="18"/>
        </w:rPr>
        <w:t>is a list of the M[i] users that are followed by user[i]. It is guaranteed that no one can follow oneself. All the numbers are separated by a space.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finally a positive K is given, followed by K</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's for query.</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 you are supposed to print in one line the maximum potential amount of forwards this user can triger, assuming that everyone who can view the initial post will forward it once, and that only L levels of indirect followers are counted.</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7 3</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2 5 6</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2 2 6</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AD4A02" w:rsidRPr="00AD4A02" w:rsidRDefault="00AD4A02" w:rsidP="00AD4A02">
      <w:pPr>
        <w:pStyle w:val="1"/>
      </w:pPr>
      <w:bookmarkStart w:id="90" w:name="_Toc524422058"/>
      <w:r w:rsidRPr="00AD4A02">
        <w:t>1077. Kuchiguse (20)</w:t>
      </w:r>
      <w:bookmarkEnd w:id="90"/>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Japanese language is notorious for its sentence ending particles. Personal preference of such particles can be considered as a reflection of the speaker's personality. Such a preference is called "Kuchiguse" and is often exaggerated artistically in Anime and Manga. For example, the artificial sentence ending particle "nyan~" is often used as a stereotype for characters with a cat-like personality:</w:t>
      </w:r>
    </w:p>
    <w:p w:rsidR="00AD4A02" w:rsidRDefault="00AD4A02" w:rsidP="00AD4A02">
      <w:pPr>
        <w:shd w:val="clear" w:color="auto" w:fill="FAFAFA"/>
        <w:textAlignment w:val="baseline"/>
        <w:rPr>
          <w:rFonts w:ascii="Verdana" w:hAnsi="Verdana"/>
          <w:color w:val="333333"/>
          <w:sz w:val="18"/>
          <w:szCs w:val="18"/>
        </w:rPr>
      </w:pPr>
      <w:r>
        <w:rPr>
          <w:rFonts w:ascii="Verdana" w:hAnsi="Symbol"/>
          <w:color w:val="333333"/>
          <w:sz w:val="18"/>
          <w:szCs w:val="18"/>
        </w:rPr>
        <w:lastRenderedPageBreak/>
        <w:t></w:t>
      </w:r>
      <w:r>
        <w:rPr>
          <w:rFonts w:ascii="Verdana" w:hAnsi="Verdana"/>
          <w:color w:val="333333"/>
          <w:sz w:val="18"/>
          <w:szCs w:val="18"/>
        </w:rPr>
        <w:t xml:space="preserve">  Itai nyan~ (It hurts, nyan~)</w:t>
      </w:r>
    </w:p>
    <w:p w:rsidR="00AD4A02" w:rsidRDefault="00AD4A02" w:rsidP="00AD4A02">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Ninjin wa iyada nyan~ (I hate carrots, nyan~)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few lines spoken by the same character, can you find her Kuchiguse?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is an integer N (2&lt;=N&lt;=100). Following are N file lines of 0~256 (inclusive) characters in length, each representing a character's spoken line. The spoken lines are case sensitive.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kuchiguse of the character, i.e., the longest common suffix of all N lines. If there is no such suffix, write "nai".</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 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 wa iyadanyan~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uhhh 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Ninjinnwaiyada T_T</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T_T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nai</w:t>
      </w:r>
    </w:p>
    <w:p w:rsidR="00E033E8" w:rsidRPr="00E033E8" w:rsidRDefault="00E033E8" w:rsidP="00E033E8">
      <w:pPr>
        <w:pStyle w:val="1"/>
      </w:pPr>
      <w:bookmarkStart w:id="91" w:name="_Toc524422059"/>
      <w:r w:rsidRPr="00E033E8">
        <w:lastRenderedPageBreak/>
        <w:t>1078. Hashing (25)</w:t>
      </w:r>
      <w:bookmarkEnd w:id="91"/>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of this problem is simple: insert a sequence of distinct positive integers into a hash table, and output the positions of the input numbers. The hash function is defined to be "H(key) = key % TSize" where TSize is the maximum size of the hash table. Quadratic probing (with positive increments only) is used to solve the collisions.</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the table size is better to be prime. If the maximum size given by the user is not prime, you must re-define the table size to be the smallest prime number which is larger than the size given by the user.</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MSize (&lt;=10</w:t>
      </w:r>
      <w:r>
        <w:rPr>
          <w:rFonts w:ascii="inherit" w:hAnsi="inherit"/>
          <w:color w:val="333333"/>
          <w:sz w:val="18"/>
          <w:szCs w:val="18"/>
          <w:vertAlign w:val="superscript"/>
        </w:rPr>
        <w:t>4</w:t>
      </w:r>
      <w:r>
        <w:rPr>
          <w:rFonts w:ascii="inherit" w:hAnsi="inherit"/>
          <w:color w:val="333333"/>
          <w:sz w:val="18"/>
          <w:szCs w:val="18"/>
        </w:rPr>
        <w:t>) and N (&lt;=MSize) which are the user-defined table size and the number of input numbers, respectively. Then N distinct positive integers are given in the next line. All the numbers in a line are separated by a space.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corresponding positions (index starts from 0) of the input numbers in one line. All the numbers in a line are separated by a space, and there must be no extra space at the end of the line. In case it is impossible to insert the number, print "-" instead.</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10 6 4 15</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4 -</w:t>
      </w:r>
    </w:p>
    <w:p w:rsidR="007F79F3" w:rsidRPr="007F79F3" w:rsidRDefault="007F79F3" w:rsidP="007F79F3">
      <w:pPr>
        <w:pStyle w:val="1"/>
      </w:pPr>
      <w:bookmarkStart w:id="92" w:name="_Toc524422060"/>
      <w:r w:rsidRPr="007F79F3">
        <w:lastRenderedPageBreak/>
        <w:t>1079. Total Sales of Supply Chain (25)</w:t>
      </w:r>
      <w:bookmarkEnd w:id="92"/>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total sales from all the retailers.</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unit price given by the root supplier; and r, the percentage rate of price increment for each distributor or retailer. Then N lines follow, each describes a distributor or retailer in the following format: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ID[1] ID[2] ... ID[K</w:t>
      </w:r>
      <w:r>
        <w:rPr>
          <w:rFonts w:ascii="inherit" w:hAnsi="inherit"/>
          <w:color w:val="333333"/>
          <w:sz w:val="18"/>
          <w:szCs w:val="18"/>
          <w:vertAlign w:val="subscript"/>
        </w:rPr>
        <w:t>i</w:t>
      </w:r>
      <w:r>
        <w:rPr>
          <w:rFonts w:ascii="inherit" w:hAnsi="inherit"/>
          <w:color w:val="333333"/>
          <w:sz w:val="18"/>
          <w:szCs w:val="18"/>
        </w:rPr>
        <w: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then instead the total amount of the product will be given after K</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total sales we can expect from all the retailers, accurate up to 1 decimal place. It is guaranteed that the number will not exceed 10</w:t>
      </w:r>
      <w:r>
        <w:rPr>
          <w:rFonts w:ascii="inherit" w:hAnsi="inherit"/>
          <w:color w:val="333333"/>
          <w:sz w:val="18"/>
          <w:szCs w:val="18"/>
          <w:vertAlign w:val="superscript"/>
        </w:rPr>
        <w:t>10</w:t>
      </w:r>
      <w:r>
        <w:rPr>
          <w:rFonts w:ascii="inherit" w:hAnsi="inherit"/>
          <w:color w:val="333333"/>
          <w:sz w:val="18"/>
          <w:szCs w:val="18"/>
        </w:rPr>
        <w:t>.</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10 1.80 1.00</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42.4</w:t>
      </w:r>
    </w:p>
    <w:p w:rsidR="00370446" w:rsidRPr="00370446" w:rsidRDefault="00370446" w:rsidP="00370446">
      <w:pPr>
        <w:pStyle w:val="1"/>
      </w:pPr>
      <w:bookmarkStart w:id="93" w:name="_Toc524422061"/>
      <w:r w:rsidRPr="00370446">
        <w:t>1080. Graduate Admission (30)</w:t>
      </w:r>
      <w:bookmarkEnd w:id="93"/>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时间限制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200 ms</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内存限制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65536 kB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代码长度限制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16000 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判题程序</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bdr w:val="none" w:sz="0" w:space="0" w:color="auto" w:frame="1"/>
        </w:rPr>
        <w:t>Standard</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作者</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CHEN, Yue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It is said that in 2013, there were about 100 graduate schools ready to proceed over 40,000 applications in Zhejiang Province. It would help a lot if you could write a program to automate the admission procedure.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lastRenderedPageBreak/>
        <w:t>Each applicant will have to provide two grades: the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the interview grade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The final grade of an applicant is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 2. The admission rules are: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 applicants are ranked according to their final grades, and will be admitted one by one from the top of the rank list.</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final grade, the applicants will be ranked according to their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If still tied, their ranks must be the same.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applicant may have K choices and the admission will be done according to his/her choices: if according to the rank list, it is one's turn to be admitted; and if the quota of one's most preferred shcool is not exceeded, then one will be admitted to this school, or one's other choices will be considered one by one in order. If one gets rejected by all of preferred schools, then this unfortunate applicant will be rejected.</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rank, and if the corresponding applicants are applying to the same school, then that school must admit all the applicants with the same rank, </w:t>
      </w:r>
      <w:r w:rsidRPr="00370446">
        <w:rPr>
          <w:rFonts w:ascii="inherit" w:eastAsia="宋体" w:hAnsi="inherit" w:cs="宋体"/>
          <w:i/>
          <w:iCs/>
          <w:color w:val="333333"/>
          <w:kern w:val="0"/>
          <w:sz w:val="18"/>
          <w:szCs w:val="18"/>
        </w:rPr>
        <w:t>even if its quota will be exceeded.</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Input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input file contains one test case. Each case starts with a line containing three positive integers: N (&lt;=40,000), the total number of applicants; M (&lt;=100), the total number of graduate schools; and K (&lt;=5), the number of choices an applicant may have.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In the next line, separated by a space, there are M positive integers.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integer is the quota of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graduate school respectively.</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Then N lines follow, each contains 2+K integers separated by a space. The first 2 integers are the applicant's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respectively. The next K integers represent the preferred schools. For the sake of simplicity, we assume that the schools are numbered from 0 to M-1, and the applicants are numbered from 0 to N-1.</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Output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For each test case you should output the admission results for all the graduate schools. The results of each school must occupy a line, which contains the applicants' numbers that school admits. The numbers must be in increasing order and be separated by a space. There must be no extra space at the end of each line. If no applicant is admitted by a school, you must output an empty line correspondingly.</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Input: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11 6 3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2 1 2 2 2 3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60 60 2 3 5</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lastRenderedPageBreak/>
        <w:t>100 90 0 3 4</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90 100 1 2 0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90 90 5 1 3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80 90 1 0 2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80 70 1 3 2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70 80 1 2 3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100 100 0 2 4</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Output: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0 10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5 6 7</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2 8</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1 4</w:t>
      </w:r>
    </w:p>
    <w:p w:rsidR="001F5280" w:rsidRPr="001F5280" w:rsidRDefault="001F5280" w:rsidP="001F5280">
      <w:pPr>
        <w:pStyle w:val="1"/>
      </w:pPr>
      <w:bookmarkStart w:id="94" w:name="_Toc524422062"/>
      <w:r w:rsidRPr="001F5280">
        <w:t>1081. Rational Sum (20)</w:t>
      </w:r>
      <w:bookmarkEnd w:id="94"/>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N rational numbers in the form "numerator/denominator", you are supposed to calculate their sum.</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positive integer N (&lt;=100), followed in the next line N rational numbers "a1/b1 a2/b2 ..." where all the numerators and denominators are in the range of "long int". If there is a negative number, then the sign must appear in front of the numerator.</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sum in the simplest form "integer numerator/denominator" where "integer" is the integer part of the sum, "numerator" &lt; "denominator", and the numerator and the denominator have no common factor. You must output only the fractional part if the integer part is 0.</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4/15 1/30 -2/60 8/3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 2/3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1/3 -1/6 1/8</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7/24</w:t>
      </w:r>
    </w:p>
    <w:p w:rsidR="0052347B" w:rsidRPr="0052347B" w:rsidRDefault="0052347B" w:rsidP="0052347B">
      <w:pPr>
        <w:pStyle w:val="1"/>
      </w:pPr>
      <w:bookmarkStart w:id="95" w:name="_Toc524422063"/>
      <w:r w:rsidRPr="0052347B">
        <w:t>1082. Read Number in Chinese (25)</w:t>
      </w:r>
      <w:bookmarkEnd w:id="95"/>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integer with no more than 9 digits, you are supposed to read it in the traditional Chinese way. Output "Fu" first if it is negative. For example, -123456789 is read as "Fu yi Yi er Qian san Bai si Shi wu Wan liu Qian qi Bai ba Shi jiu". Note: zero ("ling") must be handled correctly according to the Chinese tradition. For example, 100800 is "yi Shi Wan ling ba Bai".</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an integer with no more than 9 digits.</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the Chinese way of reading the number. The characters are separated by a space and there must be no extra space at the end of the line.</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Fu yi Yi er Qian san Bai si Shi wu Wan liu Qian qi Bai ba Shi jiu</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100800</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yi Shi Wan ling ba Bai</w:t>
      </w:r>
    </w:p>
    <w:p w:rsidR="0068541C" w:rsidRPr="0068541C" w:rsidRDefault="0068541C" w:rsidP="0068541C">
      <w:pPr>
        <w:pStyle w:val="1"/>
      </w:pPr>
      <w:bookmarkStart w:id="96" w:name="_Toc524422064"/>
      <w:r w:rsidRPr="0068541C">
        <w:t>1083. List Grades (25)</w:t>
      </w:r>
      <w:bookmarkEnd w:id="96"/>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list of N student records with name, ID and grade. You are supposed to sort the records with respect to the grade in non-increasing order, and output those student records of which the grades are in a given interval.</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is given in the following format:</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name[1] ID[1] grade[1]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name[2] ID[2] grade[2]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name[N] ID[N] grade[N]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grade1 grade2</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name[i] and ID[i] are strings of no more than 10 characters with no space, grade[i] is an integer in [0, 100], grade1 and grade2 are the boundaries of the grade's interval. It is guaranteed that all the grades are</w:t>
      </w:r>
      <w:r>
        <w:rPr>
          <w:rStyle w:val="apple-converted-space"/>
          <w:rFonts w:ascii="inherit" w:hAnsi="inherit"/>
          <w:color w:val="333333"/>
          <w:sz w:val="18"/>
          <w:szCs w:val="18"/>
        </w:rPr>
        <w:t> </w:t>
      </w:r>
      <w:r>
        <w:rPr>
          <w:rFonts w:ascii="inherit" w:hAnsi="inherit"/>
          <w:i/>
          <w:iCs/>
          <w:color w:val="333333"/>
          <w:sz w:val="18"/>
          <w:szCs w:val="18"/>
        </w:rPr>
        <w:t>distinct</w:t>
      </w:r>
      <w:r>
        <w:rPr>
          <w:rFonts w:ascii="inherit" w:hAnsi="inherit"/>
          <w:color w:val="333333"/>
          <w:sz w:val="18"/>
          <w:szCs w:val="18"/>
        </w:rPr>
        <w:t>.</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you should output the student records of which the grades are in the given interval [grade1, grade2] and are in non-increasing order. Each student record occupies a line with the student's name and ID, separated by one space. If there is no student's grade in that interval, output "NONE" instead.</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Tom CS000001 59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 89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 100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 95</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60 100</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 60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 CS01 80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90 95</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86B7A" w:rsidRPr="00D86B7A" w:rsidRDefault="00D86B7A" w:rsidP="00D86B7A">
      <w:pPr>
        <w:pStyle w:val="1"/>
      </w:pPr>
      <w:bookmarkStart w:id="97" w:name="_Toc524422065"/>
      <w:r w:rsidRPr="00D86B7A">
        <w:lastRenderedPageBreak/>
        <w:t>1084. Broken Keyboard (20)</w:t>
      </w:r>
      <w:bookmarkEnd w:id="97"/>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worn out. So when you type some sentences, the characters corresponding to those keys will not appear on screen.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string that you are supposed to type, and the string that you actually type out, please list those keys which are for sure worn out.</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contains the original string, and the 2nd line contains the typed-out string. Each string contains no more than 80 characters which are either English letters [A-Z] (case insensitive), digital numbers [0-9], or "_" (representing the space). It is guaranteed that both strings are non-empty.</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keys that are worn out, in the order of being detected. The English letters must be capitalized. Each worn out key must be printed once only. It is guaranteed that there is at least one worn out key.</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7_This_is_a_test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_hs_s_a_es</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7TI</w:t>
      </w:r>
    </w:p>
    <w:p w:rsidR="0053689B" w:rsidRPr="0053689B" w:rsidRDefault="0053689B" w:rsidP="0053689B">
      <w:pPr>
        <w:pStyle w:val="1"/>
      </w:pPr>
      <w:bookmarkStart w:id="98" w:name="_Toc524422066"/>
      <w:r w:rsidRPr="0053689B">
        <w:lastRenderedPageBreak/>
        <w:t>1085. Perfect Sequence (25)</w:t>
      </w:r>
      <w:bookmarkEnd w:id="98"/>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integers and another positive integer p. The sequence is said to be a "perfect sequence" if M &lt;= m * p where M and m are the maximum and minimum numbers in the sequence, respectively.</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and a parameter p, you are supposed to find from the sequence as many numbers as possible to form a perfect subsequence.</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integers N and p, where N (&lt;= 10</w:t>
      </w:r>
      <w:r>
        <w:rPr>
          <w:rFonts w:ascii="inherit" w:hAnsi="inherit"/>
          <w:color w:val="333333"/>
          <w:sz w:val="18"/>
          <w:szCs w:val="18"/>
          <w:vertAlign w:val="superscript"/>
        </w:rPr>
        <w:t>5</w:t>
      </w:r>
      <w:r>
        <w:rPr>
          <w:rFonts w:ascii="inherit" w:hAnsi="inherit"/>
          <w:color w:val="333333"/>
          <w:sz w:val="18"/>
          <w:szCs w:val="18"/>
        </w:rPr>
        <w:t>) is the number of integers in the sequence, and p (&lt;= 10</w:t>
      </w:r>
      <w:r>
        <w:rPr>
          <w:rFonts w:ascii="inherit" w:hAnsi="inherit"/>
          <w:color w:val="333333"/>
          <w:sz w:val="18"/>
          <w:szCs w:val="18"/>
          <w:vertAlign w:val="superscript"/>
        </w:rPr>
        <w:t>9</w:t>
      </w:r>
      <w:r>
        <w:rPr>
          <w:rFonts w:ascii="inherit" w:hAnsi="inherit"/>
          <w:color w:val="333333"/>
          <w:sz w:val="18"/>
          <w:szCs w:val="18"/>
        </w:rPr>
        <w:t>) is the parameter. In the second line there are N positive integers, each is no greater than 10</w:t>
      </w:r>
      <w:r>
        <w:rPr>
          <w:rFonts w:ascii="inherit" w:hAnsi="inherit"/>
          <w:color w:val="333333"/>
          <w:sz w:val="18"/>
          <w:szCs w:val="18"/>
          <w:vertAlign w:val="superscript"/>
        </w:rPr>
        <w:t>9</w:t>
      </w:r>
      <w:r>
        <w:rPr>
          <w:rFonts w:ascii="inherit" w:hAnsi="inherit"/>
          <w:color w:val="333333"/>
          <w:sz w:val="18"/>
          <w:szCs w:val="18"/>
        </w:rPr>
        <w:t>.</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maximum number of integers that can be chosen to form a perfect subsequence.</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10 8</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2 3 20 4 5 1 6 7 8 9</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F36884" w:rsidRPr="001036A8" w:rsidRDefault="00F36884" w:rsidP="001036A8">
      <w:pPr>
        <w:pStyle w:val="1"/>
      </w:pPr>
      <w:bookmarkStart w:id="99" w:name="_Toc524422067"/>
      <w:r w:rsidRPr="001036A8">
        <w:t>1086. Tree Traversals Again (25)</w:t>
      </w:r>
      <w:bookmarkEnd w:id="99"/>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inorder binary tree traversal can be implemented in a non-recursive way with a stack. For example, suppose that when a 6-node binary tree (with the keys numbered from 1 to 6) is traversed, the stack operations are: push(1); push(2); push(3); pop(); pop(); push(4); pop(); pop(); push(5); push(6); pop(); pop(). Then a unique binary tree (shown in Figure 1) can be generated from this sequence of operations. Your task is to give the postorder traversal sequence of this tree.</w:t>
      </w:r>
    </w:p>
    <w:p w:rsidR="00F36884" w:rsidRDefault="00F36884" w:rsidP="00F36884">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695450" cy="1190625"/>
            <wp:effectExtent l="0" t="0" r="0" b="9525"/>
            <wp:docPr id="20" name="图片 20" descr="http://nos.patest.cn/bs_n9mde9jcn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bs_n9mde9jcnyj.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5450" cy="1190625"/>
                    </a:xfrm>
                    <a:prstGeom prst="rect">
                      <a:avLst/>
                    </a:prstGeom>
                    <a:noFill/>
                    <a:ln>
                      <a:noFill/>
                    </a:ln>
                  </pic:spPr>
                </pic:pic>
              </a:graphicData>
            </a:graphic>
          </wp:inline>
        </w:drawing>
      </w:r>
      <w:r>
        <w:rPr>
          <w:rFonts w:ascii="Verdana" w:hAnsi="Verdana"/>
          <w:color w:val="333333"/>
          <w:sz w:val="18"/>
          <w:szCs w:val="18"/>
        </w:rPr>
        <w:br/>
        <w:t>Figure 1</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(&lt;=30) which is the total number of nodes in a tree (and hence the nodes are numbered from 1 to N). Then 2N lines follow, each describes a stack operation in the format: "Push X" where X is the index of the node being pushed onto the stack; or "Pop" meaning to pop one node from the stack.</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postorder traversal sequence of the corresponding tree in one line. A solution is guaranteed to exist. All the numbers must be separated by exactly one space, and there must be no extra space at the end of the line.</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Push 2</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3 4 2 6 5 1</w:t>
      </w:r>
    </w:p>
    <w:p w:rsidR="0090379E" w:rsidRPr="0090379E" w:rsidRDefault="0090379E" w:rsidP="0090379E">
      <w:pPr>
        <w:pStyle w:val="1"/>
      </w:pPr>
      <w:bookmarkStart w:id="100" w:name="_Toc524422068"/>
      <w:r w:rsidRPr="0090379E">
        <w:t>1087. All Roads Lead to Rome (30)</w:t>
      </w:r>
      <w:bookmarkEnd w:id="100"/>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Indeed there are many different tourist routes from our city to Rome. You are supposed to find your clients the route with the least cost while gaining the most happiness.</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(2&lt;=N&lt;=200), the number of cities, and K, the total number of routes between pairs of cities; followed by the name of the starting city. The next N-1 lines each gives the name of a city and an integer that represents the happiness one can gain from that city, except the starting city. Then K lines follow, each describes a route between two cities in the format "City1 City2 Cost". Here the name of a city is a string of 3 capital English letters, and the destination is always ROM which represents Rome.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we are supposed to find the route with the least cost. If such a route is not unique, the one with the maximum happiness will be recommended. If such a route is still not unique, then we output the one with the maximum average happiness -- it is guaranteed by the judge that such a solution exists and is unique.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the first line of output, you must print 4 numbers: the number of different routes with the least cost, the cost, the happiness, and the average happiness (take the integer part only) of the recommended route. Then in the next line, you are supposed to print the route in the format "City1-&gt;City2-&gt;...-&gt;ROM".</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HZH</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100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40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GDN 55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95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80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ROM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PKN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ROM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HZH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PKN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PRS 1</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3 3 195 97</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HZH-&gt;PRS-&gt;ROM</w:t>
      </w:r>
    </w:p>
    <w:p w:rsidR="00374F5C" w:rsidRPr="00374F5C" w:rsidRDefault="00374F5C" w:rsidP="00374F5C">
      <w:pPr>
        <w:pStyle w:val="1"/>
      </w:pPr>
      <w:bookmarkStart w:id="101" w:name="_Toc524422069"/>
      <w:r w:rsidRPr="00374F5C">
        <w:t>1088. Rational Arithmetic (20)</w:t>
      </w:r>
      <w:bookmarkEnd w:id="101"/>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two rational numbers, your task is to implement the basic arithmetics, that is, to calculate their sum, difference, product and quotient.</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one line the two rational numbers in the format "a1/b1 a2/b2". The numerators and the denominators are all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 If there is a negative sign, it must appear only in front of the numerator. The denominators are guaranteed to be non-zero numbers.</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4 lines the sum, difference, product and quotient of the two rational numbers, respectively. The format of each line is "number1 operator number2 = result". Notice that all the rational numbers must be in their simplest form "k a/b", where</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is the integer part, and</w:t>
      </w:r>
      <w:r>
        <w:rPr>
          <w:rStyle w:val="apple-converted-space"/>
          <w:rFonts w:ascii="inherit" w:hAnsi="inherit"/>
          <w:color w:val="333333"/>
          <w:sz w:val="18"/>
          <w:szCs w:val="18"/>
        </w:rPr>
        <w:t> </w:t>
      </w:r>
      <w:r>
        <w:rPr>
          <w:rFonts w:ascii="inherit" w:hAnsi="inherit"/>
          <w:b/>
          <w:bCs/>
          <w:color w:val="333333"/>
          <w:sz w:val="18"/>
          <w:szCs w:val="18"/>
        </w:rPr>
        <w:t>a/b</w:t>
      </w:r>
      <w:r>
        <w:rPr>
          <w:rStyle w:val="apple-converted-space"/>
          <w:rFonts w:ascii="inherit" w:hAnsi="inherit"/>
          <w:color w:val="333333"/>
          <w:sz w:val="18"/>
          <w:szCs w:val="18"/>
        </w:rPr>
        <w:t> </w:t>
      </w:r>
      <w:r>
        <w:rPr>
          <w:rFonts w:ascii="inherit" w:hAnsi="inherit"/>
          <w:color w:val="333333"/>
          <w:sz w:val="18"/>
          <w:szCs w:val="18"/>
        </w:rPr>
        <w:t>is the simplest fraction part. If the number is negative, it must be included in a pair of parentheses. If the denominator in the division is zero, output "Inf" as the result. It is guaranteed that all the output integers are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2/3 -4/2</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2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(-1/3)</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0/6</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0</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Inf</w:t>
      </w:r>
    </w:p>
    <w:p w:rsidR="00D227D3" w:rsidRPr="00D227D3" w:rsidRDefault="00D227D3" w:rsidP="00D227D3">
      <w:pPr>
        <w:pStyle w:val="1"/>
      </w:pPr>
      <w:bookmarkStart w:id="102" w:name="_Toc524422070"/>
      <w:r w:rsidRPr="00D227D3">
        <w:t>1089. Insert or Merge (25)</w:t>
      </w:r>
      <w:bookmarkEnd w:id="102"/>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iterates, consuming one input element each repetition, and growing a sorted output list. Each iteration, insertion sort removes one element from the input data, finds the location it belongs within the sorted list, and inserts it there. It repeats until no input elements remain.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Merge sort</w:t>
      </w:r>
      <w:r>
        <w:rPr>
          <w:rStyle w:val="apple-converted-space"/>
          <w:rFonts w:ascii="inherit" w:hAnsi="inherit"/>
          <w:color w:val="333333"/>
          <w:sz w:val="18"/>
          <w:szCs w:val="18"/>
        </w:rPr>
        <w:t> </w:t>
      </w:r>
      <w:r>
        <w:rPr>
          <w:rFonts w:ascii="inherit" w:hAnsi="inherit"/>
          <w:color w:val="333333"/>
          <w:sz w:val="18"/>
          <w:szCs w:val="18"/>
        </w:rPr>
        <w:t>works as follows: Divide the unsorted list into N sublists, each containing 1 element (a list of 1 element is considered sorted). Then repeatedly merge two adjacent sublists to produce new sorted sublists until there is only 1 sublist remaining.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"Merge Sort" to indicate the method used to obtain the partial result. Then run this method for one more iteration and output in the second line the resulting sequence. It is guaranteed that the answer is unique for each test case. All the numbers in a line must be separated by a space, and there must be no extra space at the end of the line.</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3 1 2 8 7 5 9 4 0 6</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1 3 2 8 5 7 4 9 0 6</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Merge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1 2 3 8 4 5 7 9 0 6</w:t>
      </w:r>
    </w:p>
    <w:p w:rsidR="009E202E" w:rsidRPr="00E83135" w:rsidRDefault="009E202E" w:rsidP="00E83135">
      <w:pPr>
        <w:pStyle w:val="1"/>
      </w:pPr>
      <w:bookmarkStart w:id="103" w:name="_Toc524422071"/>
      <w:r w:rsidRPr="00E83135">
        <w:t>1090. Highest Price in Supply Chain (25)</w:t>
      </w:r>
      <w:bookmarkEnd w:id="103"/>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It is assumed that each member in the supply chain has exactly one supplier except the root supplier, and there is no supply cycle.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highest price we can expect from some retailers.</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they are numbered from 0 to N-1); P, the price given by the root supplier; and r, the percentage rate of price increment for each distributor or retailer. Then the next line contains N numbers, each number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index of the supplier for the i-th member. S</w:t>
      </w:r>
      <w:r>
        <w:rPr>
          <w:rFonts w:ascii="inherit" w:hAnsi="inherit"/>
          <w:color w:val="333333"/>
          <w:sz w:val="18"/>
          <w:szCs w:val="18"/>
          <w:vertAlign w:val="subscript"/>
        </w:rPr>
        <w:t>root</w:t>
      </w:r>
      <w:r>
        <w:rPr>
          <w:rStyle w:val="apple-converted-space"/>
          <w:rFonts w:ascii="inherit" w:hAnsi="inherit"/>
          <w:color w:val="333333"/>
          <w:sz w:val="18"/>
          <w:szCs w:val="18"/>
        </w:rPr>
        <w:t> </w:t>
      </w:r>
      <w:r>
        <w:rPr>
          <w:rFonts w:ascii="inherit" w:hAnsi="inherit"/>
          <w:color w:val="333333"/>
          <w:sz w:val="18"/>
          <w:szCs w:val="18"/>
        </w:rPr>
        <w:t>for the root supplier is defined to be -1. All the numbers in a line are separated by a space.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highest price we can expect from some retailers, accurate up to 2 decimal places, and the number of retailers that sell at the highest price. There must be one space between the two numbers. It is guaranteed that the price will not exceed 10</w:t>
      </w:r>
      <w:r>
        <w:rPr>
          <w:rFonts w:ascii="inherit" w:hAnsi="inherit"/>
          <w:color w:val="333333"/>
          <w:sz w:val="18"/>
          <w:szCs w:val="18"/>
          <w:vertAlign w:val="superscript"/>
        </w:rPr>
        <w:t>10</w:t>
      </w:r>
      <w:r>
        <w:rPr>
          <w:rFonts w:ascii="inherit" w:hAnsi="inherit"/>
          <w:color w:val="333333"/>
          <w:sz w:val="18"/>
          <w:szCs w:val="18"/>
        </w:rPr>
        <w:t>.</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9 1.80 1.00</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4 4 -1 4 5 3 6</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1.85 2</w:t>
      </w:r>
    </w:p>
    <w:p w:rsidR="00275AAC" w:rsidRPr="00275AAC" w:rsidRDefault="00275AAC" w:rsidP="00275AAC">
      <w:pPr>
        <w:pStyle w:val="1"/>
      </w:pPr>
      <w:bookmarkStart w:id="104" w:name="_Toc524422072"/>
      <w:r w:rsidRPr="00275AAC">
        <w:t>1091. Acute Stroke (30)</w:t>
      </w:r>
      <w:bookmarkEnd w:id="104"/>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important factor to identify acute stroke (</w:t>
      </w:r>
      <w:r>
        <w:rPr>
          <w:rFonts w:ascii="inherit" w:hAnsi="inherit"/>
          <w:color w:val="333333"/>
          <w:sz w:val="18"/>
          <w:szCs w:val="18"/>
        </w:rPr>
        <w:t>急性脑卒中</w:t>
      </w:r>
      <w:r>
        <w:rPr>
          <w:rFonts w:ascii="inherit" w:hAnsi="inherit"/>
          <w:color w:val="333333"/>
          <w:sz w:val="18"/>
          <w:szCs w:val="18"/>
        </w:rPr>
        <w:t>) is the volume of the stroke core. Given the results of image analysis in which the core regions are identified in each MRI slice, your job is to calculate the volume of the stroke core.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M, N, L and T, where M and N are the sizes of each slice (i.e. pixels of a slice are in an M by N matrix, and the maximum resolution is 1286 by 128); L (&lt;=60) is the number of slices of a brain; and T is the integer threshold (i.e. if the volume of a connected core is less than T, then that core must not be counted).</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L slices are given. Each slice is represented by an M by N matrix of 0's and 1's, where 1 represents a pixel of stroke, and 0 means normal. Since the thickness of a slice is a constant, we only have to count the number of 1's to obtain the volume. However, there might be several separated core regions in a brain, and only those with their volumes no less than T are counted. Two pixels are "connected" and hence belong to the same region if they share a common side, as shown by Figure 1 where all the 6 red pixels are connected to the blue one.</w:t>
      </w:r>
    </w:p>
    <w:p w:rsidR="00275AAC" w:rsidRDefault="00275AAC" w:rsidP="00275AA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1438275" cy="1133475"/>
            <wp:effectExtent l="0" t="0" r="9525" b="9525"/>
            <wp:docPr id="21" name="图片 21" descr="http://nos.patest.cn/g0_nf8qpnrr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0_nf8qpnrr0f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8275" cy="1133475"/>
                    </a:xfrm>
                    <a:prstGeom prst="rect">
                      <a:avLst/>
                    </a:prstGeom>
                    <a:noFill/>
                    <a:ln>
                      <a:noFill/>
                    </a:ln>
                  </pic:spPr>
                </pic:pic>
              </a:graphicData>
            </a:graphic>
          </wp:inline>
        </w:drawing>
      </w:r>
      <w:r>
        <w:rPr>
          <w:rFonts w:ascii="Verdana" w:hAnsi="Verdana"/>
          <w:color w:val="333333"/>
          <w:sz w:val="18"/>
          <w:szCs w:val="18"/>
        </w:rPr>
        <w:br/>
        <w:t>Figure 1</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a line the total volume of the stroke core.</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3 4 5 2</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1 0 0 0</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26</w:t>
      </w:r>
    </w:p>
    <w:p w:rsidR="00433F87" w:rsidRPr="009B19C5" w:rsidRDefault="00433F87" w:rsidP="009B19C5">
      <w:pPr>
        <w:pStyle w:val="1"/>
      </w:pPr>
      <w:bookmarkStart w:id="105" w:name="_Toc524422073"/>
      <w:r w:rsidRPr="009B19C5">
        <w:t>1092. To Buy or Not to Buy (20)</w:t>
      </w:r>
      <w:bookmarkEnd w:id="105"/>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would like to make a string of beads with her favorite colors so she went to a small shop to buy some beads. There were many colorful strings of beads. However the owner of the shop would only sell the strings in whole pieces. Hence Eva must check whether a string in the shop contains all the beads she needs. She now comes to you for help: if the answer is "Yes", please tell her the number of extra beads she has to buy; or if the answer is "No", please tell her the number of beads missing from the string.</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let's use the characters in the ranges [0-9], [a-z], and [A-Z] to represent the colors. For example, the 3rd string in Figure 1 is the one that Eva would like to make. Then the 1st string is okay since it contains all the necessary beads with 8 extra ones; yet the 2nd one is not since there is no black bead and one less red bead.</w:t>
      </w:r>
    </w:p>
    <w:p w:rsidR="00433F87" w:rsidRDefault="00433F87" w:rsidP="00433F87">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38425" cy="2047875"/>
            <wp:effectExtent l="0" t="0" r="9525" b="9525"/>
            <wp:docPr id="22" name="图片 22" descr="http://nos.patest.cn/gz_nkqi5eg6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z_nkqi5eg6wi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8425" cy="2047875"/>
                    </a:xfrm>
                    <a:prstGeom prst="rect">
                      <a:avLst/>
                    </a:prstGeom>
                    <a:noFill/>
                    <a:ln>
                      <a:noFill/>
                    </a:ln>
                  </pic:spPr>
                </pic:pic>
              </a:graphicData>
            </a:graphic>
          </wp:inline>
        </w:drawing>
      </w:r>
      <w:r>
        <w:rPr>
          <w:rFonts w:ascii="Verdana" w:hAnsi="Verdana"/>
          <w:color w:val="333333"/>
          <w:sz w:val="18"/>
          <w:szCs w:val="18"/>
        </w:rPr>
        <w:br/>
        <w:t>Figure 1</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gives in two lines the strings of no more than 1000 beads which belong to the shop owner and Eva, respectively.</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answer in one line. If the answer is "Yes", then also output the number of extra beads Eva has to buy; or if the answer is "No", then also output the number of beads missing from the string. There must be exactly 1 space between the answer and the number.</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ppRYYGrrYBR2258</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ppRYYGrrYB225</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2</w:t>
      </w:r>
    </w:p>
    <w:p w:rsidR="0066485A" w:rsidRPr="0066485A" w:rsidRDefault="0066485A" w:rsidP="0066485A">
      <w:pPr>
        <w:pStyle w:val="1"/>
      </w:pPr>
      <w:bookmarkStart w:id="106" w:name="_Toc524422074"/>
      <w:r w:rsidRPr="0066485A">
        <w:t>1093. Count PAT's (25)</w:t>
      </w:r>
      <w:bookmarkEnd w:id="106"/>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 ms</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string</w:t>
      </w:r>
      <w:r>
        <w:rPr>
          <w:rStyle w:val="apple-converted-space"/>
          <w:rFonts w:ascii="inherit" w:hAnsi="inherit"/>
          <w:color w:val="333333"/>
          <w:sz w:val="18"/>
          <w:szCs w:val="18"/>
        </w:rPr>
        <w:t> </w:t>
      </w:r>
      <w:r>
        <w:rPr>
          <w:rFonts w:ascii="inherit" w:hAnsi="inherit"/>
          <w:i/>
          <w:iCs/>
          <w:color w:val="333333"/>
          <w:sz w:val="18"/>
          <w:szCs w:val="18"/>
        </w:rPr>
        <w:t>APPAPT</w:t>
      </w:r>
      <w:r>
        <w:rPr>
          <w:rStyle w:val="apple-converted-space"/>
          <w:rFonts w:ascii="inherit" w:hAnsi="inherit"/>
          <w:color w:val="333333"/>
          <w:sz w:val="18"/>
          <w:szCs w:val="18"/>
        </w:rPr>
        <w:t> </w:t>
      </w:r>
      <w:r>
        <w:rPr>
          <w:rFonts w:ascii="inherit" w:hAnsi="inherit"/>
          <w:color w:val="333333"/>
          <w:sz w:val="18"/>
          <w:szCs w:val="18"/>
        </w:rPr>
        <w:t>contains two</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as substrings. The first one is formed by the 2nd, the 4th, and the 6th characters, and the second one is formed by the 3rd, the 4th, and the 6th characters.</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string, you are supposed to tell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only one line giving a string of no more than 10</w:t>
      </w:r>
      <w:r>
        <w:rPr>
          <w:rFonts w:ascii="inherit" w:hAnsi="inherit"/>
          <w:color w:val="333333"/>
          <w:sz w:val="18"/>
          <w:szCs w:val="18"/>
          <w:vertAlign w:val="superscript"/>
        </w:rPr>
        <w:t>5</w:t>
      </w:r>
      <w:r>
        <w:rPr>
          <w:rFonts w:ascii="inherit" w:hAnsi="inherit"/>
          <w:color w:val="333333"/>
          <w:sz w:val="18"/>
          <w:szCs w:val="18"/>
        </w:rPr>
        <w:t>characters containing only P, A, or T.</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 Since the result may be a huge number, you only have to output the result moded by 1000000007.</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APPAPT</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43B92" w:rsidRPr="00743B92" w:rsidRDefault="00743B92" w:rsidP="00743B92">
      <w:pPr>
        <w:pStyle w:val="1"/>
      </w:pPr>
      <w:bookmarkStart w:id="107" w:name="_Toc524422075"/>
      <w:r w:rsidRPr="00743B92">
        <w:t>1094. The Largest Generation (25)</w:t>
      </w:r>
      <w:bookmarkEnd w:id="107"/>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family hierarchy is usually presented by a pedigree tree where all the nodes on the same level belong to the same generation. Your task is to find the generation with the largest population.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starts with two positive integers N (&lt;100) which is the total number of family members in the tree (and hence assume that all the members are numbered from 01 to N), and M </w:t>
      </w:r>
      <w:r>
        <w:rPr>
          <w:rFonts w:ascii="inherit" w:hAnsi="inherit"/>
          <w:color w:val="333333"/>
          <w:sz w:val="18"/>
          <w:szCs w:val="18"/>
        </w:rPr>
        <w:lastRenderedPageBreak/>
        <w:t>(&lt;N) which is the number of family members who have children. Then M lines follow, each contains the information of a family member in the following format:</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ID K ID[1] ID[2] ... ID[K]</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ID is a two-digit number representing a family member, K (&gt;0) is the number of his/her children, followed by a sequence of two-digit ID's of his/her children. For the sake of simplicity, let us fix the root ID to be 01. All the numbers in a line are separated by a space.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largest population number and the level of the corresponding generation. It is assumed that such a generation is unique, and the root level is defined to be 1.</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21 1 23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01 4 03 02 04 05</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03 3 06 07 08</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06 2 12 13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13 1 21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08 2 15 16</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02 2 09 10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11 2 19 20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17 1 22</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05 1 11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07 1 14</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09 1 17</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10 1 18</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w:t>
      </w:r>
    </w:p>
    <w:p w:rsidR="00665CEE" w:rsidRPr="00665CEE" w:rsidRDefault="00665CEE" w:rsidP="00665CEE">
      <w:pPr>
        <w:pStyle w:val="1"/>
      </w:pPr>
      <w:bookmarkStart w:id="108" w:name="_Toc524422076"/>
      <w:r w:rsidRPr="00665CEE">
        <w:t>1095. Cars on Campus (30)</w:t>
      </w:r>
      <w:bookmarkEnd w:id="108"/>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220 ms</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6 campuses and a lot of gates. From each gate we can collect the in/out times and the plate numbers of the cars crossing the gate. Now with all the information available, you are supposed to tell, at any specific time point, the number of cars parking on campus, and at the end of the day find the cars that have parked for the longest time period.</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 10000), the number of records, and K (&lt;= 80000) the number of queries. Then N lines follow, each gives a record in the format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plate_number hh:mm:ss status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plate_number</w:t>
      </w:r>
      <w:r>
        <w:rPr>
          <w:rStyle w:val="apple-converted-space"/>
          <w:rFonts w:ascii="inherit" w:hAnsi="inherit"/>
          <w:color w:val="333333"/>
          <w:sz w:val="18"/>
          <w:szCs w:val="18"/>
        </w:rPr>
        <w:t> </w:t>
      </w:r>
      <w:r>
        <w:rPr>
          <w:rFonts w:ascii="inherit" w:hAnsi="inherit"/>
          <w:color w:val="333333"/>
          <w:sz w:val="18"/>
          <w:szCs w:val="18"/>
        </w:rPr>
        <w:t>is a string of 7 English capital letters or 1-digit numbers;</w:t>
      </w:r>
      <w:r>
        <w:rPr>
          <w:rStyle w:val="apple-converted-space"/>
          <w:rFonts w:ascii="inherit" w:hAnsi="inherit"/>
          <w:color w:val="333333"/>
          <w:sz w:val="18"/>
          <w:szCs w:val="18"/>
        </w:rPr>
        <w:t> </w:t>
      </w:r>
      <w:r>
        <w:rPr>
          <w:rFonts w:ascii="inherit" w:hAnsi="inherit"/>
          <w:b/>
          <w:bCs/>
          <w:color w:val="333333"/>
          <w:sz w:val="18"/>
          <w:szCs w:val="18"/>
        </w:rPr>
        <w:t>hh:mm:ss</w:t>
      </w:r>
      <w:r>
        <w:rPr>
          <w:rStyle w:val="apple-converted-space"/>
          <w:rFonts w:ascii="inherit" w:hAnsi="inherit"/>
          <w:color w:val="333333"/>
          <w:sz w:val="18"/>
          <w:szCs w:val="18"/>
        </w:rPr>
        <w:t> </w:t>
      </w:r>
      <w:r>
        <w:rPr>
          <w:rFonts w:ascii="inherit" w:hAnsi="inherit"/>
          <w:color w:val="333333"/>
          <w:sz w:val="18"/>
          <w:szCs w:val="18"/>
        </w:rPr>
        <w:t>represents the time point in a day by hour:minute:second, with the earliest time being 00:00:00 and the latest 23:59:59; and</w:t>
      </w:r>
      <w:r>
        <w:rPr>
          <w:rStyle w:val="apple-converted-space"/>
          <w:rFonts w:ascii="inherit" w:hAnsi="inherit"/>
          <w:color w:val="333333"/>
          <w:sz w:val="18"/>
          <w:szCs w:val="18"/>
        </w:rPr>
        <w:t> </w:t>
      </w:r>
      <w:r>
        <w:rPr>
          <w:rFonts w:ascii="inherit" w:hAnsi="inherit"/>
          <w:b/>
          <w:bCs/>
          <w:color w:val="333333"/>
          <w:sz w:val="18"/>
          <w:szCs w:val="18"/>
        </w:rPr>
        <w:t>status</w:t>
      </w:r>
      <w:r>
        <w:rPr>
          <w:rStyle w:val="apple-converted-space"/>
          <w:rFonts w:ascii="inherit" w:hAnsi="inherit"/>
          <w:color w:val="333333"/>
          <w:sz w:val="18"/>
          <w:szCs w:val="18"/>
        </w:rPr>
        <w:t> </w:t>
      </w:r>
      <w:r>
        <w:rPr>
          <w:rFonts w:ascii="inherit" w:hAnsi="inherit"/>
          <w:color w:val="333333"/>
          <w:sz w:val="18"/>
          <w:szCs w:val="18"/>
        </w:rPr>
        <w:t>is either</w:t>
      </w:r>
      <w:r>
        <w:rPr>
          <w:rStyle w:val="apple-converted-space"/>
          <w:rFonts w:ascii="inherit" w:hAnsi="inherit"/>
          <w:color w:val="333333"/>
          <w:sz w:val="18"/>
          <w:szCs w:val="18"/>
        </w:rPr>
        <w:t> </w:t>
      </w:r>
      <w:r>
        <w:rPr>
          <w:rFonts w:ascii="inherit" w:hAnsi="inherit"/>
          <w:b/>
          <w:bCs/>
          <w:color w:val="333333"/>
          <w:sz w:val="18"/>
          <w:szCs w:val="18"/>
        </w:rPr>
        <w:t>in</w:t>
      </w:r>
      <w:r>
        <w:rPr>
          <w:rStyle w:val="apple-converted-space"/>
          <w:rFonts w:ascii="inherit" w:hAnsi="inherit"/>
          <w:color w:val="333333"/>
          <w:sz w:val="18"/>
          <w:szCs w:val="18"/>
        </w:rPr>
        <w:t> </w:t>
      </w:r>
      <w:r>
        <w:rPr>
          <w:rFonts w:ascii="inherit" w:hAnsi="inherit"/>
          <w:color w:val="333333"/>
          <w:sz w:val="18"/>
          <w:szCs w:val="18"/>
        </w:rPr>
        <w:t>or</w:t>
      </w:r>
      <w:r>
        <w:rPr>
          <w:rStyle w:val="apple-converted-space"/>
          <w:rFonts w:ascii="inherit" w:hAnsi="inherit"/>
          <w:color w:val="333333"/>
          <w:sz w:val="18"/>
          <w:szCs w:val="18"/>
        </w:rPr>
        <w:t> </w:t>
      </w:r>
      <w:r>
        <w:rPr>
          <w:rFonts w:ascii="inherit" w:hAnsi="inherit"/>
          <w:b/>
          <w:bCs/>
          <w:color w:val="333333"/>
          <w:sz w:val="18"/>
          <w:szCs w:val="18"/>
        </w:rPr>
        <w:t>out</w:t>
      </w:r>
      <w:r>
        <w:rPr>
          <w:rFonts w:ascii="inherit" w:hAnsi="inherit"/>
          <w:color w:val="333333"/>
          <w:sz w:val="18"/>
          <w:szCs w:val="18"/>
        </w:rPr>
        <w: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all times will be within a single day. Each "in" record is paired with the chronologically next record for the same car provided it is an "out" record. Any "in" records that are not paired with an "out" record are ignored, as are "out" records not paired with an "in" record. It is guaranteed that at least one car is well paired in the input, and no car is both "in" and "out" at the same moment. Times are recorded using a 24-hour clock.</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of queries follow, each gives a time point in the format</w:t>
      </w:r>
      <w:r>
        <w:rPr>
          <w:rStyle w:val="apple-converted-space"/>
          <w:rFonts w:ascii="inherit" w:hAnsi="inherit"/>
          <w:color w:val="333333"/>
          <w:sz w:val="18"/>
          <w:szCs w:val="18"/>
        </w:rPr>
        <w:t> </w:t>
      </w:r>
      <w:r>
        <w:rPr>
          <w:rFonts w:ascii="inherit" w:hAnsi="inherit"/>
          <w:b/>
          <w:bCs/>
          <w:color w:val="333333"/>
          <w:sz w:val="18"/>
          <w:szCs w:val="18"/>
        </w:rPr>
        <w:t>hh:mm:ss</w:t>
      </w:r>
      <w:r>
        <w:rPr>
          <w:rFonts w:ascii="inherit" w:hAnsi="inherit"/>
          <w:color w:val="333333"/>
          <w:sz w:val="18"/>
          <w:szCs w:val="18"/>
        </w:rPr>
        <w:t>. Note: the queries are given in</w:t>
      </w:r>
      <w:r>
        <w:rPr>
          <w:rStyle w:val="apple-converted-space"/>
          <w:rFonts w:ascii="inherit" w:hAnsi="inherit"/>
          <w:color w:val="333333"/>
          <w:sz w:val="18"/>
          <w:szCs w:val="18"/>
        </w:rPr>
        <w:t> </w:t>
      </w:r>
      <w:r>
        <w:rPr>
          <w:rFonts w:ascii="inherit" w:hAnsi="inherit"/>
          <w:b/>
          <w:bCs/>
          <w:color w:val="333333"/>
          <w:sz w:val="18"/>
          <w:szCs w:val="18"/>
        </w:rPr>
        <w:t>ascending</w:t>
      </w:r>
      <w:r>
        <w:rPr>
          <w:rStyle w:val="apple-converted-space"/>
          <w:rFonts w:ascii="inherit" w:hAnsi="inherit"/>
          <w:color w:val="333333"/>
          <w:sz w:val="18"/>
          <w:szCs w:val="18"/>
        </w:rPr>
        <w:t> </w:t>
      </w:r>
      <w:r>
        <w:rPr>
          <w:rFonts w:ascii="inherit" w:hAnsi="inherit"/>
          <w:color w:val="333333"/>
          <w:sz w:val="18"/>
          <w:szCs w:val="18"/>
        </w:rPr>
        <w:t>order of the times.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output in a line the total number of cars parking on campus. The last line of output is supposed to give the plate number of the car that has parked for the longest time period, and the corresponding time length. If such a car is not unique, then output all of their plate numbers in a line in alphabetical order, separated by a space.</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16 7</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18:00:01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11:30:08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13:00:00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23:59:50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10:23:00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04:09:59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11:42:01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05:10:33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12:23:42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23:55:00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12:24:23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17:11:22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18:07:01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05:10:00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06:30:50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12:23:42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23:59:00</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ZD00001 07:20:09</w:t>
      </w:r>
    </w:p>
    <w:p w:rsidR="00111015" w:rsidRPr="00111015" w:rsidRDefault="00111015" w:rsidP="00111015">
      <w:pPr>
        <w:pStyle w:val="1"/>
      </w:pPr>
      <w:bookmarkStart w:id="109" w:name="_Toc524422077"/>
      <w:r w:rsidRPr="00111015">
        <w:t>1096. Consecutive Factors (20)</w:t>
      </w:r>
      <w:bookmarkEnd w:id="109"/>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Among all the factors of a positive integer N, there may exist several consecutive numbers. For example, 630 can be factored as 3*5*6*7, where 5, 6, and 7 are the three consecutive numbers. Now given any positive N, you are supposed to find the maximum number of consecutive factors, and list the smallest sequence of the consecutive factors.</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integer N (1&lt;N&lt;2</w:t>
      </w:r>
      <w:r>
        <w:rPr>
          <w:rFonts w:ascii="inherit" w:hAnsi="inherit"/>
          <w:color w:val="333333"/>
          <w:sz w:val="18"/>
          <w:szCs w:val="18"/>
          <w:vertAlign w:val="superscript"/>
        </w:rPr>
        <w:t>31</w:t>
      </w:r>
      <w:r>
        <w:rPr>
          <w:rFonts w:ascii="inherit" w:hAnsi="inherit"/>
          <w:color w:val="333333"/>
          <w:sz w:val="18"/>
          <w:szCs w:val="18"/>
        </w:rPr>
        <w:t>).</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maximum number of consecutive factors. Then in the second line, print the smallest sequence of the consecutive factors in the format "factor[1]*factor[2]*...*factor[k]", where the factors are listed in increasing order, and 1 is NOT included.</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630</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5*6*7</w:t>
      </w:r>
    </w:p>
    <w:p w:rsidR="00FD384E" w:rsidRPr="00FD384E" w:rsidRDefault="00FD384E" w:rsidP="00FD384E">
      <w:pPr>
        <w:pStyle w:val="1"/>
      </w:pPr>
      <w:bookmarkStart w:id="110" w:name="_Toc524422078"/>
      <w:r w:rsidRPr="00FD384E">
        <w:t>1097. Deduplication on a Linked List (25)</w:t>
      </w:r>
      <w:bookmarkEnd w:id="110"/>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a singly linked list L with integer keys, you are supposed to remove the nodes with duplicated absolute values of the keys. That is, for each value K, only the first node of which the value or absolute value of its key equals K will be kept. At the mean time, all the removed nodes must be kept in a separate list. For example, given L being 21→-15→-15→-7→15, you must output 21→-15→-7, and the removed list -15→15.</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and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The address of a node is a 5-digit nonnegative integer, and NULL is represented by -1.</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Key Next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an integer of which absolute value is no more than 10</w:t>
      </w:r>
      <w:r>
        <w:rPr>
          <w:rFonts w:ascii="inherit" w:hAnsi="inherit"/>
          <w:color w:val="333333"/>
          <w:sz w:val="18"/>
          <w:szCs w:val="18"/>
          <w:vertAlign w:val="superscript"/>
        </w:rPr>
        <w:t>4</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linked list first, then the removed list. Each node occupies a line, and is printed in the same format as in the input.</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00100 5</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00000</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99999 -7 -1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06222E" w:rsidRPr="00BA1B27" w:rsidRDefault="0006222E" w:rsidP="00BA1B27">
      <w:pPr>
        <w:pStyle w:val="1"/>
      </w:pPr>
      <w:bookmarkStart w:id="111" w:name="_Toc524422079"/>
      <w:r w:rsidRPr="00BA1B27">
        <w:t>1098. Insertion or Heap Sort (25)</w:t>
      </w:r>
      <w:bookmarkEnd w:id="111"/>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Heap sort</w:t>
      </w:r>
      <w:r>
        <w:rPr>
          <w:rStyle w:val="apple-converted-space"/>
          <w:rFonts w:ascii="inherit" w:hAnsi="inherit"/>
          <w:color w:val="333333"/>
          <w:sz w:val="18"/>
          <w:szCs w:val="18"/>
        </w:rPr>
        <w:t> </w:t>
      </w:r>
      <w:r>
        <w:rPr>
          <w:rFonts w:ascii="inherit" w:hAnsi="inherit"/>
          <w:color w:val="333333"/>
          <w:sz w:val="18"/>
          <w:szCs w:val="18"/>
        </w:rPr>
        <w:t>divides its input into a sorted and an unsorted region, and it iteratively shrinks the unsorted region by extracting the largest element and moving that to the sorted region. it involves the use of a heap data structure rather than a linear-time search to find the maximum.</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the first line either "Insertion Sort" or "Heap Sort" to indicate the method used to obtain the partial result. Then run this method for one more iteration and output in the second line the resuling sequence. </w:t>
      </w:r>
      <w:r>
        <w:rPr>
          <w:rFonts w:ascii="inherit" w:hAnsi="inherit"/>
          <w:color w:val="333333"/>
          <w:sz w:val="18"/>
          <w:szCs w:val="18"/>
        </w:rPr>
        <w:lastRenderedPageBreak/>
        <w:t>It is guaranteed that the answer is unique for each test case. All the numbers in a line must be separated by a space, and there must be no extra space at the end of the line.</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6 4 5 1 0 3 2 7 8 9</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Heap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5 4 3 1 0 2 6 7 8 9</w:t>
      </w:r>
    </w:p>
    <w:p w:rsidR="003E30ED" w:rsidRPr="003E30ED" w:rsidRDefault="003E30ED" w:rsidP="003E30ED">
      <w:pPr>
        <w:pStyle w:val="1"/>
      </w:pPr>
      <w:bookmarkStart w:id="112" w:name="_Toc524422080"/>
      <w:r w:rsidRPr="003E30ED">
        <w:t>1099. Build A Binary Search Tree (30)</w:t>
      </w:r>
      <w:bookmarkEnd w:id="112"/>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Binary Search Tree (BST) is recursively defined as a binary tree which has the following properties:</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The left subtree of a node contains only nodes with keys less than the node's key.</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The right subtree of a node contains only nodes with keys greater than or equal to the node's key.</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Both the left and right subtrees must also be binary search trees.</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structure of a binary tree and a sequence of distinct integer keys, there is only one way to fill these keys into the tree so that the resulting tree satisfies the definition of a BST. You are supposed to output the level order traversal sequence of that tree. The sample is illustrated by Figure 1 and 2.</w:t>
      </w:r>
    </w:p>
    <w:p w:rsidR="003E30ED" w:rsidRDefault="003E30ED" w:rsidP="003E30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229225" cy="3248025"/>
            <wp:effectExtent l="0" t="0" r="9525" b="9525"/>
            <wp:docPr id="23" name="图片 23" descr="http://nos.patest.cn/h8_nkqjeu5lg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h8_nkqjeu5lg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9225" cy="3248025"/>
                    </a:xfrm>
                    <a:prstGeom prst="rect">
                      <a:avLst/>
                    </a:prstGeom>
                    <a:noFill/>
                    <a:ln>
                      <a:noFill/>
                    </a:ln>
                  </pic:spPr>
                </pic:pic>
              </a:graphicData>
            </a:graphic>
          </wp:inline>
        </w:drawing>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which is the total number of nodes in the tree. The next N lines each contains the left and the right children of a node in the format "left_index right_index", provided that the nodes are numbered from 0 to N-1, and 0 is always the root. If one child is missing, then -1 will represent the NULL child pointer. Finally N distinct integer keys are given in the last line.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that tree. All the numbers must be separated by a space, with no extra space at the end of the line.</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73 45 11 58 82 25 67 38 42</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58 25 82 11 38 67 45 73 42</w:t>
      </w:r>
    </w:p>
    <w:p w:rsidR="00DC0465" w:rsidRPr="00DC0465" w:rsidRDefault="00DC0465" w:rsidP="00DC0465">
      <w:pPr>
        <w:pStyle w:val="1"/>
      </w:pPr>
      <w:bookmarkStart w:id="113" w:name="_Toc524422081"/>
      <w:r w:rsidRPr="00DC0465">
        <w:t>1100. Mars Numbers (20)</w:t>
      </w:r>
      <w:bookmarkEnd w:id="113"/>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时间限制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400 ms</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内存限制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65536 kB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代码长度限制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16000 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判题程序</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bdr w:val="none" w:sz="0" w:space="0" w:color="auto" w:frame="1"/>
        </w:rPr>
        <w:t>Standard</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作者</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CHEN, Yue</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People on Mars count their numbers with base 13:</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Zero on Earth is called "tret" on Mars.</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lastRenderedPageBreak/>
        <w:t>The numbers 1 to 12 on Earch is called "jan, feb, mar, apr, may, jun, jly, aug, sep, oct, nov, dec" on Mars, respectively.</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the next higher digit, Mars people name the 12 numbers as "tam, hel, maa, huh, tou, kes, hei, elo, syy, lok, mer, jou", respectively.</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examples, the number 29 on Earth is called "hel mar" on Mars; and "elo nov" on Mars corresponds to 115 on Earth. In order to help communication between people from these two planets, you are supposed to write a program for mutual translation between Earth and Mars number systems.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Input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Each input file contains one test case. For each case, the first line contains a positive integer N (&lt; 100). Then N lines follow, each contains a number in [0, 169), given either in the form of an Earth number, or that of Mars.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Output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each number, print in a line the corresponding number in the other language.</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Input: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4</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29</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elo nov</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tam</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Output: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hel mar</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may</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115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13</w:t>
      </w:r>
    </w:p>
    <w:p w:rsidR="00C2062C" w:rsidRPr="00C2062C" w:rsidRDefault="00C2062C" w:rsidP="00C2062C">
      <w:pPr>
        <w:pStyle w:val="1"/>
      </w:pPr>
      <w:bookmarkStart w:id="114" w:name="_Toc524422082"/>
      <w:r w:rsidRPr="00C2062C">
        <w:t>1101. Quick Sort (25)</w:t>
      </w:r>
      <w:bookmarkEnd w:id="114"/>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classical process named</w:t>
      </w:r>
      <w:r>
        <w:rPr>
          <w:rStyle w:val="apple-converted-space"/>
          <w:rFonts w:ascii="inherit" w:hAnsi="inherit"/>
          <w:color w:val="333333"/>
          <w:sz w:val="18"/>
          <w:szCs w:val="18"/>
        </w:rPr>
        <w:t> </w:t>
      </w:r>
      <w:r>
        <w:rPr>
          <w:rFonts w:ascii="inherit" w:hAnsi="inherit"/>
          <w:i/>
          <w:iCs/>
          <w:color w:val="333333"/>
          <w:sz w:val="18"/>
          <w:szCs w:val="18"/>
        </w:rPr>
        <w:t>partition</w:t>
      </w:r>
      <w:r>
        <w:rPr>
          <w:rStyle w:val="apple-converted-space"/>
          <w:rFonts w:ascii="inherit" w:hAnsi="inherit"/>
          <w:color w:val="333333"/>
          <w:sz w:val="18"/>
          <w:szCs w:val="18"/>
        </w:rPr>
        <w:t> </w:t>
      </w:r>
      <w:r>
        <w:rPr>
          <w:rFonts w:ascii="inherit" w:hAnsi="inherit"/>
          <w:color w:val="333333"/>
          <w:sz w:val="18"/>
          <w:szCs w:val="18"/>
        </w:rPr>
        <w:t>in the famous quick sort algorithm. In this process we typically choose one element as the pivot. Then the elements less than the pivot are moved to its left and those larger than the pivot to its right. Given N distinct positive integers after a run of partition, could you tell how many elements could be the selected pivot for this partition?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N = 5 and the numbers 1, 3, 2, 4, and 5. We have:</w:t>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1 could be the pivot since there is no element to its left and all the elements to its right are larger than it;</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3 must not be the pivot since although all the elements to its left are smaller, the number 2 to its right is less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2 must not be the pivot since although all the elements to its right are larger, the number 3 to its left is larger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and for the similar reason, 4 and 5 could also be the pivot.</w:t>
      </w:r>
      <w:r>
        <w:rPr>
          <w:rFonts w:ascii="Verdana" w:hAnsi="Verdana"/>
          <w:color w:val="333333"/>
          <w:sz w:val="18"/>
          <w:szCs w:val="18"/>
        </w:rPr>
        <w:br/>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total there are 3 pivot candidates.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10</w:t>
      </w:r>
      <w:r>
        <w:rPr>
          <w:rFonts w:ascii="inherit" w:hAnsi="inherit"/>
          <w:color w:val="333333"/>
          <w:sz w:val="18"/>
          <w:szCs w:val="18"/>
          <w:vertAlign w:val="superscript"/>
        </w:rPr>
        <w:t>5</w:t>
      </w:r>
      <w:r>
        <w:rPr>
          <w:rFonts w:ascii="inherit" w:hAnsi="inherit"/>
          <w:color w:val="333333"/>
          <w:sz w:val="18"/>
          <w:szCs w:val="18"/>
        </w:rPr>
        <w:t>). Then the next line contains N distinct positive integers no larger than 10</w:t>
      </w:r>
      <w:r>
        <w:rPr>
          <w:rFonts w:ascii="inherit" w:hAnsi="inherit"/>
          <w:color w:val="333333"/>
          <w:sz w:val="18"/>
          <w:szCs w:val="18"/>
          <w:vertAlign w:val="superscript"/>
        </w:rPr>
        <w:t>9</w:t>
      </w:r>
      <w:r>
        <w:rPr>
          <w:rFonts w:ascii="inherit" w:hAnsi="inherit"/>
          <w:color w:val="333333"/>
          <w:sz w:val="18"/>
          <w:szCs w:val="18"/>
        </w:rPr>
        <w:t>. The numbers in a line are separated by spaces.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the first line the number of pivot candidates. Then in the next line print these candidates in increasing order. There must be exactly 1 space between two adjacent numbers, and no extra space at the end of each line.</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1 3 2 4 5</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1 4 5</w:t>
      </w:r>
    </w:p>
    <w:p w:rsidR="006A2A13" w:rsidRPr="006A2A13" w:rsidRDefault="006A2A13" w:rsidP="006A2A13">
      <w:pPr>
        <w:pStyle w:val="1"/>
      </w:pPr>
      <w:bookmarkStart w:id="115" w:name="_Toc524422083"/>
      <w:r w:rsidRPr="006A2A13">
        <w:t>1102. Invert a Binary Tree (25)</w:t>
      </w:r>
      <w:bookmarkEnd w:id="115"/>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is from Max Howell @twitter:</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Google: 90% of our engineers use the software you wrote (Homebrew), but you can't invert a binary tree on a whiteboard so fuck off.</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it's your turn to prove that YOU CAN invert a binary tree!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 which is the total number of nodes in the tree -- and hence the nodes are numbered from 0 to N-1. Then N lines follow, each corresponds to a node from 0 to N-1, and gives the indices of the left and right children of the node. If the child does not exist, a "-" will be put at the position. Any pair of children are separated by a space.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level-order, and then in the second line the in-order traversal sequences of the inverted tree. There must be exactly one space between any adjacent numbers, and no extra space at the end of the line.</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3 7 2 6 4 0 5 1</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6 5 7 4 3 2 0 1</w:t>
      </w:r>
    </w:p>
    <w:p w:rsidR="009E0642" w:rsidRPr="009E0642" w:rsidRDefault="009E0642" w:rsidP="009E0642">
      <w:pPr>
        <w:pStyle w:val="1"/>
      </w:pPr>
      <w:bookmarkStart w:id="116" w:name="_Toc524422084"/>
      <w:r w:rsidRPr="009E0642">
        <w:t>1103. Integer Factorization (30)</w:t>
      </w:r>
      <w:bookmarkEnd w:id="116"/>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1200 ms</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K-P factorization of a positive integer N is to write N as the sum of the P-th power of K positive integers. You are supposed to write a program to find the K-P factorization of N for any positive integers N, K and 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a line the three positive integers N (&lt;=400), K (&lt;=N) and P (1&lt;P&lt;=7). The numbers in a line are separated by a space.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if the solution exists, output in the format:</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 n</w:t>
      </w:r>
      <w:r>
        <w:rPr>
          <w:rFonts w:ascii="inherit" w:hAnsi="inherit"/>
          <w:color w:val="333333"/>
          <w:sz w:val="18"/>
          <w:szCs w:val="18"/>
          <w:vertAlign w:val="subscript"/>
        </w:rPr>
        <w:t>1</w:t>
      </w:r>
      <w:r>
        <w:rPr>
          <w:rFonts w:ascii="inherit" w:hAnsi="inherit"/>
          <w:color w:val="333333"/>
          <w:sz w:val="18"/>
          <w:szCs w:val="18"/>
        </w:rPr>
        <w:t>^P + ... n</w:t>
      </w:r>
      <w:r>
        <w:rPr>
          <w:rFonts w:ascii="inherit" w:hAnsi="inherit"/>
          <w:color w:val="333333"/>
          <w:sz w:val="18"/>
          <w:szCs w:val="18"/>
          <w:vertAlign w:val="subscript"/>
        </w:rPr>
        <w:t>K</w:t>
      </w:r>
      <w:r>
        <w:rPr>
          <w:rFonts w:ascii="inherit" w:hAnsi="inherit"/>
          <w:color w:val="333333"/>
          <w:sz w:val="18"/>
          <w:szCs w:val="18"/>
        </w:rPr>
        <w:t>^P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n</w:t>
      </w:r>
      <w:r>
        <w:rPr>
          <w:rFonts w:ascii="inherit" w:hAnsi="inherit"/>
          <w:b/>
          <w:b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 ... K) is the i-th factor. All the factors must be printed in non-increasing order.</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the solution may not be unique. For example, the 5-2 factorization of 169 has 9 solutions, such as 12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+ 4</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+ 1</w:t>
      </w:r>
      <w:r>
        <w:rPr>
          <w:rFonts w:ascii="inherit" w:hAnsi="inherit"/>
          <w:color w:val="333333"/>
          <w:sz w:val="18"/>
          <w:szCs w:val="18"/>
          <w:vertAlign w:val="superscript"/>
        </w:rPr>
        <w:t>2</w:t>
      </w:r>
      <w:r>
        <w:rPr>
          <w:rFonts w:ascii="inherit" w:hAnsi="inherit"/>
          <w:color w:val="333333"/>
          <w:sz w:val="18"/>
          <w:szCs w:val="18"/>
        </w:rPr>
        <w:t>, or 11</w:t>
      </w:r>
      <w:r>
        <w:rPr>
          <w:rFonts w:ascii="inherit" w:hAnsi="inherit"/>
          <w:color w:val="333333"/>
          <w:sz w:val="18"/>
          <w:szCs w:val="18"/>
          <w:vertAlign w:val="superscript"/>
        </w:rPr>
        <w:t>2</w:t>
      </w:r>
      <w:r>
        <w:rPr>
          <w:rFonts w:ascii="inherit" w:hAnsi="inherit"/>
          <w:color w:val="333333"/>
          <w:sz w:val="18"/>
          <w:szCs w:val="18"/>
        </w:rPr>
        <w:t>+ 6</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Fonts w:ascii="inherit" w:hAnsi="inherit"/>
          <w:color w:val="333333"/>
          <w:sz w:val="18"/>
          <w:szCs w:val="18"/>
        </w:rPr>
        <w:t>, or more. You must output the one with the maximum sum of the factors. If there is a tie, the largest factor sequence must be chosen -- sequence {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larger</w:t>
      </w:r>
      <w:r>
        <w:rPr>
          <w:rStyle w:val="apple-converted-space"/>
          <w:rFonts w:ascii="inherit" w:hAnsi="inherit"/>
          <w:color w:val="333333"/>
          <w:sz w:val="18"/>
          <w:szCs w:val="18"/>
        </w:rPr>
        <w:t> </w:t>
      </w:r>
      <w:r>
        <w:rPr>
          <w:rFonts w:ascii="inherit" w:hAnsi="inherit"/>
          <w:color w:val="333333"/>
          <w:sz w:val="18"/>
          <w:szCs w:val="18"/>
        </w:rPr>
        <w:t>than {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if there exists 1&lt;=L&lt;=K such that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for i&lt;L and a</w:t>
      </w:r>
      <w:r>
        <w:rPr>
          <w:rFonts w:ascii="inherit" w:hAnsi="inherit"/>
          <w:color w:val="333333"/>
          <w:sz w:val="18"/>
          <w:szCs w:val="18"/>
          <w:vertAlign w:val="subscript"/>
        </w:rPr>
        <w:t>L</w:t>
      </w:r>
      <w:r>
        <w:rPr>
          <w:rFonts w:ascii="inherit" w:hAnsi="inherit"/>
          <w:color w:val="333333"/>
          <w:sz w:val="18"/>
          <w:szCs w:val="18"/>
        </w:rPr>
        <w:t>&gt;b</w:t>
      </w:r>
      <w:r>
        <w:rPr>
          <w:rFonts w:ascii="inherit" w:hAnsi="inherit"/>
          <w:color w:val="333333"/>
          <w:sz w:val="18"/>
          <w:szCs w:val="18"/>
          <w:vertAlign w:val="subscript"/>
        </w:rPr>
        <w:t>L</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simple output "Impossible".</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169 5 2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 6^2 + 6^2 + 6^2 + 6^2 + 5^2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169 167 3</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D44E6C" w:rsidRPr="00D44E6C" w:rsidRDefault="00D44E6C" w:rsidP="00D44E6C">
      <w:pPr>
        <w:pStyle w:val="1"/>
      </w:pPr>
      <w:bookmarkStart w:id="117" w:name="_Toc524422085"/>
      <w:r w:rsidRPr="00D44E6C">
        <w:t>1104. Sum of Number Segments (20)</w:t>
      </w:r>
      <w:bookmarkEnd w:id="117"/>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numbers, a</w:t>
      </w:r>
      <w:r>
        <w:rPr>
          <w:rStyle w:val="apple-converted-space"/>
          <w:rFonts w:ascii="inherit" w:hAnsi="inherit"/>
          <w:color w:val="333333"/>
          <w:sz w:val="18"/>
          <w:szCs w:val="18"/>
        </w:rPr>
        <w:t> </w:t>
      </w:r>
      <w:r>
        <w:rPr>
          <w:rFonts w:ascii="inherit" w:hAnsi="inherit"/>
          <w:i/>
          <w:iCs/>
          <w:color w:val="333333"/>
          <w:sz w:val="18"/>
          <w:szCs w:val="18"/>
        </w:rPr>
        <w:t>segment</w:t>
      </w:r>
      <w:r>
        <w:rPr>
          <w:rStyle w:val="apple-converted-space"/>
          <w:rFonts w:ascii="inherit" w:hAnsi="inherit"/>
          <w:color w:val="333333"/>
          <w:sz w:val="18"/>
          <w:szCs w:val="18"/>
        </w:rPr>
        <w:t> </w:t>
      </w:r>
      <w:r>
        <w:rPr>
          <w:rFonts w:ascii="inherit" w:hAnsi="inherit"/>
          <w:color w:val="333333"/>
          <w:sz w:val="18"/>
          <w:szCs w:val="18"/>
        </w:rPr>
        <w:t>is defined to be a consecutive subsequence. For example, given the sequence {0.1, 0.2, 0.3, 0.4}, we have 10 segments: (0.1) (0.1, 0.2) (0.1, 0.2, 0.3) (0.1, 0.2, 0.3, 0.4) (0.2) (0.2, 0.3) (0.2, 0.3, 0.4) (0.3) (0.3, 0.4) (0.4).</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you are supposed to find the sum of all the numbers in all the segments. For the previous example, the sum of all the 10 segments is 0.1 + 0.3 + 0.6 + 1.0 + 0.2 + 0.5 + 0.9 + 0.3 + 0.7 + 0.4 = 5.0.</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 size of the sequence which is no more than 10</w:t>
      </w:r>
      <w:r>
        <w:rPr>
          <w:rFonts w:ascii="inherit" w:hAnsi="inherit"/>
          <w:color w:val="333333"/>
          <w:sz w:val="18"/>
          <w:szCs w:val="18"/>
          <w:vertAlign w:val="superscript"/>
        </w:rPr>
        <w:t>5</w:t>
      </w:r>
      <w:r>
        <w:rPr>
          <w:rFonts w:ascii="inherit" w:hAnsi="inherit"/>
          <w:color w:val="333333"/>
          <w:sz w:val="18"/>
          <w:szCs w:val="18"/>
        </w:rPr>
        <w:t>. The next line contains N positive numbers in the sequence, each no more than 1.0, separated by a space.</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sum of all the numbers in all the segments, accurate up to 2 decimal places.</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0.1 0.2 0.3 0.4 </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D9429D" w:rsidRPr="00D9429D" w:rsidRDefault="00D9429D" w:rsidP="00D9429D">
      <w:pPr>
        <w:pStyle w:val="1"/>
      </w:pPr>
      <w:bookmarkStart w:id="118" w:name="_Toc524422086"/>
      <w:r w:rsidRPr="00D9429D">
        <w:t>1105. Spiral Matrix (25)</w:t>
      </w:r>
      <w:bookmarkEnd w:id="118"/>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your job is to fill a sequence of N positive integers into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in non-increasing order.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is filled in from the first element at the upper-left corner, then move in a clockwise spiral. The matrix has</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rows 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columns, 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satisfy the following:</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must be equal to N;</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&gt;=</w:t>
      </w:r>
      <w:r>
        <w:rPr>
          <w:rFonts w:ascii="inherit" w:hAnsi="inherit"/>
          <w:b/>
          <w:bCs/>
          <w:color w:val="333333"/>
          <w:sz w:val="18"/>
          <w:szCs w:val="18"/>
        </w:rPr>
        <w:t>n</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is the minimum of all the possible values.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the next line contains N positive integers to be filled into the spiral matrix. All the numbers are no more than 10</w:t>
      </w:r>
      <w:r>
        <w:rPr>
          <w:rFonts w:ascii="inherit" w:hAnsi="inherit"/>
          <w:color w:val="333333"/>
          <w:sz w:val="18"/>
          <w:szCs w:val="18"/>
          <w:vertAlign w:val="superscript"/>
        </w:rPr>
        <w:t>4</w:t>
      </w:r>
      <w:r>
        <w:rPr>
          <w:rFonts w:ascii="inherit" w:hAnsi="inherit"/>
          <w:color w:val="333333"/>
          <w:sz w:val="18"/>
          <w:szCs w:val="18"/>
        </w:rPr>
        <w:t>. The numbers in a line are separated by spaces.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resulting matrix in</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lines, each contains</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numbers. There must be exactly 1 space between two adjacent numbers, and no extra space at the end of each line.</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37 76 20 98 76 42 53 95 60 81 58 93</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98 95 93</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42 37 81</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53 20 76</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58 60 76</w:t>
      </w:r>
    </w:p>
    <w:p w:rsidR="009378E5" w:rsidRPr="009378E5" w:rsidRDefault="009378E5" w:rsidP="009378E5">
      <w:pPr>
        <w:pStyle w:val="1"/>
      </w:pPr>
      <w:bookmarkStart w:id="119" w:name="_Toc524422087"/>
      <w:r w:rsidRPr="009378E5">
        <w:t>1106. Lowest Price in Supply Chain (25)</w:t>
      </w:r>
      <w:bookmarkEnd w:id="119"/>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内存限制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lowest price a customer can expect from some retailers.</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price given by the root supplier; and r, the percentage rate of price increment for each distributor or retailer. Then N lines follow, each describes a distributor or retailer in the following format: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ID[1] ID[2] ... ID[K</w:t>
      </w:r>
      <w:r>
        <w:rPr>
          <w:rFonts w:ascii="inherit" w:hAnsi="inherit"/>
          <w:color w:val="333333"/>
          <w:sz w:val="18"/>
          <w:szCs w:val="18"/>
          <w:vertAlign w:val="subscript"/>
        </w:rPr>
        <w:t>i</w:t>
      </w:r>
      <w:r>
        <w:rPr>
          <w:rFonts w:ascii="inherit" w:hAnsi="inherit"/>
          <w:color w:val="333333"/>
          <w:sz w:val="18"/>
          <w:szCs w:val="18"/>
        </w:rPr>
        <w: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All the numbers in a line are separated by a space.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lowest price we can expect from some retailers, accurate up to 4 decimal places, and the number of retailers that sell at the lowest price. There must be one space between the two numbers. It is guaranteed that the all the prices will not exceed 10</w:t>
      </w:r>
      <w:r>
        <w:rPr>
          <w:rFonts w:ascii="inherit" w:hAnsi="inherit"/>
          <w:color w:val="333333"/>
          <w:sz w:val="18"/>
          <w:szCs w:val="18"/>
          <w:vertAlign w:val="superscript"/>
        </w:rPr>
        <w:t>10</w:t>
      </w:r>
      <w:r>
        <w:rPr>
          <w:rFonts w:ascii="inherit" w:hAnsi="inherit"/>
          <w:color w:val="333333"/>
          <w:sz w:val="18"/>
          <w:szCs w:val="18"/>
        </w:rPr>
        <w:t>.</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1 4</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1.8362 2</w:t>
      </w:r>
    </w:p>
    <w:p w:rsidR="009529AB" w:rsidRPr="009529AB" w:rsidRDefault="009529AB" w:rsidP="009529AB">
      <w:pPr>
        <w:pStyle w:val="1"/>
      </w:pPr>
      <w:bookmarkStart w:id="120" w:name="_Toc524422088"/>
      <w:r w:rsidRPr="009529AB">
        <w:t>1107. Social Clusters (30)</w:t>
      </w:r>
      <w:bookmarkEnd w:id="120"/>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register on a social network, you are always asked to specify your hobbies in order to find some potential friends with the same hobbies. A "social cluster" is a set of people who have some of their hobbies in common. You are supposed to find all the clusters.</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a positive integer N (&lt;=1000), the total number of people in a social network. Hence the people are numbered from 1 to N. Then N lines follow, each gives the hobby list of a person in the format: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K</w:t>
      </w:r>
      <w:r>
        <w:rPr>
          <w:rFonts w:ascii="inherit" w:hAnsi="inherit"/>
          <w:color w:val="333333"/>
          <w:sz w:val="18"/>
          <w:szCs w:val="18"/>
          <w:vertAlign w:val="subscript"/>
        </w:rPr>
        <w:t>i</w:t>
      </w:r>
      <w:r>
        <w:rPr>
          <w:rFonts w:ascii="inherit" w:hAnsi="inherit"/>
          <w:color w:val="333333"/>
          <w:sz w:val="18"/>
          <w:szCs w:val="18"/>
        </w:rPr>
        <w:t>: h</w:t>
      </w:r>
      <w:r>
        <w:rPr>
          <w:rFonts w:ascii="inherit" w:hAnsi="inherit"/>
          <w:color w:val="333333"/>
          <w:sz w:val="18"/>
          <w:szCs w:val="18"/>
          <w:vertAlign w:val="subscript"/>
        </w:rPr>
        <w:t>i</w:t>
      </w:r>
      <w:r>
        <w:rPr>
          <w:rFonts w:ascii="inherit" w:hAnsi="inherit"/>
          <w:color w:val="333333"/>
          <w:sz w:val="18"/>
          <w:szCs w:val="18"/>
        </w:rPr>
        <w:t>[1] h</w:t>
      </w:r>
      <w:r>
        <w:rPr>
          <w:rFonts w:ascii="inherit" w:hAnsi="inherit"/>
          <w:color w:val="333333"/>
          <w:sz w:val="18"/>
          <w:szCs w:val="18"/>
          <w:vertAlign w:val="subscript"/>
        </w:rPr>
        <w:t>i</w:t>
      </w:r>
      <w:r>
        <w:rPr>
          <w:rFonts w:ascii="inherit" w:hAnsi="inherit"/>
          <w:color w:val="333333"/>
          <w:sz w:val="18"/>
          <w:szCs w:val="18"/>
        </w:rPr>
        <w:t>[2] ... h</w:t>
      </w:r>
      <w:r>
        <w:rPr>
          <w:rFonts w:ascii="inherit" w:hAnsi="inherit"/>
          <w:color w:val="333333"/>
          <w:sz w:val="18"/>
          <w:szCs w:val="18"/>
          <w:vertAlign w:val="subscript"/>
        </w:rPr>
        <w:t>i</w:t>
      </w: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(&gt;0) is the number of hobbies, and h</w:t>
      </w:r>
      <w:r>
        <w:rPr>
          <w:rFonts w:ascii="inherit" w:hAnsi="inherit"/>
          <w:color w:val="333333"/>
          <w:sz w:val="18"/>
          <w:szCs w:val="18"/>
          <w:vertAlign w:val="subscript"/>
        </w:rPr>
        <w:t>i</w:t>
      </w:r>
      <w:r>
        <w:rPr>
          <w:rFonts w:ascii="inherit" w:hAnsi="inherit"/>
          <w:color w:val="333333"/>
          <w:sz w:val="18"/>
          <w:szCs w:val="18"/>
        </w:rPr>
        <w:t>[j] is the index of the j-th hobby, which is an integer in [1, 1000].</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the total number of clusters in the network. Then in the second line, print the numbers of people in the clusters in non-increasing order. The numbers must be separated by exactly one space, and there must be no extra space at the end of the line.</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7 10</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 8 1 5</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w:t>
      </w:r>
    </w:p>
    <w:p w:rsidR="00DD1646" w:rsidRPr="00DD1646" w:rsidRDefault="00DD1646" w:rsidP="00DD1646">
      <w:pPr>
        <w:pStyle w:val="1"/>
      </w:pPr>
      <w:bookmarkStart w:id="121" w:name="_Toc524422089"/>
      <w:r w:rsidRPr="00DD1646">
        <w:t>1108. Finding Average (20)</w:t>
      </w:r>
      <w:bookmarkEnd w:id="121"/>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basic task is simple: given N real numbers, you are supposed to calculate their average. But what makes it complicated is that some of the input numbers might not be legal. A "legal" input is a real number in [-1000, 1000] and is accurate up to no more than 2 decimal places. When you calculate the average, those illegal numbers must not be counted in.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N numbers are given in the next line, separated by one space.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illegal input number, print in a line "ERROR: X is not a legal number" where X is the input. Then finally print in a line the result: "The average of K numbers is Y" where K is the number of legal inputs and Y is their average, accurate to 2 decimal places. In case the average cannot be calculated, output "Undefined" instead of Y. In case K is only 1, output "The average of 1 number is Y" instead.</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aaa 9999 2.3.4 7.123 2.35</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aaa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2.3.4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7.123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3 numbers is 1.38</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-9999</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aaa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0 numbers is Undefined</w:t>
      </w:r>
    </w:p>
    <w:p w:rsidR="00D46416" w:rsidRPr="00D46416" w:rsidRDefault="00D46416" w:rsidP="00D46416">
      <w:pPr>
        <w:pStyle w:val="1"/>
      </w:pPr>
      <w:bookmarkStart w:id="122" w:name="_Toc524422090"/>
      <w:r w:rsidRPr="00D46416">
        <w:t>1109. Group Photo (25)</w:t>
      </w:r>
      <w:bookmarkEnd w:id="122"/>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时间限制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400 ms</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内存限制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65536 kB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代码长度限制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16000 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判题程序</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bdr w:val="none" w:sz="0" w:space="0" w:color="auto" w:frame="1"/>
        </w:rPr>
        <w:t>Standard</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作者</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CHEN, Yue</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Formation is very important when taking a group photo. Given the rules of forming K rows with N people as the following:</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The number of people in each row must be N/K (round down to the nearest integer), with all the extra people (if any) standing in the last row;</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All the people in the rear row must be no shorter than anyone standing in the front rows;</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the tallest one stands at the central position (which is defined to be the position (m/2+1), where m is the total number of people in that row, and the division result must be rounded down to the nearest integer);</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other people must enter the row in non-increasing order of their heights, alternately taking their positions first to the right and then to the left of the tallest one (For example, given five people with their heights 190, 188, 186, 175, and 170, the final formation would be 175, 188, 190, 186, and 170. Here we assume that you are facing the group so your left-hand side is the right-hand side of the one at the central position.);</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When there are many people having the same height, they must be ordered in alphabetical (increasing) order of their names, and it is guaranteed that there is no duplication of names.</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lastRenderedPageBreak/>
        <w:t>Now given the information of a group of people, you are supposed to write a program to output their formation.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Input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Each input file contains one test case. For each test case, the first line contains two positive integers N (&lt;=10000), the total number of people, and K (&lt;=10), the total number of rows. Then N lines follow, each gives the name of a person (no more than 8 English letters without space) and his/her height (an integer in [30, 300]).</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Output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 each case, print the formation -- that is, print the names of people in K lines. The names must be separated by exactly one space, but there must be no extra space at the end of each line. Note: since you are facing the group, people in the rear rows must be printed above the people in the front rows.</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Input: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10 3</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Tom 188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Mike 170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Eva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Joe 190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175</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Nick 186</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Amy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John 159</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Output: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Tom Joe Nick</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lastRenderedPageBreak/>
        <w:t>Ann Mike Eva</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Amy John</w:t>
      </w:r>
    </w:p>
    <w:p w:rsidR="00DA3ED8" w:rsidRPr="00DA3ED8" w:rsidRDefault="00DA3ED8" w:rsidP="00DA3ED8">
      <w:pPr>
        <w:pStyle w:val="1"/>
      </w:pPr>
      <w:bookmarkStart w:id="123" w:name="_Toc524422091"/>
      <w:r w:rsidRPr="00DA3ED8">
        <w:t>1110. Complete Binary Tree (25)</w:t>
      </w:r>
      <w:bookmarkEnd w:id="123"/>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tree, you are supposed to tell if it is a complete binary tree.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(&lt;=20) which is the total number of nodes in the tree -- and hence the nodes are numbered from 0 to N-1. Then N lines follow, each corresponds to a node, and gives the indices of the left and right children of the node. If the child does not exist, a "-" will be put at the position. Any pair of children are separated by a space.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"YES" and the index of the last node if the tree is a complete binary tree, or "NO" and the index of the root if not. There must be exactly one space separating the word and the number.</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1</w:t>
      </w:r>
    </w:p>
    <w:p w:rsidR="00525EB8" w:rsidRPr="00525EB8" w:rsidRDefault="00525EB8" w:rsidP="00525EB8">
      <w:pPr>
        <w:pStyle w:val="1"/>
      </w:pPr>
      <w:bookmarkStart w:id="124" w:name="_Toc524422092"/>
      <w:r w:rsidRPr="00525EB8">
        <w:t>1111. Online Map (30)</w:t>
      </w:r>
      <w:bookmarkEnd w:id="124"/>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300 ms</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Input our current position and a destination, an online map can recommend several paths. Now your job is to recommend two paths to your user: one is the shortest, and the other is the fastest. It is guaranteed that a path exists for any request.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(2 &lt;= N &lt;= 500), and M, being the total number of streets intersections on a map, and the number of streets, respectively. Then M lines follow, each describes a street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V1 V2 one-way length time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V2</w:t>
      </w:r>
      <w:r>
        <w:rPr>
          <w:rStyle w:val="apple-converted-space"/>
          <w:rFonts w:ascii="inherit" w:hAnsi="inherit"/>
          <w:color w:val="333333"/>
          <w:sz w:val="18"/>
          <w:szCs w:val="18"/>
        </w:rPr>
        <w:t> </w:t>
      </w:r>
      <w:r>
        <w:rPr>
          <w:rFonts w:ascii="inherit" w:hAnsi="inherit"/>
          <w:color w:val="333333"/>
          <w:sz w:val="18"/>
          <w:szCs w:val="18"/>
        </w:rPr>
        <w:t>are the indices (from 0 to N-1) of the two ends of the street;</w:t>
      </w:r>
      <w:r>
        <w:rPr>
          <w:rStyle w:val="apple-converted-space"/>
          <w:rFonts w:ascii="inherit" w:hAnsi="inherit"/>
          <w:color w:val="333333"/>
          <w:sz w:val="18"/>
          <w:szCs w:val="18"/>
        </w:rPr>
        <w:t> </w:t>
      </w:r>
      <w:r>
        <w:rPr>
          <w:rFonts w:ascii="inherit" w:hAnsi="inherit"/>
          <w:b/>
          <w:bCs/>
          <w:color w:val="333333"/>
          <w:sz w:val="18"/>
          <w:szCs w:val="18"/>
        </w:rPr>
        <w:t>one-way</w:t>
      </w:r>
      <w:r>
        <w:rPr>
          <w:rStyle w:val="apple-converted-space"/>
          <w:rFonts w:ascii="inherit" w:hAnsi="inherit"/>
          <w:color w:val="333333"/>
          <w:sz w:val="18"/>
          <w:szCs w:val="18"/>
        </w:rPr>
        <w:t> </w:t>
      </w:r>
      <w:r>
        <w:rPr>
          <w:rFonts w:ascii="inherit" w:hAnsi="inherit"/>
          <w:color w:val="333333"/>
          <w:sz w:val="18"/>
          <w:szCs w:val="18"/>
        </w:rPr>
        <w:t>is 1 if the street is one-way from</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to</w:t>
      </w:r>
      <w:r>
        <w:rPr>
          <w:rStyle w:val="apple-converted-space"/>
          <w:rFonts w:ascii="inherit" w:hAnsi="inherit"/>
          <w:color w:val="333333"/>
          <w:sz w:val="18"/>
          <w:szCs w:val="18"/>
        </w:rPr>
        <w:t> </w:t>
      </w:r>
      <w:r>
        <w:rPr>
          <w:rFonts w:ascii="inherit" w:hAnsi="inherit"/>
          <w:b/>
          <w:bCs/>
          <w:color w:val="333333"/>
          <w:sz w:val="18"/>
          <w:szCs w:val="18"/>
        </w:rPr>
        <w:t>V2</w:t>
      </w:r>
      <w:r>
        <w:rPr>
          <w:rFonts w:ascii="inherit" w:hAnsi="inherit"/>
          <w:color w:val="333333"/>
          <w:sz w:val="18"/>
          <w:szCs w:val="18"/>
        </w:rPr>
        <w:t>, or 0 if not;</w:t>
      </w:r>
      <w:r>
        <w:rPr>
          <w:rStyle w:val="apple-converted-space"/>
          <w:rFonts w:ascii="inherit" w:hAnsi="inherit"/>
          <w:color w:val="333333"/>
          <w:sz w:val="18"/>
          <w:szCs w:val="18"/>
        </w:rPr>
        <w:t> </w:t>
      </w:r>
      <w:r>
        <w:rPr>
          <w:rFonts w:ascii="inherit" w:hAnsi="inherit"/>
          <w:b/>
          <w:bCs/>
          <w:color w:val="333333"/>
          <w:sz w:val="18"/>
          <w:szCs w:val="18"/>
        </w:rPr>
        <w:t>length</w:t>
      </w:r>
      <w:r>
        <w:rPr>
          <w:rStyle w:val="apple-converted-space"/>
          <w:rFonts w:ascii="inherit" w:hAnsi="inherit"/>
          <w:color w:val="333333"/>
          <w:sz w:val="18"/>
          <w:szCs w:val="18"/>
        </w:rPr>
        <w:t> </w:t>
      </w:r>
      <w:r>
        <w:rPr>
          <w:rFonts w:ascii="inherit" w:hAnsi="inherit"/>
          <w:color w:val="333333"/>
          <w:sz w:val="18"/>
          <w:szCs w:val="18"/>
        </w:rPr>
        <w:t>is the length of the street; and</w:t>
      </w:r>
      <w:r>
        <w:rPr>
          <w:rStyle w:val="apple-converted-space"/>
          <w:rFonts w:ascii="inherit" w:hAnsi="inherit"/>
          <w:color w:val="333333"/>
          <w:sz w:val="18"/>
          <w:szCs w:val="18"/>
        </w:rPr>
        <w:t> </w:t>
      </w:r>
      <w:r>
        <w:rPr>
          <w:rFonts w:ascii="inherit" w:hAnsi="inherit"/>
          <w:b/>
          <w:bCs/>
          <w:color w:val="333333"/>
          <w:sz w:val="18"/>
          <w:szCs w:val="18"/>
        </w:rPr>
        <w:t>time</w:t>
      </w:r>
      <w:r>
        <w:rPr>
          <w:rStyle w:val="apple-converted-space"/>
          <w:rFonts w:ascii="inherit" w:hAnsi="inherit"/>
          <w:color w:val="333333"/>
          <w:sz w:val="18"/>
          <w:szCs w:val="18"/>
        </w:rPr>
        <w:t> </w:t>
      </w:r>
      <w:r>
        <w:rPr>
          <w:rFonts w:ascii="inherit" w:hAnsi="inherit"/>
          <w:color w:val="333333"/>
          <w:sz w:val="18"/>
          <w:szCs w:val="18"/>
        </w:rPr>
        <w:t>is the time taken to pass the street.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Finally a pair of source and destination is given.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the shortest path from the source to the destination with distance D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source -&gt;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in the next line print the fastest path with total time 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Time = T: source -&gt; w</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path is not unique, output the fastest one among the shortest paths, which is guaranteed to be unique. In case the fastest path is not unique, output the one that passes through the fewest intersections, which is guaranteed to be unique.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and the fastest paths are identical, print them in one line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Distance = D; Time = T: source -&gt; u</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3 4 0 3 2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3 9 1 4 1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1 3 0 3 1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9 7 1 3 1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5 1 0 5 2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6: 3 -&gt; 4 -&gt; 8 -&gt; 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Time = 3: 3 -&gt; 1 -&gt;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2 5 1 2 2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3; Time = 4: 3 -&gt; 2 -&gt; 5</w:t>
      </w:r>
    </w:p>
    <w:p w:rsidR="007024CF" w:rsidRPr="007024CF" w:rsidRDefault="007024CF" w:rsidP="007024CF">
      <w:pPr>
        <w:pStyle w:val="1"/>
      </w:pPr>
      <w:bookmarkStart w:id="125" w:name="_Toc524422093"/>
      <w:r w:rsidRPr="007024CF">
        <w:t>1112. Stucked Keyboard (20)</w:t>
      </w:r>
      <w:bookmarkEnd w:id="125"/>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always stucked. So when you type some sentences, the characters corresponding to those keys will appear repeatedly on screen for k times.</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resulting string on screen, you are supposed to list all the possible stucked keys, and the original string.</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there might be some characters that are typed repeatedly. The stucked key will always repeat output for a fixed k times whenever it is pressed. For example, when k=3, from the string "thiiis iiisss a teeeeeest" we know that the keys "i" and "e" might be stucked, but "s" is not even though it appears repeatedly sometimes. The original string could be "this isss a teest".</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gives a positive integer k ( 1&lt;k&lt;=100 ) which is the output repeating times of a stucked key. The 2nd line contains the resulting string on screen, which consists of no more than 1000 characters from {a-z}, {0-9} and "_". It is guaranteed that the string is non-empty.</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possible stucked keys, in the order of being detected. Make sure that each key is printed once only. Then in the next line print the original string. It is guaranteed that there is at least one stucked key.</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caseee1__thiiis_iiisss_a_teeeeeest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ei</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case1__this_isss_a_teest</w:t>
      </w:r>
    </w:p>
    <w:p w:rsidR="00F16587" w:rsidRPr="00F16587" w:rsidRDefault="00F16587" w:rsidP="00F16587">
      <w:pPr>
        <w:pStyle w:val="1"/>
      </w:pPr>
      <w:bookmarkStart w:id="126" w:name="_Toc524422094"/>
      <w:r w:rsidRPr="00F16587">
        <w:t>1113. Integer Set Partition (25)</w:t>
      </w:r>
      <w:bookmarkEnd w:id="126"/>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set of N (&gt; 1) positive integers, you are supposed to partition them into two disjoint sets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of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numbers, respectively. Let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denote the sums of all the numbers in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Fonts w:ascii="inherit" w:hAnsi="inherit"/>
          <w:color w:val="333333"/>
          <w:sz w:val="18"/>
          <w:szCs w:val="18"/>
        </w:rPr>
        <w:t>, respectively. You are supposed to make the partition so that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is minimized first, and then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is maximized.</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an integer N (2 &lt;= N &lt;= 10</w:t>
      </w:r>
      <w:r>
        <w:rPr>
          <w:rFonts w:ascii="inherit" w:hAnsi="inherit"/>
          <w:color w:val="333333"/>
          <w:sz w:val="18"/>
          <w:szCs w:val="18"/>
          <w:vertAlign w:val="superscript"/>
        </w:rPr>
        <w:t>5</w:t>
      </w:r>
      <w:r>
        <w:rPr>
          <w:rFonts w:ascii="inherit" w:hAnsi="inherit"/>
          <w:color w:val="333333"/>
          <w:sz w:val="18"/>
          <w:szCs w:val="18"/>
        </w:rPr>
        <w:t>), and then N positive integers follow in the next line, separated by spaces. It is guaranteed that all the integers and their sum are less than 2</w:t>
      </w:r>
      <w:r>
        <w:rPr>
          <w:rFonts w:ascii="inherit" w:hAnsi="inherit"/>
          <w:color w:val="333333"/>
          <w:sz w:val="18"/>
          <w:szCs w:val="18"/>
          <w:vertAlign w:val="superscript"/>
        </w:rPr>
        <w:t>31</w:t>
      </w:r>
      <w:r>
        <w:rPr>
          <w:rFonts w:ascii="inherit" w:hAnsi="inherit"/>
          <w:color w:val="333333"/>
          <w:sz w:val="18"/>
          <w:szCs w:val="18"/>
        </w:rPr>
        <w:t>.</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two numbers: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and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separated by exactly one space.</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23 8 10 99 46 2333 46 1 666 555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0 3611</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110 79 218 69 3721 100 29 135 2 6 13 5188 85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1 9359</w:t>
      </w:r>
    </w:p>
    <w:p w:rsidR="0014094B" w:rsidRPr="0014094B" w:rsidRDefault="0014094B" w:rsidP="0014094B">
      <w:pPr>
        <w:pStyle w:val="1"/>
      </w:pPr>
      <w:bookmarkStart w:id="127" w:name="_Toc524422095"/>
      <w:r w:rsidRPr="0014094B">
        <w:t>1114. Family Property (25)</w:t>
      </w:r>
      <w:bookmarkEnd w:id="127"/>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help us collect the data for family-owned property. Given each person's family members, and the estate</w:t>
      </w:r>
      <w:r>
        <w:rPr>
          <w:rFonts w:ascii="inherit" w:hAnsi="inherit"/>
          <w:color w:val="333333"/>
          <w:sz w:val="18"/>
          <w:szCs w:val="18"/>
        </w:rPr>
        <w:t>（房产）</w:t>
      </w:r>
      <w:r>
        <w:rPr>
          <w:rFonts w:ascii="inherit" w:hAnsi="inherit"/>
          <w:color w:val="333333"/>
          <w:sz w:val="18"/>
          <w:szCs w:val="18"/>
        </w:rPr>
        <w:t>info under his/her own name, we need to know the size of each family, and the average area and number of sets of their real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 Then N lines follow, each gives the infomation of a person who owns estate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Father Mother k Child</w:t>
      </w:r>
      <w:r>
        <w:rPr>
          <w:rFonts w:ascii="inherit" w:hAnsi="inherit"/>
          <w:b/>
          <w:bCs/>
          <w:color w:val="333333"/>
          <w:sz w:val="18"/>
          <w:szCs w:val="18"/>
          <w:vertAlign w:val="subscript"/>
        </w:rPr>
        <w:t>1</w:t>
      </w:r>
      <w:r>
        <w:rPr>
          <w:rStyle w:val="apple-converted-space"/>
          <w:rFonts w:ascii="inherit" w:hAnsi="inherit"/>
          <w:b/>
          <w:bCs/>
          <w:color w:val="333333"/>
          <w:sz w:val="18"/>
          <w:szCs w:val="18"/>
        </w:rPr>
        <w:t> </w:t>
      </w:r>
      <w:r>
        <w:rPr>
          <w:rFonts w:ascii="inherit" w:hAnsi="inherit"/>
          <w:b/>
          <w:bCs/>
          <w:color w:val="333333"/>
          <w:sz w:val="18"/>
          <w:szCs w:val="18"/>
        </w:rPr>
        <w:t>... Child</w:t>
      </w:r>
      <w:r>
        <w:rPr>
          <w:rFonts w:ascii="inherit" w:hAnsi="inherit"/>
          <w:b/>
          <w:bCs/>
          <w:color w:val="333333"/>
          <w:sz w:val="18"/>
          <w:szCs w:val="18"/>
          <w:vertAlign w:val="subscript"/>
        </w:rPr>
        <w:t>k</w:t>
      </w:r>
      <w:r>
        <w:rPr>
          <w:rStyle w:val="apple-converted-space"/>
          <w:rFonts w:ascii="inherit" w:hAnsi="inherit"/>
          <w:b/>
          <w:bCs/>
          <w:color w:val="333333"/>
          <w:sz w:val="18"/>
          <w:szCs w:val="18"/>
        </w:rPr>
        <w:t> </w:t>
      </w:r>
      <w:r>
        <w:rPr>
          <w:rFonts w:ascii="inherit" w:hAnsi="inherit"/>
          <w:b/>
          <w:bCs/>
          <w:color w:val="333333"/>
          <w:sz w:val="18"/>
          <w:szCs w:val="18"/>
        </w:rPr>
        <w:t>M_estate 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a unique 4-digit identification number for each person;</w:t>
      </w:r>
      <w:r>
        <w:rPr>
          <w:rStyle w:val="apple-converted-space"/>
          <w:rFonts w:ascii="inherit" w:hAnsi="inherit"/>
          <w:color w:val="333333"/>
          <w:sz w:val="18"/>
          <w:szCs w:val="18"/>
        </w:rPr>
        <w:t> </w:t>
      </w:r>
      <w:r>
        <w:rPr>
          <w:rFonts w:ascii="inherit" w:hAnsi="inherit"/>
          <w:b/>
          <w:bCs/>
          <w:color w:val="333333"/>
          <w:sz w:val="18"/>
          <w:szCs w:val="18"/>
        </w:rPr>
        <w:t>Father</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Mother</w:t>
      </w:r>
      <w:r>
        <w:rPr>
          <w:rStyle w:val="apple-converted-space"/>
          <w:rFonts w:ascii="inherit" w:hAnsi="inherit"/>
          <w:color w:val="333333"/>
          <w:sz w:val="18"/>
          <w:szCs w:val="18"/>
        </w:rPr>
        <w:t> </w:t>
      </w:r>
      <w:r>
        <w:rPr>
          <w:rFonts w:ascii="inherit" w:hAnsi="inherit"/>
          <w:color w:val="333333"/>
          <w:sz w:val="18"/>
          <w:szCs w:val="18"/>
        </w:rPr>
        <w:t>are the ID's of this person's parents (if a parent has passed away,</w:t>
      </w:r>
      <w:r>
        <w:rPr>
          <w:rStyle w:val="apple-converted-space"/>
          <w:rFonts w:ascii="inherit" w:hAnsi="inherit"/>
          <w:color w:val="333333"/>
          <w:sz w:val="18"/>
          <w:szCs w:val="18"/>
        </w:rPr>
        <w:t> </w:t>
      </w:r>
      <w:r>
        <w:rPr>
          <w:rFonts w:ascii="inherit" w:hAnsi="inherit"/>
          <w:b/>
          <w:bCs/>
          <w:color w:val="333333"/>
          <w:sz w:val="18"/>
          <w:szCs w:val="18"/>
        </w:rPr>
        <w:t>-1</w:t>
      </w:r>
      <w:r>
        <w:rPr>
          <w:rStyle w:val="apple-converted-space"/>
          <w:rFonts w:ascii="inherit" w:hAnsi="inherit"/>
          <w:color w:val="333333"/>
          <w:sz w:val="18"/>
          <w:szCs w:val="18"/>
        </w:rPr>
        <w:t> </w:t>
      </w:r>
      <w:r>
        <w:rPr>
          <w:rFonts w:ascii="inherit" w:hAnsi="inherit"/>
          <w:color w:val="333333"/>
          <w:sz w:val="18"/>
          <w:szCs w:val="18"/>
        </w:rPr>
        <w:t>will be given instead);</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(0&lt;=k&lt;=5) is the number of children of this person;</w:t>
      </w:r>
      <w:r>
        <w:rPr>
          <w:rStyle w:val="apple-converted-space"/>
          <w:rFonts w:ascii="inherit" w:hAnsi="inherit"/>
          <w:color w:val="333333"/>
          <w:sz w:val="18"/>
          <w:szCs w:val="18"/>
        </w:rPr>
        <w:t> </w:t>
      </w:r>
      <w:r>
        <w:rPr>
          <w:rFonts w:ascii="inherit" w:hAnsi="inherit"/>
          <w:b/>
          <w:bCs/>
          <w:color w:val="333333"/>
          <w:sz w:val="18"/>
          <w:szCs w:val="18"/>
        </w:rPr>
        <w:t>Child</w:t>
      </w:r>
      <w:r>
        <w:rPr>
          <w:rFonts w:ascii="inherit" w:hAnsi="inherit"/>
          <w:b/>
          <w:bCs/>
          <w:color w:val="333333"/>
          <w:sz w:val="18"/>
          <w:szCs w:val="18"/>
          <w:vertAlign w:val="subscript"/>
        </w:rPr>
        <w:t>i</w:t>
      </w:r>
      <w:r>
        <w:rPr>
          <w:rFonts w:ascii="inherit" w:hAnsi="inherit"/>
          <w:color w:val="333333"/>
          <w:sz w:val="18"/>
          <w:szCs w:val="18"/>
        </w:rPr>
        <w:t>'s are the ID's of his/her children;</w:t>
      </w:r>
      <w:r>
        <w:rPr>
          <w:rStyle w:val="apple-converted-space"/>
          <w:rFonts w:ascii="inherit" w:hAnsi="inherit"/>
          <w:color w:val="333333"/>
          <w:sz w:val="18"/>
          <w:szCs w:val="18"/>
        </w:rPr>
        <w:t> </w:t>
      </w:r>
      <w:r>
        <w:rPr>
          <w:rFonts w:ascii="inherit" w:hAnsi="inherit"/>
          <w:b/>
          <w:bCs/>
          <w:color w:val="333333"/>
          <w:sz w:val="18"/>
          <w:szCs w:val="18"/>
        </w:rPr>
        <w:t>M_estate</w:t>
      </w:r>
      <w:r>
        <w:rPr>
          <w:rStyle w:val="apple-converted-space"/>
          <w:rFonts w:ascii="inherit" w:hAnsi="inherit"/>
          <w:color w:val="333333"/>
          <w:sz w:val="18"/>
          <w:szCs w:val="18"/>
        </w:rPr>
        <w:t> </w:t>
      </w:r>
      <w:r>
        <w:rPr>
          <w:rFonts w:ascii="inherit" w:hAnsi="inherit"/>
          <w:color w:val="333333"/>
          <w:sz w:val="18"/>
          <w:szCs w:val="18"/>
        </w:rPr>
        <w:t>is the total number of sets of the real estate under his/her name; and</w:t>
      </w:r>
      <w:r>
        <w:rPr>
          <w:rStyle w:val="apple-converted-space"/>
          <w:rFonts w:ascii="inherit" w:hAnsi="inherit"/>
          <w:color w:val="333333"/>
          <w:sz w:val="18"/>
          <w:szCs w:val="18"/>
        </w:rPr>
        <w:t> </w:t>
      </w:r>
      <w:r>
        <w:rPr>
          <w:rFonts w:ascii="inherit" w:hAnsi="inherit"/>
          <w:b/>
          <w:bCs/>
          <w:color w:val="333333"/>
          <w:sz w:val="18"/>
          <w:szCs w:val="18"/>
        </w:rPr>
        <w:t>Area</w:t>
      </w:r>
      <w:r>
        <w:rPr>
          <w:rStyle w:val="apple-converted-space"/>
          <w:rFonts w:ascii="inherit" w:hAnsi="inherit"/>
          <w:color w:val="333333"/>
          <w:sz w:val="18"/>
          <w:szCs w:val="18"/>
        </w:rPr>
        <w:t> </w:t>
      </w:r>
      <w:r>
        <w:rPr>
          <w:rFonts w:ascii="inherit" w:hAnsi="inherit"/>
          <w:color w:val="333333"/>
          <w:sz w:val="18"/>
          <w:szCs w:val="18"/>
        </w:rPr>
        <w:t>is the total area of his/her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in a line the number of families (all the people that are related directly or indirectly are considered in the same family). Then output the family info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M AVG_sets AVG_area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the smallest ID in the family;</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is the total number of family members;</w:t>
      </w:r>
      <w:r>
        <w:rPr>
          <w:rStyle w:val="apple-converted-space"/>
          <w:rFonts w:ascii="inherit" w:hAnsi="inherit"/>
          <w:color w:val="333333"/>
          <w:sz w:val="18"/>
          <w:szCs w:val="18"/>
        </w:rPr>
        <w:t> </w:t>
      </w:r>
      <w:r>
        <w:rPr>
          <w:rFonts w:ascii="inherit" w:hAnsi="inherit"/>
          <w:b/>
          <w:bCs/>
          <w:color w:val="333333"/>
          <w:sz w:val="18"/>
          <w:szCs w:val="18"/>
        </w:rPr>
        <w:t>AVG_sets</w:t>
      </w:r>
      <w:r>
        <w:rPr>
          <w:rStyle w:val="apple-converted-space"/>
          <w:rFonts w:ascii="inherit" w:hAnsi="inherit"/>
          <w:color w:val="333333"/>
          <w:sz w:val="18"/>
          <w:szCs w:val="18"/>
        </w:rPr>
        <w:t> </w:t>
      </w:r>
      <w:r>
        <w:rPr>
          <w:rFonts w:ascii="inherit" w:hAnsi="inherit"/>
          <w:color w:val="333333"/>
          <w:sz w:val="18"/>
          <w:szCs w:val="18"/>
        </w:rPr>
        <w:t>is the average number of sets of their real estate; and</w:t>
      </w:r>
      <w:r>
        <w:rPr>
          <w:rStyle w:val="apple-converted-space"/>
          <w:rFonts w:ascii="inherit" w:hAnsi="inherit"/>
          <w:color w:val="333333"/>
          <w:sz w:val="18"/>
          <w:szCs w:val="18"/>
        </w:rPr>
        <w:t> </w:t>
      </w:r>
      <w:r>
        <w:rPr>
          <w:rFonts w:ascii="inherit" w:hAnsi="inherit"/>
          <w:b/>
          <w:bCs/>
          <w:color w:val="333333"/>
          <w:sz w:val="18"/>
          <w:szCs w:val="18"/>
        </w:rPr>
        <w:t>AVG_area</w:t>
      </w:r>
      <w:r>
        <w:rPr>
          <w:rStyle w:val="apple-converted-space"/>
          <w:rFonts w:ascii="inherit" w:hAnsi="inherit"/>
          <w:color w:val="333333"/>
          <w:sz w:val="18"/>
          <w:szCs w:val="18"/>
        </w:rPr>
        <w:t> </w:t>
      </w:r>
      <w:r>
        <w:rPr>
          <w:rFonts w:ascii="inherit" w:hAnsi="inherit"/>
          <w:color w:val="333333"/>
          <w:sz w:val="18"/>
          <w:szCs w:val="18"/>
        </w:rPr>
        <w:t>is the average area. The average numbers must be accurate up to 3 decimal places. The families must be given in descending order of their average areas, and in ascending order of the ID's if there is a tie.</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6666 5551 5552 1 7777 1 100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1234 5678 9012 1 0002 2 300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 0 1 1000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2468 0001 0004 1 2222 1 500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7777 6666 -1 0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3721 -1 -1 1 2333 2 150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9012 -1 -1 3 1236 1235 1234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1235 5678 9012 0 1 50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2222 1236 2468 2 6661 6662 1 300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2333 -1 3721 3 6661 6662 6663 1 100</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8888 1 1.000 1000.000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0001 15 0.600 100.000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5551 4 0.750 100.000</w:t>
      </w:r>
    </w:p>
    <w:p w:rsidR="000900DB" w:rsidRPr="000900DB" w:rsidRDefault="000900DB" w:rsidP="000900DB">
      <w:pPr>
        <w:pStyle w:val="1"/>
      </w:pPr>
      <w:bookmarkStart w:id="128" w:name="_Toc524422096"/>
      <w:r w:rsidRPr="000900DB">
        <w:t>1116. Come on! Let's C (20)</w:t>
      </w:r>
      <w:bookmarkEnd w:id="128"/>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"Let's C" is a popular and fun programming contest hosted by the College of Computer Science and Technology, Zhejiang University. Since the idea of the contest is for fun, the award rules are funny as the following:</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0. The Champion will receive a "Mystery Award" (such as a BIG collection of students' research papers...).</w:t>
      </w:r>
      <w:r>
        <w:rPr>
          <w:rFonts w:ascii="inherit" w:hAnsi="inherit"/>
          <w:color w:val="333333"/>
          <w:sz w:val="18"/>
          <w:szCs w:val="18"/>
        </w:rPr>
        <w:br/>
        <w:t>1. Those who ranked as a prime number will receive the best award -- the Minions (</w:t>
      </w:r>
      <w:r>
        <w:rPr>
          <w:rFonts w:ascii="inherit" w:hAnsi="inherit"/>
          <w:color w:val="333333"/>
          <w:sz w:val="18"/>
          <w:szCs w:val="18"/>
        </w:rPr>
        <w:t>小黄人</w:t>
      </w:r>
      <w:r>
        <w:rPr>
          <w:rFonts w:ascii="inherit" w:hAnsi="inherit"/>
          <w:color w:val="333333"/>
          <w:sz w:val="18"/>
          <w:szCs w:val="18"/>
        </w:rPr>
        <w:t>)!</w:t>
      </w:r>
      <w:r>
        <w:rPr>
          <w:rFonts w:ascii="inherit" w:hAnsi="inherit"/>
          <w:color w:val="333333"/>
          <w:sz w:val="18"/>
          <w:szCs w:val="18"/>
        </w:rPr>
        <w:br/>
        <w:t>2. Everyone else will receive chocolates.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final ranklist and a sequence of contestant ID's, you are supposed to tell the corresponding awards.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(&lt;=10000), the total number of contestants. Then N lines of the ranklist follow, each in order gives a contestant's ID (a 4-digit number). After the ranklist, there is a positive integer K followed by K query ID's.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"ID: award" where the award is "Mystery Award", or "Minion", or "Chocolate". If the ID is not in the ranklist, print "Are you kidding?" instead. If the ID has been checked before, print "ID: Checked".</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Minion</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Chocolate</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Mystery Award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Checked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E86DD6" w:rsidRPr="00E86DD6" w:rsidRDefault="00E86DD6" w:rsidP="00E86DD6">
      <w:pPr>
        <w:pStyle w:val="1"/>
      </w:pPr>
      <w:bookmarkStart w:id="129" w:name="_Toc524422097"/>
      <w:r w:rsidRPr="00E86DD6">
        <w:t>1117. Eddington Number(25)</w:t>
      </w:r>
      <w:bookmarkEnd w:id="129"/>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British astronomer Eddington liked to ride a bike. It is said that in order to show off his skill, he has even defined an "Eddington number", E -- that is, the maximum integer E such that it is for E days that one rides more than E miles. Eddington's own E was 87.</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everyday's distances that one rides for N days, you are supposed to find the corresponding E (&lt;=N).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N(&lt;=10</w:t>
      </w:r>
      <w:r>
        <w:rPr>
          <w:rFonts w:ascii="inherit" w:hAnsi="inherit"/>
          <w:color w:val="333333"/>
          <w:sz w:val="18"/>
          <w:szCs w:val="18"/>
          <w:vertAlign w:val="superscript"/>
        </w:rPr>
        <w:t>5</w:t>
      </w:r>
      <w:r>
        <w:rPr>
          <w:rFonts w:ascii="inherit" w:hAnsi="inherit"/>
          <w:color w:val="333333"/>
          <w:sz w:val="18"/>
          <w:szCs w:val="18"/>
        </w:rPr>
        <w:t>), the days of continuous riding. Then N non-negative integers are given in the next line, being the riding distances of everyday.</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Eddington number for these N days.</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6 7 6 9 3 10 8 2 7 8</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80285E" w:rsidRPr="007E3CAC" w:rsidRDefault="0080285E" w:rsidP="007E3CAC">
      <w:pPr>
        <w:pStyle w:val="1"/>
      </w:pPr>
      <w:bookmarkStart w:id="130" w:name="_Toc524422098"/>
      <w:r w:rsidRPr="007E3CAC">
        <w:t>1118. Birds in Forest (25)</w:t>
      </w:r>
      <w:bookmarkEnd w:id="130"/>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Some scientists took pictures of thousands of birds in a forest. Assume that all the birds appear in the same picture belong to the same tree. You are supposed to help the scientists to count the maximum number of trees in the forest, and for any pair of birds, tell if they are on the same tree.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 10</w:t>
      </w:r>
      <w:r>
        <w:rPr>
          <w:rFonts w:ascii="inherit" w:hAnsi="inherit"/>
          <w:color w:val="333333"/>
          <w:sz w:val="18"/>
          <w:szCs w:val="18"/>
          <w:vertAlign w:val="superscript"/>
        </w:rPr>
        <w:t>4</w:t>
      </w:r>
      <w:r>
        <w:rPr>
          <w:rFonts w:ascii="inherit" w:hAnsi="inherit"/>
          <w:color w:val="333333"/>
          <w:sz w:val="18"/>
          <w:szCs w:val="18"/>
        </w:rPr>
        <w:t>) which is the number of pictures. Then N lines follow, each describes a picture in the format:</w:t>
      </w:r>
      <w:r>
        <w:rPr>
          <w:rFonts w:ascii="inherit" w:hAnsi="inherit"/>
          <w:color w:val="333333"/>
          <w:sz w:val="18"/>
          <w:szCs w:val="18"/>
        </w:rPr>
        <w:br/>
        <w:t>K B1 B2 ... BK</w:t>
      </w:r>
      <w:r>
        <w:rPr>
          <w:rFonts w:ascii="inherit" w:hAnsi="inherit"/>
          <w:color w:val="333333"/>
          <w:sz w:val="18"/>
          <w:szCs w:val="18"/>
        </w:rPr>
        <w:br/>
        <w:t>where K is the number of birds in this picture, and Bi's are the indices of birds. It is guaranteed that the birds in all the pictures are numbered continuously from 1 to some number that is no more than 10</w:t>
      </w:r>
      <w:r>
        <w:rPr>
          <w:rFonts w:ascii="inherit" w:hAnsi="inherit"/>
          <w:color w:val="333333"/>
          <w:sz w:val="18"/>
          <w:szCs w:val="18"/>
          <w:vertAlign w:val="superscript"/>
        </w:rPr>
        <w:t>4</w:t>
      </w:r>
      <w:r>
        <w:rPr>
          <w:rFonts w:ascii="inherit" w:hAnsi="inherit"/>
          <w:color w:val="333333"/>
          <w:sz w:val="18"/>
          <w:szCs w:val="18"/>
        </w:rPr>
        <w:t>.</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After the pictures there is a positive number Q (&lt;= 10</w:t>
      </w:r>
      <w:r>
        <w:rPr>
          <w:rFonts w:ascii="inherit" w:hAnsi="inherit"/>
          <w:color w:val="333333"/>
          <w:sz w:val="18"/>
          <w:szCs w:val="18"/>
          <w:vertAlign w:val="superscript"/>
        </w:rPr>
        <w:t>4</w:t>
      </w:r>
      <w:r>
        <w:rPr>
          <w:rFonts w:ascii="inherit" w:hAnsi="inherit"/>
          <w:color w:val="333333"/>
          <w:sz w:val="18"/>
          <w:szCs w:val="18"/>
        </w:rPr>
        <w:t>) which is the number of queries. Then Q lines follow, each contains the indices of two birds.</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output in a line the maximum possible number of trees and the number of birds. Then for each query, print in a line "Yes" if the two birds belong to the same tree, or "No" if not.</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3 10 1 2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4 1 5 7 8</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3 9 6 4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2 10</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Pr="00F167FD" w:rsidRDefault="00F167FD" w:rsidP="00F167FD">
      <w:pPr>
        <w:pStyle w:val="1"/>
      </w:pPr>
      <w:bookmarkStart w:id="131" w:name="_Toc524422099"/>
      <w:r w:rsidRPr="00F167FD">
        <w:t>1119. Pre- and Post-order Traversals (30)</w:t>
      </w:r>
      <w:bookmarkEnd w:id="131"/>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Special</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or preorder and inorder traversal sequences. However, if only the postorder and preorder traversal sequences are given, the corresponding tree may no longer be unique.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pair of postorder and preorder traversal sequences, you are supposed to output the corresponding inorder traversal sequence of the tree. If the tree is not unique, simply output any one of them.</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preorder sequence and the third line gives the postorder sequence. All the numbers in a line are separated by a space.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printf in a line "Yes" if the tree is unique, or "No" if not. Then print in the next line the inorder traversal sequence of the corresponding binary tree. If the solution is not unique, any answer would do. It is guaranteed that at least one solution exists. All the numbers in a line must be separated by exactly one space, and there must be no extra space at the end of the line.</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1 2 3 4 6 7 5</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2 6 7 4 5 3 1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2 1 6 4 7 3 5</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2 1 3 4</w:t>
      </w:r>
    </w:p>
    <w:p w:rsidR="009108B3" w:rsidRPr="009108B3" w:rsidRDefault="009108B3" w:rsidP="009108B3">
      <w:pPr>
        <w:pStyle w:val="1"/>
      </w:pPr>
      <w:bookmarkStart w:id="132" w:name="_Toc524422100"/>
      <w:r w:rsidRPr="009108B3">
        <w:t>1120. Friend Numbers (20)</w:t>
      </w:r>
      <w:bookmarkEnd w:id="132"/>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Two integers are called "friend numbers" if they share the same sum of their digits, and the sum is their "friend ID". For example, 123 and 51 are friend numbers since 1+2+3 = 5+1 = 6, and 6 is their friend ID. Given some numbers, you are supposed to count the number of different friend ID's among them. Note: a number is considered a friend of itself.</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N positive integers are given in the next line, separated by spaces. All the numbers are less than 10</w:t>
      </w:r>
      <w:r>
        <w:rPr>
          <w:rFonts w:ascii="inherit" w:hAnsi="inherit"/>
          <w:color w:val="333333"/>
          <w:sz w:val="18"/>
          <w:szCs w:val="18"/>
          <w:vertAlign w:val="superscript"/>
        </w:rPr>
        <w:t>4</w:t>
      </w:r>
      <w:r>
        <w:rPr>
          <w:rFonts w:ascii="inherit" w:hAnsi="inherit"/>
          <w:color w:val="333333"/>
          <w:sz w:val="18"/>
          <w:szCs w:val="18"/>
        </w:rPr>
        <w:t>.</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the first line the number of different frind ID's among the given integers. Then in the second line, output the friend ID's in increasing order. The numbers must be separated by exactly one space and there must be no extra space at the end of the line.</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123 899 51 998 27 33 36 12</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3 6 9 26</w:t>
      </w:r>
    </w:p>
    <w:p w:rsidR="007739CE" w:rsidRPr="007739CE" w:rsidRDefault="007739CE" w:rsidP="007739CE">
      <w:pPr>
        <w:pStyle w:val="1"/>
      </w:pPr>
      <w:bookmarkStart w:id="133" w:name="_Toc524422101"/>
      <w:r w:rsidRPr="007739CE">
        <w:t>1121. Damn Single (25)</w:t>
      </w:r>
      <w:bookmarkEnd w:id="133"/>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"Damn Single (</w:t>
      </w:r>
      <w:r>
        <w:rPr>
          <w:rFonts w:ascii="inherit" w:hAnsi="inherit"/>
          <w:color w:val="333333"/>
          <w:sz w:val="18"/>
          <w:szCs w:val="18"/>
        </w:rPr>
        <w:t>单身狗</w:t>
      </w:r>
      <w:r>
        <w:rPr>
          <w:rFonts w:ascii="inherit" w:hAnsi="inherit"/>
          <w:color w:val="333333"/>
          <w:sz w:val="18"/>
          <w:szCs w:val="18"/>
        </w:rPr>
        <w:t>)" is the Chinese nickname for someone who is being single. You are supposed to find those who are alone in a big party, so they can be taken care of.</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couples. Then N lines of the couples follow, each gives a couple of ID's which are 5-digit numbers (i.e. from 00000 to 99999). After the list of couples, there is a positive integer M (&lt;=10000) followed by M ID's of the party guests. The numbers are separated by spaces. It is guaranteed that nobody is having bigamous marriage (</w:t>
      </w:r>
      <w:r>
        <w:rPr>
          <w:rFonts w:ascii="inherit" w:hAnsi="inherit"/>
          <w:color w:val="333333"/>
          <w:sz w:val="18"/>
          <w:szCs w:val="18"/>
        </w:rPr>
        <w:t>重婚</w:t>
      </w:r>
      <w:r>
        <w:rPr>
          <w:rFonts w:ascii="inherit" w:hAnsi="inherit"/>
          <w:color w:val="333333"/>
          <w:sz w:val="18"/>
          <w:szCs w:val="18"/>
        </w:rPr>
        <w:t>) or dangling with more than one companion.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print in a line the total number of lonely guests. Then in the next line, print their ID's in increasing order. The numbers must be separated by exactly 1 space, and there must be no extra space at the end of the line.</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11111 22222</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33333 44444</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55555 66666</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55555 44444 10000 88888 22222 11111 23333</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10000 23333 44444 55555 88888</w:t>
      </w:r>
    </w:p>
    <w:p w:rsidR="00194F61" w:rsidRPr="00194F61" w:rsidRDefault="00194F61" w:rsidP="00194F61">
      <w:pPr>
        <w:pStyle w:val="1"/>
      </w:pPr>
      <w:bookmarkStart w:id="134" w:name="_Toc524422102"/>
      <w:r w:rsidRPr="00194F61">
        <w:t>1122. Hamiltonian Cycle (25)</w:t>
      </w:r>
      <w:bookmarkEnd w:id="134"/>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"Hamilton cycle problem" is to find a simple cycle that contains every vertex in a graph. Such a cycle is called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this problem, you are supposed to tell if a given cycle is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 N &lt;= 200), the number of vertices, and M, the number of edges in an undirected graph. Then M lines follow, each describes an edge in the format "Vertex1 Vertex2", where the vertices are numbered from 1 to N. The next line gives a positive integer K which is the number of queries, followed by K lines of queries, each in the format:</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 n is the number of vertices in the list, and V</w:t>
      </w:r>
      <w:r>
        <w:rPr>
          <w:rFonts w:ascii="inherit" w:hAnsi="inherit"/>
          <w:color w:val="333333"/>
          <w:sz w:val="18"/>
          <w:szCs w:val="18"/>
          <w:vertAlign w:val="subscript"/>
        </w:rPr>
        <w:t>i</w:t>
      </w:r>
      <w:r>
        <w:rPr>
          <w:rFonts w:ascii="inherit" w:hAnsi="inherit"/>
          <w:color w:val="333333"/>
          <w:sz w:val="18"/>
          <w:szCs w:val="18"/>
        </w:rPr>
        <w:t>'s are the vertices on a path.</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path does form a Hamiltonian cycle, or "NO" if not.</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6 10</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7 5 1 4 3 6 2 5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6 5 1 4 3 6 2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9 6 2 1 6 3 4 5 2 6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4 1 2 5 1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7 6 1 3 4 5 2 6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7 6 1 2 5 4 3 1</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5220FB" w:rsidRPr="005220FB" w:rsidRDefault="005220FB" w:rsidP="005220FB">
      <w:pPr>
        <w:pStyle w:val="1"/>
      </w:pPr>
      <w:bookmarkStart w:id="135" w:name="_Toc524422103"/>
      <w:r w:rsidRPr="005220FB">
        <w:t>1123. Is It a Complete AVL Tree (30)</w:t>
      </w:r>
      <w:bookmarkEnd w:id="135"/>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27" name="图片 27" descr="http://nos.patest.cn/mr_ohesevgny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mr_ohesevgnyn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26" name="图片 26" descr="http://nos.patest.cn/mr_ohesfdbka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mr_ohesfdbkae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25" name="图片 25" descr="http://nos.patest.cn/mr_oheseymz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mr_oheseymzi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24" name="图片 24" descr="http://nos.patest.cn/mr_ohesfjddt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mr_ohesfjddti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output the level-order traversal sequence of the resulting AVL tree, and to tell if it is a complete binary tree.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20). Then N distinct integer keys are given in the next line. All the numbers in a line are separated by a space.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insert the keys one by one into an initially empty AVL tree. Then first print in a line the level-order traversal sequence of the resulting AVL tree. All the numbers in a line must be separated by a space, and there must be no extra space at the end of the line. Then in the next line, print "YES" if the tree is complete, or "NO" if not.</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88 70 61 63 65</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70 63 88 61 65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88 70 61 96 120 90 65 68</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88 65 96 61 70 90 120 68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71ACD" w:rsidRPr="00071ACD" w:rsidRDefault="00071ACD" w:rsidP="00071ACD">
      <w:pPr>
        <w:pStyle w:val="1"/>
      </w:pPr>
      <w:bookmarkStart w:id="136" w:name="_Toc524422104"/>
      <w:r w:rsidRPr="00071ACD">
        <w:t>1124. Raffle for Weibo Followers (20)</w:t>
      </w:r>
      <w:bookmarkEnd w:id="136"/>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John got a full mark on PAT. He was so happy that he decided to hold a raffle</w:t>
      </w:r>
      <w:r>
        <w:rPr>
          <w:rFonts w:ascii="inherit" w:hAnsi="inherit"/>
          <w:color w:val="333333"/>
          <w:sz w:val="18"/>
          <w:szCs w:val="18"/>
        </w:rPr>
        <w:t>（抽奖）</w:t>
      </w:r>
      <w:r>
        <w:rPr>
          <w:rFonts w:ascii="inherit" w:hAnsi="inherit"/>
          <w:color w:val="333333"/>
          <w:sz w:val="18"/>
          <w:szCs w:val="18"/>
        </w:rPr>
        <w:t xml:space="preserve"> for his followers on Weibo -- that is, he would select winners from every N followers who forwarded his post, and give away gifts. Now you are supposed to help him generate the list of winners.</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three positive integers M (&lt;= 1000), N and S, being the total number of forwards, the skip number of winners, and the index of the first winner (the indices start from 1). Then M lines follow, each gives the nickname (a nonempty string of no more than 20 characters, with no white space or return) of a follower who has forwarded John's post.</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that someone would forward more than once, but no one can win more than once. Hence if the current candidate of a winner has won before, we must skip him/her and consider the next one.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winners in the same order as in the input, each nickname occupies a line. If there is no winner yet, print "Keep going..." instead.</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9 3 2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PickMeMeMeee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LookHere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2 3 5</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Keep going...</w:t>
      </w:r>
    </w:p>
    <w:p w:rsidR="00884CCF" w:rsidRPr="00884CCF" w:rsidRDefault="00884CCF" w:rsidP="00884CCF">
      <w:pPr>
        <w:pStyle w:val="1"/>
      </w:pPr>
      <w:bookmarkStart w:id="137" w:name="_Toc524422105"/>
      <w:r w:rsidRPr="00884CCF">
        <w:t>1125. Chain the Ropes (25)</w:t>
      </w:r>
      <w:bookmarkEnd w:id="137"/>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some segments of rope, you are supposed to chain them into one rope. Each time you may only fold two segments into loops and chain them into one piece, as shown by the figure. The resulting chain will be treated as another segment of rope and can be folded again. After each chaining, the lengths of the original two segments will be halved.</w:t>
      </w:r>
    </w:p>
    <w:p w:rsidR="00884CCF" w:rsidRDefault="00884CCF" w:rsidP="00884CCF">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857500" cy="714375"/>
            <wp:effectExtent l="0" t="0" r="0" b="9525"/>
            <wp:docPr id="28" name="图片 28" descr="http://nos.patest.cn/na_ol5x4jo19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a_ol5x4jo19q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make the longest possible rope out of N given segments.</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(2 &lt;= N &lt;= 10</w:t>
      </w:r>
      <w:r>
        <w:rPr>
          <w:rFonts w:ascii="inherit" w:hAnsi="inherit"/>
          <w:color w:val="333333"/>
          <w:sz w:val="18"/>
          <w:szCs w:val="18"/>
          <w:vertAlign w:val="superscript"/>
        </w:rPr>
        <w:t>4</w:t>
      </w:r>
      <w:r>
        <w:rPr>
          <w:rFonts w:ascii="inherit" w:hAnsi="inherit"/>
          <w:color w:val="333333"/>
          <w:sz w:val="18"/>
          <w:szCs w:val="18"/>
        </w:rPr>
        <w:t>). Then N positive integer lengths of the segments are given in the next line, separated by spaces. All the integers are no more than 10</w:t>
      </w:r>
      <w:r>
        <w:rPr>
          <w:rFonts w:ascii="inherit" w:hAnsi="inherit"/>
          <w:color w:val="333333"/>
          <w:sz w:val="18"/>
          <w:szCs w:val="18"/>
          <w:vertAlign w:val="superscript"/>
        </w:rPr>
        <w:t>4</w:t>
      </w:r>
      <w:r>
        <w:rPr>
          <w:rFonts w:ascii="inherit" w:hAnsi="inherit"/>
          <w:color w:val="333333"/>
          <w:sz w:val="18"/>
          <w:szCs w:val="18"/>
        </w:rPr>
        <w:t>.</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print in a line the length of the longest possible rope that can be made by the given segments. The result must be rounded to the nearest integer that is no greater than the maximum length.</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10 15 12 3 4 13 1 15</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w:t>
      </w:r>
    </w:p>
    <w:p w:rsidR="00676C2E" w:rsidRPr="00676C2E" w:rsidRDefault="00676C2E" w:rsidP="00676C2E">
      <w:pPr>
        <w:pStyle w:val="1"/>
      </w:pPr>
      <w:bookmarkStart w:id="138" w:name="_Toc524422106"/>
      <w:r w:rsidRPr="00676C2E">
        <w:t>1126. Eulerian Path (25)</w:t>
      </w:r>
      <w:bookmarkEnd w:id="138"/>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graph theory, an Eulerian path is a path in a graph which visits every edge exactly once. Similarly, an Eulerian circuit is an Eulerian path which starts and ends on the same vertex. They were first discussed by Leonhard Euler while solving the famous Seven Bridges of Konigsberg problem in 1736. It has been proven that connected graphs with all vertices of even degree have an Eulerian circuit, and such graphs are called</w:t>
      </w:r>
      <w:r>
        <w:rPr>
          <w:rStyle w:val="apple-converted-space"/>
          <w:rFonts w:ascii="inherit" w:hAnsi="inherit"/>
          <w:color w:val="333333"/>
          <w:sz w:val="18"/>
          <w:szCs w:val="18"/>
        </w:rPr>
        <w:t> </w:t>
      </w:r>
      <w:r>
        <w:rPr>
          <w:rFonts w:ascii="inherit" w:hAnsi="inherit"/>
          <w:b/>
          <w:bCs/>
          <w:color w:val="333333"/>
          <w:sz w:val="18"/>
          <w:szCs w:val="18"/>
        </w:rPr>
        <w:t>Eulerian</w:t>
      </w:r>
      <w:r>
        <w:rPr>
          <w:rFonts w:ascii="inherit" w:hAnsi="inherit"/>
          <w:color w:val="333333"/>
          <w:sz w:val="18"/>
          <w:szCs w:val="18"/>
        </w:rPr>
        <w:t>. If there are exactly two vertices of odd degree, all Eulerian paths start at one of them and end at the other. A graph that has an Eulerian path but not an Eulerian circuit is called</w:t>
      </w:r>
      <w:r>
        <w:rPr>
          <w:rStyle w:val="apple-converted-space"/>
          <w:rFonts w:ascii="inherit" w:hAnsi="inherit"/>
          <w:color w:val="333333"/>
          <w:sz w:val="18"/>
          <w:szCs w:val="18"/>
        </w:rPr>
        <w:t> </w:t>
      </w:r>
      <w:r>
        <w:rPr>
          <w:rFonts w:ascii="inherit" w:hAnsi="inherit"/>
          <w:b/>
          <w:bCs/>
          <w:color w:val="333333"/>
          <w:sz w:val="18"/>
          <w:szCs w:val="18"/>
        </w:rPr>
        <w:t>semi-Eulerian</w:t>
      </w:r>
      <w:r>
        <w:rPr>
          <w:rFonts w:ascii="inherit" w:hAnsi="inherit"/>
          <w:color w:val="333333"/>
          <w:sz w:val="18"/>
          <w:szCs w:val="18"/>
        </w:rPr>
        <w:t>. (Cited from https://en.wikipedia.org/wiki/Eulerian_path)</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undirected graph, you are supposed to tell if it is Eulerian, semi-Eulerian, or non-Eulerian.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(&lt;= 500), and M, which are the total number of vertices, and the number of edges, respectively. Then M lines follow, each describes an edge by giving the two ends of the edge (the vertices are numbered from 1 to 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a line the degrees of the vertices in ascending order of their indices. Then in the next line print your conclusion about the graph -- either "Eulerian", "Semi-Eulerian", or "Non-Eulerian". Note that all the numbers in the first line must be separated by exactly 1 space, and there must be no extra space at the beginning or the end of the line.</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2 4 4 4 4 4 2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6 10</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Semi-Eulerian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Non-Eulerian</w:t>
      </w:r>
    </w:p>
    <w:p w:rsidR="002667F8" w:rsidRPr="002667F8" w:rsidRDefault="002667F8" w:rsidP="002667F8">
      <w:pPr>
        <w:pStyle w:val="1"/>
      </w:pPr>
      <w:bookmarkStart w:id="139" w:name="_Toc524422107"/>
      <w:r w:rsidRPr="002667F8">
        <w:t>1127. ZigZagging on a Tree (30)</w:t>
      </w:r>
      <w:bookmarkEnd w:id="139"/>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And it is a simple standard routine to print the numbers in level-order. However, if you think the problem is too simple, then you are too naive. This time you are supposed to print the numbers in "zigzagging order" -- that is, starting from the root, print the numbers level-by-level, alternating between left to right and right to left. For example, for the following tree you must output: 1 11 5 8 17 12 20 15.</w:t>
      </w:r>
    </w:p>
    <w:p w:rsidR="002667F8" w:rsidRDefault="002667F8" w:rsidP="002667F8">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238375" cy="1943100"/>
            <wp:effectExtent l="0" t="0" r="9525" b="0"/>
            <wp:docPr id="29" name="图片 29" descr="http://nos.patest.cn/nc_ol5xekjcd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c_ol5xekjcdy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8375" cy="1943100"/>
                    </a:xfrm>
                    <a:prstGeom prst="rect">
                      <a:avLst/>
                    </a:prstGeom>
                    <a:noFill/>
                    <a:ln>
                      <a:noFill/>
                    </a:ln>
                  </pic:spPr>
                </pic:pic>
              </a:graphicData>
            </a:graphic>
          </wp:inline>
        </w:drawing>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 30), the total number of nodes in the binary tree. The second line gives the inorder sequence and the third line gives the postorder sequence. All the numbers in a line are separated by a space.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zigzagging sequence of the tree in a line. All the numbers in a line must be separated by exactly one space, and there must be no extra space at the end of the line.</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12 11 20 17 1 15 8 5</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12 20 17 11 15 8 5 1</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1 11 5 8 17 12 20 15</w:t>
      </w:r>
    </w:p>
    <w:p w:rsidR="007D76DB" w:rsidRPr="00C723B0" w:rsidRDefault="007D76DB" w:rsidP="00C723B0">
      <w:pPr>
        <w:pStyle w:val="1"/>
      </w:pPr>
      <w:bookmarkStart w:id="140" w:name="_Toc524422108"/>
      <w:r w:rsidRPr="00C723B0">
        <w:t>1128. N Queens Puzzle (20)</w:t>
      </w:r>
      <w:bookmarkEnd w:id="140"/>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"eight queens puzzle" is the problem of placing eight chess queens on an 8×8 chessboard so that no two queens threaten each other. Thus, a solution requires that no two queens share the same row, column, or diagonal. The eight queens puzzle is an example of the more general N queens problem of placing N non-attacking queens on an N×N chessboard. (From Wikipedia - "Eight queens puzzle".)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you are NOT asked to solve the puzzles. Instead, you are supposed to judge whether or not a given configuration of the chessboard is a solution. To simplify the representation of a chessboard, let us assume that no two queens will be placed in the same column. Then a configuration can be represented by a simple integer sequence (Q</w:t>
      </w:r>
      <w:r>
        <w:rPr>
          <w:rFonts w:ascii="inherit" w:hAnsi="inherit"/>
          <w:color w:val="333333"/>
          <w:sz w:val="18"/>
          <w:szCs w:val="18"/>
          <w:vertAlign w:val="subscript"/>
        </w:rPr>
        <w:t>1</w:t>
      </w:r>
      <w:r>
        <w:rPr>
          <w:rFonts w:ascii="inherit" w:hAnsi="inherit"/>
          <w:color w:val="333333"/>
          <w:sz w:val="18"/>
          <w:szCs w:val="18"/>
        </w:rPr>
        <w:t>, Q</w:t>
      </w:r>
      <w:r>
        <w:rPr>
          <w:rFonts w:ascii="inherit" w:hAnsi="inherit"/>
          <w:color w:val="333333"/>
          <w:sz w:val="18"/>
          <w:szCs w:val="18"/>
          <w:vertAlign w:val="subscript"/>
        </w:rPr>
        <w:t>2</w:t>
      </w:r>
      <w:r>
        <w:rPr>
          <w:rFonts w:ascii="inherit" w:hAnsi="inherit"/>
          <w:color w:val="333333"/>
          <w:sz w:val="18"/>
          <w:szCs w:val="18"/>
        </w:rPr>
        <w:t>, ..., Q</w:t>
      </w:r>
      <w:r>
        <w:rPr>
          <w:rFonts w:ascii="inherit" w:hAnsi="inherit"/>
          <w:color w:val="333333"/>
          <w:sz w:val="18"/>
          <w:szCs w:val="18"/>
          <w:vertAlign w:val="subscript"/>
        </w:rPr>
        <w:t>N</w:t>
      </w:r>
      <w:r>
        <w:rPr>
          <w:rFonts w:ascii="inherit" w:hAnsi="inherit"/>
          <w:color w:val="333333"/>
          <w:sz w:val="18"/>
          <w:szCs w:val="18"/>
        </w:rPr>
        <w:t>), where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row number of the queen in the i-th column. For example, Figure 1 can </w:t>
      </w:r>
      <w:r>
        <w:rPr>
          <w:rFonts w:ascii="inherit" w:hAnsi="inherit"/>
          <w:color w:val="333333"/>
          <w:sz w:val="18"/>
          <w:szCs w:val="18"/>
        </w:rPr>
        <w:lastRenderedPageBreak/>
        <w:t>be represented by (4, 6, 8, 2, 7, 1, 3, 5) and it is indeed a solution to the 8 queens puzzle; while Figure 2 can be represented by (4, 6, 7, 2, 8, 1, 9, 5, 3) and is NOT a 9 queens' solution.</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5907"/>
        <w:gridCol w:w="492"/>
        <w:gridCol w:w="6621"/>
      </w:tblGrid>
      <w:tr w:rsidR="007D76DB" w:rsidTr="007D76DB">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514600" cy="2514600"/>
                  <wp:effectExtent l="0" t="0" r="0" b="0"/>
                  <wp:docPr id="31" name="图片 31" descr="http://nos.patest.cn/nf_ol5ygnyn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f_ol5ygnynww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828925" cy="2838450"/>
                  <wp:effectExtent l="0" t="0" r="9525" b="0"/>
                  <wp:docPr id="30" name="图片 30" descr="http://nos.patest.cn/nf_ol5yhbyve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f_ol5yhbyve1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2838450"/>
                          </a:xfrm>
                          <a:prstGeom prst="rect">
                            <a:avLst/>
                          </a:prstGeom>
                          <a:noFill/>
                          <a:ln>
                            <a:noFill/>
                          </a:ln>
                        </pic:spPr>
                      </pic:pic>
                    </a:graphicData>
                  </a:graphic>
                </wp:inline>
              </w:drawing>
            </w:r>
          </w:p>
        </w:tc>
      </w:tr>
      <w:tr w:rsidR="007D76DB" w:rsidTr="007D76DB">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2</w:t>
            </w:r>
          </w:p>
        </w:tc>
      </w:tr>
    </w:tbl>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several test cases. The first line gives an integer K (1 &lt; K &lt;= 200). Then K lines follow, each gives a configuration in the format "N Q</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Q</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Q</w:t>
      </w:r>
      <w:r>
        <w:rPr>
          <w:rFonts w:ascii="inherit" w:hAnsi="inherit"/>
          <w:color w:val="333333"/>
          <w:sz w:val="18"/>
          <w:szCs w:val="18"/>
          <w:vertAlign w:val="subscript"/>
        </w:rPr>
        <w:t>N</w:t>
      </w:r>
      <w:r>
        <w:rPr>
          <w:rFonts w:ascii="inherit" w:hAnsi="inherit"/>
          <w:color w:val="333333"/>
          <w:sz w:val="18"/>
          <w:szCs w:val="18"/>
        </w:rPr>
        <w:t>", where 4 &lt;= N &lt;= 1000 and it is guaranteed that 1 &lt;=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N for all i=1, ..., N. The numbers are separated by spaces.</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configuration, if it is a solution to the N queens problem, print "YES" in a line; or "NO" if not.</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8 4 6 8 2 7 1 3 5</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9 4 6 7 2 8 1 9 5 3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6 1 5 2 6 4 3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5 1 3 5 2 4</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YES</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4024C7" w:rsidRPr="004024C7" w:rsidRDefault="004024C7" w:rsidP="004024C7">
      <w:pPr>
        <w:pStyle w:val="1"/>
      </w:pPr>
      <w:bookmarkStart w:id="141" w:name="_Toc524422109"/>
      <w:r w:rsidRPr="004024C7">
        <w:t>1129. Recommendation System (25)</w:t>
      </w:r>
      <w:bookmarkEnd w:id="141"/>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Recommendation system predicts the preference that a user would give to an item. Now you are asked to program a very simple recommendation system that rates the user's preference by the number of times that an item has been accessed by this user.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two positive integers: N (&lt;= 50000), the total number of queries, and K (&lt;= 10), the maximum number of recommendations the system must show to the user. Then given in the second line are the indices of items that the user is accessing -- for the sake of simplicity, all the items are indexed from 1 to N. All the numbers in a line are separated by a space.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process the queries one by one. Output the recommendations for each query in a line in the format:</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query: rec[1] rec[2] ... rec[K]</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query</w:t>
      </w:r>
      <w:r>
        <w:rPr>
          <w:rStyle w:val="apple-converted-space"/>
          <w:rFonts w:ascii="inherit" w:hAnsi="inherit"/>
          <w:color w:val="333333"/>
          <w:sz w:val="18"/>
          <w:szCs w:val="18"/>
        </w:rPr>
        <w:t> </w:t>
      </w:r>
      <w:r>
        <w:rPr>
          <w:rFonts w:ascii="inherit" w:hAnsi="inherit"/>
          <w:color w:val="333333"/>
          <w:sz w:val="18"/>
          <w:szCs w:val="18"/>
        </w:rPr>
        <w:t>is the item that the user is accessing, and</w:t>
      </w:r>
      <w:r>
        <w:rPr>
          <w:rStyle w:val="apple-converted-space"/>
          <w:rFonts w:ascii="inherit" w:hAnsi="inherit"/>
          <w:color w:val="333333"/>
          <w:sz w:val="18"/>
          <w:szCs w:val="18"/>
        </w:rPr>
        <w:t> </w:t>
      </w:r>
      <w:r>
        <w:rPr>
          <w:rFonts w:ascii="inherit" w:hAnsi="inherit"/>
          <w:b/>
          <w:bCs/>
          <w:color w:val="333333"/>
          <w:sz w:val="18"/>
          <w:szCs w:val="18"/>
        </w:rPr>
        <w:t>rec[i]</w:t>
      </w:r>
      <w:r>
        <w:rPr>
          <w:rStyle w:val="apple-converted-space"/>
          <w:rFonts w:ascii="inherit" w:hAnsi="inherit"/>
          <w:color w:val="333333"/>
          <w:sz w:val="18"/>
          <w:szCs w:val="18"/>
        </w:rPr>
        <w:t> </w:t>
      </w:r>
      <w:r>
        <w:rPr>
          <w:rFonts w:ascii="inherit" w:hAnsi="inherit"/>
          <w:color w:val="333333"/>
          <w:sz w:val="18"/>
          <w:szCs w:val="18"/>
        </w:rPr>
        <w:t>(i = 1, ... K) is the i-th item that the system recommends to the user. The first K items that have been accessed most frequently are supposed to be recommended in non-increasing order of their frequencies. If there is a tie, the items will be ordered by their indices in increasing order.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there is no output for the first item since it is impossible to give any recommendation at the time. It is guaranteed to have the output for at least one query.</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3 5 7 5 5 3 2 1 8 3 8 12</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 5</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 5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3 2</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3 5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 5 8</w:t>
      </w:r>
    </w:p>
    <w:p w:rsidR="00153770" w:rsidRPr="00153770" w:rsidRDefault="00153770" w:rsidP="00153770">
      <w:pPr>
        <w:pStyle w:val="1"/>
      </w:pPr>
      <w:bookmarkStart w:id="142" w:name="_Toc524422110"/>
      <w:r w:rsidRPr="00153770">
        <w:t>1130. Infix Expression (25)</w:t>
      </w:r>
      <w:bookmarkEnd w:id="142"/>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syntax tree (binary), you are supposed to output the corresponding infix expression, with parentheses reflecting the precedences of the operators.</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 &lt;= 20 ) which is the total number of nodes in the syntax tree. Then N lines follow, each gives the information of a node (the i-th line corresponds to the i-th node) in the format:</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data left_child right_child</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 string of no more than 10 characters,</w:t>
      </w:r>
      <w:r>
        <w:rPr>
          <w:rStyle w:val="apple-converted-space"/>
          <w:rFonts w:ascii="inherit" w:hAnsi="inherit"/>
          <w:color w:val="333333"/>
          <w:sz w:val="18"/>
          <w:szCs w:val="18"/>
        </w:rPr>
        <w:t> </w:t>
      </w:r>
      <w:r>
        <w:rPr>
          <w:rFonts w:ascii="inherit" w:hAnsi="inherit"/>
          <w:b/>
          <w:bCs/>
          <w:color w:val="333333"/>
          <w:sz w:val="18"/>
          <w:szCs w:val="18"/>
        </w:rPr>
        <w:t>left_child</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right_child</w:t>
      </w:r>
      <w:r>
        <w:rPr>
          <w:rStyle w:val="apple-converted-space"/>
          <w:rFonts w:ascii="inherit" w:hAnsi="inherit"/>
          <w:color w:val="333333"/>
          <w:sz w:val="18"/>
          <w:szCs w:val="18"/>
        </w:rPr>
        <w:t> </w:t>
      </w:r>
      <w:r>
        <w:rPr>
          <w:rFonts w:ascii="inherit" w:hAnsi="inherit"/>
          <w:color w:val="333333"/>
          <w:sz w:val="18"/>
          <w:szCs w:val="18"/>
        </w:rPr>
        <w:t>are the indices of this node's left and right children, respectively. The nodes are indexed from 1 to N. The NULL link is represented by -1. The figures 1 and 2 correspond to the samples 1 and 2, respectively.</w:t>
      </w:r>
    </w:p>
    <w:tbl>
      <w:tblPr>
        <w:tblW w:w="13020" w:type="dxa"/>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6350"/>
        <w:gridCol w:w="6670"/>
      </w:tblGrid>
      <w:tr w:rsidR="00153770" w:rsidTr="00153770">
        <w:trPr>
          <w:tblCellSpacing w:w="15" w:type="dxa"/>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2847975" cy="1905000"/>
                  <wp:effectExtent l="0" t="0" r="9525" b="0"/>
                  <wp:docPr id="33" name="图片 33" descr="http://nos.patest.cn/nh_ol5yyz6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h_ol5yyz6cr0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3009900" cy="1933575"/>
                  <wp:effectExtent l="0" t="0" r="0" b="9525"/>
                  <wp:docPr id="32" name="图片 32" descr="http://nos.patest.cn/nh_ol5yyack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h_ol5yyackpi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9900" cy="1933575"/>
                          </a:xfrm>
                          <a:prstGeom prst="rect">
                            <a:avLst/>
                          </a:prstGeom>
                          <a:noFill/>
                          <a:ln>
                            <a:noFill/>
                          </a:ln>
                        </pic:spPr>
                      </pic:pic>
                    </a:graphicData>
                  </a:graphic>
                </wp:inline>
              </w:drawing>
            </w:r>
          </w:p>
        </w:tc>
      </w:tr>
      <w:tr w:rsidR="00153770" w:rsidTr="00153770">
        <w:trPr>
          <w:tblCellSpacing w:w="15" w:type="dxa"/>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2</w:t>
            </w:r>
          </w:p>
        </w:tc>
      </w:tr>
    </w:tbl>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infix expression, with parentheses reflecting the precedences of the operators. Note that there must be no extra parentheses for the final expression, as is shown by the samples. There must be no space between any symbols.</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8 7</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4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5</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6</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(a+b)*(c*(-d))</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6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4</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 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3</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str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871 -1 -1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(a*2.35)+(-(str%871))</w:t>
      </w:r>
    </w:p>
    <w:p w:rsidR="00ED616A" w:rsidRPr="00ED616A" w:rsidRDefault="00ED616A" w:rsidP="00ED616A">
      <w:pPr>
        <w:pStyle w:val="1"/>
      </w:pPr>
      <w:bookmarkStart w:id="143" w:name="_Toc524422111"/>
      <w:r w:rsidRPr="00ED616A">
        <w:lastRenderedPageBreak/>
        <w:t>1131. Subway Map (30)</w:t>
      </w:r>
      <w:bookmarkEnd w:id="143"/>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the big cities, the subway systems always look so complex to the visitors. To give you some sense, the following figure shows the map of Beijing subway. Now you are supposed to help people with your computer skills! Given the starting position of your user, your task is to find the quickest way to his/her destination.</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62500" cy="3257550"/>
            <wp:effectExtent l="0" t="0" r="0" b="0"/>
            <wp:docPr id="35" name="图片 35" descr="http://nos.patest.cn/ni_ol5z877e3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i_ol5z877e3x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=100), the number of subway lines. Then N lines follow, with the i-th (i = 1, ..., N) line describes the i-th subway line in the format: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 S[1] S[2] ... S[M]</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(&lt;= 100) is the number of stops,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(i = 1, ... M) are the indices of the stations (the indices are 4-digit numbers from 0000 to 9999) along the line. It is guaranteed that the stations are given in the correct order -- that is, the train travels between</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S[i+1]</w:t>
      </w:r>
      <w:r>
        <w:rPr>
          <w:rStyle w:val="apple-converted-space"/>
          <w:rFonts w:ascii="inherit" w:hAnsi="inherit"/>
          <w:color w:val="333333"/>
          <w:sz w:val="18"/>
          <w:szCs w:val="18"/>
        </w:rPr>
        <w:t> </w:t>
      </w:r>
      <w:r>
        <w:rPr>
          <w:rFonts w:ascii="inherit" w:hAnsi="inherit"/>
          <w:color w:val="333333"/>
          <w:sz w:val="18"/>
          <w:szCs w:val="18"/>
        </w:rPr>
        <w:t>(i = 1, ..., M-1) without any stop.</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to have loops, but not self-loop (no train starts from S and stops at S without passing through another station). Each station interval belongs to a unique subway line. Although the lines may cross each other at some stations (so called "transfer stations"), no station can be the conjunction of more than 5 lines.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description of the subway, another positive integer K (&lt;= 10) is given. Then K lines follow, each gives a query from your user: the two indices as the starting station and the destination, respectively.</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figure shows the sample map.</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43450" cy="2962275"/>
            <wp:effectExtent l="0" t="0" r="0" b="9525"/>
            <wp:docPr id="34" name="图片 34" descr="http://nos.patest.cn/ni_ol5z8yhxm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i_ol5z8yhxmco.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3450" cy="2962275"/>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all the stations are reachable, and all the queries consist of legal station numbers.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minimum number of stops. Then you are supposed to show the optimal path in a friendly format as the following:</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Line#X1 from S1 to S2.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Line#X2 from S2 to S3.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Xi</w:t>
      </w:r>
      <w:r>
        <w:rPr>
          <w:rFonts w:ascii="inherit" w:hAnsi="inherit"/>
          <w:color w:val="333333"/>
          <w:sz w:val="18"/>
          <w:szCs w:val="18"/>
        </w:rPr>
        <w:t>'s are the line numbers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are the station indices. Note: Besides the starting and ending stations, only the transfer stations shall be printed.</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quickest path is not unique, output the one with the minimum number of transfers, which is guaranteed to be unique.</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7 1001 3212 1003 1204 1005 1306 7797</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9 9988 2333 1204 2006 2005 2004 2003 2302 2001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13 3011 3812 3013 3001 1306 3003 2333 3066 3212 3008 2302 3010 3011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4 6666 8432 4011 1306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3011 3013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2004 3001</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3011 to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Line#4 from 6666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2302.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Line#2 from 2302 to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Take Line#2 from 2004 to 1204.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Line#1 from 1204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3001.</w:t>
      </w:r>
    </w:p>
    <w:p w:rsidR="000D44C8" w:rsidRPr="000D44C8" w:rsidRDefault="000D44C8" w:rsidP="000D44C8">
      <w:pPr>
        <w:pStyle w:val="1"/>
      </w:pPr>
      <w:bookmarkStart w:id="144" w:name="_Toc524422112"/>
      <w:r w:rsidRPr="000D44C8">
        <w:t>1132. Cut Integer (20)</w:t>
      </w:r>
      <w:bookmarkEnd w:id="144"/>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Cutting an integer means to cut a K digits long integer Z into two integers of (K/2) digits long integers A and B. For example, after cutting Z = 167334, we have A = 167 and B = 334. It is interesting to see that Z can be devided by the product of A and B, as 167334 / (167 x 334) = 3. Given an integer Z, you are supposed to test if it is such an integer.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20). Then N lines follow, each gives an integer Z (10&lt;=Z&lt;=2</w:t>
      </w:r>
      <w:r>
        <w:rPr>
          <w:rFonts w:ascii="inherit" w:hAnsi="inherit"/>
          <w:color w:val="333333"/>
          <w:sz w:val="18"/>
          <w:szCs w:val="18"/>
          <w:vertAlign w:val="superscript"/>
        </w:rPr>
        <w:t>31</w:t>
      </w:r>
      <w:r>
        <w:rPr>
          <w:rFonts w:ascii="inherit" w:hAnsi="inherit"/>
          <w:color w:val="333333"/>
          <w:sz w:val="18"/>
          <w:szCs w:val="18"/>
        </w:rPr>
        <w:t>). It is guaranteed that the number of digits of Z is an even number.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a single line "Yes" if it is such a number, or "No" if not.</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167334</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D116CC" w:rsidRPr="00E265AB" w:rsidRDefault="00D116CC" w:rsidP="00E265AB">
      <w:pPr>
        <w:pStyle w:val="1"/>
      </w:pPr>
      <w:bookmarkStart w:id="145" w:name="_Toc524422113"/>
      <w:r w:rsidRPr="00E265AB">
        <w:t>1133. Splitting A Linked List (25)</w:t>
      </w:r>
      <w:bookmarkEnd w:id="145"/>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singly linked list, you are supposed to rearrange its elements so that all the negative values appear before all of the non-negatives, and all the values in [0, K] appear before all those greater than K. The order of the elements inside each class must not be changed. For example, given the list being 18→7→-4→0→5→-6→10→11→-2 and K being 10, you must output -4→-6→-2→7→0→5→10→18→11.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(&lt;=1000). The address of a node is a 5-digit nonnegative integer, and NULL is represented by -1.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 It is guaranteed that the list is not empty.</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order (from beginning to the end of the list) the resulting linked list. Each node occupies a line, and is printed in the same format as in the input.</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00100 9 10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12309 7 33218</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23333 10 00100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11 -1</w:t>
      </w:r>
    </w:p>
    <w:p w:rsidR="00CD02D5" w:rsidRPr="00CD02D5" w:rsidRDefault="00CD02D5" w:rsidP="00CD02D5">
      <w:pPr>
        <w:pStyle w:val="1"/>
      </w:pPr>
      <w:bookmarkStart w:id="146" w:name="_Toc524422114"/>
      <w:r w:rsidRPr="00CD02D5">
        <w:lastRenderedPageBreak/>
        <w:t>1134. Vertex Cover (25)</w:t>
      </w:r>
      <w:bookmarkEnd w:id="146"/>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600 ms</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b/>
          <w:bCs/>
          <w:color w:val="333333"/>
          <w:sz w:val="18"/>
          <w:szCs w:val="18"/>
        </w:rPr>
        <w:t>vertex cover</w:t>
      </w:r>
      <w:r>
        <w:rPr>
          <w:rStyle w:val="apple-converted-space"/>
          <w:rFonts w:ascii="inherit" w:hAnsi="inherit"/>
          <w:color w:val="333333"/>
          <w:sz w:val="18"/>
          <w:szCs w:val="18"/>
        </w:rPr>
        <w:t> </w:t>
      </w:r>
      <w:r>
        <w:rPr>
          <w:rFonts w:ascii="inherit" w:hAnsi="inherit"/>
          <w:color w:val="333333"/>
          <w:sz w:val="18"/>
          <w:szCs w:val="18"/>
        </w:rPr>
        <w:t>of a graph is a set of vertices such that each edge of the graph is incident to at least one vertex of the set. Now given a graph with several vertex sets, you are supposed to tell if each of them is a vertex cover or not.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and M (both no more than 10</w:t>
      </w:r>
      <w:r>
        <w:rPr>
          <w:rFonts w:ascii="inherit" w:hAnsi="inherit"/>
          <w:color w:val="333333"/>
          <w:sz w:val="18"/>
          <w:szCs w:val="18"/>
          <w:vertAlign w:val="superscript"/>
        </w:rPr>
        <w:t>4</w:t>
      </w:r>
      <w:r>
        <w:rPr>
          <w:rFonts w:ascii="inherit" w:hAnsi="inherit"/>
          <w:color w:val="333333"/>
          <w:sz w:val="18"/>
          <w:szCs w:val="18"/>
        </w:rPr>
        <w:t>), being the total numbers of vertices and the edges, respectively. Then M lines follow, each describes an edge by giving the indices (from 0 to N-1) of the two ends of the edge.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graph, a positive integer K (&lt;= 100) is given, which is the number of queries. Then K lines of queries follow, each in the format: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Nv v[1] v[2] ... v[Nv]</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Nv</w:t>
      </w:r>
      <w:r>
        <w:rPr>
          <w:rStyle w:val="apple-converted-space"/>
          <w:rFonts w:ascii="inherit" w:hAnsi="inherit"/>
          <w:color w:val="333333"/>
          <w:sz w:val="18"/>
          <w:szCs w:val="18"/>
        </w:rPr>
        <w:t> </w:t>
      </w:r>
      <w:r>
        <w:rPr>
          <w:rFonts w:ascii="inherit" w:hAnsi="inherit"/>
          <w:color w:val="333333"/>
          <w:sz w:val="18"/>
          <w:szCs w:val="18"/>
        </w:rPr>
        <w:t>is the number of vertices in the set, and</w:t>
      </w:r>
      <w:r>
        <w:rPr>
          <w:rStyle w:val="apple-converted-space"/>
          <w:rFonts w:ascii="inherit" w:hAnsi="inherit"/>
          <w:color w:val="333333"/>
          <w:sz w:val="18"/>
          <w:szCs w:val="18"/>
        </w:rPr>
        <w:t> </w:t>
      </w:r>
      <w:r>
        <w:rPr>
          <w:rFonts w:ascii="inherit" w:hAnsi="inherit"/>
          <w:b/>
          <w:bCs/>
          <w:color w:val="333333"/>
          <w:sz w:val="18"/>
          <w:szCs w:val="18"/>
        </w:rPr>
        <w:t>v[i]</w:t>
      </w:r>
      <w:r>
        <w:rPr>
          <w:rFonts w:ascii="inherit" w:hAnsi="inherit"/>
          <w:color w:val="333333"/>
          <w:sz w:val="18"/>
          <w:szCs w:val="18"/>
        </w:rPr>
        <w:t>'s are the indices of the vertices.</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set is a vertex cover, or "No" if not.</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4 0 3 8 4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6 6 1 7 5 4 9</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7 9 8 7 6 5 4 2</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Pr="00E03AF2" w:rsidRDefault="00E03AF2" w:rsidP="00E03AF2">
      <w:pPr>
        <w:pStyle w:val="1"/>
      </w:pPr>
      <w:bookmarkStart w:id="147" w:name="_Toc524422115"/>
      <w:r w:rsidRPr="00E03AF2">
        <w:lastRenderedPageBreak/>
        <w:t>1135. Is It A Red-Black Tree (30)</w:t>
      </w:r>
      <w:bookmarkEnd w:id="147"/>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kind of balanced binary search tree named</w:t>
      </w:r>
      <w:r>
        <w:rPr>
          <w:rStyle w:val="apple-converted-space"/>
          <w:rFonts w:ascii="inherit" w:hAnsi="inherit"/>
          <w:color w:val="333333"/>
          <w:sz w:val="18"/>
          <w:szCs w:val="18"/>
        </w:rPr>
        <w:t> </w:t>
      </w:r>
      <w:r>
        <w:rPr>
          <w:rFonts w:ascii="inherit" w:hAnsi="inherit"/>
          <w:b/>
          <w:bCs/>
          <w:color w:val="333333"/>
          <w:sz w:val="18"/>
          <w:szCs w:val="18"/>
        </w:rPr>
        <w:t>red-black tree</w:t>
      </w:r>
      <w:r>
        <w:rPr>
          <w:rStyle w:val="apple-converted-space"/>
          <w:rFonts w:ascii="inherit" w:hAnsi="inherit"/>
          <w:color w:val="333333"/>
          <w:sz w:val="18"/>
          <w:szCs w:val="18"/>
        </w:rPr>
        <w:t> </w:t>
      </w:r>
      <w:r>
        <w:rPr>
          <w:rFonts w:ascii="inherit" w:hAnsi="inherit"/>
          <w:color w:val="333333"/>
          <w:sz w:val="18"/>
          <w:szCs w:val="18"/>
        </w:rPr>
        <w:t>in the data structure. It has the following 5 properties: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Every node is either red or black.</w:t>
      </w:r>
      <w:r>
        <w:rPr>
          <w:rFonts w:ascii="inherit" w:hAnsi="inherit"/>
          <w:color w:val="333333"/>
          <w:sz w:val="18"/>
          <w:szCs w:val="18"/>
        </w:rPr>
        <w:br/>
        <w:t>(2) The root is black.</w:t>
      </w:r>
      <w:r>
        <w:rPr>
          <w:rFonts w:ascii="inherit" w:hAnsi="inherit"/>
          <w:color w:val="333333"/>
          <w:sz w:val="18"/>
          <w:szCs w:val="18"/>
        </w:rPr>
        <w:br/>
        <w:t>(3) Every leaf (NULL) is black.</w:t>
      </w:r>
      <w:r>
        <w:rPr>
          <w:rFonts w:ascii="inherit" w:hAnsi="inherit"/>
          <w:color w:val="333333"/>
          <w:sz w:val="18"/>
          <w:szCs w:val="18"/>
        </w:rPr>
        <w:br/>
        <w:t>(4) If a node is red, then both its children are black.</w:t>
      </w:r>
      <w:r>
        <w:rPr>
          <w:rFonts w:ascii="inherit" w:hAnsi="inherit"/>
          <w:color w:val="333333"/>
          <w:sz w:val="18"/>
          <w:szCs w:val="18"/>
        </w:rPr>
        <w:br/>
        <w:t>(5) For each node, all simple paths from the node to descendant leaves contain the same number of black nodes.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tree in Figure 1 is a red-black tree, while the ones in Figure 2 and 3 are not.</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4694"/>
        <w:gridCol w:w="4678"/>
        <w:gridCol w:w="3648"/>
      </w:tblGrid>
      <w:tr w:rsidR="00E03AF2" w:rsidTr="00E03AF2">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571625"/>
                  <wp:effectExtent l="0" t="0" r="9525" b="9525"/>
                  <wp:docPr id="38" name="图片 38" descr="http://nos.patest.cn/pc_ovw0hp2a4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pc_ovw0hp2a4x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9325" cy="15716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990725"/>
                  <wp:effectExtent l="0" t="0" r="9525" b="9525"/>
                  <wp:docPr id="37" name="图片 37" descr="http://nos.patest.cn/pc_ovw0huh8o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pc_ovw0huh8oa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325" cy="19907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1695450" cy="1600200"/>
                  <wp:effectExtent l="0" t="0" r="0" b="0"/>
                  <wp:docPr id="36" name="图片 36" descr="http://nos.patest.cn/pc_ovw0jb719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pc_ovw0jb719kh.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5450" cy="1600200"/>
                          </a:xfrm>
                          <a:prstGeom prst="rect">
                            <a:avLst/>
                          </a:prstGeom>
                          <a:noFill/>
                          <a:ln>
                            <a:noFill/>
                          </a:ln>
                        </pic:spPr>
                      </pic:pic>
                    </a:graphicData>
                  </a:graphic>
                </wp:inline>
              </w:drawing>
            </w:r>
          </w:p>
        </w:tc>
      </w:tr>
      <w:tr w:rsidR="00E03AF2" w:rsidTr="00E03AF2">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2</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3</w:t>
            </w:r>
          </w:p>
        </w:tc>
      </w:tr>
    </w:tbl>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given binary search tree, you are supposed to tell if it is a legal red-black tree.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several test cases. The first line gives a positive integer K (&lt;=30) which is the total number of cases. For each case, the first line gives a positive integer N (&lt;=30), the total number of nodes in the binary tree. The second line gives the preorder traversal sequence of the tree. While all the keys in a tree are positive integers, </w:t>
      </w:r>
      <w:r>
        <w:rPr>
          <w:rFonts w:ascii="inherit" w:hAnsi="inherit"/>
          <w:color w:val="333333"/>
          <w:sz w:val="18"/>
          <w:szCs w:val="18"/>
        </w:rPr>
        <w:lastRenderedPageBreak/>
        <w:t>we use negative signs to represent red nodes. All the numbers in a line are separated by a space. The sample input cases correspond to the trees shown in Figure 1, 2 and 3.</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given tree is a red-black tree, or "No" if not.</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1 5 -4 -11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1 -7 5 -4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10 -7 5 -6 8 15 -11 17</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9221AE" w:rsidRPr="009221AE" w:rsidRDefault="009221AE" w:rsidP="009221AE">
      <w:pPr>
        <w:pStyle w:val="1"/>
      </w:pPr>
      <w:bookmarkStart w:id="148" w:name="_Toc524422116"/>
      <w:r w:rsidRPr="009221AE">
        <w:t>1136. A Delayed Palindrome (20)</w:t>
      </w:r>
      <w:bookmarkEnd w:id="148"/>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Consider a positive integer N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a</w:t>
      </w:r>
      <w:r>
        <w:rPr>
          <w:rFonts w:ascii="inherit" w:hAnsi="inherit"/>
          <w:color w:val="333333"/>
          <w:sz w:val="18"/>
          <w:szCs w:val="18"/>
          <w:vertAlign w:val="subscript"/>
        </w:rPr>
        <w:t>k</w:t>
      </w:r>
      <w:r>
        <w:rPr>
          <w:rFonts w:ascii="inherit" w:hAnsi="inherit"/>
          <w:color w:val="333333"/>
          <w:sz w:val="18"/>
          <w:szCs w:val="18"/>
        </w:rPr>
        <w:t>...a</w:t>
      </w:r>
      <w:r>
        <w:rPr>
          <w:rFonts w:ascii="inherit" w:hAnsi="inherit"/>
          <w:color w:val="333333"/>
          <w:sz w:val="18"/>
          <w:szCs w:val="18"/>
          <w:vertAlign w:val="subscript"/>
        </w:rPr>
        <w:t>1</w:t>
      </w:r>
      <w:r>
        <w:rPr>
          <w:rFonts w:ascii="inherit" w:hAnsi="inherit"/>
          <w:color w:val="333333"/>
          <w:sz w:val="18"/>
          <w:szCs w:val="18"/>
        </w:rPr>
        <w:t>a</w:t>
      </w:r>
      <w:r>
        <w:rPr>
          <w:rFonts w:ascii="inherit" w:hAnsi="inherit"/>
          <w:color w:val="333333"/>
          <w:sz w:val="18"/>
          <w:szCs w:val="18"/>
          <w:vertAlign w:val="subscript"/>
        </w:rPr>
        <w:t>0</w:t>
      </w:r>
      <w:r>
        <w:rPr>
          <w:rStyle w:val="apple-converted-space"/>
          <w:rFonts w:ascii="inherit" w:hAnsi="inherit"/>
          <w:color w:val="333333"/>
          <w:sz w:val="18"/>
          <w:szCs w:val="18"/>
        </w:rPr>
        <w:t> </w:t>
      </w:r>
      <w:r>
        <w:rPr>
          <w:rFonts w:ascii="inherit" w:hAnsi="inherit"/>
          <w:color w:val="333333"/>
          <w:sz w:val="18"/>
          <w:szCs w:val="18"/>
        </w:rPr>
        <w:t>with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10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&gt; 0. Then N is</w:t>
      </w:r>
      <w:r>
        <w:rPr>
          <w:rStyle w:val="apple-converted-space"/>
          <w:rFonts w:ascii="inherit" w:hAnsi="inherit"/>
          <w:color w:val="333333"/>
          <w:sz w:val="18"/>
          <w:szCs w:val="18"/>
        </w:rPr>
        <w:t> </w:t>
      </w:r>
      <w:r>
        <w:rPr>
          <w:rFonts w:ascii="inherit" w:hAnsi="inherit"/>
          <w:b/>
          <w:bCs/>
          <w:color w:val="333333"/>
          <w:sz w:val="18"/>
          <w:szCs w:val="18"/>
        </w:rPr>
        <w:t>palindromic</w:t>
      </w:r>
      <w:r>
        <w:rPr>
          <w:rStyle w:val="apple-converted-space"/>
          <w:rFonts w:ascii="inherit" w:hAnsi="inherit"/>
          <w:color w:val="333333"/>
          <w:sz w:val="18"/>
          <w:szCs w:val="18"/>
        </w:rPr>
        <w:t> </w:t>
      </w:r>
      <w:r>
        <w:rPr>
          <w:rFonts w:ascii="inherit" w:hAnsi="inherit"/>
          <w:color w:val="333333"/>
          <w:sz w:val="18"/>
          <w:szCs w:val="18"/>
        </w:rPr>
        <w:t>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and is also palindromic by definition.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Such number is called</w:t>
      </w:r>
      <w:r>
        <w:rPr>
          <w:rStyle w:val="apple-converted-space"/>
          <w:rFonts w:ascii="inherit" w:hAnsi="inherit"/>
          <w:color w:val="333333"/>
          <w:sz w:val="18"/>
          <w:szCs w:val="18"/>
        </w:rPr>
        <w:t> </w:t>
      </w:r>
      <w:r>
        <w:rPr>
          <w:rFonts w:ascii="inherit" w:hAnsi="inherit"/>
          <w:b/>
          <w:bCs/>
          <w:color w:val="333333"/>
          <w:sz w:val="18"/>
          <w:szCs w:val="18"/>
        </w:rPr>
        <w:t>a delayed palindrome</w:t>
      </w:r>
      <w:r>
        <w:rPr>
          <w:rFonts w:ascii="inherit" w:hAnsi="inherit"/>
          <w:color w:val="333333"/>
          <w:sz w:val="18"/>
          <w:szCs w:val="18"/>
        </w:rPr>
        <w:t>. (Quoted from https://en.wikipedia.org/wiki/Palindromic_number)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you are supposed to find its paired palindromic 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no more than 1000 digits.</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line by line the process of finding the palindromic number. The format of each line is the following:</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 B = C</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A is the original number, B is the reversed A, and C is their sum. A starts being the input number, and this process ends until C becomes a palindromic number -- in this case we print in the last line "C is a palindromic number."; or if a palindromic number cannot be found in 10 iterations, print "Not found in 10 iterations." instead.</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 + 25179 = 122331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122331 + 133221 = 255552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255552 is a palindromic number.</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196</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196 + 691 = 887</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887 + 788 = 1675</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1675 + 5761 = 7436</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7436 + 6347 = 13783</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13783 + 38731 = 52514</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52514 + 41525 = 94039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94039 + 93049 = 187088</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187088 + 880781 = 1067869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1067869 + 9687601 = 10755470</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10755470 + 07455701 = 18211171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Not found in 10 iterations.</w:t>
      </w:r>
    </w:p>
    <w:p w:rsidR="009B611B" w:rsidRPr="00EF2F84" w:rsidRDefault="009B611B" w:rsidP="00EF2F84">
      <w:pPr>
        <w:pStyle w:val="1"/>
      </w:pPr>
      <w:bookmarkStart w:id="149" w:name="_Toc524422117"/>
      <w:r w:rsidRPr="00EF2F84">
        <w:t>1137. Final Grading (25)</w:t>
      </w:r>
      <w:bookmarkEnd w:id="149"/>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a student taking the online course "Data Structures" on China University MOOC (http://www.icourse163.org/), to be qualified for a certificate, he/she must first obtain no less than 200 points from the online programming assignments, and then receive a final grade no less than 60 out of 100. The final grade is calculated by G = </w:t>
      </w:r>
      <w:r>
        <w:rPr>
          <w:rFonts w:ascii="inherit" w:hAnsi="inherit"/>
          <w:color w:val="333333"/>
          <w:sz w:val="18"/>
          <w:szCs w:val="18"/>
        </w:rPr>
        <w:lastRenderedPageBreak/>
        <w:t>(G</w:t>
      </w:r>
      <w:r>
        <w:rPr>
          <w:rFonts w:ascii="inherit" w:hAnsi="inherit"/>
          <w:color w:val="333333"/>
          <w:sz w:val="18"/>
          <w:szCs w:val="18"/>
          <w:vertAlign w:val="subscript"/>
        </w:rPr>
        <w:t>mid-term</w:t>
      </w:r>
      <w:r>
        <w:rPr>
          <w:rFonts w:ascii="inherit" w:hAnsi="inherit"/>
          <w:color w:val="333333"/>
          <w:sz w:val="18"/>
          <w:szCs w:val="18"/>
        </w:rPr>
        <w:t>x 40% + G</w:t>
      </w:r>
      <w:r>
        <w:rPr>
          <w:rFonts w:ascii="inherit" w:hAnsi="inherit"/>
          <w:color w:val="333333"/>
          <w:sz w:val="18"/>
          <w:szCs w:val="18"/>
          <w:vertAlign w:val="subscript"/>
        </w:rPr>
        <w:t>final</w:t>
      </w:r>
      <w:r>
        <w:rPr>
          <w:rFonts w:ascii="inherit" w:hAnsi="inherit"/>
          <w:color w:val="333333"/>
          <w:sz w:val="18"/>
          <w:szCs w:val="18"/>
        </w:rPr>
        <w:t>x 60%) if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&gt; G</w:t>
      </w:r>
      <w:r>
        <w:rPr>
          <w:rFonts w:ascii="inherit" w:hAnsi="inherit"/>
          <w:color w:val="333333"/>
          <w:sz w:val="18"/>
          <w:szCs w:val="18"/>
          <w:vertAlign w:val="subscript"/>
        </w:rPr>
        <w:t>final</w:t>
      </w:r>
      <w:r>
        <w:rPr>
          <w:rFonts w:ascii="inherit" w:hAnsi="inherit"/>
          <w:color w:val="333333"/>
          <w:sz w:val="18"/>
          <w:szCs w:val="18"/>
        </w:rPr>
        <w:t>, or 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will be taken as the final grade G. Here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and G</w:t>
      </w:r>
      <w:r>
        <w:rPr>
          <w:rFonts w:ascii="inherit" w:hAnsi="inherit"/>
          <w:color w:val="333333"/>
          <w:sz w:val="18"/>
          <w:szCs w:val="18"/>
          <w:vertAlign w:val="subscript"/>
        </w:rPr>
        <w:t>final</w:t>
      </w:r>
      <w:r>
        <w:rPr>
          <w:rFonts w:ascii="inherit" w:hAnsi="inherit"/>
          <w:color w:val="333333"/>
          <w:sz w:val="18"/>
          <w:szCs w:val="18"/>
        </w:rPr>
        <w:t>are the student's scores of the mid-term and the final exams, respectively.</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problem is that different exams have different grading sheets. Your job is to write a program to merge all the grading sheets into one.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three positive integers: P , the number of students having done the online programming assignments; M, the number of students on the mid-term list; and N, the number of students on the final exam list. All the numbers are no more than 10,000.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three blocks follow. The first block contains P online programming scores G</w:t>
      </w:r>
      <w:r>
        <w:rPr>
          <w:rFonts w:ascii="inherit" w:hAnsi="inherit"/>
          <w:color w:val="333333"/>
          <w:sz w:val="18"/>
          <w:szCs w:val="18"/>
          <w:vertAlign w:val="subscript"/>
        </w:rPr>
        <w:t>p</w:t>
      </w:r>
      <w:r>
        <w:rPr>
          <w:rFonts w:ascii="inherit" w:hAnsi="inherit"/>
          <w:color w:val="333333"/>
          <w:sz w:val="18"/>
          <w:szCs w:val="18"/>
        </w:rPr>
        <w:t>'s; the second one contains M mid-term scores G</w:t>
      </w:r>
      <w:r>
        <w:rPr>
          <w:rFonts w:ascii="inherit" w:hAnsi="inherit"/>
          <w:color w:val="333333"/>
          <w:sz w:val="18"/>
          <w:szCs w:val="18"/>
          <w:vertAlign w:val="subscript"/>
        </w:rPr>
        <w:t>mid-term</w:t>
      </w:r>
      <w:r>
        <w:rPr>
          <w:rFonts w:ascii="inherit" w:hAnsi="inherit"/>
          <w:color w:val="333333"/>
          <w:sz w:val="18"/>
          <w:szCs w:val="18"/>
        </w:rPr>
        <w:t>'s; and the last one contains N final exam scores G</w:t>
      </w:r>
      <w:r>
        <w:rPr>
          <w:rFonts w:ascii="inherit" w:hAnsi="inherit"/>
          <w:color w:val="333333"/>
          <w:sz w:val="18"/>
          <w:szCs w:val="18"/>
          <w:vertAlign w:val="subscript"/>
        </w:rPr>
        <w:t>final</w:t>
      </w:r>
      <w:r>
        <w:rPr>
          <w:rFonts w:ascii="inherit" w:hAnsi="inherit"/>
          <w:color w:val="333333"/>
          <w:sz w:val="18"/>
          <w:szCs w:val="18"/>
        </w:rPr>
        <w:t>'s. Each score occupies a line with the format: StudentID Score, where StudentID is a string of no more than 20 English letters and digits, and Score is a nonnegative integer (the maximum score of the online programming is 900, and that of the mid-term and final exams is 100).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students who are qualified for certificates. Each student occupies a line with the format:</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StudentID G</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G</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some score does not exist, output "-1" instead. The output must be sorted in descending order of their final grades (G must be rounded up to an integer). If there is a tie, output in ascending order of their StudentID's. It is guaranteed that the StudentID's are all distinct, and there is at least one qualified student.</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6 6 7</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01234 880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199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missing 400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55</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98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86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01234 39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66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01234 58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82</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missing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81</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missing 400 -1 99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 98 82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 88 81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 55 84 84</w:t>
      </w:r>
    </w:p>
    <w:p w:rsidR="00EF2F84" w:rsidRPr="00EF2F84" w:rsidRDefault="00EF2F84" w:rsidP="00EF2F84">
      <w:pPr>
        <w:pStyle w:val="1"/>
      </w:pPr>
      <w:bookmarkStart w:id="150" w:name="_Toc524422118"/>
      <w:r w:rsidRPr="00EF2F84">
        <w:t>1138. Postorder Traversal (25)</w:t>
      </w:r>
      <w:bookmarkEnd w:id="150"/>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600 ms</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preorder and inorder traversal sequences, you are supposed to output the first number of the postorder traversal sequence of the corresponding binary tree.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nodes in the binary tree. The second line gives the preorder sequence and the third line gives the inorder sequence. All the numbers in a line are separated by a space.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first number of the postorder traversal sequence of the corresponding binary tree.</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2 3 1 5 4 7 6</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44E5" w:rsidRPr="005944E5" w:rsidRDefault="005944E5" w:rsidP="005944E5">
      <w:pPr>
        <w:pStyle w:val="1"/>
      </w:pPr>
      <w:bookmarkStart w:id="151" w:name="_Toc524422119"/>
      <w:r w:rsidRPr="005944E5">
        <w:t>1139. First Contact (30)</w:t>
      </w:r>
      <w:bookmarkEnd w:id="151"/>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Unlike in nowadays, the way that boys and girls expressing their feelings of love was quite subtle in the early years. When a boy A had a crush on a girl B, he would usually not contact her directly in the first place. Instead, he might ask another boy C, one of his close friends, to ask another girl D, who was a friend of both B and C, to send a message to B -- quite a long shot, isn't it? Girls would do analogously.</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given a network of friendship relations, you are supposed to help a boy or a girl to list all their friends who can possibly help them making the first contact.</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(1 &lt; N &lt;= 300) and M, being the total number of people and the number of friendship relations, respectively. Then M lines follow, each gives a pair of friends. Here a person is represented by a 4-digit ID. To tell their genders, we use a negative sign to represent girls.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relations, a positive integer K (&lt;= 100) is given, which is the number of queries. Then K lines of queries follow, each gives a pair of lovers, separated by a space. It is assumed that the first one is having a crush on the second one.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number of different pairs of friends they can find to help them, then in each line print the IDs of a pair of friends.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lovers A and B are of opposite genders, you must first print the friend of A who is of the same gender of A, then the friend of B, who is of the same gender of B. If they are of the same gender, then both friends must be in the same gender as theirs. It is guaranteed that each person has only one gender.</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friends must be printed in non-decreasing order of the first IDs, and for the same first ones, in increasing order of the seconds ones.</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1111 -2003</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F849DD" w:rsidRDefault="00F849DD" w:rsidP="00F849DD">
      <w:pPr>
        <w:pStyle w:val="1"/>
      </w:pPr>
      <w:bookmarkStart w:id="152" w:name="_Toc524422120"/>
      <w:r>
        <w:t>1140 Look-and-say Sequence（20分）</w:t>
      </w:r>
      <w:bookmarkEnd w:id="152"/>
    </w:p>
    <w:p w:rsidR="00F849DD" w:rsidRDefault="00F849DD" w:rsidP="00F849DD">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Look-and-say sequence is a sequence of integers as the following:</w:t>
      </w:r>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D, D1, D111, D113, D11231, D112213111, ...</w:t>
      </w:r>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is in [0, 9] except 1. The (n+1)st number is a kind of description of the nth number. For example, the 2nd number means that there is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xml:space="preserve"> in the 1st number, and hence it </w:t>
      </w:r>
      <w:r>
        <w:rPr>
          <w:rFonts w:ascii="Microsoft Sans Serif" w:hAnsi="Microsoft Sans Serif" w:cs="Microsoft Sans Serif"/>
          <w:color w:val="212529"/>
          <w:sz w:val="21"/>
          <w:szCs w:val="21"/>
        </w:rPr>
        <w:lastRenderedPageBreak/>
        <w:t>is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the 2nd number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(corresponding to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and one 1 (corresponding to 11), therefore the 3rd number is </w:t>
      </w:r>
      <w:r>
        <w:rPr>
          <w:rStyle w:val="HTML0"/>
          <w:rFonts w:ascii="Consolas" w:hAnsi="Consolas" w:cs="Consolas"/>
          <w:color w:val="E74C3C"/>
          <w:sz w:val="18"/>
          <w:szCs w:val="18"/>
          <w:bdr w:val="single" w:sz="6" w:space="0" w:color="E4E4E4" w:frame="1"/>
          <w:shd w:val="clear" w:color="auto" w:fill="F7F7F7"/>
        </w:rPr>
        <w:t>D111</w:t>
      </w:r>
      <w:r>
        <w:rPr>
          <w:rFonts w:ascii="Microsoft Sans Serif" w:hAnsi="Microsoft Sans Serif" w:cs="Microsoft Sans Serif"/>
          <w:color w:val="212529"/>
          <w:sz w:val="21"/>
          <w:szCs w:val="21"/>
        </w:rPr>
        <w:t>; or since the 4th number is </w:t>
      </w:r>
      <w:r>
        <w:rPr>
          <w:rStyle w:val="HTML0"/>
          <w:rFonts w:ascii="Consolas" w:hAnsi="Consolas" w:cs="Consolas"/>
          <w:color w:val="E74C3C"/>
          <w:sz w:val="18"/>
          <w:szCs w:val="18"/>
          <w:bdr w:val="single" w:sz="6" w:space="0" w:color="E4E4E4" w:frame="1"/>
          <w:shd w:val="clear" w:color="auto" w:fill="F7F7F7"/>
        </w:rPr>
        <w:t>D113</w:t>
      </w:r>
      <w:r>
        <w:rPr>
          <w:rFonts w:ascii="Microsoft Sans Serif" w:hAnsi="Microsoft Sans Serif" w:cs="Microsoft Sans Serif"/>
          <w:color w:val="212529"/>
          <w:sz w:val="21"/>
          <w:szCs w:val="21"/>
        </w:rPr>
        <w:t>, it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two 1's, and one 3, so the next number must be </w:t>
      </w:r>
      <w:r>
        <w:rPr>
          <w:rStyle w:val="HTML0"/>
          <w:rFonts w:ascii="Consolas" w:hAnsi="Consolas" w:cs="Consolas"/>
          <w:color w:val="E74C3C"/>
          <w:sz w:val="18"/>
          <w:szCs w:val="18"/>
          <w:bdr w:val="single" w:sz="6" w:space="0" w:color="E4E4E4" w:frame="1"/>
          <w:shd w:val="clear" w:color="auto" w:fill="F7F7F7"/>
        </w:rPr>
        <w:t>D11231</w:t>
      </w:r>
      <w:r>
        <w:rPr>
          <w:rFonts w:ascii="Microsoft Sans Serif" w:hAnsi="Microsoft Sans Serif" w:cs="Microsoft Sans Serif"/>
          <w:color w:val="212529"/>
          <w:sz w:val="21"/>
          <w:szCs w:val="21"/>
        </w:rPr>
        <w:t>. This definition works for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 1 as well. Now you are supposed to calculate the Nth number in a look-and-say sequence of a given digit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3" w:name="_Toc524422121"/>
      <w:r>
        <w:rPr>
          <w:rFonts w:ascii="inherit" w:hAnsi="inherit" w:cs="Microsoft Sans Serif"/>
          <w:b w:val="0"/>
          <w:bCs w:val="0"/>
          <w:color w:val="212529"/>
        </w:rPr>
        <w:t>Input Specification:</w:t>
      </w:r>
      <w:bookmarkEnd w:id="153"/>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which gives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(in [0, 9]) and a positive integer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40), separated by a space.</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4" w:name="_Toc524422122"/>
      <w:r>
        <w:rPr>
          <w:rFonts w:ascii="inherit" w:hAnsi="inherit" w:cs="Microsoft Sans Serif"/>
          <w:b w:val="0"/>
          <w:bCs w:val="0"/>
          <w:color w:val="212529"/>
        </w:rPr>
        <w:t>Output Specification:</w:t>
      </w:r>
      <w:bookmarkEnd w:id="154"/>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Nth number in a look-and-say sequence of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5" w:name="_Toc524422123"/>
      <w:r>
        <w:rPr>
          <w:rFonts w:ascii="inherit" w:hAnsi="inherit" w:cs="Microsoft Sans Serif"/>
          <w:b w:val="0"/>
          <w:bCs w:val="0"/>
          <w:color w:val="212529"/>
        </w:rPr>
        <w:t>Sample Input:</w:t>
      </w:r>
      <w:bookmarkEnd w:id="155"/>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1 8</w:t>
      </w:r>
    </w:p>
    <w:p w:rsidR="00F849DD" w:rsidRDefault="00F849DD" w:rsidP="00F849DD">
      <w:pPr>
        <w:pStyle w:val="3"/>
        <w:shd w:val="clear" w:color="auto" w:fill="FFFFFF"/>
        <w:spacing w:before="192" w:after="192"/>
        <w:rPr>
          <w:rFonts w:ascii="inherit" w:hAnsi="inherit" w:cs="Microsoft Sans Serif" w:hint="eastAsia"/>
          <w:b w:val="0"/>
          <w:bCs w:val="0"/>
          <w:color w:val="212529"/>
        </w:rPr>
      </w:pPr>
      <w:bookmarkStart w:id="156" w:name="_Toc524422124"/>
      <w:r>
        <w:rPr>
          <w:rFonts w:ascii="inherit" w:hAnsi="inherit" w:cs="Microsoft Sans Serif"/>
          <w:b w:val="0"/>
          <w:bCs w:val="0"/>
          <w:color w:val="212529"/>
        </w:rPr>
        <w:t>Sample Output:</w:t>
      </w:r>
      <w:bookmarkEnd w:id="156"/>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1123123111</w:t>
      </w:r>
    </w:p>
    <w:p w:rsidR="00EB01D3" w:rsidRDefault="00EB01D3" w:rsidP="00EB01D3">
      <w:pPr>
        <w:pStyle w:val="1"/>
      </w:pPr>
      <w:bookmarkStart w:id="157" w:name="_Toc524422125"/>
      <w:r>
        <w:t>1141 PAT Ranking of Institutions（25 分）</w:t>
      </w:r>
      <w:bookmarkEnd w:id="157"/>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each PAT, the PAT Center will announce the ranking of institutions based on their students' performances. Now you are asked to generate the ranklist.</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58" w:name="_Toc524422126"/>
      <w:r>
        <w:rPr>
          <w:rFonts w:ascii="inherit" w:hAnsi="inherit" w:cs="Microsoft Sans Serif"/>
          <w:b w:val="0"/>
          <w:bCs w:val="0"/>
          <w:color w:val="212529"/>
        </w:rPr>
        <w:t>Input Specification:</w:t>
      </w:r>
      <w:bookmarkEnd w:id="158"/>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which is the number of testees. Then N lines follow, each gives the information of a testee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ID Score School</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a string of 6 characters with the first one representing the test level: </w:t>
      </w:r>
      <w:r>
        <w:rPr>
          <w:rStyle w:val="HTML0"/>
          <w:rFonts w:ascii="Consolas" w:hAnsi="Consolas" w:cs="Consolas"/>
          <w:color w:val="E74C3C"/>
          <w:sz w:val="18"/>
          <w:szCs w:val="18"/>
          <w:bdr w:val="single" w:sz="6" w:space="0" w:color="E4E4E4" w:frame="1"/>
          <w:shd w:val="clear" w:color="auto" w:fill="F7F7F7"/>
        </w:rPr>
        <w:t>B</w:t>
      </w:r>
      <w:r>
        <w:rPr>
          <w:rFonts w:ascii="Microsoft Sans Serif" w:hAnsi="Microsoft Sans Serif" w:cs="Microsoft Sans Serif"/>
          <w:color w:val="212529"/>
          <w:sz w:val="21"/>
          <w:szCs w:val="21"/>
        </w:rPr>
        <w:t> stands for the basic level,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the advanced level and </w:t>
      </w:r>
      <w:r>
        <w:rPr>
          <w:rStyle w:val="HTML0"/>
          <w:rFonts w:ascii="Consolas" w:hAnsi="Consolas" w:cs="Consolas"/>
          <w:color w:val="E74C3C"/>
          <w:sz w:val="18"/>
          <w:szCs w:val="18"/>
          <w:bdr w:val="single" w:sz="6" w:space="0" w:color="E4E4E4" w:frame="1"/>
          <w:shd w:val="clear" w:color="auto" w:fill="F7F7F7"/>
        </w:rPr>
        <w:t>T</w:t>
      </w:r>
      <w:r>
        <w:rPr>
          <w:rFonts w:ascii="Microsoft Sans Serif" w:hAnsi="Microsoft Sans Serif" w:cs="Microsoft Sans Serif"/>
          <w:color w:val="212529"/>
          <w:sz w:val="21"/>
          <w:szCs w:val="21"/>
        </w:rPr>
        <w:t> the top level; </w:t>
      </w:r>
      <w:r>
        <w:rPr>
          <w:rStyle w:val="HTML0"/>
          <w:rFonts w:ascii="Consolas" w:hAnsi="Consolas" w:cs="Consolas"/>
          <w:color w:val="E74C3C"/>
          <w:sz w:val="18"/>
          <w:szCs w:val="18"/>
          <w:bdr w:val="single" w:sz="6" w:space="0" w:color="E4E4E4" w:frame="1"/>
          <w:shd w:val="clear" w:color="auto" w:fill="F7F7F7"/>
        </w:rPr>
        <w:t>Score</w:t>
      </w:r>
      <w:r>
        <w:rPr>
          <w:rFonts w:ascii="Microsoft Sans Serif" w:hAnsi="Microsoft Sans Serif" w:cs="Microsoft Sans Serif"/>
          <w:color w:val="212529"/>
          <w:sz w:val="21"/>
          <w:szCs w:val="21"/>
        </w:rPr>
        <w:t> is an integer in [0, 100]; and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which is a string of no more than 6 English letters (case insensitive). Note: it is guaranteed that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unique for each testee.</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59" w:name="_Toc524422127"/>
      <w:r>
        <w:rPr>
          <w:rFonts w:ascii="inherit" w:hAnsi="inherit" w:cs="Microsoft Sans Serif"/>
          <w:b w:val="0"/>
          <w:bCs w:val="0"/>
          <w:color w:val="212529"/>
        </w:rPr>
        <w:lastRenderedPageBreak/>
        <w:t>Output Specification:</w:t>
      </w:r>
      <w:bookmarkEnd w:id="159"/>
    </w:p>
    <w:p w:rsidR="00EB01D3" w:rsidRDefault="00EB01D3" w:rsidP="00EB01D3">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case, first print in a line the total number of institutions. Then output the ranklist of institutions in nondecreasing order of their ranks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Rank School TWS Ns</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Rank</w:t>
      </w:r>
      <w:r>
        <w:rPr>
          <w:rFonts w:ascii="Microsoft Sans Serif" w:hAnsi="Microsoft Sans Serif" w:cs="Microsoft Sans Serif"/>
          <w:color w:val="212529"/>
          <w:sz w:val="21"/>
          <w:szCs w:val="21"/>
        </w:rPr>
        <w:t> is the rank (start from 1) of the institution;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(all in lower case); ;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is the </w:t>
      </w:r>
      <w:r>
        <w:rPr>
          <w:rStyle w:val="a7"/>
          <w:rFonts w:ascii="Microsoft Sans Serif" w:hAnsi="Microsoft Sans Serif" w:cs="Microsoft Sans Serif"/>
          <w:color w:val="212529"/>
          <w:sz w:val="21"/>
          <w:szCs w:val="21"/>
        </w:rPr>
        <w:t>total weighted score</w:t>
      </w:r>
      <w:r>
        <w:rPr>
          <w:rFonts w:ascii="Microsoft Sans Serif" w:hAnsi="Microsoft Sans Serif" w:cs="Microsoft Sans Serif"/>
          <w:color w:val="212529"/>
          <w:sz w:val="21"/>
          <w:szCs w:val="21"/>
        </w:rPr>
        <w:t> which is defined to be the integer part of </w:t>
      </w:r>
      <w:r>
        <w:rPr>
          <w:rStyle w:val="HTML0"/>
          <w:rFonts w:ascii="Consolas" w:hAnsi="Consolas" w:cs="Consolas"/>
          <w:color w:val="E74C3C"/>
          <w:sz w:val="18"/>
          <w:szCs w:val="18"/>
          <w:bdr w:val="single" w:sz="6" w:space="0" w:color="E4E4E4" w:frame="1"/>
          <w:shd w:val="clear" w:color="auto" w:fill="F7F7F7"/>
        </w:rPr>
        <w:t>ScoreB/1.5 + ScoreA + ScoreT*1.5</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ScoreX</w:t>
      </w:r>
      <w:r>
        <w:rPr>
          <w:rFonts w:ascii="Microsoft Sans Serif" w:hAnsi="Microsoft Sans Serif" w:cs="Microsoft Sans Serif"/>
          <w:color w:val="212529"/>
          <w:sz w:val="21"/>
          <w:szCs w:val="21"/>
        </w:rPr>
        <w:t> is the total score of the testees belong to this institution on level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is the total number of testees who belong to this institution.</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institutions are ranked according to their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If there is a tie, the institutions are supposed to have the same rank, and they shall be printed in ascending order of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If there is still a tie, they shall be printed in alphabetical order of their codes.</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0" w:name="_Toc524422128"/>
      <w:r>
        <w:rPr>
          <w:rFonts w:ascii="inherit" w:hAnsi="inherit" w:cs="Microsoft Sans Serif"/>
          <w:b w:val="0"/>
          <w:bCs w:val="0"/>
          <w:color w:val="212529"/>
        </w:rPr>
        <w:t>Sample Input:</w:t>
      </w:r>
      <w:bookmarkEnd w:id="160"/>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A57908 85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B57908 54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A37487 60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T28374 67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T32486 24 hypu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A66734 92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B76378 71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A47780 45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A72809 100 pku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A03274 45 hypu</w:t>
      </w:r>
    </w:p>
    <w:p w:rsidR="00EB01D3" w:rsidRDefault="00EB01D3" w:rsidP="00EB01D3">
      <w:pPr>
        <w:pStyle w:val="3"/>
        <w:shd w:val="clear" w:color="auto" w:fill="FFFFFF"/>
        <w:spacing w:before="192" w:after="192"/>
        <w:rPr>
          <w:rFonts w:ascii="inherit" w:hAnsi="inherit" w:cs="Microsoft Sans Serif" w:hint="eastAsia"/>
          <w:b w:val="0"/>
          <w:bCs w:val="0"/>
          <w:color w:val="212529"/>
        </w:rPr>
      </w:pPr>
      <w:bookmarkStart w:id="161" w:name="_Toc524422129"/>
      <w:r>
        <w:rPr>
          <w:rFonts w:ascii="inherit" w:hAnsi="inherit" w:cs="Microsoft Sans Serif"/>
          <w:b w:val="0"/>
          <w:bCs w:val="0"/>
          <w:color w:val="212529"/>
        </w:rPr>
        <w:t>Sample Output:</w:t>
      </w:r>
      <w:bookmarkEnd w:id="161"/>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cmu 192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au 192 3</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pku 100 1</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hypu 81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4 lanx 81 2</w:t>
      </w:r>
    </w:p>
    <w:p w:rsidR="00F6633E" w:rsidRDefault="00FF512D" w:rsidP="00D036D2">
      <w:pPr>
        <w:rPr>
          <w:color w:val="FF0000"/>
        </w:rPr>
      </w:pPr>
      <w:r>
        <w:rPr>
          <w:rFonts w:hint="eastAsia"/>
          <w:color w:val="FF0000"/>
        </w:rPr>
        <w:t>注意：对于每个学校的总分是要先把每个学校的各级总分算出来，再按比例合成</w:t>
      </w:r>
    </w:p>
    <w:p w:rsidR="00BE5BA0" w:rsidRDefault="00BE5BA0" w:rsidP="00D036D2">
      <w:pPr>
        <w:rPr>
          <w:color w:val="FF0000"/>
        </w:rPr>
      </w:pPr>
    </w:p>
    <w:p w:rsidR="00BE5BA0" w:rsidRDefault="00BE5BA0" w:rsidP="00BE5BA0">
      <w:pPr>
        <w:pStyle w:val="1"/>
      </w:pPr>
      <w:bookmarkStart w:id="162" w:name="_Toc524422130"/>
      <w:r>
        <w:t>1142 Maximal Clique（25 分）</w:t>
      </w:r>
      <w:bookmarkEnd w:id="162"/>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lastRenderedPageBreak/>
        <w:t>A </w:t>
      </w:r>
      <w:r>
        <w:rPr>
          <w:rStyle w:val="a7"/>
          <w:rFonts w:ascii="Microsoft Sans Serif" w:hAnsi="Microsoft Sans Serif" w:cs="Microsoft Sans Serif"/>
          <w:color w:val="212529"/>
          <w:sz w:val="21"/>
          <w:szCs w:val="21"/>
        </w:rPr>
        <w:t>clique</w:t>
      </w:r>
      <w:r>
        <w:rPr>
          <w:rFonts w:ascii="Microsoft Sans Serif" w:hAnsi="Microsoft Sans Serif" w:cs="Microsoft Sans Serif"/>
          <w:color w:val="212529"/>
          <w:sz w:val="21"/>
          <w:szCs w:val="21"/>
        </w:rPr>
        <w:t> is a subset of vertices of an undirected graph such that every two distinct vertices in the clique are adjacent.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is a clique that cannot be extended by including one more adjacent vertex. (Quoted from </w:t>
      </w:r>
      <w:hyperlink r:id="rId66" w:history="1">
        <w:r>
          <w:rPr>
            <w:rStyle w:val="a5"/>
            <w:rFonts w:ascii="Microsoft Sans Serif" w:hAnsi="Microsoft Sans Serif" w:cs="Microsoft Sans Serif"/>
            <w:color w:val="0A4991"/>
            <w:sz w:val="21"/>
            <w:szCs w:val="21"/>
          </w:rPr>
          <w:t>https://en.wikipedia.org/wiki/Clique_(graph_theory</w:t>
        </w:r>
      </w:hyperlink>
      <w:r>
        <w:rPr>
          <w:rFonts w:ascii="Microsoft Sans Serif" w:hAnsi="Microsoft Sans Serif" w:cs="Microsoft Sans Serif"/>
          <w:color w:val="212529"/>
          <w:sz w:val="21"/>
          <w:szCs w:val="21"/>
        </w:rPr>
        <w:t>))</w:t>
      </w:r>
    </w:p>
    <w:p w:rsidR="00BE5BA0" w:rsidRDefault="00BE5BA0" w:rsidP="00BE5BA0">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it is your job to judge if a given subset of vertices can form a maximal clique.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3" w:name="_Toc524422131"/>
      <w:r>
        <w:rPr>
          <w:rFonts w:ascii="inherit" w:hAnsi="inherit" w:cs="Microsoft Sans Serif"/>
          <w:b w:val="0"/>
          <w:bCs w:val="0"/>
          <w:color w:val="212529"/>
        </w:rPr>
        <w:t>Input Specification:</w:t>
      </w:r>
      <w:bookmarkEnd w:id="163"/>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Nv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200), the number of vertices in the graph, and Ne, the number of undirected edges. Then Ne lines follow, each gives a pair of vertices of an edge. The vertices are numbered from 1 to Nv.</w:t>
      </w:r>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graph, there is another positive integer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M lines of query follow, each first gives a positive number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Nv), then followed by a sequence of K distinct vertices. All the numbers in a line are separated by a space.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4" w:name="_Toc524422132"/>
      <w:r>
        <w:rPr>
          <w:rFonts w:ascii="inherit" w:hAnsi="inherit" w:cs="Microsoft Sans Serif"/>
          <w:b w:val="0"/>
          <w:bCs w:val="0"/>
          <w:color w:val="212529"/>
        </w:rPr>
        <w:t>Output Specification:</w:t>
      </w:r>
      <w:bookmarkEnd w:id="164"/>
    </w:p>
    <w:p w:rsidR="00BE5BA0" w:rsidRDefault="00BE5BA0" w:rsidP="00BE5BA0">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of the M queries, print in a line </w:t>
      </w:r>
      <w:r>
        <w:rPr>
          <w:rStyle w:val="HTML0"/>
          <w:rFonts w:ascii="Consolas" w:hAnsi="Consolas" w:cs="Consolas"/>
          <w:color w:val="E74C3C"/>
          <w:sz w:val="18"/>
          <w:szCs w:val="18"/>
          <w:bdr w:val="single" w:sz="6" w:space="0" w:color="E4E4E4" w:frame="1"/>
          <w:shd w:val="clear" w:color="auto" w:fill="F7F7F7"/>
        </w:rPr>
        <w:t>Yes</w:t>
      </w:r>
      <w:r>
        <w:rPr>
          <w:rFonts w:ascii="Microsoft Sans Serif" w:hAnsi="Microsoft Sans Serif" w:cs="Microsoft Sans Serif"/>
          <w:color w:val="212529"/>
          <w:sz w:val="21"/>
          <w:szCs w:val="21"/>
        </w:rPr>
        <w:t> if the given subset of vertices can form a maximal clique; or if it is a clique but not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 print </w:t>
      </w:r>
      <w:r>
        <w:rPr>
          <w:rStyle w:val="HTML0"/>
          <w:rFonts w:ascii="Consolas" w:hAnsi="Consolas" w:cs="Consolas"/>
          <w:color w:val="E74C3C"/>
          <w:sz w:val="18"/>
          <w:szCs w:val="18"/>
          <w:bdr w:val="single" w:sz="6" w:space="0" w:color="E4E4E4" w:frame="1"/>
          <w:shd w:val="clear" w:color="auto" w:fill="F7F7F7"/>
        </w:rPr>
        <w:t>Not Maximal</w:t>
      </w:r>
      <w:r>
        <w:rPr>
          <w:rFonts w:ascii="Microsoft Sans Serif" w:hAnsi="Microsoft Sans Serif" w:cs="Microsoft Sans Serif"/>
          <w:color w:val="212529"/>
          <w:sz w:val="21"/>
          <w:szCs w:val="21"/>
        </w:rPr>
        <w:t>; or if it is not a clique at all, print </w:t>
      </w:r>
      <w:r>
        <w:rPr>
          <w:rStyle w:val="HTML0"/>
          <w:rFonts w:ascii="Consolas" w:hAnsi="Consolas" w:cs="Consolas"/>
          <w:color w:val="E74C3C"/>
          <w:sz w:val="18"/>
          <w:szCs w:val="18"/>
          <w:bdr w:val="single" w:sz="6" w:space="0" w:color="E4E4E4" w:frame="1"/>
          <w:shd w:val="clear" w:color="auto" w:fill="F7F7F7"/>
        </w:rPr>
        <w:t>Not a Clique</w:t>
      </w:r>
      <w:r>
        <w:rPr>
          <w:rFonts w:ascii="Microsoft Sans Serif" w:hAnsi="Microsoft Sans Serif" w:cs="Microsoft Sans Serif"/>
          <w:color w:val="212529"/>
          <w:sz w:val="21"/>
          <w:szCs w:val="21"/>
        </w:rPr>
        <w:t>.</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5" w:name="_Toc524422133"/>
      <w:r>
        <w:rPr>
          <w:rFonts w:ascii="inherit" w:hAnsi="inherit" w:cs="Microsoft Sans Serif"/>
          <w:b w:val="0"/>
          <w:bCs w:val="0"/>
          <w:color w:val="212529"/>
        </w:rPr>
        <w:t>Sample Input:</w:t>
      </w:r>
      <w:bookmarkEnd w:id="165"/>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8 10</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7 8</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3 2 8 7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1 1</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3 3 2 1</w:t>
      </w:r>
    </w:p>
    <w:p w:rsidR="00BE5BA0" w:rsidRDefault="00BE5BA0" w:rsidP="00BE5BA0">
      <w:pPr>
        <w:pStyle w:val="3"/>
        <w:shd w:val="clear" w:color="auto" w:fill="FFFFFF"/>
        <w:spacing w:before="192" w:after="192"/>
        <w:rPr>
          <w:rFonts w:ascii="inherit" w:hAnsi="inherit" w:cs="Microsoft Sans Serif" w:hint="eastAsia"/>
          <w:b w:val="0"/>
          <w:bCs w:val="0"/>
          <w:color w:val="212529"/>
        </w:rPr>
      </w:pPr>
      <w:bookmarkStart w:id="166" w:name="_Toc524422134"/>
      <w:r>
        <w:rPr>
          <w:rFonts w:ascii="inherit" w:hAnsi="inherit" w:cs="Microsoft Sans Serif"/>
          <w:b w:val="0"/>
          <w:bCs w:val="0"/>
          <w:color w:val="212529"/>
        </w:rPr>
        <w:lastRenderedPageBreak/>
        <w:t>Sample Output:</w:t>
      </w:r>
      <w:bookmarkEnd w:id="166"/>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Maximal</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Not a Clique</w:t>
      </w:r>
    </w:p>
    <w:p w:rsidR="007176D1" w:rsidRDefault="007176D1" w:rsidP="007176D1">
      <w:pPr>
        <w:pStyle w:val="1"/>
      </w:pPr>
      <w:bookmarkStart w:id="167" w:name="_Toc524422135"/>
      <w:r>
        <w:t>1143 Lowest Common Ancestor（30 分）</w:t>
      </w:r>
      <w:bookmarkEnd w:id="167"/>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binary search tree (BST) is recursively defined as a binary tree which has the following properties:</w:t>
      </w:r>
    </w:p>
    <w:p w:rsidR="007176D1" w:rsidRDefault="007176D1" w:rsidP="007176D1">
      <w:pPr>
        <w:widowControl/>
        <w:numPr>
          <w:ilvl w:val="0"/>
          <w:numId w:val="22"/>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left subtree of a node contains only nodes with keys less than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right subtree of a node contains only nodes with keys greater than or equal to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Both the left and right subtrees must also be binary search trees.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BST, you are supposed to find their LCA.</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68" w:name="_Toc524422136"/>
      <w:r>
        <w:rPr>
          <w:rFonts w:ascii="inherit" w:hAnsi="inherit" w:cs="Microsoft Sans Serif"/>
          <w:b w:val="0"/>
          <w:bCs w:val="0"/>
          <w:color w:val="212529"/>
        </w:rPr>
        <w:t>Input Specification:</w:t>
      </w:r>
      <w:bookmarkEnd w:id="168"/>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10,000), the number of keys in the BST, respectively. In the second line, N distinct integers are given as the preorder traversal sequence of the BST.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69" w:name="_Toc524422137"/>
      <w:r>
        <w:rPr>
          <w:rFonts w:ascii="inherit" w:hAnsi="inherit" w:cs="Microsoft Sans Serif"/>
          <w:b w:val="0"/>
          <w:bCs w:val="0"/>
          <w:color w:val="212529"/>
        </w:rPr>
        <w:t>Output Specification:</w:t>
      </w:r>
      <w:bookmarkEnd w:id="169"/>
    </w:p>
    <w:p w:rsidR="007176D1" w:rsidRDefault="007176D1" w:rsidP="007176D1">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BST,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0" w:name="_Toc524422138"/>
      <w:r>
        <w:rPr>
          <w:rFonts w:ascii="inherit" w:hAnsi="inherit" w:cs="Microsoft Sans Serif"/>
          <w:b w:val="0"/>
          <w:bCs w:val="0"/>
          <w:color w:val="212529"/>
        </w:rPr>
        <w:t>Sample Input:</w:t>
      </w:r>
      <w:bookmarkEnd w:id="170"/>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6 3 1 2 5 4 8 7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2 5</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1 9</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7176D1" w:rsidRDefault="007176D1" w:rsidP="007176D1">
      <w:pPr>
        <w:pStyle w:val="3"/>
        <w:shd w:val="clear" w:color="auto" w:fill="FFFFFF"/>
        <w:spacing w:before="192" w:after="192"/>
        <w:rPr>
          <w:rFonts w:ascii="inherit" w:hAnsi="inherit" w:cs="Microsoft Sans Serif" w:hint="eastAsia"/>
          <w:b w:val="0"/>
          <w:bCs w:val="0"/>
          <w:color w:val="212529"/>
        </w:rPr>
      </w:pPr>
      <w:bookmarkStart w:id="171" w:name="_Toc524422139"/>
      <w:r>
        <w:rPr>
          <w:rFonts w:ascii="inherit" w:hAnsi="inherit" w:cs="Microsoft Sans Serif"/>
          <w:b w:val="0"/>
          <w:bCs w:val="0"/>
          <w:color w:val="212529"/>
        </w:rPr>
        <w:t>Sample Output:</w:t>
      </w:r>
      <w:bookmarkEnd w:id="171"/>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5 is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9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BE5BA0" w:rsidRDefault="00827D4B" w:rsidP="00D036D2">
      <w:pPr>
        <w:rPr>
          <w:color w:val="FF0000"/>
        </w:rPr>
      </w:pPr>
      <w:r>
        <w:rPr>
          <w:rFonts w:hint="eastAsia"/>
          <w:color w:val="FF0000"/>
        </w:rPr>
        <w:t>思路：在建树的时候用</w:t>
      </w:r>
      <w:r>
        <w:rPr>
          <w:rFonts w:hint="eastAsia"/>
          <w:color w:val="FF0000"/>
        </w:rPr>
        <w:t>set</w:t>
      </w:r>
      <w:r>
        <w:rPr>
          <w:rFonts w:hint="eastAsia"/>
          <w:color w:val="FF0000"/>
        </w:rPr>
        <w:t>记录每个结点，对于每一组</w:t>
      </w:r>
      <w:r>
        <w:rPr>
          <w:rFonts w:hint="eastAsia"/>
          <w:color w:val="FF0000"/>
        </w:rPr>
        <w:t>u</w:t>
      </w:r>
      <w:r>
        <w:rPr>
          <w:rFonts w:hint="eastAsia"/>
          <w:color w:val="FF0000"/>
        </w:rPr>
        <w:t>、</w:t>
      </w:r>
      <w:r>
        <w:rPr>
          <w:rFonts w:hint="eastAsia"/>
          <w:color w:val="FF0000"/>
        </w:rPr>
        <w:t>v</w:t>
      </w:r>
      <w:r>
        <w:rPr>
          <w:rFonts w:hint="eastAsia"/>
          <w:color w:val="FF0000"/>
        </w:rPr>
        <w:t>先判断是否在树中。然后再从根结点</w:t>
      </w:r>
      <w:r>
        <w:rPr>
          <w:rFonts w:hint="eastAsia"/>
          <w:color w:val="FF0000"/>
        </w:rPr>
        <w:t>x</w:t>
      </w:r>
      <w:r>
        <w:rPr>
          <w:rFonts w:hint="eastAsia"/>
          <w:color w:val="FF0000"/>
        </w:rPr>
        <w:t>开始查找，如果</w:t>
      </w:r>
      <w:r>
        <w:rPr>
          <w:rFonts w:hint="eastAsia"/>
          <w:color w:val="FF0000"/>
        </w:rPr>
        <w:t>x=u</w:t>
      </w:r>
      <w:r>
        <w:rPr>
          <w:rFonts w:hint="eastAsia"/>
          <w:color w:val="FF0000"/>
        </w:rPr>
        <w:t>则</w:t>
      </w:r>
      <w:r>
        <w:rPr>
          <w:rFonts w:hint="eastAsia"/>
          <w:color w:val="FF0000"/>
        </w:rPr>
        <w:t>u</w:t>
      </w:r>
      <w:r>
        <w:rPr>
          <w:rFonts w:hint="eastAsia"/>
          <w:color w:val="FF0000"/>
        </w:rPr>
        <w:t>是</w:t>
      </w:r>
      <w:r>
        <w:rPr>
          <w:rFonts w:hint="eastAsia"/>
          <w:color w:val="FF0000"/>
        </w:rPr>
        <w:t>v</w:t>
      </w:r>
      <w:r>
        <w:rPr>
          <w:rFonts w:hint="eastAsia"/>
          <w:color w:val="FF0000"/>
        </w:rPr>
        <w:t>的祖先，如果</w:t>
      </w:r>
      <w:r>
        <w:rPr>
          <w:rFonts w:hint="eastAsia"/>
          <w:color w:val="FF0000"/>
        </w:rPr>
        <w:t>x</w:t>
      </w:r>
      <w:r>
        <w:rPr>
          <w:rFonts w:hint="eastAsia"/>
          <w:color w:val="FF0000"/>
        </w:rPr>
        <w:t>介于</w:t>
      </w:r>
      <w:r>
        <w:rPr>
          <w:rFonts w:hint="eastAsia"/>
          <w:color w:val="FF0000"/>
        </w:rPr>
        <w:t>u</w:t>
      </w:r>
      <w:r>
        <w:rPr>
          <w:rFonts w:hint="eastAsia"/>
          <w:color w:val="FF0000"/>
        </w:rPr>
        <w:t>、</w:t>
      </w:r>
      <w:r>
        <w:rPr>
          <w:rFonts w:hint="eastAsia"/>
          <w:color w:val="FF0000"/>
        </w:rPr>
        <w:t>v</w:t>
      </w:r>
      <w:r>
        <w:rPr>
          <w:rFonts w:hint="eastAsia"/>
          <w:color w:val="FF0000"/>
        </w:rPr>
        <w:t>之间则</w:t>
      </w:r>
      <w:r>
        <w:rPr>
          <w:rFonts w:hint="eastAsia"/>
          <w:color w:val="FF0000"/>
        </w:rPr>
        <w:t>LCA</w:t>
      </w:r>
      <w:r>
        <w:rPr>
          <w:rFonts w:hint="eastAsia"/>
          <w:color w:val="FF0000"/>
        </w:rPr>
        <w:t>为</w:t>
      </w:r>
      <w:r>
        <w:rPr>
          <w:rFonts w:hint="eastAsia"/>
          <w:color w:val="FF0000"/>
        </w:rPr>
        <w:t>x</w:t>
      </w:r>
      <w:r>
        <w:rPr>
          <w:rFonts w:hint="eastAsia"/>
          <w:color w:val="FF0000"/>
        </w:rPr>
        <w:t>，如果</w:t>
      </w:r>
      <w:r>
        <w:rPr>
          <w:rFonts w:hint="eastAsia"/>
          <w:color w:val="FF0000"/>
        </w:rPr>
        <w:t>u</w:t>
      </w:r>
      <w:r>
        <w:rPr>
          <w:rFonts w:hint="eastAsia"/>
          <w:color w:val="FF0000"/>
        </w:rPr>
        <w:t>、</w:t>
      </w:r>
      <w:r>
        <w:rPr>
          <w:rFonts w:hint="eastAsia"/>
          <w:color w:val="FF0000"/>
        </w:rPr>
        <w:t>v</w:t>
      </w:r>
      <w:r>
        <w:rPr>
          <w:rFonts w:hint="eastAsia"/>
          <w:color w:val="FF0000"/>
        </w:rPr>
        <w:t>都大于</w:t>
      </w:r>
      <w:r>
        <w:rPr>
          <w:rFonts w:hint="eastAsia"/>
          <w:color w:val="FF0000"/>
        </w:rPr>
        <w:t>x</w:t>
      </w:r>
      <w:r>
        <w:rPr>
          <w:rFonts w:hint="eastAsia"/>
          <w:color w:val="FF0000"/>
        </w:rPr>
        <w:t>则去</w:t>
      </w:r>
      <w:r>
        <w:rPr>
          <w:rFonts w:hint="eastAsia"/>
          <w:color w:val="FF0000"/>
        </w:rPr>
        <w:t>x</w:t>
      </w:r>
      <w:r>
        <w:rPr>
          <w:rFonts w:hint="eastAsia"/>
          <w:color w:val="FF0000"/>
        </w:rPr>
        <w:t>的右子树中递归查找。</w:t>
      </w:r>
    </w:p>
    <w:p w:rsidR="00674D36" w:rsidRDefault="00674D36" w:rsidP="00D036D2">
      <w:pPr>
        <w:rPr>
          <w:color w:val="FF0000"/>
        </w:rPr>
      </w:pPr>
    </w:p>
    <w:p w:rsidR="00674D36" w:rsidRDefault="00674D36" w:rsidP="00674D36">
      <w:pPr>
        <w:pStyle w:val="1"/>
      </w:pPr>
      <w:bookmarkStart w:id="172" w:name="_Toc524422140"/>
      <w:r>
        <w:t>1144 The Missing Number（20 分）</w:t>
      </w:r>
      <w:bookmarkEnd w:id="172"/>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N integers, you are supposed to find the smallest positive integer that is NOT in the given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3" w:name="_Toc524422141"/>
      <w:r>
        <w:rPr>
          <w:rFonts w:ascii="inherit" w:hAnsi="inherit" w:cs="Microsoft Sans Serif"/>
          <w:b w:val="0"/>
          <w:bCs w:val="0"/>
          <w:color w:val="212529"/>
        </w:rPr>
        <w:t>Input Specification:</w:t>
      </w:r>
      <w:bookmarkEnd w:id="173"/>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Then N integers are given in the next line, separated by spaces. All the numbers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4" w:name="_Toc524422142"/>
      <w:r>
        <w:rPr>
          <w:rFonts w:ascii="inherit" w:hAnsi="inherit" w:cs="Microsoft Sans Serif"/>
          <w:b w:val="0"/>
          <w:bCs w:val="0"/>
          <w:color w:val="212529"/>
        </w:rPr>
        <w:t>Output Specification:</w:t>
      </w:r>
      <w:bookmarkEnd w:id="174"/>
    </w:p>
    <w:p w:rsidR="00674D36" w:rsidRDefault="00674D36" w:rsidP="00674D36">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smallest positive integer that is missing from the input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5" w:name="_Toc524422143"/>
      <w:r>
        <w:rPr>
          <w:rFonts w:ascii="inherit" w:hAnsi="inherit" w:cs="Microsoft Sans Serif"/>
          <w:b w:val="0"/>
          <w:bCs w:val="0"/>
          <w:color w:val="212529"/>
        </w:rPr>
        <w:t>Sample Input:</w:t>
      </w:r>
      <w:bookmarkEnd w:id="175"/>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5 -25 9 6 1 3 4 2 5 17</w:t>
      </w:r>
    </w:p>
    <w:p w:rsidR="00674D36" w:rsidRDefault="00674D36" w:rsidP="00674D36">
      <w:pPr>
        <w:pStyle w:val="3"/>
        <w:shd w:val="clear" w:color="auto" w:fill="FFFFFF"/>
        <w:spacing w:before="192" w:after="192"/>
        <w:rPr>
          <w:rFonts w:ascii="inherit" w:hAnsi="inherit" w:cs="Microsoft Sans Serif" w:hint="eastAsia"/>
          <w:b w:val="0"/>
          <w:bCs w:val="0"/>
          <w:color w:val="212529"/>
        </w:rPr>
      </w:pPr>
      <w:bookmarkStart w:id="176" w:name="_Toc524422144"/>
      <w:r>
        <w:rPr>
          <w:rFonts w:ascii="inherit" w:hAnsi="inherit" w:cs="Microsoft Sans Serif"/>
          <w:b w:val="0"/>
          <w:bCs w:val="0"/>
          <w:color w:val="212529"/>
        </w:rPr>
        <w:lastRenderedPageBreak/>
        <w:t>Sample Output:</w:t>
      </w:r>
      <w:bookmarkEnd w:id="176"/>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作者</w:t>
      </w:r>
      <w:r>
        <w:rPr>
          <w:rFonts w:ascii="Microsoft Sans Serif" w:hAnsi="Microsoft Sans Serif" w:cs="Microsoft Sans Serif"/>
          <w:color w:val="212529"/>
          <w:sz w:val="18"/>
          <w:szCs w:val="18"/>
        </w:rPr>
        <w:t>: CHEN, Yue</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单位</w:t>
      </w:r>
      <w:r>
        <w:rPr>
          <w:rFonts w:ascii="Microsoft Sans Serif" w:hAnsi="Microsoft Sans Serif" w:cs="Microsoft Sans Serif"/>
          <w:color w:val="212529"/>
          <w:sz w:val="18"/>
          <w:szCs w:val="18"/>
        </w:rPr>
        <w:t>: </w:t>
      </w:r>
      <w:r>
        <w:rPr>
          <w:rFonts w:ascii="Microsoft Sans Serif" w:hAnsi="Microsoft Sans Serif" w:cs="Microsoft Sans Serif"/>
          <w:color w:val="212529"/>
          <w:sz w:val="18"/>
          <w:szCs w:val="18"/>
        </w:rPr>
        <w:t>浙江大学</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时间限制</w:t>
      </w:r>
      <w:r>
        <w:rPr>
          <w:rFonts w:ascii="Microsoft Sans Serif" w:hAnsi="Microsoft Sans Serif" w:cs="Microsoft Sans Serif"/>
          <w:color w:val="212529"/>
          <w:sz w:val="18"/>
          <w:szCs w:val="18"/>
        </w:rPr>
        <w:t>: 150ms</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内存限制</w:t>
      </w:r>
      <w:r>
        <w:rPr>
          <w:rFonts w:ascii="Microsoft Sans Serif" w:hAnsi="Microsoft Sans Serif" w:cs="Microsoft Sans Serif"/>
          <w:color w:val="212529"/>
          <w:sz w:val="18"/>
          <w:szCs w:val="18"/>
        </w:rPr>
        <w:t>: 64MB</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代码长度限制</w:t>
      </w:r>
      <w:r>
        <w:rPr>
          <w:rFonts w:ascii="Microsoft Sans Serif" w:hAnsi="Microsoft Sans Serif" w:cs="Microsoft Sans Serif"/>
          <w:color w:val="212529"/>
          <w:sz w:val="18"/>
          <w:szCs w:val="18"/>
        </w:rPr>
        <w:t>: 16KB</w:t>
      </w:r>
    </w:p>
    <w:p w:rsidR="007366FB" w:rsidRDefault="007366FB" w:rsidP="007366FB">
      <w:pPr>
        <w:pStyle w:val="1"/>
      </w:pPr>
      <w:bookmarkStart w:id="177" w:name="_Toc524422145"/>
      <w:r>
        <w:t>1145 Hashing - Average Search Time（25 分）</w:t>
      </w:r>
      <w:bookmarkEnd w:id="177"/>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task of this problem is simple: insert a sequence of distinct positive integers into a hash table first. Then try to find another sequence of integer keys from the table and output the average search time (the number of comparisons made to find whether or not the key is in the table). The hash function is defined to be </w:t>
      </w:r>
      <w:r>
        <w:rPr>
          <w:rStyle w:val="mord"/>
          <w:rFonts w:ascii="KaTeX_Math" w:hAnsi="KaTeX_Math" w:cs="Times New Roman"/>
          <w:i/>
          <w:iCs/>
          <w:color w:val="212529"/>
          <w:sz w:val="25"/>
          <w:szCs w:val="25"/>
        </w:rPr>
        <w:t>H</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ord"/>
          <w:rFonts w:ascii="Times New Roman" w:hAnsi="Times New Roman" w:cs="Times New Roman"/>
          <w:color w:val="212529"/>
          <w:sz w:val="25"/>
          <w:szCs w:val="25"/>
        </w:rPr>
        <w:t>%</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where </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is the maximum size of the hash table. Quadratic probing (with positive increments only) is used to solve the collisions.</w:t>
      </w:r>
    </w:p>
    <w:p w:rsidR="007366FB" w:rsidRDefault="007366FB" w:rsidP="007366F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Note that the table size is better to be prime. If the maximum size given by the user is not prime, you must re-define the table size to be the smallest prime number which is larger than the size given by the user.</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78" w:name="_Toc524422146"/>
      <w:r>
        <w:rPr>
          <w:rFonts w:ascii="inherit" w:hAnsi="inherit" w:cs="Microsoft Sans Serif"/>
          <w:b w:val="0"/>
          <w:bCs w:val="0"/>
          <w:color w:val="212529"/>
        </w:rPr>
        <w:t>Input Specification:</w:t>
      </w:r>
      <w:bookmarkEnd w:id="178"/>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3 positive numbers: MSize, N, and M, which are the user-defined table size, the number of input numbers, and the number of keys to be found, respectively. All the three numbers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Then N distinct positive integers are given in the next line, followed by M positive integer keys in the next line. All the numbers in a line are separated by a space and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79" w:name="_Toc524422147"/>
      <w:r>
        <w:rPr>
          <w:rFonts w:ascii="inherit" w:hAnsi="inherit" w:cs="Microsoft Sans Serif"/>
          <w:b w:val="0"/>
          <w:bCs w:val="0"/>
          <w:color w:val="212529"/>
        </w:rPr>
        <w:t>Output Specification:</w:t>
      </w:r>
      <w:bookmarkEnd w:id="179"/>
    </w:p>
    <w:p w:rsidR="007366FB" w:rsidRDefault="007366FB" w:rsidP="007366F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test case, in case it is impossible to insert some number, print in a line </w:t>
      </w:r>
      <w:r>
        <w:rPr>
          <w:rStyle w:val="HTML0"/>
          <w:rFonts w:ascii="Consolas" w:hAnsi="Consolas" w:cs="Consolas"/>
          <w:color w:val="E74C3C"/>
          <w:sz w:val="18"/>
          <w:szCs w:val="18"/>
          <w:bdr w:val="single" w:sz="6" w:space="0" w:color="E4E4E4" w:frame="1"/>
          <w:shd w:val="clear" w:color="auto" w:fill="F7F7F7"/>
        </w:rPr>
        <w:t>X cannot be inserted.</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input number. Finally print in a line the average search time for all the M keys, accurate up to 1 decimal place.</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0" w:name="_Toc524422148"/>
      <w:r>
        <w:rPr>
          <w:rFonts w:ascii="inherit" w:hAnsi="inherit" w:cs="Microsoft Sans Serif"/>
          <w:b w:val="0"/>
          <w:bCs w:val="0"/>
          <w:color w:val="212529"/>
        </w:rPr>
        <w:lastRenderedPageBreak/>
        <w:t>Sample Input:</w:t>
      </w:r>
      <w:bookmarkEnd w:id="180"/>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10 6 4 15 11</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11 4 15 2</w:t>
      </w:r>
    </w:p>
    <w:p w:rsidR="007366FB" w:rsidRDefault="007366FB" w:rsidP="007366FB">
      <w:pPr>
        <w:pStyle w:val="3"/>
        <w:shd w:val="clear" w:color="auto" w:fill="FFFFFF"/>
        <w:spacing w:before="192" w:after="192"/>
        <w:rPr>
          <w:rFonts w:ascii="inherit" w:hAnsi="inherit" w:cs="Microsoft Sans Serif" w:hint="eastAsia"/>
          <w:b w:val="0"/>
          <w:bCs w:val="0"/>
          <w:color w:val="212529"/>
        </w:rPr>
      </w:pPr>
      <w:bookmarkStart w:id="181" w:name="_Toc524422149"/>
      <w:r>
        <w:rPr>
          <w:rFonts w:ascii="inherit" w:hAnsi="inherit" w:cs="Microsoft Sans Serif"/>
          <w:b w:val="0"/>
          <w:bCs w:val="0"/>
          <w:color w:val="212529"/>
        </w:rPr>
        <w:t>Sample Output:</w:t>
      </w:r>
      <w:bookmarkEnd w:id="181"/>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15 cannot be inserted.</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2.8</w:t>
      </w:r>
    </w:p>
    <w:p w:rsidR="00084DCA" w:rsidRPr="00452527" w:rsidRDefault="00452527" w:rsidP="00084DCA">
      <w:pPr>
        <w:rPr>
          <w:color w:val="FF0000"/>
        </w:rPr>
      </w:pPr>
      <w:r w:rsidRPr="00452527">
        <w:rPr>
          <w:rFonts w:hint="eastAsia"/>
          <w:color w:val="FF0000"/>
        </w:rPr>
        <w:t>思路</w:t>
      </w:r>
      <w:r>
        <w:rPr>
          <w:rFonts w:hint="eastAsia"/>
          <w:color w:val="FF0000"/>
        </w:rPr>
        <w:t>：对于平方探测是指探测位置</w:t>
      </w:r>
      <w:r>
        <w:rPr>
          <w:rFonts w:hint="eastAsia"/>
          <w:color w:val="FF0000"/>
        </w:rPr>
        <w:t>p=h+i*i</w:t>
      </w:r>
      <w:r>
        <w:rPr>
          <w:rFonts w:hint="eastAsia"/>
          <w:color w:val="FF0000"/>
        </w:rPr>
        <w:t>，</w:t>
      </w:r>
      <w:r>
        <w:rPr>
          <w:rFonts w:hint="eastAsia"/>
          <w:color w:val="FF0000"/>
        </w:rPr>
        <w:t>i</w:t>
      </w:r>
      <w:r>
        <w:rPr>
          <w:rFonts w:hint="eastAsia"/>
          <w:color w:val="FF0000"/>
        </w:rPr>
        <w:t>一直从</w:t>
      </w:r>
      <w:r>
        <w:rPr>
          <w:rFonts w:hint="eastAsia"/>
          <w:color w:val="FF0000"/>
        </w:rPr>
        <w:t>0</w:t>
      </w:r>
      <w:r>
        <w:rPr>
          <w:rFonts w:hint="eastAsia"/>
          <w:color w:val="FF0000"/>
        </w:rPr>
        <w:t>增加到</w:t>
      </w:r>
      <w:r>
        <w:rPr>
          <w:rFonts w:hint="eastAsia"/>
          <w:color w:val="FF0000"/>
        </w:rPr>
        <w:t>maxSize</w:t>
      </w:r>
      <w:r>
        <w:rPr>
          <w:rFonts w:hint="eastAsia"/>
          <w:color w:val="FF0000"/>
        </w:rPr>
        <w:t>，由于只有正向探测，故查找失败共探测了</w:t>
      </w:r>
      <w:r>
        <w:rPr>
          <w:rFonts w:hint="eastAsia"/>
          <w:color w:val="FF0000"/>
        </w:rPr>
        <w:t>maxSize+1</w:t>
      </w:r>
      <w:r>
        <w:rPr>
          <w:rFonts w:hint="eastAsia"/>
          <w:color w:val="FF0000"/>
        </w:rPr>
        <w:t>次</w:t>
      </w:r>
    </w:p>
    <w:p w:rsidR="00B86CB5" w:rsidRDefault="00B86CB5" w:rsidP="00B86CB5">
      <w:pPr>
        <w:pStyle w:val="1"/>
      </w:pPr>
      <w:bookmarkStart w:id="182" w:name="_Toc524422150"/>
      <w:r>
        <w:t>1146 Topological Order（25 分）</w:t>
      </w:r>
      <w:bookmarkEnd w:id="182"/>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This is a problem given in the Graduate Entrance Exam in 2018: Which of the following is NOT a topological order obtained from the given directed graph? Now you are supposed to write a program to test each of the options.</w:t>
      </w:r>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noProof/>
          <w:color w:val="212529"/>
          <w:sz w:val="21"/>
          <w:szCs w:val="21"/>
        </w:rPr>
        <w:drawing>
          <wp:inline distT="0" distB="0" distL="0" distR="0">
            <wp:extent cx="5715000" cy="2590800"/>
            <wp:effectExtent l="0" t="0" r="0" b="0"/>
            <wp:docPr id="39" name="图片 39" descr="g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3" w:name="_Toc524422151"/>
      <w:r>
        <w:rPr>
          <w:rFonts w:ascii="inherit" w:hAnsi="inherit" w:cs="Microsoft Sans Serif"/>
          <w:b w:val="0"/>
          <w:bCs w:val="0"/>
          <w:color w:val="212529"/>
        </w:rPr>
        <w:t>Input Specification:</w:t>
      </w:r>
      <w:bookmarkEnd w:id="183"/>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vertices in the graph, and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10,000), the number of directed edges. Then M lines follow, each gives the start and the end vertices of an edge. The vertices are numbered from 1 to N. After the graph, there is another positive integer K </w:t>
      </w:r>
      <w:r>
        <w:rPr>
          <w:rFonts w:ascii="Microsoft Sans Serif" w:hAnsi="Microsoft Sans Serif" w:cs="Microsoft Sans Serif"/>
          <w:color w:val="212529"/>
          <w:sz w:val="21"/>
          <w:szCs w:val="21"/>
        </w:rPr>
        <w:lastRenderedPageBreak/>
        <w:t>(</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K lines of query follow, each gives a permutation of all the vertices. All the numbers in a line are separated by a space.</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4" w:name="_Toc524422152"/>
      <w:r>
        <w:rPr>
          <w:rFonts w:ascii="inherit" w:hAnsi="inherit" w:cs="Microsoft Sans Serif"/>
          <w:b w:val="0"/>
          <w:bCs w:val="0"/>
          <w:color w:val="212529"/>
        </w:rPr>
        <w:t>Output Specification:</w:t>
      </w:r>
      <w:bookmarkEnd w:id="184"/>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all the indices of queries which correspond to "NOT a topological order". The indices start from zero. All the numbers are separated by a space, and there must no extra space at the beginning or the end of the line. It is graranteed that there is at least one answer.</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5" w:name="_Toc524422153"/>
      <w:r>
        <w:rPr>
          <w:rFonts w:ascii="inherit" w:hAnsi="inherit" w:cs="Microsoft Sans Serif"/>
          <w:b w:val="0"/>
          <w:bCs w:val="0"/>
          <w:color w:val="212529"/>
        </w:rPr>
        <w:t>Sample Input:</w:t>
      </w:r>
      <w:bookmarkEnd w:id="185"/>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6 8</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2 6</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1 5 2 3 6 4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5 2 1 6 3 4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1 2 3 4 5 6</w:t>
      </w:r>
    </w:p>
    <w:p w:rsidR="00B86CB5" w:rsidRDefault="00B86CB5" w:rsidP="00B86CB5">
      <w:pPr>
        <w:pStyle w:val="3"/>
        <w:shd w:val="clear" w:color="auto" w:fill="FFFFFF"/>
        <w:spacing w:before="192" w:after="192"/>
        <w:rPr>
          <w:rFonts w:ascii="inherit" w:hAnsi="inherit" w:cs="Microsoft Sans Serif" w:hint="eastAsia"/>
          <w:b w:val="0"/>
          <w:bCs w:val="0"/>
          <w:color w:val="212529"/>
        </w:rPr>
      </w:pPr>
      <w:bookmarkStart w:id="186" w:name="_Toc524422154"/>
      <w:r>
        <w:rPr>
          <w:rFonts w:ascii="inherit" w:hAnsi="inherit" w:cs="Microsoft Sans Serif"/>
          <w:b w:val="0"/>
          <w:bCs w:val="0"/>
          <w:color w:val="212529"/>
        </w:rPr>
        <w:t>Sample Output:</w:t>
      </w:r>
      <w:bookmarkEnd w:id="186"/>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bdr w:val="none" w:sz="0" w:space="0" w:color="auto" w:frame="1"/>
        </w:rPr>
        <w:t>3 4</w:t>
      </w:r>
    </w:p>
    <w:p w:rsidR="003B4829" w:rsidRDefault="003B4829" w:rsidP="003B4829">
      <w:pPr>
        <w:pStyle w:val="1"/>
      </w:pPr>
      <w:bookmarkStart w:id="187" w:name="_Toc524422155"/>
      <w:r>
        <w:t>1147 Heaps（30 分）</w:t>
      </w:r>
      <w:bookmarkEnd w:id="187"/>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computer science, a </w:t>
      </w:r>
      <w:r>
        <w:rPr>
          <w:rStyle w:val="a7"/>
          <w:rFonts w:ascii="Microsoft Sans Serif" w:hAnsi="Microsoft Sans Serif" w:cs="Microsoft Sans Serif"/>
          <w:color w:val="212529"/>
          <w:sz w:val="21"/>
          <w:szCs w:val="21"/>
        </w:rPr>
        <w:t>heap</w:t>
      </w:r>
      <w:r>
        <w:rPr>
          <w:rFonts w:ascii="Microsoft Sans Serif" w:hAnsi="Microsoft Sans Serif" w:cs="Microsoft Sans Serif"/>
          <w:color w:val="212529"/>
          <w:sz w:val="21"/>
          <w:szCs w:val="21"/>
        </w:rPr>
        <w:t> is a specialized tree-based data structure that satisfies the heap property: if P is a parent node of C, then the key (the value) of P is either greater than or equal to (in a max heap) or less than or equal to (in a min heap) the key of C. A common implementation of a heap is the binary heap, in which the tree is a complete binary tree. (Quoted from Wikipedia at </w:t>
      </w:r>
      <w:hyperlink r:id="rId68" w:history="1">
        <w:r>
          <w:rPr>
            <w:rStyle w:val="a5"/>
            <w:rFonts w:ascii="Microsoft Sans Serif" w:hAnsi="Microsoft Sans Serif" w:cs="Microsoft Sans Serif"/>
            <w:color w:val="0A4991"/>
            <w:sz w:val="21"/>
            <w:szCs w:val="21"/>
          </w:rPr>
          <w:t>https://en.wikipedia.org/wiki/Heap_(data_structure</w:t>
        </w:r>
      </w:hyperlink>
      <w:r>
        <w:rPr>
          <w:rFonts w:ascii="Microsoft Sans Serif" w:hAnsi="Microsoft Sans Serif" w:cs="Microsoft Sans Serif"/>
          <w:color w:val="212529"/>
          <w:sz w:val="21"/>
          <w:szCs w:val="21"/>
        </w:rPr>
        <w:t>))</w:t>
      </w:r>
    </w:p>
    <w:p w:rsidR="003B4829" w:rsidRDefault="003B4829" w:rsidP="003B482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Your job is to tell if a given complete binary tree is a heap.</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88" w:name="_Toc524422156"/>
      <w:r>
        <w:rPr>
          <w:rFonts w:ascii="inherit" w:hAnsi="inherit" w:cs="Microsoft Sans Serif"/>
          <w:b w:val="0"/>
          <w:bCs w:val="0"/>
          <w:color w:val="212529"/>
        </w:rPr>
        <w:lastRenderedPageBreak/>
        <w:t>Input Specification:</w:t>
      </w:r>
      <w:bookmarkEnd w:id="188"/>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 number of trees to be tested; and N (1 </w:t>
      </w:r>
      <w:r>
        <w:rPr>
          <w:rStyle w:val="mrel"/>
          <w:rFonts w:ascii="Times New Roman" w:hAnsi="Times New Roman" w:cs="Times New Roman"/>
          <w:color w:val="212529"/>
          <w:sz w:val="25"/>
          <w:szCs w:val="25"/>
        </w:rPr>
        <w:t>&lt;</w:t>
      </w:r>
      <w:r>
        <w:rPr>
          <w:rFonts w:ascii="Microsoft Sans Serif" w:hAnsi="Microsoft Sans Serif" w:cs="Microsoft Sans Serif"/>
          <w:color w:val="212529"/>
          <w:sz w:val="21"/>
          <w:szCs w:val="21"/>
        </w:rPr>
        <w:t>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keys in each tree, respectively. Then M lines follow, each contains N distinct integer keys (all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which gives the level order traversal sequence of a complete binary tree.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89" w:name="_Toc524422157"/>
      <w:r>
        <w:rPr>
          <w:rFonts w:ascii="inherit" w:hAnsi="inherit" w:cs="Microsoft Sans Serif"/>
          <w:b w:val="0"/>
          <w:bCs w:val="0"/>
          <w:color w:val="212529"/>
        </w:rPr>
        <w:t>Output Specification:</w:t>
      </w:r>
      <w:bookmarkEnd w:id="189"/>
    </w:p>
    <w:p w:rsidR="003B4829" w:rsidRDefault="003B4829" w:rsidP="003B482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tree, print in a line </w:t>
      </w:r>
      <w:r>
        <w:rPr>
          <w:rStyle w:val="HTML0"/>
          <w:rFonts w:ascii="Consolas" w:hAnsi="Consolas" w:cs="Consolas"/>
          <w:color w:val="E74C3C"/>
          <w:sz w:val="18"/>
          <w:szCs w:val="18"/>
          <w:bdr w:val="single" w:sz="6" w:space="0" w:color="E4E4E4" w:frame="1"/>
          <w:shd w:val="clear" w:color="auto" w:fill="F7F7F7"/>
        </w:rPr>
        <w:t>Max Heap</w:t>
      </w:r>
      <w:r>
        <w:rPr>
          <w:rFonts w:ascii="Microsoft Sans Serif" w:hAnsi="Microsoft Sans Serif" w:cs="Microsoft Sans Serif"/>
          <w:color w:val="212529"/>
          <w:sz w:val="21"/>
          <w:szCs w:val="21"/>
        </w:rPr>
        <w:t> if it is a max heap, or </w:t>
      </w:r>
      <w:r>
        <w:rPr>
          <w:rStyle w:val="HTML0"/>
          <w:rFonts w:ascii="Consolas" w:hAnsi="Consolas" w:cs="Consolas"/>
          <w:color w:val="E74C3C"/>
          <w:sz w:val="18"/>
          <w:szCs w:val="18"/>
          <w:bdr w:val="single" w:sz="6" w:space="0" w:color="E4E4E4" w:frame="1"/>
          <w:shd w:val="clear" w:color="auto" w:fill="F7F7F7"/>
        </w:rPr>
        <w:t>Min Heap</w:t>
      </w:r>
      <w:r>
        <w:rPr>
          <w:rFonts w:ascii="Microsoft Sans Serif" w:hAnsi="Microsoft Sans Serif" w:cs="Microsoft Sans Serif"/>
          <w:color w:val="212529"/>
          <w:sz w:val="21"/>
          <w:szCs w:val="21"/>
        </w:rPr>
        <w:t> for a min heap, or </w:t>
      </w:r>
      <w:r>
        <w:rPr>
          <w:rStyle w:val="HTML0"/>
          <w:rFonts w:ascii="Consolas" w:hAnsi="Consolas" w:cs="Consolas"/>
          <w:color w:val="E74C3C"/>
          <w:sz w:val="18"/>
          <w:szCs w:val="18"/>
          <w:bdr w:val="single" w:sz="6" w:space="0" w:color="E4E4E4" w:frame="1"/>
          <w:shd w:val="clear" w:color="auto" w:fill="F7F7F7"/>
        </w:rPr>
        <w:t>Not Heap</w:t>
      </w:r>
      <w:r>
        <w:rPr>
          <w:rFonts w:ascii="Microsoft Sans Serif" w:hAnsi="Microsoft Sans Serif" w:cs="Microsoft Sans Serif"/>
          <w:color w:val="212529"/>
          <w:sz w:val="21"/>
          <w:szCs w:val="21"/>
        </w:rPr>
        <w:t> if it is not a heap at all. Then in the next line print the tree's postorder traversal sequence. All the numbers are separated by a space, and there must no extra space at the beginning or the end of the line.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0" w:name="_Toc524422158"/>
      <w:r>
        <w:rPr>
          <w:rFonts w:ascii="inherit" w:hAnsi="inherit" w:cs="Microsoft Sans Serif"/>
          <w:b w:val="0"/>
          <w:bCs w:val="0"/>
          <w:color w:val="212529"/>
        </w:rPr>
        <w:t>Sample Input:</w:t>
      </w:r>
      <w:bookmarkEnd w:id="190"/>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98 72 86 60 65 12 23 50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8 38 25 58 52 82 70 60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10 28 15 12 34 9 8 56</w:t>
      </w:r>
    </w:p>
    <w:p w:rsidR="003B4829" w:rsidRDefault="003B4829" w:rsidP="003B4829">
      <w:pPr>
        <w:pStyle w:val="3"/>
        <w:shd w:val="clear" w:color="auto" w:fill="FFFFFF"/>
        <w:spacing w:before="192" w:after="192"/>
        <w:rPr>
          <w:rFonts w:ascii="inherit" w:hAnsi="inherit" w:cs="Microsoft Sans Serif" w:hint="eastAsia"/>
          <w:b w:val="0"/>
          <w:bCs w:val="0"/>
          <w:color w:val="212529"/>
        </w:rPr>
      </w:pPr>
      <w:bookmarkStart w:id="191" w:name="_Toc524422159"/>
      <w:r>
        <w:rPr>
          <w:rFonts w:ascii="inherit" w:hAnsi="inherit" w:cs="Microsoft Sans Serif"/>
          <w:b w:val="0"/>
          <w:bCs w:val="0"/>
          <w:color w:val="212529"/>
        </w:rPr>
        <w:t>Sample Output:</w:t>
      </w:r>
      <w:bookmarkEnd w:id="191"/>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Max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50 60 65 72 12 23 86 98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Min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60 58 52 38 82 70 25 8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56 12 34 28 9 8 15 10</w:t>
      </w:r>
    </w:p>
    <w:p w:rsidR="00420465" w:rsidRDefault="00420465" w:rsidP="00420465">
      <w:pPr>
        <w:pStyle w:val="1"/>
      </w:pPr>
      <w:bookmarkStart w:id="192" w:name="_Toc524422160"/>
      <w:r>
        <w:t>1148 Werewolf - Simple Version（20 分）</w:t>
      </w:r>
      <w:bookmarkEnd w:id="192"/>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Werewolf</w:t>
      </w:r>
      <w:r>
        <w:rPr>
          <w:rFonts w:ascii="Microsoft Sans Serif" w:hAnsi="Microsoft Sans Serif" w:cs="Microsoft Sans Serif"/>
          <w:color w:val="212529"/>
          <w:sz w:val="21"/>
          <w:szCs w:val="21"/>
        </w:rPr>
        <w:t>（狼人杀）</w:t>
      </w:r>
      <w:r>
        <w:rPr>
          <w:rFonts w:ascii="Microsoft Sans Serif" w:hAnsi="Microsoft Sans Serif" w:cs="Microsoft Sans Serif"/>
          <w:color w:val="212529"/>
          <w:sz w:val="21"/>
          <w:szCs w:val="21"/>
        </w:rPr>
        <w:t xml:space="preserve"> is a game in which the players are partitioned into two parties: the werewolves and the human beings. Suppose that in a game,</w:t>
      </w:r>
    </w:p>
    <w:p w:rsidR="00420465" w:rsidRDefault="00420465" w:rsidP="00420465">
      <w:pPr>
        <w:widowControl/>
        <w:numPr>
          <w:ilvl w:val="0"/>
          <w:numId w:val="23"/>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#1 said: "Player #2 is a werewolf.";</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#2 said: "Player #3 is a human.";</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#3 said: "Player #4 is a werewolf.";</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lastRenderedPageBreak/>
        <w:t>player #4 said: "Player #5 is a human."; and</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#5 said: "Player #4 is a human.".</w:t>
      </w:r>
    </w:p>
    <w:p w:rsidR="00420465" w:rsidRDefault="00420465" w:rsidP="0042046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that there were 2 werewolves among them, at least one but not all the werewolves were lying, and there were exactly 2 liers. Can you point out the werewolves?</w:t>
      </w:r>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asked to solve a harder version of this problem: given that there were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players, with 2 werewolves among them, at least one but not all the werewolves were lying, and there were exactly 2 liers. You are supposed to point out the werewolves.</w:t>
      </w:r>
    </w:p>
    <w:p w:rsidR="00420465" w:rsidRDefault="00420465" w:rsidP="00420465">
      <w:pPr>
        <w:pStyle w:val="3"/>
        <w:shd w:val="clear" w:color="auto" w:fill="FFFFFF"/>
        <w:spacing w:before="192" w:after="192"/>
        <w:rPr>
          <w:rFonts w:ascii="inherit" w:hAnsi="inherit" w:cs="Microsoft Sans Serif" w:hint="eastAsia"/>
          <w:b w:val="0"/>
          <w:bCs w:val="0"/>
          <w:color w:val="212529"/>
          <w:sz w:val="27"/>
          <w:szCs w:val="27"/>
        </w:rPr>
      </w:pPr>
      <w:bookmarkStart w:id="193" w:name="_Toc524422161"/>
      <w:r>
        <w:rPr>
          <w:rFonts w:ascii="inherit" w:hAnsi="inherit" w:cs="Microsoft Sans Serif"/>
          <w:b w:val="0"/>
          <w:bCs w:val="0"/>
          <w:color w:val="212529"/>
        </w:rPr>
        <w:t>Input Specification:</w:t>
      </w:r>
      <w:bookmarkEnd w:id="193"/>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5</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Then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lines follow and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line gives the statement of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player (</w:t>
      </w:r>
      <w:r>
        <w:rPr>
          <w:rStyle w:val="mord"/>
          <w:rFonts w:ascii="Times New Roman" w:hAnsi="Times New Roman" w:cs="Times New Roman"/>
          <w:color w:val="212529"/>
          <w:sz w:val="25"/>
          <w:szCs w:val="25"/>
        </w:rPr>
        <w:t>1</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which is represented by the index of the player with a positive sign for a human and a negative sign for a werewolf.</w:t>
      </w:r>
    </w:p>
    <w:p w:rsidR="00420465" w:rsidRDefault="00420465" w:rsidP="00420465">
      <w:pPr>
        <w:pStyle w:val="3"/>
        <w:shd w:val="clear" w:color="auto" w:fill="FFFFFF"/>
        <w:spacing w:before="192" w:after="192"/>
        <w:rPr>
          <w:rFonts w:ascii="inherit" w:hAnsi="inherit" w:cs="Microsoft Sans Serif" w:hint="eastAsia"/>
          <w:b w:val="0"/>
          <w:bCs w:val="0"/>
          <w:color w:val="212529"/>
          <w:sz w:val="27"/>
          <w:szCs w:val="27"/>
        </w:rPr>
      </w:pPr>
      <w:bookmarkStart w:id="194" w:name="_Toc524422162"/>
      <w:r>
        <w:rPr>
          <w:rFonts w:ascii="inherit" w:hAnsi="inherit" w:cs="Microsoft Sans Serif"/>
          <w:b w:val="0"/>
          <w:bCs w:val="0"/>
          <w:color w:val="212529"/>
        </w:rPr>
        <w:t>Output Specification:</w:t>
      </w:r>
      <w:bookmarkEnd w:id="194"/>
    </w:p>
    <w:p w:rsidR="00420465" w:rsidRDefault="00420465" w:rsidP="00420465">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If a solution exists, print in a line in ascending order the indices of the two werewolves. The numbers must be separated by exactly one space with no extra spaces at the beginning or the end of the line. If there are more than one solution, you must output the smallest solution sequence -- that is, for two sequences </w:t>
      </w:r>
      <w:r>
        <w:rPr>
          <w:rStyle w:val="mord"/>
          <w:rFonts w:ascii="KaTeX_Math" w:hAnsi="KaTeX_Math" w:cs="Times New Roman"/>
          <w:i/>
          <w:iCs/>
          <w:color w:val="212529"/>
          <w:sz w:val="25"/>
          <w:szCs w:val="25"/>
        </w:rPr>
        <w:t>A</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M</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B</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M</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if there exists </w:t>
      </w:r>
      <w:r>
        <w:rPr>
          <w:rStyle w:val="mord"/>
          <w:rFonts w:ascii="Times New Roman" w:hAnsi="Times New Roman" w:cs="Times New Roman"/>
          <w:color w:val="212529"/>
          <w:sz w:val="25"/>
          <w:szCs w:val="25"/>
        </w:rPr>
        <w:t>0</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such that </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i</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then </w:t>
      </w:r>
      <w:r>
        <w:rPr>
          <w:rStyle w:val="mord"/>
          <w:rFonts w:ascii="KaTeX_Math" w:hAnsi="KaTeX_Math" w:cs="Times New Roman"/>
          <w:i/>
          <w:iCs/>
          <w:color w:val="212529"/>
          <w:sz w:val="25"/>
          <w:szCs w:val="25"/>
        </w:rPr>
        <w:t>A</w:t>
      </w:r>
      <w:r>
        <w:rPr>
          <w:rFonts w:ascii="Microsoft Sans Serif" w:hAnsi="Microsoft Sans Serif" w:cs="Microsoft Sans Serif"/>
          <w:color w:val="212529"/>
          <w:sz w:val="21"/>
          <w:szCs w:val="21"/>
        </w:rPr>
        <w:t> is said to be smaller than </w:t>
      </w:r>
      <w:r>
        <w:rPr>
          <w:rStyle w:val="mord"/>
          <w:rFonts w:ascii="KaTeX_Math" w:hAnsi="KaTeX_Math" w:cs="Times New Roman"/>
          <w:i/>
          <w:iCs/>
          <w:color w:val="212529"/>
          <w:sz w:val="25"/>
          <w:szCs w:val="25"/>
        </w:rPr>
        <w:t>B</w:t>
      </w:r>
      <w:r>
        <w:rPr>
          <w:rFonts w:ascii="Microsoft Sans Serif" w:hAnsi="Microsoft Sans Serif" w:cs="Microsoft Sans Serif"/>
          <w:color w:val="212529"/>
          <w:sz w:val="21"/>
          <w:szCs w:val="21"/>
        </w:rPr>
        <w:t>. In case there is no solution, simply print </w:t>
      </w:r>
      <w:r>
        <w:rPr>
          <w:rStyle w:val="HTML0"/>
          <w:rFonts w:ascii="Consolas" w:hAnsi="Consolas" w:cs="Consolas"/>
          <w:color w:val="E74C3C"/>
          <w:sz w:val="18"/>
          <w:szCs w:val="18"/>
          <w:bdr w:val="single" w:sz="6" w:space="0" w:color="E4E4E4" w:frame="1"/>
          <w:shd w:val="clear" w:color="auto" w:fill="F7F7F7"/>
        </w:rPr>
        <w:t>No Solution</w:t>
      </w:r>
      <w:r>
        <w:rPr>
          <w:rFonts w:ascii="Microsoft Sans Serif" w:hAnsi="Microsoft Sans Serif" w:cs="Microsoft Sans Serif"/>
          <w:color w:val="212529"/>
          <w:sz w:val="21"/>
          <w:szCs w:val="21"/>
        </w:rPr>
        <w:t>.</w:t>
      </w:r>
    </w:p>
    <w:p w:rsidR="00420465" w:rsidRDefault="00420465" w:rsidP="00420465">
      <w:pPr>
        <w:pStyle w:val="3"/>
        <w:shd w:val="clear" w:color="auto" w:fill="FFFFFF"/>
        <w:spacing w:before="192" w:after="192"/>
        <w:rPr>
          <w:rFonts w:ascii="inherit" w:hAnsi="inherit" w:cs="Microsoft Sans Serif" w:hint="eastAsia"/>
          <w:b w:val="0"/>
          <w:bCs w:val="0"/>
          <w:color w:val="212529"/>
          <w:sz w:val="27"/>
          <w:szCs w:val="27"/>
        </w:rPr>
      </w:pPr>
      <w:bookmarkStart w:id="195" w:name="_Toc524422163"/>
      <w:r>
        <w:rPr>
          <w:rFonts w:ascii="inherit" w:hAnsi="inherit" w:cs="Microsoft Sans Serif"/>
          <w:b w:val="0"/>
          <w:bCs w:val="0"/>
          <w:color w:val="212529"/>
        </w:rPr>
        <w:t>Sample Input 1:</w:t>
      </w:r>
      <w:bookmarkEnd w:id="195"/>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196" w:name="_Toc524422164"/>
      <w:r>
        <w:rPr>
          <w:rFonts w:ascii="inherit" w:hAnsi="inherit" w:cs="Microsoft Sans Serif"/>
          <w:b w:val="0"/>
          <w:bCs w:val="0"/>
          <w:color w:val="212529"/>
        </w:rPr>
        <w:t>Sample Output 1:</w:t>
      </w:r>
      <w:bookmarkEnd w:id="196"/>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1 4</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197" w:name="_Toc524422165"/>
      <w:r>
        <w:rPr>
          <w:rFonts w:ascii="inherit" w:hAnsi="inherit" w:cs="Microsoft Sans Serif"/>
          <w:b w:val="0"/>
          <w:bCs w:val="0"/>
          <w:color w:val="212529"/>
        </w:rPr>
        <w:lastRenderedPageBreak/>
        <w:t>Sample Input 2:</w:t>
      </w:r>
      <w:bookmarkEnd w:id="197"/>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198" w:name="_Toc524422166"/>
      <w:r>
        <w:rPr>
          <w:rFonts w:ascii="inherit" w:hAnsi="inherit" w:cs="Microsoft Sans Serif"/>
          <w:b w:val="0"/>
          <w:bCs w:val="0"/>
          <w:color w:val="212529"/>
        </w:rPr>
        <w:t>Sample Output 2 (the solution is not unique):</w:t>
      </w:r>
      <w:bookmarkEnd w:id="198"/>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1 5</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199" w:name="_Toc524422167"/>
      <w:r>
        <w:rPr>
          <w:rFonts w:ascii="inherit" w:hAnsi="inherit" w:cs="Microsoft Sans Serif"/>
          <w:b w:val="0"/>
          <w:bCs w:val="0"/>
          <w:color w:val="212529"/>
        </w:rPr>
        <w:t>Sample Input 3:</w:t>
      </w:r>
      <w:bookmarkEnd w:id="199"/>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200" w:name="_Toc524422168"/>
      <w:r>
        <w:rPr>
          <w:rFonts w:ascii="inherit" w:hAnsi="inherit" w:cs="Microsoft Sans Serif"/>
          <w:b w:val="0"/>
          <w:bCs w:val="0"/>
          <w:color w:val="212529"/>
        </w:rPr>
        <w:t>Sample Output 3:</w:t>
      </w:r>
      <w:bookmarkEnd w:id="200"/>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 Solution</w:t>
      </w:r>
    </w:p>
    <w:p w:rsidR="00A3606E" w:rsidRDefault="00A3606E" w:rsidP="00A3606E">
      <w:pPr>
        <w:pStyle w:val="1"/>
      </w:pPr>
      <w:bookmarkStart w:id="201" w:name="_Toc524422169"/>
      <w:r>
        <w:t>1149 Dangerous Goods Packaging（25 分）</w:t>
      </w:r>
      <w:bookmarkEnd w:id="201"/>
    </w:p>
    <w:p w:rsidR="00A3606E" w:rsidRDefault="00A3606E" w:rsidP="00A3606E">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When shipping goods with containers, we have to be careful not to pack some incompatible goods into the same container, or we might get ourselves in serious trouble. For example, oxidizing agent </w:t>
      </w:r>
      <w:r>
        <w:rPr>
          <w:rFonts w:ascii="Microsoft Sans Serif" w:hAnsi="Microsoft Sans Serif" w:cs="Microsoft Sans Serif"/>
          <w:color w:val="212529"/>
          <w:sz w:val="21"/>
          <w:szCs w:val="21"/>
        </w:rPr>
        <w:t>（氧化剂）</w:t>
      </w:r>
      <w:r>
        <w:rPr>
          <w:rFonts w:ascii="Microsoft Sans Serif" w:hAnsi="Microsoft Sans Serif" w:cs="Microsoft Sans Serif"/>
          <w:color w:val="212529"/>
          <w:sz w:val="21"/>
          <w:szCs w:val="21"/>
        </w:rPr>
        <w:t xml:space="preserve"> must not be packed with flammable liquid </w:t>
      </w:r>
      <w:r>
        <w:rPr>
          <w:rFonts w:ascii="Microsoft Sans Serif" w:hAnsi="Microsoft Sans Serif" w:cs="Microsoft Sans Serif"/>
          <w:color w:val="212529"/>
          <w:sz w:val="21"/>
          <w:szCs w:val="21"/>
        </w:rPr>
        <w:t>（易燃液体）</w:t>
      </w:r>
      <w:r>
        <w:rPr>
          <w:rFonts w:ascii="Microsoft Sans Serif" w:hAnsi="Microsoft Sans Serif" w:cs="Microsoft Sans Serif"/>
          <w:color w:val="212529"/>
          <w:sz w:val="21"/>
          <w:szCs w:val="21"/>
        </w:rPr>
        <w:t>, or it can cause explosion.</w:t>
      </w:r>
    </w:p>
    <w:p w:rsidR="00A3606E" w:rsidRDefault="00A3606E" w:rsidP="00A3606E">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given a long list of incompatible goods, and several lists of goods to be shipped. You are supposed to tell if all the goods in a list can be packed into the same container.</w:t>
      </w:r>
    </w:p>
    <w:p w:rsidR="00A3606E" w:rsidRDefault="00A3606E" w:rsidP="00A3606E">
      <w:pPr>
        <w:pStyle w:val="3"/>
        <w:shd w:val="clear" w:color="auto" w:fill="FFFFFF"/>
        <w:spacing w:before="192" w:after="192"/>
        <w:rPr>
          <w:rFonts w:ascii="inherit" w:hAnsi="inherit" w:cs="Microsoft Sans Serif" w:hint="eastAsia"/>
          <w:b w:val="0"/>
          <w:bCs w:val="0"/>
          <w:color w:val="212529"/>
          <w:sz w:val="27"/>
          <w:szCs w:val="27"/>
        </w:rPr>
      </w:pPr>
      <w:bookmarkStart w:id="202" w:name="_Toc524422170"/>
      <w:r>
        <w:rPr>
          <w:rFonts w:ascii="inherit" w:hAnsi="inherit" w:cs="Microsoft Sans Serif"/>
          <w:b w:val="0"/>
          <w:bCs w:val="0"/>
          <w:color w:val="212529"/>
        </w:rPr>
        <w:lastRenderedPageBreak/>
        <w:t>Input Specification:</w:t>
      </w:r>
      <w:bookmarkEnd w:id="202"/>
    </w:p>
    <w:p w:rsidR="00A3606E" w:rsidRDefault="00A3606E" w:rsidP="00A3606E">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 number of pairs of incompatible goods,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 number of lists of goods to be shipped.</w:t>
      </w:r>
    </w:p>
    <w:p w:rsidR="00A3606E" w:rsidRDefault="00A3606E" w:rsidP="00A3606E">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Then two blocks follow. The first block contains N pairs of incompatible goods, each pair occupies a line; and the second one contains M lists of goods to be shipped, each list occupies a line in the following format:</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K G[1] G[2] ... G[K]</w:t>
      </w:r>
    </w:p>
    <w:p w:rsidR="00A3606E" w:rsidRDefault="00A3606E" w:rsidP="00A3606E">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K</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000</w:t>
      </w:r>
      <w:r>
        <w:rPr>
          <w:rFonts w:ascii="Microsoft Sans Serif" w:hAnsi="Microsoft Sans Serif" w:cs="Microsoft Sans Serif"/>
          <w:color w:val="212529"/>
          <w:sz w:val="21"/>
          <w:szCs w:val="21"/>
        </w:rPr>
        <w:t>) is the number of goods and </w:t>
      </w:r>
      <w:r>
        <w:rPr>
          <w:rStyle w:val="HTML0"/>
          <w:rFonts w:ascii="Consolas" w:hAnsi="Consolas" w:cs="Consolas"/>
          <w:color w:val="E74C3C"/>
          <w:sz w:val="18"/>
          <w:szCs w:val="18"/>
          <w:bdr w:val="single" w:sz="6" w:space="0" w:color="E4E4E4" w:frame="1"/>
          <w:shd w:val="clear" w:color="auto" w:fill="F7F7F7"/>
        </w:rPr>
        <w:t>G[i]</w:t>
      </w:r>
      <w:r>
        <w:rPr>
          <w:rFonts w:ascii="Microsoft Sans Serif" w:hAnsi="Microsoft Sans Serif" w:cs="Microsoft Sans Serif"/>
          <w:color w:val="212529"/>
          <w:sz w:val="21"/>
          <w:szCs w:val="21"/>
        </w:rPr>
        <w:t>'s are the IDs of the goods. To make it simple, each good is represented by a 5-digit ID number. All the numbers in a line are separated by spaces.</w:t>
      </w:r>
    </w:p>
    <w:p w:rsidR="00A3606E" w:rsidRDefault="00A3606E" w:rsidP="00A3606E">
      <w:pPr>
        <w:pStyle w:val="3"/>
        <w:shd w:val="clear" w:color="auto" w:fill="FFFFFF"/>
        <w:spacing w:before="192" w:after="192"/>
        <w:rPr>
          <w:rFonts w:ascii="inherit" w:hAnsi="inherit" w:cs="Microsoft Sans Serif" w:hint="eastAsia"/>
          <w:b w:val="0"/>
          <w:bCs w:val="0"/>
          <w:color w:val="212529"/>
          <w:sz w:val="27"/>
          <w:szCs w:val="27"/>
        </w:rPr>
      </w:pPr>
      <w:bookmarkStart w:id="203" w:name="_Toc524422171"/>
      <w:r>
        <w:rPr>
          <w:rFonts w:ascii="inherit" w:hAnsi="inherit" w:cs="Microsoft Sans Serif"/>
          <w:b w:val="0"/>
          <w:bCs w:val="0"/>
          <w:color w:val="212529"/>
        </w:rPr>
        <w:t>Output Specification:</w:t>
      </w:r>
      <w:bookmarkEnd w:id="203"/>
    </w:p>
    <w:p w:rsidR="00A3606E" w:rsidRDefault="00A3606E" w:rsidP="00A3606E">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shipping list, print in a line </w:t>
      </w:r>
      <w:r>
        <w:rPr>
          <w:rStyle w:val="HTML0"/>
          <w:rFonts w:ascii="Consolas" w:hAnsi="Consolas" w:cs="Consolas"/>
          <w:color w:val="E74C3C"/>
          <w:sz w:val="18"/>
          <w:szCs w:val="18"/>
          <w:bdr w:val="single" w:sz="6" w:space="0" w:color="E4E4E4" w:frame="1"/>
          <w:shd w:val="clear" w:color="auto" w:fill="F7F7F7"/>
        </w:rPr>
        <w:t>Yes</w:t>
      </w:r>
      <w:r>
        <w:rPr>
          <w:rFonts w:ascii="Microsoft Sans Serif" w:hAnsi="Microsoft Sans Serif" w:cs="Microsoft Sans Serif"/>
          <w:color w:val="212529"/>
          <w:sz w:val="21"/>
          <w:szCs w:val="21"/>
        </w:rPr>
        <w:t> if there are no incompatible goods in the list, or </w:t>
      </w:r>
      <w:r>
        <w:rPr>
          <w:rStyle w:val="HTML0"/>
          <w:rFonts w:ascii="Consolas" w:hAnsi="Consolas" w:cs="Consolas"/>
          <w:color w:val="E74C3C"/>
          <w:sz w:val="18"/>
          <w:szCs w:val="18"/>
          <w:bdr w:val="single" w:sz="6" w:space="0" w:color="E4E4E4" w:frame="1"/>
          <w:shd w:val="clear" w:color="auto" w:fill="F7F7F7"/>
        </w:rPr>
        <w:t>No</w:t>
      </w:r>
      <w:r>
        <w:rPr>
          <w:rFonts w:ascii="Microsoft Sans Serif" w:hAnsi="Microsoft Sans Serif" w:cs="Microsoft Sans Serif"/>
          <w:color w:val="212529"/>
          <w:sz w:val="21"/>
          <w:szCs w:val="21"/>
        </w:rPr>
        <w:t> if not.</w:t>
      </w:r>
    </w:p>
    <w:p w:rsidR="00A3606E" w:rsidRDefault="00A3606E" w:rsidP="00A3606E">
      <w:pPr>
        <w:pStyle w:val="3"/>
        <w:shd w:val="clear" w:color="auto" w:fill="FFFFFF"/>
        <w:spacing w:before="192" w:after="192"/>
        <w:rPr>
          <w:rFonts w:ascii="inherit" w:hAnsi="inherit" w:cs="Microsoft Sans Serif" w:hint="eastAsia"/>
          <w:b w:val="0"/>
          <w:bCs w:val="0"/>
          <w:color w:val="212529"/>
          <w:sz w:val="27"/>
          <w:szCs w:val="27"/>
        </w:rPr>
      </w:pPr>
      <w:bookmarkStart w:id="204" w:name="_Toc524422172"/>
      <w:r>
        <w:rPr>
          <w:rFonts w:ascii="inherit" w:hAnsi="inherit" w:cs="Microsoft Sans Serif"/>
          <w:b w:val="0"/>
          <w:bCs w:val="0"/>
          <w:color w:val="212529"/>
        </w:rPr>
        <w:t>Sample Input:</w:t>
      </w:r>
      <w:bookmarkEnd w:id="204"/>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20001 20002</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20003 20004</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20005 20006</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20003 20001</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20005 20004</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20004 20006</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4 00001 20004 00002 20003</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5 98823 20002 20003 20006 10010</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3 12345 67890 23333</w:t>
      </w:r>
    </w:p>
    <w:p w:rsidR="00A3606E" w:rsidRDefault="00A3606E" w:rsidP="00A3606E">
      <w:pPr>
        <w:pStyle w:val="3"/>
        <w:shd w:val="clear" w:color="auto" w:fill="FFFFFF"/>
        <w:spacing w:before="192" w:after="192"/>
        <w:rPr>
          <w:rFonts w:ascii="inherit" w:hAnsi="inherit" w:cs="Microsoft Sans Serif" w:hint="eastAsia"/>
          <w:b w:val="0"/>
          <w:bCs w:val="0"/>
          <w:color w:val="212529"/>
        </w:rPr>
      </w:pPr>
      <w:bookmarkStart w:id="205" w:name="_Toc524422173"/>
      <w:r>
        <w:rPr>
          <w:rFonts w:ascii="inherit" w:hAnsi="inherit" w:cs="Microsoft Sans Serif"/>
          <w:b w:val="0"/>
          <w:bCs w:val="0"/>
          <w:color w:val="212529"/>
        </w:rPr>
        <w:t>Sample Output:</w:t>
      </w:r>
      <w:bookmarkEnd w:id="205"/>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Yes</w:t>
      </w:r>
    </w:p>
    <w:p w:rsidR="00065159" w:rsidRDefault="00065159" w:rsidP="00065159">
      <w:pPr>
        <w:pStyle w:val="1"/>
      </w:pPr>
      <w:bookmarkStart w:id="206" w:name="_Toc524422174"/>
      <w:r>
        <w:lastRenderedPageBreak/>
        <w:t>1150 Travelling Salesman Problem（25 分）</w:t>
      </w:r>
      <w:bookmarkEnd w:id="206"/>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"travelling salesman problem" asks the following question: "Given a list of cities and the distances between each pair of cities, what is the shortest possible route that visits each city and returns to the origin city?" It is an NP-hard problem in combinatorial optimization, important in operations research and theoretical computer science. (Quoted from "</w:t>
      </w:r>
      <w:hyperlink r:id="rId69" w:history="1">
        <w:r>
          <w:rPr>
            <w:rStyle w:val="a5"/>
            <w:rFonts w:ascii="Microsoft Sans Serif" w:hAnsi="Microsoft Sans Serif" w:cs="Microsoft Sans Serif"/>
            <w:color w:val="0A4991"/>
            <w:sz w:val="21"/>
            <w:szCs w:val="21"/>
          </w:rPr>
          <w:t>https://en.wikipedia.org/wiki/Travelling_salesman_problem</w:t>
        </w:r>
      </w:hyperlink>
      <w:r>
        <w:rPr>
          <w:rFonts w:ascii="Microsoft Sans Serif" w:hAnsi="Microsoft Sans Serif" w:cs="Microsoft Sans Serif"/>
          <w:color w:val="212529"/>
          <w:sz w:val="21"/>
          <w:szCs w:val="21"/>
        </w:rPr>
        <w:t>".)</w:t>
      </w:r>
    </w:p>
    <w:p w:rsidR="00065159" w:rsidRDefault="00065159" w:rsidP="0006515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this problem, you are supposed to find, from a given list of cycles, the one that is the closest to the solution of a travelling salesman problem.</w:t>
      </w:r>
    </w:p>
    <w:p w:rsidR="00065159" w:rsidRDefault="00065159" w:rsidP="00065159">
      <w:pPr>
        <w:pStyle w:val="3"/>
        <w:shd w:val="clear" w:color="auto" w:fill="FFFFFF"/>
        <w:spacing w:before="192" w:after="192"/>
        <w:rPr>
          <w:rFonts w:ascii="inherit" w:hAnsi="inherit" w:cs="Microsoft Sans Serif" w:hint="eastAsia"/>
          <w:b w:val="0"/>
          <w:bCs w:val="0"/>
          <w:color w:val="212529"/>
          <w:sz w:val="27"/>
          <w:szCs w:val="27"/>
        </w:rPr>
      </w:pPr>
      <w:bookmarkStart w:id="207" w:name="_Toc524422175"/>
      <w:r>
        <w:rPr>
          <w:rFonts w:ascii="inherit" w:hAnsi="inherit" w:cs="Microsoft Sans Serif"/>
          <w:b w:val="0"/>
          <w:bCs w:val="0"/>
          <w:color w:val="212529"/>
        </w:rPr>
        <w:t>Input Specification:</w:t>
      </w:r>
      <w:bookmarkEnd w:id="207"/>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2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2</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200</w:t>
      </w:r>
      <w:r>
        <w:rPr>
          <w:rFonts w:ascii="Microsoft Sans Serif" w:hAnsi="Microsoft Sans Serif" w:cs="Microsoft Sans Serif"/>
          <w:color w:val="212529"/>
          <w:sz w:val="21"/>
          <w:szCs w:val="21"/>
        </w:rPr>
        <w:t>), the number of cities,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the number of edges in an undirected graph. Then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lines follow, each describes an edge in the format </w:t>
      </w:r>
      <w:r>
        <w:rPr>
          <w:rStyle w:val="HTML0"/>
          <w:rFonts w:ascii="Consolas" w:hAnsi="Consolas" w:cs="Consolas"/>
          <w:color w:val="E74C3C"/>
          <w:sz w:val="18"/>
          <w:szCs w:val="18"/>
          <w:bdr w:val="single" w:sz="6" w:space="0" w:color="E4E4E4" w:frame="1"/>
          <w:shd w:val="clear" w:color="auto" w:fill="F7F7F7"/>
        </w:rPr>
        <w:t>City1 City2 Dist</w:t>
      </w:r>
      <w:r>
        <w:rPr>
          <w:rFonts w:ascii="Microsoft Sans Serif" w:hAnsi="Microsoft Sans Serif" w:cs="Microsoft Sans Serif"/>
          <w:color w:val="212529"/>
          <w:sz w:val="21"/>
          <w:szCs w:val="21"/>
        </w:rPr>
        <w:t>, where the cities are numbered from 1 to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and the distance </w:t>
      </w:r>
      <w:r>
        <w:rPr>
          <w:rStyle w:val="HTML0"/>
          <w:rFonts w:ascii="Consolas" w:hAnsi="Consolas" w:cs="Consolas"/>
          <w:color w:val="E74C3C"/>
          <w:sz w:val="18"/>
          <w:szCs w:val="18"/>
          <w:bdr w:val="single" w:sz="6" w:space="0" w:color="E4E4E4" w:frame="1"/>
          <w:shd w:val="clear" w:color="auto" w:fill="F7F7F7"/>
        </w:rPr>
        <w:t>Dist</w:t>
      </w:r>
      <w:r>
        <w:rPr>
          <w:rFonts w:ascii="Microsoft Sans Serif" w:hAnsi="Microsoft Sans Serif" w:cs="Microsoft Sans Serif"/>
          <w:color w:val="212529"/>
          <w:sz w:val="21"/>
          <w:szCs w:val="21"/>
        </w:rPr>
        <w:t> is positive and is no more than 100. The next line gives a positive integer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which is the number of paths, followed by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lines of paths, each in the format:</w:t>
      </w:r>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1</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2</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KaTeX_Math" w:hAnsi="KaTeX_Math" w:cs="Times New Roman"/>
          <w:i/>
          <w:iCs/>
          <w:color w:val="212529"/>
          <w:sz w:val="18"/>
          <w:szCs w:val="18"/>
        </w:rPr>
        <w:t>n</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is the number of cities in the list, and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KaTeX_Math" w:hAnsi="KaTeX_Math" w:cs="Times New Roman"/>
          <w:i/>
          <w:iCs/>
          <w:color w:val="212529"/>
          <w:sz w:val="18"/>
          <w:szCs w:val="18"/>
        </w:rPr>
        <w:t>i</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's are the cities on a path.</w:t>
      </w:r>
    </w:p>
    <w:p w:rsidR="00065159" w:rsidRDefault="00065159" w:rsidP="00065159">
      <w:pPr>
        <w:pStyle w:val="3"/>
        <w:shd w:val="clear" w:color="auto" w:fill="FFFFFF"/>
        <w:spacing w:before="192" w:after="192"/>
        <w:rPr>
          <w:rFonts w:ascii="inherit" w:hAnsi="inherit" w:cs="Microsoft Sans Serif" w:hint="eastAsia"/>
          <w:b w:val="0"/>
          <w:bCs w:val="0"/>
          <w:color w:val="212529"/>
          <w:sz w:val="27"/>
          <w:szCs w:val="27"/>
        </w:rPr>
      </w:pPr>
      <w:bookmarkStart w:id="208" w:name="_Toc524422176"/>
      <w:r>
        <w:rPr>
          <w:rFonts w:ascii="inherit" w:hAnsi="inherit" w:cs="Microsoft Sans Serif"/>
          <w:b w:val="0"/>
          <w:bCs w:val="0"/>
          <w:color w:val="212529"/>
        </w:rPr>
        <w:t>Output Specification:</w:t>
      </w:r>
      <w:bookmarkEnd w:id="208"/>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path, print in a line </w:t>
      </w:r>
      <w:r>
        <w:rPr>
          <w:rStyle w:val="HTML0"/>
          <w:rFonts w:ascii="Consolas" w:hAnsi="Consolas" w:cs="Consolas"/>
          <w:color w:val="E74C3C"/>
          <w:sz w:val="18"/>
          <w:szCs w:val="18"/>
          <w:bdr w:val="single" w:sz="6" w:space="0" w:color="E4E4E4" w:frame="1"/>
          <w:shd w:val="clear" w:color="auto" w:fill="F7F7F7"/>
        </w:rPr>
        <w:t>Path X: TotalDist (Description)</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index (starting from 1) of that path, </w:t>
      </w:r>
      <w:r>
        <w:rPr>
          <w:rStyle w:val="HTML0"/>
          <w:rFonts w:ascii="Consolas" w:hAnsi="Consolas" w:cs="Consolas"/>
          <w:color w:val="E74C3C"/>
          <w:sz w:val="18"/>
          <w:szCs w:val="18"/>
          <w:bdr w:val="single" w:sz="6" w:space="0" w:color="E4E4E4" w:frame="1"/>
          <w:shd w:val="clear" w:color="auto" w:fill="F7F7F7"/>
        </w:rPr>
        <w:t>TotalDist</w:t>
      </w:r>
      <w:r>
        <w:rPr>
          <w:rFonts w:ascii="Microsoft Sans Serif" w:hAnsi="Microsoft Sans Serif" w:cs="Microsoft Sans Serif"/>
          <w:color w:val="212529"/>
          <w:sz w:val="21"/>
          <w:szCs w:val="21"/>
        </w:rPr>
        <w:t> its total distance (if this distance does not exist, output </w:t>
      </w:r>
      <w:r>
        <w:rPr>
          <w:rStyle w:val="HTML0"/>
          <w:rFonts w:ascii="Consolas" w:hAnsi="Consolas" w:cs="Consolas"/>
          <w:color w:val="E74C3C"/>
          <w:sz w:val="18"/>
          <w:szCs w:val="18"/>
          <w:bdr w:val="single" w:sz="6" w:space="0" w:color="E4E4E4" w:frame="1"/>
          <w:shd w:val="clear" w:color="auto" w:fill="F7F7F7"/>
        </w:rPr>
        <w:t>NA</w:t>
      </w:r>
      <w:r>
        <w:rPr>
          <w:rFonts w:ascii="Microsoft Sans Serif" w:hAnsi="Microsoft Sans Serif" w:cs="Microsoft Sans Serif"/>
          <w:color w:val="212529"/>
          <w:sz w:val="21"/>
          <w:szCs w:val="21"/>
        </w:rPr>
        <w:t> instead), and </w:t>
      </w:r>
      <w:r>
        <w:rPr>
          <w:rStyle w:val="HTML0"/>
          <w:rFonts w:ascii="Consolas" w:hAnsi="Consolas" w:cs="Consolas"/>
          <w:color w:val="E74C3C"/>
          <w:sz w:val="18"/>
          <w:szCs w:val="18"/>
          <w:bdr w:val="single" w:sz="6" w:space="0" w:color="E4E4E4" w:frame="1"/>
          <w:shd w:val="clear" w:color="auto" w:fill="F7F7F7"/>
        </w:rPr>
        <w:t>Description</w:t>
      </w:r>
      <w:r>
        <w:rPr>
          <w:rFonts w:ascii="Microsoft Sans Serif" w:hAnsi="Microsoft Sans Serif" w:cs="Microsoft Sans Serif"/>
          <w:color w:val="212529"/>
          <w:sz w:val="21"/>
          <w:szCs w:val="21"/>
        </w:rPr>
        <w:t> is one of the following:</w:t>
      </w:r>
    </w:p>
    <w:p w:rsidR="00065159" w:rsidRDefault="00065159" w:rsidP="00065159">
      <w:pPr>
        <w:widowControl/>
        <w:numPr>
          <w:ilvl w:val="0"/>
          <w:numId w:val="24"/>
        </w:numPr>
        <w:shd w:val="clear" w:color="auto" w:fill="FFFFFF"/>
        <w:spacing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TS simple cycle</w:t>
      </w:r>
      <w:r>
        <w:rPr>
          <w:rFonts w:ascii="Microsoft Sans Serif" w:hAnsi="Microsoft Sans Serif" w:cs="Microsoft Sans Serif"/>
          <w:color w:val="212529"/>
          <w:szCs w:val="21"/>
        </w:rPr>
        <w:t> if it is a simple cycle that visits every city;</w:t>
      </w:r>
    </w:p>
    <w:p w:rsidR="00065159" w:rsidRDefault="00065159" w:rsidP="00065159">
      <w:pPr>
        <w:widowControl/>
        <w:numPr>
          <w:ilvl w:val="0"/>
          <w:numId w:val="24"/>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TS cycle</w:t>
      </w:r>
      <w:r>
        <w:rPr>
          <w:rFonts w:ascii="Microsoft Sans Serif" w:hAnsi="Microsoft Sans Serif" w:cs="Microsoft Sans Serif"/>
          <w:color w:val="212529"/>
          <w:szCs w:val="21"/>
        </w:rPr>
        <w:t> if it is a cycle that visits every city, but not a simple cycle;</w:t>
      </w:r>
    </w:p>
    <w:p w:rsidR="00065159" w:rsidRDefault="00065159" w:rsidP="00065159">
      <w:pPr>
        <w:widowControl/>
        <w:numPr>
          <w:ilvl w:val="0"/>
          <w:numId w:val="24"/>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Not a TS cycle</w:t>
      </w:r>
      <w:r>
        <w:rPr>
          <w:rFonts w:ascii="Microsoft Sans Serif" w:hAnsi="Microsoft Sans Serif" w:cs="Microsoft Sans Serif"/>
          <w:color w:val="212529"/>
          <w:szCs w:val="21"/>
        </w:rPr>
        <w:t> if it is NOT a cycle that visits every city.</w:t>
      </w:r>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Finally print in a line </w:t>
      </w:r>
      <w:r>
        <w:rPr>
          <w:rStyle w:val="HTML0"/>
          <w:rFonts w:ascii="Consolas" w:hAnsi="Consolas" w:cs="Consolas"/>
          <w:color w:val="E74C3C"/>
          <w:sz w:val="18"/>
          <w:szCs w:val="18"/>
          <w:bdr w:val="single" w:sz="6" w:space="0" w:color="E4E4E4" w:frame="1"/>
          <w:shd w:val="clear" w:color="auto" w:fill="F7F7F7"/>
        </w:rPr>
        <w:t>Shortest Dist(X) = TotalDist</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index of the cycle that is the closest to the solution of a travelling salesman problem, and </w:t>
      </w:r>
      <w:r>
        <w:rPr>
          <w:rStyle w:val="HTML0"/>
          <w:rFonts w:ascii="Consolas" w:hAnsi="Consolas" w:cs="Consolas"/>
          <w:color w:val="E74C3C"/>
          <w:sz w:val="18"/>
          <w:szCs w:val="18"/>
          <w:bdr w:val="single" w:sz="6" w:space="0" w:color="E4E4E4" w:frame="1"/>
          <w:shd w:val="clear" w:color="auto" w:fill="F7F7F7"/>
        </w:rPr>
        <w:t>TotalDist</w:t>
      </w:r>
      <w:r>
        <w:rPr>
          <w:rFonts w:ascii="Microsoft Sans Serif" w:hAnsi="Microsoft Sans Serif" w:cs="Microsoft Sans Serif"/>
          <w:color w:val="212529"/>
          <w:sz w:val="21"/>
          <w:szCs w:val="21"/>
        </w:rPr>
        <w:t> is its total distance. It is guaranteed that such a solution is unique.</w:t>
      </w:r>
    </w:p>
    <w:p w:rsidR="00065159" w:rsidRDefault="00065159" w:rsidP="00065159">
      <w:pPr>
        <w:pStyle w:val="3"/>
        <w:shd w:val="clear" w:color="auto" w:fill="FFFFFF"/>
        <w:spacing w:before="192" w:after="192"/>
        <w:rPr>
          <w:rFonts w:ascii="inherit" w:hAnsi="inherit" w:cs="Microsoft Sans Serif" w:hint="eastAsia"/>
          <w:b w:val="0"/>
          <w:bCs w:val="0"/>
          <w:color w:val="212529"/>
          <w:sz w:val="27"/>
          <w:szCs w:val="27"/>
        </w:rPr>
      </w:pPr>
      <w:bookmarkStart w:id="209" w:name="_Toc524422177"/>
      <w:r>
        <w:rPr>
          <w:rFonts w:ascii="inherit" w:hAnsi="inherit" w:cs="Microsoft Sans Serif"/>
          <w:b w:val="0"/>
          <w:bCs w:val="0"/>
          <w:color w:val="212529"/>
        </w:rPr>
        <w:t>Sample Input:</w:t>
      </w:r>
      <w:bookmarkEnd w:id="209"/>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6 10</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6 2 1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1 5 1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3 1 8</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4 1 6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1 6 1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1 2 1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7 5 1 4 3 6 2 5</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7 6 1 3 4 5 2 6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6 5 1 4 3 6 2</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9 6 2 1 6 3 4 5 2 6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4 1 2 5 1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7 6 1 2 5 4 3 1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7 6 3 2 5 4 1 6</w:t>
      </w:r>
    </w:p>
    <w:p w:rsidR="00065159" w:rsidRDefault="00065159" w:rsidP="00065159">
      <w:pPr>
        <w:pStyle w:val="3"/>
        <w:shd w:val="clear" w:color="auto" w:fill="FFFFFF"/>
        <w:spacing w:before="192" w:after="192"/>
        <w:rPr>
          <w:rFonts w:ascii="inherit" w:hAnsi="inherit" w:cs="Microsoft Sans Serif" w:hint="eastAsia"/>
          <w:b w:val="0"/>
          <w:bCs w:val="0"/>
          <w:color w:val="212529"/>
        </w:rPr>
      </w:pPr>
      <w:bookmarkStart w:id="210" w:name="_Toc524422178"/>
      <w:r>
        <w:rPr>
          <w:rFonts w:ascii="inherit" w:hAnsi="inherit" w:cs="Microsoft Sans Serif"/>
          <w:b w:val="0"/>
          <w:bCs w:val="0"/>
          <w:color w:val="212529"/>
        </w:rPr>
        <w:t>Sample Output:</w:t>
      </w:r>
      <w:bookmarkEnd w:id="210"/>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1: 11 (TS simple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2: 13 (TS simple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3: 10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4: 8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5: 3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6: 13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7: NA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Shortest Dist(4) = 8</w:t>
      </w:r>
    </w:p>
    <w:p w:rsidR="00046ADB" w:rsidRDefault="00046ADB" w:rsidP="00046ADB">
      <w:pPr>
        <w:pStyle w:val="1"/>
      </w:pPr>
      <w:bookmarkStart w:id="211" w:name="_Toc524422179"/>
      <w:r>
        <w:t>1151 LCA in a Binary Tree（30 分）</w:t>
      </w:r>
      <w:bookmarkEnd w:id="211"/>
    </w:p>
    <w:p w:rsidR="00046ADB" w:rsidRDefault="00046ADB" w:rsidP="00046AD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046ADB" w:rsidRDefault="00046ADB" w:rsidP="00046AD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binary tree, you are supposed to find their LCA.</w:t>
      </w:r>
    </w:p>
    <w:p w:rsidR="00046ADB" w:rsidRDefault="00046ADB" w:rsidP="00046ADB">
      <w:pPr>
        <w:pStyle w:val="3"/>
        <w:shd w:val="clear" w:color="auto" w:fill="FFFFFF"/>
        <w:spacing w:before="192" w:after="192"/>
        <w:rPr>
          <w:rFonts w:ascii="inherit" w:hAnsi="inherit" w:cs="Microsoft Sans Serif" w:hint="eastAsia"/>
          <w:b w:val="0"/>
          <w:bCs w:val="0"/>
          <w:color w:val="212529"/>
          <w:sz w:val="27"/>
          <w:szCs w:val="27"/>
        </w:rPr>
      </w:pPr>
      <w:bookmarkStart w:id="212" w:name="_Toc524422180"/>
      <w:r>
        <w:rPr>
          <w:rFonts w:ascii="inherit" w:hAnsi="inherit" w:cs="Microsoft Sans Serif"/>
          <w:b w:val="0"/>
          <w:bCs w:val="0"/>
          <w:color w:val="212529"/>
        </w:rPr>
        <w:t>Input Specification:</w:t>
      </w:r>
      <w:bookmarkEnd w:id="212"/>
    </w:p>
    <w:p w:rsidR="00046ADB" w:rsidRDefault="00046ADB" w:rsidP="00046AD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10,000), the number of keys in the binary tree, respectively. In each of the following two lines, N distinct integers are given as the inorder and preorder traversal sequences of the binary tree, respectively. It is guaranteed that the binary tree can be uniquely determined by the </w:t>
      </w:r>
      <w:r>
        <w:rPr>
          <w:rFonts w:ascii="Microsoft Sans Serif" w:hAnsi="Microsoft Sans Serif" w:cs="Microsoft Sans Serif"/>
          <w:color w:val="212529"/>
          <w:sz w:val="21"/>
          <w:szCs w:val="21"/>
        </w:rPr>
        <w:lastRenderedPageBreak/>
        <w:t>input sequences.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046ADB" w:rsidRDefault="00046ADB" w:rsidP="00046ADB">
      <w:pPr>
        <w:pStyle w:val="3"/>
        <w:shd w:val="clear" w:color="auto" w:fill="FFFFFF"/>
        <w:spacing w:before="192" w:after="192"/>
        <w:rPr>
          <w:rFonts w:ascii="inherit" w:hAnsi="inherit" w:cs="Microsoft Sans Serif" w:hint="eastAsia"/>
          <w:b w:val="0"/>
          <w:bCs w:val="0"/>
          <w:color w:val="212529"/>
          <w:sz w:val="27"/>
          <w:szCs w:val="27"/>
        </w:rPr>
      </w:pPr>
      <w:bookmarkStart w:id="213" w:name="_Toc524422181"/>
      <w:r>
        <w:rPr>
          <w:rFonts w:ascii="inherit" w:hAnsi="inherit" w:cs="Microsoft Sans Serif"/>
          <w:b w:val="0"/>
          <w:bCs w:val="0"/>
          <w:color w:val="212529"/>
        </w:rPr>
        <w:t>Output Specification:</w:t>
      </w:r>
      <w:bookmarkEnd w:id="213"/>
    </w:p>
    <w:p w:rsidR="00046ADB" w:rsidRDefault="00046ADB" w:rsidP="00046AD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binary tree,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046ADB" w:rsidRDefault="00046ADB" w:rsidP="00046ADB">
      <w:pPr>
        <w:pStyle w:val="3"/>
        <w:shd w:val="clear" w:color="auto" w:fill="FFFFFF"/>
        <w:spacing w:before="192" w:after="192"/>
        <w:rPr>
          <w:rFonts w:ascii="inherit" w:hAnsi="inherit" w:cs="Microsoft Sans Serif" w:hint="eastAsia"/>
          <w:b w:val="0"/>
          <w:bCs w:val="0"/>
          <w:color w:val="212529"/>
          <w:sz w:val="27"/>
          <w:szCs w:val="27"/>
        </w:rPr>
      </w:pPr>
      <w:bookmarkStart w:id="214" w:name="_Toc524422182"/>
      <w:r>
        <w:rPr>
          <w:rFonts w:ascii="inherit" w:hAnsi="inherit" w:cs="Microsoft Sans Serif"/>
          <w:b w:val="0"/>
          <w:bCs w:val="0"/>
          <w:color w:val="212529"/>
        </w:rPr>
        <w:t>Sample Input:</w:t>
      </w:r>
      <w:bookmarkEnd w:id="214"/>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7 2 3 4 6 5 1 8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5 3 7 2 6 4 8 1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2 6</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7 9</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046ADB" w:rsidRDefault="00046ADB" w:rsidP="00046ADB">
      <w:pPr>
        <w:pStyle w:val="3"/>
        <w:shd w:val="clear" w:color="auto" w:fill="FFFFFF"/>
        <w:spacing w:before="192" w:after="192"/>
        <w:rPr>
          <w:rFonts w:ascii="inherit" w:hAnsi="inherit" w:cs="Microsoft Sans Serif" w:hint="eastAsia"/>
          <w:b w:val="0"/>
          <w:bCs w:val="0"/>
          <w:color w:val="212529"/>
        </w:rPr>
      </w:pPr>
      <w:bookmarkStart w:id="215" w:name="_Toc524422183"/>
      <w:r>
        <w:rPr>
          <w:rFonts w:ascii="inherit" w:hAnsi="inherit" w:cs="Microsoft Sans Serif"/>
          <w:b w:val="0"/>
          <w:bCs w:val="0"/>
          <w:color w:val="212529"/>
        </w:rPr>
        <w:t>Sample Output:</w:t>
      </w:r>
      <w:bookmarkEnd w:id="215"/>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6 is 3.</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9 is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910C25" w:rsidRDefault="00910C25" w:rsidP="00910C25">
      <w:pPr>
        <w:pStyle w:val="1"/>
      </w:pPr>
      <w:r>
        <w:t>1152 Google Recruitment （20 分）</w:t>
      </w:r>
    </w:p>
    <w:p w:rsidR="00910C25" w:rsidRDefault="00910C25" w:rsidP="00910C2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July 2004, Google posted on a giant billboard along Highway 101 in Silicon Valley (shown in the picture below) for recruitment. The content is super-simple, a URL consisting of the first 10-digit prime found in consecutive digits of the natural constant </w:t>
      </w:r>
      <w:r>
        <w:rPr>
          <w:rStyle w:val="mord"/>
          <w:rFonts w:ascii="KaTeX_Math" w:hAnsi="KaTeX_Math" w:cs="Times New Roman"/>
          <w:i/>
          <w:iCs/>
          <w:color w:val="212529"/>
          <w:sz w:val="25"/>
          <w:szCs w:val="25"/>
        </w:rPr>
        <w:t>e</w:t>
      </w:r>
      <w:r>
        <w:rPr>
          <w:rFonts w:ascii="Microsoft Sans Serif" w:hAnsi="Microsoft Sans Serif" w:cs="Microsoft Sans Serif"/>
          <w:color w:val="212529"/>
          <w:sz w:val="21"/>
          <w:szCs w:val="21"/>
        </w:rPr>
        <w:t>. The person who could find this prime number could go to the next step in Google's hiring process by visiting this website.</w:t>
      </w:r>
    </w:p>
    <w:p w:rsidR="00910C25" w:rsidRDefault="00910C25" w:rsidP="00910C2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noProof/>
          <w:color w:val="212529"/>
          <w:sz w:val="21"/>
          <w:szCs w:val="21"/>
        </w:rPr>
        <w:lastRenderedPageBreak/>
        <w:drawing>
          <wp:inline distT="0" distB="0" distL="0" distR="0">
            <wp:extent cx="9525000" cy="6172200"/>
            <wp:effectExtent l="0" t="0" r="0" b="0"/>
            <wp:docPr id="40" name="图片 40" descr="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m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000" cy="6172200"/>
                    </a:xfrm>
                    <a:prstGeom prst="rect">
                      <a:avLst/>
                    </a:prstGeom>
                    <a:noFill/>
                    <a:ln>
                      <a:noFill/>
                    </a:ln>
                  </pic:spPr>
                </pic:pic>
              </a:graphicData>
            </a:graphic>
          </wp:inline>
        </w:drawing>
      </w:r>
    </w:p>
    <w:p w:rsidR="00910C25" w:rsidRDefault="00910C25" w:rsidP="00910C2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natural constant </w:t>
      </w:r>
      <w:r>
        <w:rPr>
          <w:rStyle w:val="mord"/>
          <w:rFonts w:ascii="KaTeX_Math" w:hAnsi="KaTeX_Math" w:cs="Times New Roman"/>
          <w:i/>
          <w:iCs/>
          <w:color w:val="212529"/>
          <w:sz w:val="25"/>
          <w:szCs w:val="25"/>
        </w:rPr>
        <w:t>e</w:t>
      </w:r>
      <w:r>
        <w:rPr>
          <w:rFonts w:ascii="Microsoft Sans Serif" w:hAnsi="Microsoft Sans Serif" w:cs="Microsoft Sans Serif"/>
          <w:color w:val="212529"/>
          <w:sz w:val="21"/>
          <w:szCs w:val="21"/>
        </w:rPr>
        <w:t> is a well known transcendental number</w:t>
      </w:r>
      <w:r>
        <w:rPr>
          <w:rFonts w:ascii="Microsoft Sans Serif" w:hAnsi="Microsoft Sans Serif" w:cs="Microsoft Sans Serif"/>
          <w:color w:val="212529"/>
          <w:sz w:val="21"/>
          <w:szCs w:val="21"/>
        </w:rPr>
        <w:t>（超越数）</w:t>
      </w:r>
      <w:r>
        <w:rPr>
          <w:rFonts w:ascii="Microsoft Sans Serif" w:hAnsi="Microsoft Sans Serif" w:cs="Microsoft Sans Serif"/>
          <w:color w:val="212529"/>
          <w:sz w:val="21"/>
          <w:szCs w:val="21"/>
        </w:rPr>
        <w:t>. The first several digits are: </w:t>
      </w:r>
      <w:r>
        <w:rPr>
          <w:rStyle w:val="mord"/>
          <w:rFonts w:ascii="KaTeX_Math" w:hAnsi="KaTeX_Math" w:cs="Times New Roman"/>
          <w:i/>
          <w:iCs/>
          <w:color w:val="212529"/>
          <w:sz w:val="25"/>
          <w:szCs w:val="25"/>
        </w:rPr>
        <w:t>e</w:t>
      </w:r>
      <w:r>
        <w:rPr>
          <w:rFonts w:ascii="Microsoft Sans Serif" w:hAnsi="Microsoft Sans Serif" w:cs="Microsoft Sans Serif"/>
          <w:color w:val="212529"/>
          <w:sz w:val="21"/>
          <w:szCs w:val="21"/>
        </w:rPr>
        <w:t> = 2.71828182845904523536028747135266249775724709369995957496696762772407663035354759457138217852516642</w:t>
      </w:r>
      <w:r>
        <w:rPr>
          <w:rStyle w:val="a7"/>
          <w:rFonts w:ascii="Microsoft Sans Serif" w:hAnsi="Microsoft Sans Serif" w:cs="Microsoft Sans Serif"/>
          <w:color w:val="212529"/>
          <w:sz w:val="21"/>
          <w:szCs w:val="21"/>
        </w:rPr>
        <w:t>7427466391</w:t>
      </w:r>
      <w:r>
        <w:rPr>
          <w:rFonts w:ascii="Microsoft Sans Serif" w:hAnsi="Microsoft Sans Serif" w:cs="Microsoft Sans Serif"/>
          <w:color w:val="212529"/>
          <w:sz w:val="21"/>
          <w:szCs w:val="21"/>
        </w:rPr>
        <w:t>932003059921... where the 10 digits in bold are the answer to Google's question.</w:t>
      </w:r>
    </w:p>
    <w:p w:rsidR="00910C25" w:rsidRDefault="00910C25" w:rsidP="00910C2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asked to solve a more general problem: find the first K-digit prime in consecutive digits of any given L-digit number.</w:t>
      </w:r>
    </w:p>
    <w:p w:rsidR="00910C25" w:rsidRDefault="00910C25" w:rsidP="00910C25">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lastRenderedPageBreak/>
        <w:t>Input Specification:</w:t>
      </w:r>
    </w:p>
    <w:p w:rsidR="00910C25" w:rsidRDefault="00910C25" w:rsidP="00910C2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Each case first gives in a line two positive integers: L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and K (</w:t>
      </w:r>
      <w:r>
        <w:rPr>
          <w:rStyle w:val="mrel"/>
          <w:rFonts w:ascii="Times New Roman" w:hAnsi="Times New Roman" w:cs="Times New Roman"/>
          <w:color w:val="212529"/>
          <w:sz w:val="25"/>
          <w:szCs w:val="25"/>
        </w:rPr>
        <w:t>&lt;</w:t>
      </w:r>
      <w:r>
        <w:rPr>
          <w:rFonts w:ascii="Microsoft Sans Serif" w:hAnsi="Microsoft Sans Serif" w:cs="Microsoft Sans Serif"/>
          <w:color w:val="212529"/>
          <w:sz w:val="21"/>
          <w:szCs w:val="21"/>
        </w:rPr>
        <w:t> 10), which are the numbers of digits of the given number and the prime to be found, respectively. Then the L-digit number N is given in the next line.</w:t>
      </w:r>
    </w:p>
    <w:p w:rsidR="00910C25" w:rsidRDefault="00910C25" w:rsidP="00910C25">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Output Specification:</w:t>
      </w:r>
    </w:p>
    <w:p w:rsidR="00910C25" w:rsidRDefault="00910C25" w:rsidP="00910C25">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test case, print in a line the first K-digit prime in consecutive digits of N. If such a number does not exist, output </w:t>
      </w:r>
      <w:r>
        <w:rPr>
          <w:rStyle w:val="HTML0"/>
          <w:rFonts w:ascii="Consolas" w:hAnsi="Consolas" w:cs="Consolas"/>
          <w:color w:val="E74C3C"/>
          <w:bdr w:val="single" w:sz="6" w:space="0" w:color="E4E4E4" w:frame="1"/>
          <w:shd w:val="clear" w:color="auto" w:fill="F7F7F7"/>
        </w:rPr>
        <w:t>404</w:t>
      </w:r>
      <w:r>
        <w:rPr>
          <w:rFonts w:ascii="Microsoft Sans Serif" w:hAnsi="Microsoft Sans Serif" w:cs="Microsoft Sans Serif"/>
          <w:color w:val="212529"/>
          <w:sz w:val="21"/>
          <w:szCs w:val="21"/>
        </w:rPr>
        <w:t> instead. Note: the leading zeroes must also be counted as part of the K digits. For example, to find the 4-digit prime in 200236, 0023 is a solution. However the first digit 2 must not be treated as a solution 0002 since the leading zeroes are not in the original number.</w:t>
      </w:r>
    </w:p>
    <w:p w:rsidR="00910C25" w:rsidRDefault="00910C25" w:rsidP="00910C25">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Sample Input 1:</w:t>
      </w:r>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20 5</w:t>
      </w:r>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23654987725541023819</w:t>
      </w:r>
    </w:p>
    <w:p w:rsidR="00910C25" w:rsidRDefault="00910C25" w:rsidP="00910C25">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t>Sample Output 1:</w:t>
      </w:r>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49877</w:t>
      </w:r>
    </w:p>
    <w:p w:rsidR="00910C25" w:rsidRDefault="00910C25" w:rsidP="00910C25">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t>Sample Input 2:</w:t>
      </w:r>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10 3</w:t>
      </w:r>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2468024680</w:t>
      </w:r>
    </w:p>
    <w:p w:rsidR="00910C25" w:rsidRDefault="00910C25" w:rsidP="00910C25">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t>Sample Output 2:</w:t>
      </w:r>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bdr w:val="none" w:sz="0" w:space="0" w:color="auto" w:frame="1"/>
        </w:rPr>
        <w:t>404</w:t>
      </w:r>
    </w:p>
    <w:p w:rsidR="00AB0A0F" w:rsidRDefault="00AB0A0F" w:rsidP="00AB0A0F">
      <w:pPr>
        <w:pStyle w:val="1"/>
      </w:pPr>
      <w:r>
        <w:t>1153 Decode Registration Card of PAT （25 分）</w:t>
      </w:r>
    </w:p>
    <w:p w:rsidR="00AB0A0F" w:rsidRDefault="00AB0A0F" w:rsidP="00AB0A0F">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registration card number of PAT consists of 4 parts:</w:t>
      </w:r>
    </w:p>
    <w:p w:rsidR="00AB0A0F" w:rsidRDefault="00AB0A0F" w:rsidP="00AB0A0F">
      <w:pPr>
        <w:widowControl/>
        <w:numPr>
          <w:ilvl w:val="0"/>
          <w:numId w:val="25"/>
        </w:numPr>
        <w:shd w:val="clear" w:color="auto" w:fill="FFFFFF"/>
        <w:spacing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lastRenderedPageBreak/>
        <w:t>the 1st letter represents the test level, namely, </w:t>
      </w:r>
      <w:r>
        <w:rPr>
          <w:rStyle w:val="HTML0"/>
          <w:rFonts w:ascii="Consolas" w:hAnsi="Consolas" w:cs="Consolas"/>
          <w:color w:val="E74C3C"/>
          <w:sz w:val="18"/>
          <w:szCs w:val="18"/>
          <w:bdr w:val="single" w:sz="6" w:space="0" w:color="E4E4E4" w:frame="1"/>
          <w:shd w:val="clear" w:color="auto" w:fill="F7F7F7"/>
        </w:rPr>
        <w:t>T</w:t>
      </w:r>
      <w:r>
        <w:rPr>
          <w:rFonts w:ascii="Microsoft Sans Serif" w:hAnsi="Microsoft Sans Serif" w:cs="Microsoft Sans Serif"/>
          <w:color w:val="212529"/>
          <w:szCs w:val="21"/>
        </w:rPr>
        <w:t> for the top level,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Cs w:val="21"/>
        </w:rPr>
        <w:t> for advance and </w:t>
      </w:r>
      <w:r>
        <w:rPr>
          <w:rStyle w:val="HTML0"/>
          <w:rFonts w:ascii="Consolas" w:hAnsi="Consolas" w:cs="Consolas"/>
          <w:color w:val="E74C3C"/>
          <w:sz w:val="18"/>
          <w:szCs w:val="18"/>
          <w:bdr w:val="single" w:sz="6" w:space="0" w:color="E4E4E4" w:frame="1"/>
          <w:shd w:val="clear" w:color="auto" w:fill="F7F7F7"/>
        </w:rPr>
        <w:t>B</w:t>
      </w:r>
      <w:r>
        <w:rPr>
          <w:rFonts w:ascii="Microsoft Sans Serif" w:hAnsi="Microsoft Sans Serif" w:cs="Microsoft Sans Serif"/>
          <w:color w:val="212529"/>
          <w:szCs w:val="21"/>
        </w:rPr>
        <w:t> for basic;</w:t>
      </w:r>
    </w:p>
    <w:p w:rsidR="00AB0A0F" w:rsidRDefault="00AB0A0F" w:rsidP="00AB0A0F">
      <w:pPr>
        <w:widowControl/>
        <w:numPr>
          <w:ilvl w:val="0"/>
          <w:numId w:val="25"/>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2nd - 4th digits are the test site number, ranged from 101 to 999;</w:t>
      </w:r>
    </w:p>
    <w:p w:rsidR="00AB0A0F" w:rsidRDefault="00AB0A0F" w:rsidP="00AB0A0F">
      <w:pPr>
        <w:widowControl/>
        <w:numPr>
          <w:ilvl w:val="0"/>
          <w:numId w:val="25"/>
        </w:numPr>
        <w:shd w:val="clear" w:color="auto" w:fill="FFFFFF"/>
        <w:spacing w:beforeAutospacing="1"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5th - 10th digits give the test date, in the form of </w:t>
      </w:r>
      <w:r>
        <w:rPr>
          <w:rStyle w:val="HTML0"/>
          <w:rFonts w:ascii="Consolas" w:hAnsi="Consolas" w:cs="Consolas"/>
          <w:color w:val="E74C3C"/>
          <w:sz w:val="18"/>
          <w:szCs w:val="18"/>
          <w:bdr w:val="single" w:sz="6" w:space="0" w:color="E4E4E4" w:frame="1"/>
          <w:shd w:val="clear" w:color="auto" w:fill="F7F7F7"/>
        </w:rPr>
        <w:t>yymmdd</w:t>
      </w:r>
      <w:r>
        <w:rPr>
          <w:rFonts w:ascii="Microsoft Sans Serif" w:hAnsi="Microsoft Sans Serif" w:cs="Microsoft Sans Serif"/>
          <w:color w:val="212529"/>
          <w:szCs w:val="21"/>
        </w:rPr>
        <w:t>;</w:t>
      </w:r>
    </w:p>
    <w:p w:rsidR="00AB0A0F" w:rsidRDefault="00AB0A0F" w:rsidP="00AB0A0F">
      <w:pPr>
        <w:widowControl/>
        <w:numPr>
          <w:ilvl w:val="0"/>
          <w:numId w:val="25"/>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finally the 11th - 13th digits are the testee's number, ranged from 000 to 999.</w:t>
      </w:r>
    </w:p>
    <w:p w:rsidR="00AB0A0F" w:rsidRDefault="00AB0A0F" w:rsidP="00AB0A0F">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given a set of registration card numbers and the scores of the card owners, you are supposed to output the various statistics according to the given queries.</w:t>
      </w:r>
    </w:p>
    <w:p w:rsidR="00AB0A0F" w:rsidRDefault="00AB0A0F" w:rsidP="00AB0A0F">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Input Specification:</w:t>
      </w:r>
    </w:p>
    <w:p w:rsidR="00AB0A0F" w:rsidRDefault="00AB0A0F" w:rsidP="00AB0A0F">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 numbers of cards and the queries, respectively.</w:t>
      </w:r>
    </w:p>
    <w:p w:rsidR="00AB0A0F" w:rsidRDefault="00AB0A0F" w:rsidP="00AB0A0F">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Then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lines follow, each gives a card number and the owner's score (integer in </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0</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separated by a space.</w:t>
      </w:r>
    </w:p>
    <w:p w:rsidR="00AB0A0F" w:rsidRDefault="00AB0A0F" w:rsidP="00AB0A0F">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info of testees, there are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lines, each gives a query in the format </w:t>
      </w:r>
      <w:r>
        <w:rPr>
          <w:rStyle w:val="HTML0"/>
          <w:rFonts w:ascii="Consolas" w:hAnsi="Consolas" w:cs="Consolas"/>
          <w:color w:val="E74C3C"/>
          <w:sz w:val="18"/>
          <w:szCs w:val="18"/>
          <w:bdr w:val="single" w:sz="6" w:space="0" w:color="E4E4E4" w:frame="1"/>
          <w:shd w:val="clear" w:color="auto" w:fill="F7F7F7"/>
        </w:rPr>
        <w:t>Type Term</w:t>
      </w:r>
      <w:r>
        <w:rPr>
          <w:rFonts w:ascii="Microsoft Sans Serif" w:hAnsi="Microsoft Sans Serif" w:cs="Microsoft Sans Serif"/>
          <w:color w:val="212529"/>
          <w:sz w:val="21"/>
          <w:szCs w:val="21"/>
        </w:rPr>
        <w:t>, where</w:t>
      </w:r>
    </w:p>
    <w:p w:rsidR="00AB0A0F" w:rsidRDefault="00AB0A0F" w:rsidP="00AB0A0F">
      <w:pPr>
        <w:widowControl/>
        <w:numPr>
          <w:ilvl w:val="0"/>
          <w:numId w:val="26"/>
        </w:numPr>
        <w:shd w:val="clear" w:color="auto" w:fill="FFFFFF"/>
        <w:spacing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Type</w:t>
      </w:r>
      <w:r>
        <w:rPr>
          <w:rFonts w:ascii="Microsoft Sans Serif" w:hAnsi="Microsoft Sans Serif" w:cs="Microsoft Sans Serif"/>
          <w:color w:val="212529"/>
          <w:szCs w:val="21"/>
        </w:rPr>
        <w:t> being 1 means to output all the testees on a given level, in non-increasing order of their scores. The corresponding </w:t>
      </w:r>
      <w:r>
        <w:rPr>
          <w:rStyle w:val="HTML0"/>
          <w:rFonts w:ascii="Consolas" w:hAnsi="Consolas" w:cs="Consolas"/>
          <w:color w:val="E74C3C"/>
          <w:sz w:val="18"/>
          <w:szCs w:val="18"/>
          <w:bdr w:val="single" w:sz="6" w:space="0" w:color="E4E4E4" w:frame="1"/>
          <w:shd w:val="clear" w:color="auto" w:fill="F7F7F7"/>
        </w:rPr>
        <w:t>Term</w:t>
      </w:r>
      <w:r>
        <w:rPr>
          <w:rFonts w:ascii="Microsoft Sans Serif" w:hAnsi="Microsoft Sans Serif" w:cs="Microsoft Sans Serif"/>
          <w:color w:val="212529"/>
          <w:szCs w:val="21"/>
        </w:rPr>
        <w:t>will be the letter which specifies the level;</w:t>
      </w:r>
    </w:p>
    <w:p w:rsidR="00AB0A0F" w:rsidRDefault="00AB0A0F" w:rsidP="00AB0A0F">
      <w:pPr>
        <w:widowControl/>
        <w:numPr>
          <w:ilvl w:val="0"/>
          <w:numId w:val="26"/>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Type</w:t>
      </w:r>
      <w:r>
        <w:rPr>
          <w:rFonts w:ascii="Microsoft Sans Serif" w:hAnsi="Microsoft Sans Serif" w:cs="Microsoft Sans Serif"/>
          <w:color w:val="212529"/>
          <w:szCs w:val="21"/>
        </w:rPr>
        <w:t> being 2 means to output the total number of testees together with their total scores in a given site. The corresponding </w:t>
      </w:r>
      <w:r>
        <w:rPr>
          <w:rStyle w:val="HTML0"/>
          <w:rFonts w:ascii="Consolas" w:hAnsi="Consolas" w:cs="Consolas"/>
          <w:color w:val="E74C3C"/>
          <w:sz w:val="18"/>
          <w:szCs w:val="18"/>
          <w:bdr w:val="single" w:sz="6" w:space="0" w:color="E4E4E4" w:frame="1"/>
          <w:shd w:val="clear" w:color="auto" w:fill="F7F7F7"/>
        </w:rPr>
        <w:t>Term</w:t>
      </w:r>
      <w:r>
        <w:rPr>
          <w:rFonts w:ascii="Microsoft Sans Serif" w:hAnsi="Microsoft Sans Serif" w:cs="Microsoft Sans Serif"/>
          <w:color w:val="212529"/>
          <w:szCs w:val="21"/>
        </w:rPr>
        <w:t> will then be the site number;</w:t>
      </w:r>
    </w:p>
    <w:p w:rsidR="00AB0A0F" w:rsidRDefault="00AB0A0F" w:rsidP="00AB0A0F">
      <w:pPr>
        <w:widowControl/>
        <w:numPr>
          <w:ilvl w:val="0"/>
          <w:numId w:val="26"/>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Type</w:t>
      </w:r>
      <w:r>
        <w:rPr>
          <w:rFonts w:ascii="Microsoft Sans Serif" w:hAnsi="Microsoft Sans Serif" w:cs="Microsoft Sans Serif"/>
          <w:color w:val="212529"/>
          <w:szCs w:val="21"/>
        </w:rPr>
        <w:t> being 3 means to output the total number of testees of every site for a given test date. The corresponding </w:t>
      </w:r>
      <w:r>
        <w:rPr>
          <w:rStyle w:val="HTML0"/>
          <w:rFonts w:ascii="Consolas" w:hAnsi="Consolas" w:cs="Consolas"/>
          <w:color w:val="E74C3C"/>
          <w:sz w:val="18"/>
          <w:szCs w:val="18"/>
          <w:bdr w:val="single" w:sz="6" w:space="0" w:color="E4E4E4" w:frame="1"/>
          <w:shd w:val="clear" w:color="auto" w:fill="F7F7F7"/>
        </w:rPr>
        <w:t>Term</w:t>
      </w:r>
      <w:r>
        <w:rPr>
          <w:rFonts w:ascii="Microsoft Sans Serif" w:hAnsi="Microsoft Sans Serif" w:cs="Microsoft Sans Serif"/>
          <w:color w:val="212529"/>
          <w:szCs w:val="21"/>
        </w:rPr>
        <w:t> will then be the date, given in the same format as in the registration card.</w:t>
      </w:r>
    </w:p>
    <w:p w:rsidR="00AB0A0F" w:rsidRDefault="00AB0A0F" w:rsidP="00AB0A0F">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Output Specification:</w:t>
      </w:r>
    </w:p>
    <w:p w:rsidR="00AB0A0F" w:rsidRDefault="00AB0A0F" w:rsidP="00AB0A0F">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query, first print in a line </w:t>
      </w:r>
      <w:r>
        <w:rPr>
          <w:rStyle w:val="HTML0"/>
          <w:rFonts w:ascii="Consolas" w:hAnsi="Consolas" w:cs="Consolas"/>
          <w:color w:val="E74C3C"/>
          <w:sz w:val="18"/>
          <w:szCs w:val="18"/>
          <w:bdr w:val="single" w:sz="6" w:space="0" w:color="E4E4E4" w:frame="1"/>
          <w:shd w:val="clear" w:color="auto" w:fill="F7F7F7"/>
        </w:rPr>
        <w:t>Case #: input</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w:t>
      </w:r>
      <w:r>
        <w:rPr>
          <w:rFonts w:ascii="Microsoft Sans Serif" w:hAnsi="Microsoft Sans Serif" w:cs="Microsoft Sans Serif"/>
          <w:color w:val="212529"/>
          <w:sz w:val="21"/>
          <w:szCs w:val="21"/>
        </w:rPr>
        <w:t> is the index of the query case, starting from 1; and </w:t>
      </w:r>
      <w:r>
        <w:rPr>
          <w:rStyle w:val="HTML0"/>
          <w:rFonts w:ascii="Consolas" w:hAnsi="Consolas" w:cs="Consolas"/>
          <w:color w:val="E74C3C"/>
          <w:sz w:val="18"/>
          <w:szCs w:val="18"/>
          <w:bdr w:val="single" w:sz="6" w:space="0" w:color="E4E4E4" w:frame="1"/>
          <w:shd w:val="clear" w:color="auto" w:fill="F7F7F7"/>
        </w:rPr>
        <w:t>input</w:t>
      </w:r>
      <w:r>
        <w:rPr>
          <w:rFonts w:ascii="Microsoft Sans Serif" w:hAnsi="Microsoft Sans Serif" w:cs="Microsoft Sans Serif"/>
          <w:color w:val="212529"/>
          <w:sz w:val="21"/>
          <w:szCs w:val="21"/>
        </w:rPr>
        <w:t> is a copy of the corresponding input query. Then output as requested:</w:t>
      </w:r>
    </w:p>
    <w:p w:rsidR="00AB0A0F" w:rsidRDefault="00AB0A0F" w:rsidP="00AB0A0F">
      <w:pPr>
        <w:widowControl/>
        <w:numPr>
          <w:ilvl w:val="0"/>
          <w:numId w:val="27"/>
        </w:numPr>
        <w:shd w:val="clear" w:color="auto" w:fill="FFFFFF"/>
        <w:spacing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for a type 1 query, the output format is the same as in input, that is, </w:t>
      </w:r>
      <w:r>
        <w:rPr>
          <w:rStyle w:val="HTML0"/>
          <w:rFonts w:ascii="Consolas" w:hAnsi="Consolas" w:cs="Consolas"/>
          <w:color w:val="E74C3C"/>
          <w:sz w:val="18"/>
          <w:szCs w:val="18"/>
          <w:bdr w:val="single" w:sz="6" w:space="0" w:color="E4E4E4" w:frame="1"/>
          <w:shd w:val="clear" w:color="auto" w:fill="F7F7F7"/>
        </w:rPr>
        <w:t>CardNumber Score</w:t>
      </w:r>
      <w:r>
        <w:rPr>
          <w:rFonts w:ascii="Microsoft Sans Serif" w:hAnsi="Microsoft Sans Serif" w:cs="Microsoft Sans Serif"/>
          <w:color w:val="212529"/>
          <w:szCs w:val="21"/>
        </w:rPr>
        <w:t>. If there is a tie of the scores, output in increasing alphabetical order of their card numbers (uniqueness of the card numbers is guaranteed);</w:t>
      </w:r>
    </w:p>
    <w:p w:rsidR="00AB0A0F" w:rsidRDefault="00AB0A0F" w:rsidP="00AB0A0F">
      <w:pPr>
        <w:widowControl/>
        <w:numPr>
          <w:ilvl w:val="0"/>
          <w:numId w:val="27"/>
        </w:numPr>
        <w:shd w:val="clear" w:color="auto" w:fill="FFFFFF"/>
        <w:spacing w:beforeAutospacing="1"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for a type 2 query, output in the format </w:t>
      </w:r>
      <w:r>
        <w:rPr>
          <w:rStyle w:val="HTML0"/>
          <w:rFonts w:ascii="Consolas" w:hAnsi="Consolas" w:cs="Consolas"/>
          <w:color w:val="E74C3C"/>
          <w:sz w:val="18"/>
          <w:szCs w:val="18"/>
          <w:bdr w:val="single" w:sz="6" w:space="0" w:color="E4E4E4" w:frame="1"/>
          <w:shd w:val="clear" w:color="auto" w:fill="F7F7F7"/>
        </w:rPr>
        <w:t>Nt Ns</w:t>
      </w:r>
      <w:r>
        <w:rPr>
          <w:rFonts w:ascii="Microsoft Sans Serif" w:hAnsi="Microsoft Sans Serif" w:cs="Microsoft Sans Serif"/>
          <w:color w:val="212529"/>
          <w:szCs w:val="21"/>
        </w:rPr>
        <w:t> where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 is the total number of testees and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Cs w:val="21"/>
        </w:rPr>
        <w:t> is their total score;</w:t>
      </w:r>
    </w:p>
    <w:p w:rsidR="00AB0A0F" w:rsidRDefault="00AB0A0F" w:rsidP="00AB0A0F">
      <w:pPr>
        <w:widowControl/>
        <w:numPr>
          <w:ilvl w:val="0"/>
          <w:numId w:val="27"/>
        </w:numPr>
        <w:shd w:val="clear" w:color="auto" w:fill="FFFFFF"/>
        <w:spacing w:beforeAutospacing="1"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for a type 3 query, output in the format </w:t>
      </w:r>
      <w:r>
        <w:rPr>
          <w:rStyle w:val="HTML0"/>
          <w:rFonts w:ascii="Consolas" w:hAnsi="Consolas" w:cs="Consolas"/>
          <w:color w:val="E74C3C"/>
          <w:sz w:val="18"/>
          <w:szCs w:val="18"/>
          <w:bdr w:val="single" w:sz="6" w:space="0" w:color="E4E4E4" w:frame="1"/>
          <w:shd w:val="clear" w:color="auto" w:fill="F7F7F7"/>
        </w:rPr>
        <w:t>Site Nt</w:t>
      </w:r>
      <w:r>
        <w:rPr>
          <w:rFonts w:ascii="Microsoft Sans Serif" w:hAnsi="Microsoft Sans Serif" w:cs="Microsoft Sans Serif"/>
          <w:color w:val="212529"/>
          <w:szCs w:val="21"/>
        </w:rPr>
        <w:t> where </w:t>
      </w:r>
      <w:r>
        <w:rPr>
          <w:rStyle w:val="HTML0"/>
          <w:rFonts w:ascii="Consolas" w:hAnsi="Consolas" w:cs="Consolas"/>
          <w:color w:val="E74C3C"/>
          <w:sz w:val="18"/>
          <w:szCs w:val="18"/>
          <w:bdr w:val="single" w:sz="6" w:space="0" w:color="E4E4E4" w:frame="1"/>
          <w:shd w:val="clear" w:color="auto" w:fill="F7F7F7"/>
        </w:rPr>
        <w:t>Site</w:t>
      </w:r>
      <w:r>
        <w:rPr>
          <w:rFonts w:ascii="Microsoft Sans Serif" w:hAnsi="Microsoft Sans Serif" w:cs="Microsoft Sans Serif"/>
          <w:color w:val="212529"/>
          <w:szCs w:val="21"/>
        </w:rPr>
        <w:t> is the site number and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 is the total number of testees at </w:t>
      </w:r>
      <w:r>
        <w:rPr>
          <w:rStyle w:val="HTML0"/>
          <w:rFonts w:ascii="Consolas" w:hAnsi="Consolas" w:cs="Consolas"/>
          <w:color w:val="E74C3C"/>
          <w:sz w:val="18"/>
          <w:szCs w:val="18"/>
          <w:bdr w:val="single" w:sz="6" w:space="0" w:color="E4E4E4" w:frame="1"/>
          <w:shd w:val="clear" w:color="auto" w:fill="F7F7F7"/>
        </w:rPr>
        <w:t>Site</w:t>
      </w:r>
      <w:r>
        <w:rPr>
          <w:rFonts w:ascii="Microsoft Sans Serif" w:hAnsi="Microsoft Sans Serif" w:cs="Microsoft Sans Serif"/>
          <w:color w:val="212529"/>
          <w:szCs w:val="21"/>
        </w:rPr>
        <w:t>. The output must be in non-increasing order of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's, or in increasing order of site numbers if there is a tie of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w:t>
      </w:r>
    </w:p>
    <w:p w:rsidR="00AB0A0F" w:rsidRDefault="00AB0A0F" w:rsidP="00AB0A0F">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If the result of a query is empty, simply print </w:t>
      </w:r>
      <w:r>
        <w:rPr>
          <w:rStyle w:val="HTML0"/>
          <w:rFonts w:ascii="Consolas" w:hAnsi="Consolas" w:cs="Consolas"/>
          <w:color w:val="E74C3C"/>
          <w:sz w:val="18"/>
          <w:szCs w:val="18"/>
          <w:bdr w:val="single" w:sz="6" w:space="0" w:color="E4E4E4" w:frame="1"/>
          <w:shd w:val="clear" w:color="auto" w:fill="F7F7F7"/>
        </w:rPr>
        <w:t>NA</w:t>
      </w:r>
      <w:r>
        <w:rPr>
          <w:rFonts w:ascii="Microsoft Sans Serif" w:hAnsi="Microsoft Sans Serif" w:cs="Microsoft Sans Serif"/>
          <w:color w:val="212529"/>
          <w:sz w:val="21"/>
          <w:szCs w:val="21"/>
        </w:rPr>
        <w:t>.</w:t>
      </w:r>
    </w:p>
    <w:p w:rsidR="00AB0A0F" w:rsidRDefault="00AB0A0F" w:rsidP="00AB0A0F">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lastRenderedPageBreak/>
        <w:t>Sample Input:</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8 4</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B123180908127 99</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B102180908003 86</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A112180318002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T107150310127 62</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A107180908108 100</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T123180908010 78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B112160918035 88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A107180908021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A</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2 107</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3 180908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2 999</w:t>
      </w:r>
    </w:p>
    <w:p w:rsidR="00AB0A0F" w:rsidRDefault="00AB0A0F" w:rsidP="00AB0A0F">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t>Sample Output:</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1: 1 A</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A107180908108 100</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A107180908021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A112180318002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2: 2 107</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3 260</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3: 3 180908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107 2</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123 2</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102 1</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4: 2 999</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NA</w:t>
      </w:r>
    </w:p>
    <w:p w:rsidR="00E66158" w:rsidRDefault="00E66158" w:rsidP="00E66158">
      <w:pPr>
        <w:pStyle w:val="1"/>
      </w:pPr>
      <w:r>
        <w:t>1154 Vertex Coloring （25 分）</w:t>
      </w:r>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w:t>
      </w:r>
      <w:r>
        <w:rPr>
          <w:rStyle w:val="a7"/>
          <w:rFonts w:ascii="Microsoft Sans Serif" w:hAnsi="Microsoft Sans Serif" w:cs="Microsoft Sans Serif"/>
          <w:color w:val="212529"/>
          <w:sz w:val="21"/>
          <w:szCs w:val="21"/>
        </w:rPr>
        <w:t>proper vertex coloring</w:t>
      </w:r>
      <w:r>
        <w:rPr>
          <w:rFonts w:ascii="Microsoft Sans Serif" w:hAnsi="Microsoft Sans Serif" w:cs="Microsoft Sans Serif"/>
          <w:color w:val="212529"/>
          <w:sz w:val="21"/>
          <w:szCs w:val="21"/>
        </w:rPr>
        <w:t> is a labeling of the graph's vertices with colors such that no two vertices sharing the same edge have the same color. A coloring using at most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colors is called a (proper) </w:t>
      </w:r>
      <w:r>
        <w:rPr>
          <w:rStyle w:val="mord"/>
          <w:rFonts w:ascii="KaTeX_Math" w:hAnsi="KaTeX_Math" w:cs="Times New Roman"/>
          <w:b/>
          <w:bCs/>
          <w:i/>
          <w:iCs/>
          <w:color w:val="212529"/>
          <w:sz w:val="25"/>
          <w:szCs w:val="25"/>
        </w:rPr>
        <w:t>k</w:t>
      </w:r>
      <w:r>
        <w:rPr>
          <w:rStyle w:val="a7"/>
          <w:rFonts w:ascii="Microsoft Sans Serif" w:hAnsi="Microsoft Sans Serif" w:cs="Microsoft Sans Serif"/>
          <w:color w:val="212529"/>
          <w:sz w:val="21"/>
          <w:szCs w:val="21"/>
        </w:rPr>
        <w:t>-coloring</w:t>
      </w:r>
      <w:r>
        <w:rPr>
          <w:rFonts w:ascii="Microsoft Sans Serif" w:hAnsi="Microsoft Sans Serif" w:cs="Microsoft Sans Serif"/>
          <w:color w:val="212529"/>
          <w:sz w:val="21"/>
          <w:szCs w:val="21"/>
        </w:rPr>
        <w:t>.</w:t>
      </w:r>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supposed to tell if a given coloring is a proper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-coloring.</w:t>
      </w:r>
    </w:p>
    <w:p w:rsidR="00E66158" w:rsidRDefault="00E66158" w:rsidP="00E66158">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lastRenderedPageBreak/>
        <w:t>Input Specification:</w:t>
      </w:r>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(both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being the total numbers of vertices and edges, respectively. Then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lines follow, each describes an edge by giving the indices (from 0 to </w:t>
      </w:r>
      <w:r>
        <w:rPr>
          <w:rStyle w:val="mord"/>
          <w:rFonts w:ascii="KaTeX_Math" w:hAnsi="KaTeX_Math" w:cs="Times New Roman"/>
          <w:i/>
          <w:iCs/>
          <w:color w:val="212529"/>
          <w:sz w:val="25"/>
          <w:szCs w:val="25"/>
        </w:rPr>
        <w:t>N</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Fonts w:ascii="Microsoft Sans Serif" w:hAnsi="Microsoft Sans Serif" w:cs="Microsoft Sans Serif"/>
          <w:color w:val="212529"/>
          <w:sz w:val="21"/>
          <w:szCs w:val="21"/>
        </w:rPr>
        <w:t>) of the two ends of the edge.</w:t>
      </w:r>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graph, a positive integer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is given, which is the number of colorings you are supposed to check. Then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lines follow, each contains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colors which are represented by non-negative integers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color is the color of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vertex.</w:t>
      </w:r>
    </w:p>
    <w:p w:rsidR="00E66158" w:rsidRDefault="00E66158" w:rsidP="00E66158">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Output Specification:</w:t>
      </w:r>
    </w:p>
    <w:p w:rsidR="00E66158" w:rsidRDefault="00E66158" w:rsidP="00E66158">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coloring, print in a line </w:t>
      </w:r>
      <w:r>
        <w:rPr>
          <w:rStyle w:val="HTML0"/>
          <w:rFonts w:ascii="Consolas" w:hAnsi="Consolas" w:cs="Consolas"/>
          <w:color w:val="E74C3C"/>
          <w:sz w:val="18"/>
          <w:szCs w:val="18"/>
          <w:bdr w:val="single" w:sz="6" w:space="0" w:color="E4E4E4" w:frame="1"/>
          <w:shd w:val="clear" w:color="auto" w:fill="F7F7F7"/>
        </w:rPr>
        <w:t>k-coloring</w:t>
      </w:r>
      <w:r>
        <w:rPr>
          <w:rFonts w:ascii="Microsoft Sans Serif" w:hAnsi="Microsoft Sans Serif" w:cs="Microsoft Sans Serif"/>
          <w:color w:val="212529"/>
          <w:sz w:val="21"/>
          <w:szCs w:val="21"/>
        </w:rPr>
        <w:t> if it is a proper </w:t>
      </w:r>
      <w:r>
        <w:rPr>
          <w:rStyle w:val="HTML0"/>
          <w:rFonts w:ascii="Consolas" w:hAnsi="Consolas" w:cs="Consolas"/>
          <w:color w:val="E74C3C"/>
          <w:sz w:val="18"/>
          <w:szCs w:val="18"/>
          <w:bdr w:val="single" w:sz="6" w:space="0" w:color="E4E4E4" w:frame="1"/>
          <w:shd w:val="clear" w:color="auto" w:fill="F7F7F7"/>
        </w:rPr>
        <w:t>k</w:t>
      </w:r>
      <w:r>
        <w:rPr>
          <w:rFonts w:ascii="Microsoft Sans Serif" w:hAnsi="Microsoft Sans Serif" w:cs="Microsoft Sans Serif"/>
          <w:color w:val="212529"/>
          <w:sz w:val="21"/>
          <w:szCs w:val="21"/>
        </w:rPr>
        <w:t>-coloring for some positive </w:t>
      </w:r>
      <w:r>
        <w:rPr>
          <w:rStyle w:val="HTML0"/>
          <w:rFonts w:ascii="Consolas" w:hAnsi="Consolas" w:cs="Consolas"/>
          <w:color w:val="E74C3C"/>
          <w:sz w:val="18"/>
          <w:szCs w:val="18"/>
          <w:bdr w:val="single" w:sz="6" w:space="0" w:color="E4E4E4" w:frame="1"/>
          <w:shd w:val="clear" w:color="auto" w:fill="F7F7F7"/>
        </w:rPr>
        <w:t>k</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No</w:t>
      </w:r>
      <w:r>
        <w:rPr>
          <w:rFonts w:ascii="Microsoft Sans Serif" w:hAnsi="Microsoft Sans Serif" w:cs="Microsoft Sans Serif"/>
          <w:color w:val="212529"/>
          <w:sz w:val="21"/>
          <w:szCs w:val="21"/>
        </w:rPr>
        <w:t> if not.</w:t>
      </w:r>
    </w:p>
    <w:p w:rsidR="00E66158" w:rsidRDefault="00E66158" w:rsidP="00E66158">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Sample Input:</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10 11</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8 7</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1 2</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9 8</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9 1</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0 1 0 1 4 1 0 1 3 0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0 1 0 1 4 1 0 1 0 0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8 1 0 1 4 1 0 5 3 0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1 2 3 4 5 6 7 8 8 9</w:t>
      </w:r>
    </w:p>
    <w:p w:rsidR="00E66158" w:rsidRDefault="00E66158" w:rsidP="00E66158">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t>Sample Output:</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4-coloring</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6-coloring</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lastRenderedPageBreak/>
        <w:t>No</w:t>
      </w:r>
    </w:p>
    <w:p w:rsidR="00E363D4" w:rsidRDefault="00E363D4" w:rsidP="00E363D4">
      <w:pPr>
        <w:pStyle w:val="1"/>
      </w:pPr>
      <w:r>
        <w:t>1155 Heap Paths （30 分）</w:t>
      </w:r>
    </w:p>
    <w:p w:rsidR="00E363D4" w:rsidRDefault="00E363D4" w:rsidP="00E363D4">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computer science, a </w:t>
      </w:r>
      <w:r>
        <w:rPr>
          <w:rStyle w:val="a7"/>
          <w:rFonts w:ascii="Microsoft Sans Serif" w:hAnsi="Microsoft Sans Serif" w:cs="Microsoft Sans Serif"/>
          <w:color w:val="212529"/>
          <w:sz w:val="21"/>
          <w:szCs w:val="21"/>
        </w:rPr>
        <w:t>heap</w:t>
      </w:r>
      <w:r>
        <w:rPr>
          <w:rFonts w:ascii="Microsoft Sans Serif" w:hAnsi="Microsoft Sans Serif" w:cs="Microsoft Sans Serif"/>
          <w:color w:val="212529"/>
          <w:sz w:val="21"/>
          <w:szCs w:val="21"/>
        </w:rPr>
        <w:t> is a specialized tree-based data structure that satisfies the heap property: if P is a parent node of C, then the key (the value) of P is either greater than or equal to (in a max heap) or less than or equal to (in a min heap) the key of C. A common implementation of a heap is t</w:t>
      </w:r>
      <w:bookmarkStart w:id="216" w:name="_GoBack"/>
      <w:bookmarkEnd w:id="216"/>
      <w:r>
        <w:rPr>
          <w:rFonts w:ascii="Microsoft Sans Serif" w:hAnsi="Microsoft Sans Serif" w:cs="Microsoft Sans Serif"/>
          <w:color w:val="212529"/>
          <w:sz w:val="21"/>
          <w:szCs w:val="21"/>
        </w:rPr>
        <w:t>he binary heap, in which the tree is a complete binary tree. (Quoted from Wikipedia at </w:t>
      </w:r>
      <w:hyperlink r:id="rId71" w:history="1">
        <w:r>
          <w:rPr>
            <w:rStyle w:val="a5"/>
            <w:rFonts w:ascii="Microsoft Sans Serif" w:hAnsi="Microsoft Sans Serif" w:cs="Microsoft Sans Serif"/>
            <w:color w:val="0A4991"/>
            <w:sz w:val="21"/>
            <w:szCs w:val="21"/>
          </w:rPr>
          <w:t>https://en.wikipedia.org/wiki/Heap_(data_structure</w:t>
        </w:r>
      </w:hyperlink>
      <w:r>
        <w:rPr>
          <w:rFonts w:ascii="Microsoft Sans Serif" w:hAnsi="Microsoft Sans Serif" w:cs="Microsoft Sans Serif"/>
          <w:color w:val="212529"/>
          <w:sz w:val="21"/>
          <w:szCs w:val="21"/>
        </w:rPr>
        <w:t>))</w:t>
      </w:r>
    </w:p>
    <w:p w:rsidR="00E363D4" w:rsidRDefault="00E363D4" w:rsidP="00E363D4">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One thing for sure is that all the keys along any path from the root to a leaf in a max/min heap must be in non-increasing/non-decreasing order.</w:t>
      </w:r>
    </w:p>
    <w:p w:rsidR="00E363D4" w:rsidRDefault="00E363D4" w:rsidP="00E363D4">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Your job is to check every path in a given complete binary tree, in order to tell if it is a heap or not.</w:t>
      </w:r>
    </w:p>
    <w:p w:rsidR="00E363D4" w:rsidRDefault="00E363D4" w:rsidP="00E363D4">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t>Input Specification:</w:t>
      </w:r>
    </w:p>
    <w:p w:rsidR="00E363D4" w:rsidRDefault="00E363D4" w:rsidP="00E363D4">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1</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000</w:t>
      </w:r>
      <w:r>
        <w:rPr>
          <w:rFonts w:ascii="Microsoft Sans Serif" w:hAnsi="Microsoft Sans Serif" w:cs="Microsoft Sans Serif"/>
          <w:color w:val="212529"/>
          <w:sz w:val="21"/>
          <w:szCs w:val="21"/>
        </w:rPr>
        <w:t>), the number of keys in the tree. Then the next line contains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distinct integer keys (all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which gives the level order traversal sequence of a complete binary tree.</w:t>
      </w:r>
    </w:p>
    <w:p w:rsidR="00E363D4" w:rsidRDefault="00E363D4" w:rsidP="00E363D4">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t>Output Specification:</w:t>
      </w:r>
    </w:p>
    <w:p w:rsidR="00E363D4" w:rsidRDefault="00E363D4" w:rsidP="00E363D4">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tree, first print all the paths from the root to the leaves. Each path occupies a line, with all the numbers separated by a space, and no extra space at the beginning or the end of the line. The paths must be printed in the following order: for each node in the tree, all the paths in its right subtree must be printed before those in its left subtree.</w:t>
      </w:r>
    </w:p>
    <w:p w:rsidR="00E363D4" w:rsidRDefault="00E363D4" w:rsidP="00E363D4">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Finally print in a line </w:t>
      </w:r>
      <w:r>
        <w:rPr>
          <w:rStyle w:val="HTML0"/>
          <w:rFonts w:ascii="Consolas" w:hAnsi="Consolas" w:cs="Consolas"/>
          <w:color w:val="E74C3C"/>
          <w:sz w:val="18"/>
          <w:szCs w:val="18"/>
          <w:bdr w:val="single" w:sz="6" w:space="0" w:color="E4E4E4" w:frame="1"/>
          <w:shd w:val="clear" w:color="auto" w:fill="F7F7F7"/>
        </w:rPr>
        <w:t>Max Heap</w:t>
      </w:r>
      <w:r>
        <w:rPr>
          <w:rFonts w:ascii="Microsoft Sans Serif" w:hAnsi="Microsoft Sans Serif" w:cs="Microsoft Sans Serif"/>
          <w:color w:val="212529"/>
          <w:sz w:val="21"/>
          <w:szCs w:val="21"/>
        </w:rPr>
        <w:t> if it is a max heap, or </w:t>
      </w:r>
      <w:r>
        <w:rPr>
          <w:rStyle w:val="HTML0"/>
          <w:rFonts w:ascii="Consolas" w:hAnsi="Consolas" w:cs="Consolas"/>
          <w:color w:val="E74C3C"/>
          <w:sz w:val="18"/>
          <w:szCs w:val="18"/>
          <w:bdr w:val="single" w:sz="6" w:space="0" w:color="E4E4E4" w:frame="1"/>
          <w:shd w:val="clear" w:color="auto" w:fill="F7F7F7"/>
        </w:rPr>
        <w:t>Min Heap</w:t>
      </w:r>
      <w:r>
        <w:rPr>
          <w:rFonts w:ascii="Microsoft Sans Serif" w:hAnsi="Microsoft Sans Serif" w:cs="Microsoft Sans Serif"/>
          <w:color w:val="212529"/>
          <w:sz w:val="21"/>
          <w:szCs w:val="21"/>
        </w:rPr>
        <w:t> for a min heap, or </w:t>
      </w:r>
      <w:r>
        <w:rPr>
          <w:rStyle w:val="HTML0"/>
          <w:rFonts w:ascii="Consolas" w:hAnsi="Consolas" w:cs="Consolas"/>
          <w:color w:val="E74C3C"/>
          <w:sz w:val="18"/>
          <w:szCs w:val="18"/>
          <w:bdr w:val="single" w:sz="6" w:space="0" w:color="E4E4E4" w:frame="1"/>
          <w:shd w:val="clear" w:color="auto" w:fill="F7F7F7"/>
        </w:rPr>
        <w:t>Not Heap</w:t>
      </w:r>
      <w:r>
        <w:rPr>
          <w:rFonts w:ascii="Microsoft Sans Serif" w:hAnsi="Microsoft Sans Serif" w:cs="Microsoft Sans Serif"/>
          <w:color w:val="212529"/>
          <w:sz w:val="21"/>
          <w:szCs w:val="21"/>
        </w:rPr>
        <w:t> if it is not a heap at all.</w:t>
      </w:r>
    </w:p>
    <w:p w:rsidR="00E363D4" w:rsidRDefault="00E363D4" w:rsidP="00E363D4">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t>Sample Input 1:</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98 72 86 60 65 12 23 50</w:t>
      </w:r>
    </w:p>
    <w:p w:rsidR="00E363D4" w:rsidRDefault="00E363D4" w:rsidP="00E363D4">
      <w:pPr>
        <w:pStyle w:val="3"/>
        <w:shd w:val="clear" w:color="auto" w:fill="FFFFFF"/>
        <w:spacing w:before="192" w:after="192"/>
        <w:rPr>
          <w:rFonts w:ascii="inherit" w:hAnsi="inherit" w:cs="Microsoft Sans Serif"/>
          <w:b w:val="0"/>
          <w:bCs w:val="0"/>
          <w:color w:val="212529"/>
        </w:rPr>
      </w:pPr>
      <w:r>
        <w:rPr>
          <w:rFonts w:ascii="inherit" w:hAnsi="inherit" w:cs="Microsoft Sans Serif"/>
          <w:b w:val="0"/>
          <w:bCs w:val="0"/>
          <w:color w:val="212529"/>
        </w:rPr>
        <w:t>Sample Output 1:</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98 86 23</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98 86 12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98 72 65</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98 72 60 50</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Max Heap</w:t>
      </w:r>
    </w:p>
    <w:p w:rsidR="00E363D4" w:rsidRDefault="00E363D4" w:rsidP="00E363D4">
      <w:pPr>
        <w:pStyle w:val="3"/>
        <w:shd w:val="clear" w:color="auto" w:fill="FFFFFF"/>
        <w:spacing w:before="192" w:after="192"/>
        <w:rPr>
          <w:rFonts w:ascii="inherit" w:hAnsi="inherit" w:cs="Microsoft Sans Serif"/>
          <w:b w:val="0"/>
          <w:bCs w:val="0"/>
          <w:color w:val="212529"/>
        </w:rPr>
      </w:pPr>
      <w:r>
        <w:rPr>
          <w:rFonts w:ascii="inherit" w:hAnsi="inherit" w:cs="Microsoft Sans Serif"/>
          <w:b w:val="0"/>
          <w:bCs w:val="0"/>
          <w:color w:val="212529"/>
        </w:rPr>
        <w:t>Sample Input 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8 38 25 58 52 82 70 60</w:t>
      </w:r>
    </w:p>
    <w:p w:rsidR="00E363D4" w:rsidRDefault="00E363D4" w:rsidP="00E363D4">
      <w:pPr>
        <w:pStyle w:val="3"/>
        <w:shd w:val="clear" w:color="auto" w:fill="FFFFFF"/>
        <w:spacing w:before="192" w:after="192"/>
        <w:rPr>
          <w:rFonts w:ascii="inherit" w:hAnsi="inherit" w:cs="Microsoft Sans Serif"/>
          <w:b w:val="0"/>
          <w:bCs w:val="0"/>
          <w:color w:val="212529"/>
        </w:rPr>
      </w:pPr>
      <w:r>
        <w:rPr>
          <w:rFonts w:ascii="inherit" w:hAnsi="inherit" w:cs="Microsoft Sans Serif"/>
          <w:b w:val="0"/>
          <w:bCs w:val="0"/>
          <w:color w:val="212529"/>
        </w:rPr>
        <w:t>Sample Output 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8 25 70</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8 25 82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8 38 52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8 38 58 60</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Min Heap</w:t>
      </w:r>
    </w:p>
    <w:p w:rsidR="00E363D4" w:rsidRDefault="00E363D4" w:rsidP="00E363D4">
      <w:pPr>
        <w:pStyle w:val="3"/>
        <w:shd w:val="clear" w:color="auto" w:fill="FFFFFF"/>
        <w:spacing w:before="192" w:after="192"/>
        <w:rPr>
          <w:rFonts w:ascii="inherit" w:hAnsi="inherit" w:cs="Microsoft Sans Serif"/>
          <w:b w:val="0"/>
          <w:bCs w:val="0"/>
          <w:color w:val="212529"/>
        </w:rPr>
      </w:pPr>
      <w:r>
        <w:rPr>
          <w:rFonts w:ascii="inherit" w:hAnsi="inherit" w:cs="Microsoft Sans Serif"/>
          <w:b w:val="0"/>
          <w:bCs w:val="0"/>
          <w:color w:val="212529"/>
        </w:rPr>
        <w:t>Sample Input 3:</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10 28 15 12 34 9 8 56</w:t>
      </w:r>
    </w:p>
    <w:p w:rsidR="00E363D4" w:rsidRDefault="00E363D4" w:rsidP="00E363D4">
      <w:pPr>
        <w:pStyle w:val="3"/>
        <w:shd w:val="clear" w:color="auto" w:fill="FFFFFF"/>
        <w:spacing w:before="192" w:after="192"/>
        <w:rPr>
          <w:rFonts w:ascii="inherit" w:hAnsi="inherit" w:cs="Microsoft Sans Serif"/>
          <w:b w:val="0"/>
          <w:bCs w:val="0"/>
          <w:color w:val="212529"/>
        </w:rPr>
      </w:pPr>
      <w:r>
        <w:rPr>
          <w:rFonts w:ascii="inherit" w:hAnsi="inherit" w:cs="Microsoft Sans Serif"/>
          <w:b w:val="0"/>
          <w:bCs w:val="0"/>
          <w:color w:val="212529"/>
        </w:rPr>
        <w:t>Sample Output 3:</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10 15 8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10 15 9</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10 28 34</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10 28 12 56</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Not Heap</w:t>
      </w:r>
    </w:p>
    <w:p w:rsidR="00674D36" w:rsidRPr="00E66158" w:rsidRDefault="00674D36" w:rsidP="00D036D2">
      <w:pPr>
        <w:rPr>
          <w:color w:val="FF0000"/>
        </w:rPr>
      </w:pPr>
    </w:p>
    <w:sectPr w:rsidR="00674D36" w:rsidRPr="00E661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shell dlg">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3EA"/>
    <w:multiLevelType w:val="multilevel"/>
    <w:tmpl w:val="4988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93502"/>
    <w:multiLevelType w:val="multilevel"/>
    <w:tmpl w:val="9EC80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4C0D2C"/>
    <w:multiLevelType w:val="multilevel"/>
    <w:tmpl w:val="1AB2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B667E4"/>
    <w:multiLevelType w:val="multilevel"/>
    <w:tmpl w:val="CC48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763A8A"/>
    <w:multiLevelType w:val="multilevel"/>
    <w:tmpl w:val="18DE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726C"/>
    <w:multiLevelType w:val="multilevel"/>
    <w:tmpl w:val="BAA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F74126"/>
    <w:multiLevelType w:val="multilevel"/>
    <w:tmpl w:val="264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9D2EE6"/>
    <w:multiLevelType w:val="multilevel"/>
    <w:tmpl w:val="F44A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84008A"/>
    <w:multiLevelType w:val="multilevel"/>
    <w:tmpl w:val="B36E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222741"/>
    <w:multiLevelType w:val="multilevel"/>
    <w:tmpl w:val="3B94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F032D2"/>
    <w:multiLevelType w:val="multilevel"/>
    <w:tmpl w:val="C5B4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3517CE"/>
    <w:multiLevelType w:val="multilevel"/>
    <w:tmpl w:val="EE4C5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B42652"/>
    <w:multiLevelType w:val="multilevel"/>
    <w:tmpl w:val="854C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125254"/>
    <w:multiLevelType w:val="multilevel"/>
    <w:tmpl w:val="52F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36306F"/>
    <w:multiLevelType w:val="multilevel"/>
    <w:tmpl w:val="A3AE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A57856"/>
    <w:multiLevelType w:val="multilevel"/>
    <w:tmpl w:val="9BD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D80C9F"/>
    <w:multiLevelType w:val="multilevel"/>
    <w:tmpl w:val="BE740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B07388"/>
    <w:multiLevelType w:val="multilevel"/>
    <w:tmpl w:val="DF30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090B90"/>
    <w:multiLevelType w:val="multilevel"/>
    <w:tmpl w:val="A718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332307"/>
    <w:multiLevelType w:val="multilevel"/>
    <w:tmpl w:val="0802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F20C86"/>
    <w:multiLevelType w:val="multilevel"/>
    <w:tmpl w:val="6150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53F63D3"/>
    <w:multiLevelType w:val="multilevel"/>
    <w:tmpl w:val="B15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6A9295E"/>
    <w:multiLevelType w:val="multilevel"/>
    <w:tmpl w:val="6AE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84361B9"/>
    <w:multiLevelType w:val="multilevel"/>
    <w:tmpl w:val="6716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8C57E97"/>
    <w:multiLevelType w:val="multilevel"/>
    <w:tmpl w:val="514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BDF780A"/>
    <w:multiLevelType w:val="multilevel"/>
    <w:tmpl w:val="E028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4D190C"/>
    <w:multiLevelType w:val="multilevel"/>
    <w:tmpl w:val="31E2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2"/>
  </w:num>
  <w:num w:numId="3">
    <w:abstractNumId w:val="2"/>
  </w:num>
  <w:num w:numId="4">
    <w:abstractNumId w:val="5"/>
  </w:num>
  <w:num w:numId="5">
    <w:abstractNumId w:val="6"/>
  </w:num>
  <w:num w:numId="6">
    <w:abstractNumId w:val="23"/>
  </w:num>
  <w:num w:numId="7">
    <w:abstractNumId w:val="26"/>
  </w:num>
  <w:num w:numId="8">
    <w:abstractNumId w:val="8"/>
  </w:num>
  <w:num w:numId="9">
    <w:abstractNumId w:val="11"/>
  </w:num>
  <w:num w:numId="10">
    <w:abstractNumId w:val="1"/>
  </w:num>
  <w:num w:numId="11">
    <w:abstractNumId w:val="0"/>
  </w:num>
  <w:num w:numId="12">
    <w:abstractNumId w:val="9"/>
  </w:num>
  <w:num w:numId="13">
    <w:abstractNumId w:val="22"/>
  </w:num>
  <w:num w:numId="14">
    <w:abstractNumId w:val="25"/>
  </w:num>
  <w:num w:numId="15">
    <w:abstractNumId w:val="16"/>
  </w:num>
  <w:num w:numId="16">
    <w:abstractNumId w:val="21"/>
  </w:num>
  <w:num w:numId="17">
    <w:abstractNumId w:val="24"/>
  </w:num>
  <w:num w:numId="18">
    <w:abstractNumId w:val="15"/>
  </w:num>
  <w:num w:numId="19">
    <w:abstractNumId w:val="7"/>
  </w:num>
  <w:num w:numId="20">
    <w:abstractNumId w:val="20"/>
  </w:num>
  <w:num w:numId="21">
    <w:abstractNumId w:val="4"/>
  </w:num>
  <w:num w:numId="22">
    <w:abstractNumId w:val="14"/>
  </w:num>
  <w:num w:numId="23">
    <w:abstractNumId w:val="3"/>
  </w:num>
  <w:num w:numId="24">
    <w:abstractNumId w:val="18"/>
  </w:num>
  <w:num w:numId="25">
    <w:abstractNumId w:val="17"/>
  </w:num>
  <w:num w:numId="26">
    <w:abstractNumId w:val="19"/>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163"/>
    <w:rsid w:val="000174C6"/>
    <w:rsid w:val="0004341E"/>
    <w:rsid w:val="00046ADB"/>
    <w:rsid w:val="00060E50"/>
    <w:rsid w:val="0006222E"/>
    <w:rsid w:val="00065159"/>
    <w:rsid w:val="00066D8A"/>
    <w:rsid w:val="00067BC6"/>
    <w:rsid w:val="00071ACD"/>
    <w:rsid w:val="000756C1"/>
    <w:rsid w:val="00076E05"/>
    <w:rsid w:val="00081F93"/>
    <w:rsid w:val="00084DCA"/>
    <w:rsid w:val="000856DF"/>
    <w:rsid w:val="0008616D"/>
    <w:rsid w:val="000900DB"/>
    <w:rsid w:val="00092AC2"/>
    <w:rsid w:val="000A2684"/>
    <w:rsid w:val="000B7764"/>
    <w:rsid w:val="000D23A7"/>
    <w:rsid w:val="000D44C8"/>
    <w:rsid w:val="000F1FA0"/>
    <w:rsid w:val="001036A8"/>
    <w:rsid w:val="00104FB4"/>
    <w:rsid w:val="00111015"/>
    <w:rsid w:val="00130552"/>
    <w:rsid w:val="0014094B"/>
    <w:rsid w:val="00142B6C"/>
    <w:rsid w:val="00147AE1"/>
    <w:rsid w:val="00151FAE"/>
    <w:rsid w:val="00153770"/>
    <w:rsid w:val="00154479"/>
    <w:rsid w:val="00165334"/>
    <w:rsid w:val="00170B2E"/>
    <w:rsid w:val="001811B8"/>
    <w:rsid w:val="001901EA"/>
    <w:rsid w:val="00194F61"/>
    <w:rsid w:val="001A2251"/>
    <w:rsid w:val="001C0B1F"/>
    <w:rsid w:val="001C5C99"/>
    <w:rsid w:val="001F4D95"/>
    <w:rsid w:val="001F5280"/>
    <w:rsid w:val="002011DB"/>
    <w:rsid w:val="00202CFA"/>
    <w:rsid w:val="00236D20"/>
    <w:rsid w:val="0023792F"/>
    <w:rsid w:val="002436C6"/>
    <w:rsid w:val="00244461"/>
    <w:rsid w:val="002667F8"/>
    <w:rsid w:val="00271AE7"/>
    <w:rsid w:val="00275AAC"/>
    <w:rsid w:val="00277227"/>
    <w:rsid w:val="002A4211"/>
    <w:rsid w:val="002B2C6B"/>
    <w:rsid w:val="002E2BCA"/>
    <w:rsid w:val="002E42C5"/>
    <w:rsid w:val="002F691F"/>
    <w:rsid w:val="0030029D"/>
    <w:rsid w:val="00317201"/>
    <w:rsid w:val="00330610"/>
    <w:rsid w:val="00354887"/>
    <w:rsid w:val="003648B2"/>
    <w:rsid w:val="003674E9"/>
    <w:rsid w:val="00370446"/>
    <w:rsid w:val="00372E41"/>
    <w:rsid w:val="00374F5C"/>
    <w:rsid w:val="003922D8"/>
    <w:rsid w:val="00394774"/>
    <w:rsid w:val="003A062A"/>
    <w:rsid w:val="003A779D"/>
    <w:rsid w:val="003B4829"/>
    <w:rsid w:val="003D5FFF"/>
    <w:rsid w:val="003D6B3F"/>
    <w:rsid w:val="003E30ED"/>
    <w:rsid w:val="003F5BCA"/>
    <w:rsid w:val="003F6579"/>
    <w:rsid w:val="004024C7"/>
    <w:rsid w:val="00420465"/>
    <w:rsid w:val="00426487"/>
    <w:rsid w:val="00433F87"/>
    <w:rsid w:val="00437889"/>
    <w:rsid w:val="00452527"/>
    <w:rsid w:val="00496CDB"/>
    <w:rsid w:val="004A15CC"/>
    <w:rsid w:val="004C4F23"/>
    <w:rsid w:val="004D1BC3"/>
    <w:rsid w:val="004E432E"/>
    <w:rsid w:val="00501B5B"/>
    <w:rsid w:val="0050629E"/>
    <w:rsid w:val="00511CB1"/>
    <w:rsid w:val="00516FAF"/>
    <w:rsid w:val="0052201E"/>
    <w:rsid w:val="005220FB"/>
    <w:rsid w:val="005227D3"/>
    <w:rsid w:val="0052347B"/>
    <w:rsid w:val="00525EB8"/>
    <w:rsid w:val="0053689B"/>
    <w:rsid w:val="00546C5F"/>
    <w:rsid w:val="005478C1"/>
    <w:rsid w:val="005620EF"/>
    <w:rsid w:val="005922FC"/>
    <w:rsid w:val="00592E7F"/>
    <w:rsid w:val="005944E5"/>
    <w:rsid w:val="005C0833"/>
    <w:rsid w:val="005D2020"/>
    <w:rsid w:val="005F3013"/>
    <w:rsid w:val="00604F6B"/>
    <w:rsid w:val="0066485A"/>
    <w:rsid w:val="00665CEE"/>
    <w:rsid w:val="00671C9E"/>
    <w:rsid w:val="0067227A"/>
    <w:rsid w:val="00674D36"/>
    <w:rsid w:val="00676C2E"/>
    <w:rsid w:val="00682267"/>
    <w:rsid w:val="0068541C"/>
    <w:rsid w:val="00686354"/>
    <w:rsid w:val="006A2A13"/>
    <w:rsid w:val="006B0A1D"/>
    <w:rsid w:val="006C3769"/>
    <w:rsid w:val="006E0773"/>
    <w:rsid w:val="006E7523"/>
    <w:rsid w:val="007024CF"/>
    <w:rsid w:val="007140F8"/>
    <w:rsid w:val="007176D1"/>
    <w:rsid w:val="00724E6D"/>
    <w:rsid w:val="00725F80"/>
    <w:rsid w:val="007266D5"/>
    <w:rsid w:val="00731641"/>
    <w:rsid w:val="007366FB"/>
    <w:rsid w:val="00743B92"/>
    <w:rsid w:val="0075605C"/>
    <w:rsid w:val="00757CF3"/>
    <w:rsid w:val="00757DC8"/>
    <w:rsid w:val="0076114B"/>
    <w:rsid w:val="007739CE"/>
    <w:rsid w:val="00790A27"/>
    <w:rsid w:val="00794339"/>
    <w:rsid w:val="00795D25"/>
    <w:rsid w:val="007A2A5B"/>
    <w:rsid w:val="007A61A5"/>
    <w:rsid w:val="007A77EA"/>
    <w:rsid w:val="007B36C7"/>
    <w:rsid w:val="007B3939"/>
    <w:rsid w:val="007D58CB"/>
    <w:rsid w:val="007D76DB"/>
    <w:rsid w:val="007E3CAC"/>
    <w:rsid w:val="007E47E9"/>
    <w:rsid w:val="007E4FC8"/>
    <w:rsid w:val="007F08A0"/>
    <w:rsid w:val="007F79F3"/>
    <w:rsid w:val="0080285E"/>
    <w:rsid w:val="00812FAA"/>
    <w:rsid w:val="00827D4B"/>
    <w:rsid w:val="00832D99"/>
    <w:rsid w:val="00834D3F"/>
    <w:rsid w:val="00835FE7"/>
    <w:rsid w:val="008363B7"/>
    <w:rsid w:val="00840DFF"/>
    <w:rsid w:val="00875EB1"/>
    <w:rsid w:val="008774B4"/>
    <w:rsid w:val="0088198C"/>
    <w:rsid w:val="00884CCF"/>
    <w:rsid w:val="008851DD"/>
    <w:rsid w:val="00885631"/>
    <w:rsid w:val="008A194B"/>
    <w:rsid w:val="008E0D1A"/>
    <w:rsid w:val="008E63DB"/>
    <w:rsid w:val="008F58ED"/>
    <w:rsid w:val="00902700"/>
    <w:rsid w:val="0090304C"/>
    <w:rsid w:val="0090379E"/>
    <w:rsid w:val="009108B3"/>
    <w:rsid w:val="00910C25"/>
    <w:rsid w:val="009221AE"/>
    <w:rsid w:val="009378E5"/>
    <w:rsid w:val="00937A2C"/>
    <w:rsid w:val="00940649"/>
    <w:rsid w:val="0094698F"/>
    <w:rsid w:val="00946ED5"/>
    <w:rsid w:val="00947647"/>
    <w:rsid w:val="00951813"/>
    <w:rsid w:val="00951958"/>
    <w:rsid w:val="009529AB"/>
    <w:rsid w:val="00964B75"/>
    <w:rsid w:val="00977949"/>
    <w:rsid w:val="009B06B5"/>
    <w:rsid w:val="009B19C5"/>
    <w:rsid w:val="009B611B"/>
    <w:rsid w:val="009C6E2A"/>
    <w:rsid w:val="009D1A37"/>
    <w:rsid w:val="009E0642"/>
    <w:rsid w:val="009E202E"/>
    <w:rsid w:val="00A02EB7"/>
    <w:rsid w:val="00A3606E"/>
    <w:rsid w:val="00A510AF"/>
    <w:rsid w:val="00A61934"/>
    <w:rsid w:val="00A779F7"/>
    <w:rsid w:val="00A80BF4"/>
    <w:rsid w:val="00A838D8"/>
    <w:rsid w:val="00AB036B"/>
    <w:rsid w:val="00AB0A0F"/>
    <w:rsid w:val="00AB5615"/>
    <w:rsid w:val="00AB6AD0"/>
    <w:rsid w:val="00AC288D"/>
    <w:rsid w:val="00AC75D6"/>
    <w:rsid w:val="00AC7DF2"/>
    <w:rsid w:val="00AD0066"/>
    <w:rsid w:val="00AD4A02"/>
    <w:rsid w:val="00AD7B26"/>
    <w:rsid w:val="00AF5A10"/>
    <w:rsid w:val="00B07CB6"/>
    <w:rsid w:val="00B12C5D"/>
    <w:rsid w:val="00B3362A"/>
    <w:rsid w:val="00B33ABF"/>
    <w:rsid w:val="00B36D47"/>
    <w:rsid w:val="00B4136B"/>
    <w:rsid w:val="00B44401"/>
    <w:rsid w:val="00B6005F"/>
    <w:rsid w:val="00B60464"/>
    <w:rsid w:val="00B6492E"/>
    <w:rsid w:val="00B72144"/>
    <w:rsid w:val="00B74D01"/>
    <w:rsid w:val="00B81D04"/>
    <w:rsid w:val="00B837FB"/>
    <w:rsid w:val="00B856CC"/>
    <w:rsid w:val="00B86CB5"/>
    <w:rsid w:val="00BA1B27"/>
    <w:rsid w:val="00BC4A54"/>
    <w:rsid w:val="00BD05FA"/>
    <w:rsid w:val="00BD127B"/>
    <w:rsid w:val="00BE28A7"/>
    <w:rsid w:val="00BE5BA0"/>
    <w:rsid w:val="00BF2D46"/>
    <w:rsid w:val="00BF7463"/>
    <w:rsid w:val="00C01F2C"/>
    <w:rsid w:val="00C15276"/>
    <w:rsid w:val="00C2062C"/>
    <w:rsid w:val="00C3175D"/>
    <w:rsid w:val="00C50625"/>
    <w:rsid w:val="00C70B21"/>
    <w:rsid w:val="00C723B0"/>
    <w:rsid w:val="00C75968"/>
    <w:rsid w:val="00CA3097"/>
    <w:rsid w:val="00CD02D5"/>
    <w:rsid w:val="00CD1FEF"/>
    <w:rsid w:val="00CE3A85"/>
    <w:rsid w:val="00D036D2"/>
    <w:rsid w:val="00D10698"/>
    <w:rsid w:val="00D116CC"/>
    <w:rsid w:val="00D171D4"/>
    <w:rsid w:val="00D227D3"/>
    <w:rsid w:val="00D25CB8"/>
    <w:rsid w:val="00D44E6C"/>
    <w:rsid w:val="00D46416"/>
    <w:rsid w:val="00D70DBB"/>
    <w:rsid w:val="00D762DB"/>
    <w:rsid w:val="00D82DD9"/>
    <w:rsid w:val="00D86B7A"/>
    <w:rsid w:val="00D87E4D"/>
    <w:rsid w:val="00D9429D"/>
    <w:rsid w:val="00DA3080"/>
    <w:rsid w:val="00DA3ED8"/>
    <w:rsid w:val="00DB1437"/>
    <w:rsid w:val="00DB3925"/>
    <w:rsid w:val="00DB5F11"/>
    <w:rsid w:val="00DC0465"/>
    <w:rsid w:val="00DC1347"/>
    <w:rsid w:val="00DD1646"/>
    <w:rsid w:val="00DD3DD8"/>
    <w:rsid w:val="00DE0EDF"/>
    <w:rsid w:val="00DE42B8"/>
    <w:rsid w:val="00DE50CB"/>
    <w:rsid w:val="00DE56B3"/>
    <w:rsid w:val="00DF775A"/>
    <w:rsid w:val="00E033E8"/>
    <w:rsid w:val="00E03AF2"/>
    <w:rsid w:val="00E04FE8"/>
    <w:rsid w:val="00E17A14"/>
    <w:rsid w:val="00E221AA"/>
    <w:rsid w:val="00E265AB"/>
    <w:rsid w:val="00E27815"/>
    <w:rsid w:val="00E363D4"/>
    <w:rsid w:val="00E42598"/>
    <w:rsid w:val="00E45B44"/>
    <w:rsid w:val="00E50414"/>
    <w:rsid w:val="00E55CE6"/>
    <w:rsid w:val="00E56C4B"/>
    <w:rsid w:val="00E6106B"/>
    <w:rsid w:val="00E66158"/>
    <w:rsid w:val="00E83135"/>
    <w:rsid w:val="00E86DD6"/>
    <w:rsid w:val="00E87707"/>
    <w:rsid w:val="00EA0C15"/>
    <w:rsid w:val="00EB01D3"/>
    <w:rsid w:val="00EB4252"/>
    <w:rsid w:val="00ED1643"/>
    <w:rsid w:val="00ED3163"/>
    <w:rsid w:val="00ED5E4A"/>
    <w:rsid w:val="00ED616A"/>
    <w:rsid w:val="00EE0C74"/>
    <w:rsid w:val="00EF13F1"/>
    <w:rsid w:val="00EF2F84"/>
    <w:rsid w:val="00F058F5"/>
    <w:rsid w:val="00F16587"/>
    <w:rsid w:val="00F167FD"/>
    <w:rsid w:val="00F22D6D"/>
    <w:rsid w:val="00F36884"/>
    <w:rsid w:val="00F508ED"/>
    <w:rsid w:val="00F6633E"/>
    <w:rsid w:val="00F71DCA"/>
    <w:rsid w:val="00F73297"/>
    <w:rsid w:val="00F849DD"/>
    <w:rsid w:val="00F924D5"/>
    <w:rsid w:val="00FA76E1"/>
    <w:rsid w:val="00FD384E"/>
    <w:rsid w:val="00FE635B"/>
    <w:rsid w:val="00FF5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 w:type="character" w:customStyle="1" w:styleId="mpunct">
    <w:name w:val="mpunct"/>
    <w:basedOn w:val="a0"/>
    <w:rsid w:val="00420465"/>
  </w:style>
  <w:style w:type="character" w:customStyle="1" w:styleId="mbin">
    <w:name w:val="mbin"/>
    <w:basedOn w:val="a0"/>
    <w:rsid w:val="004204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 w:type="character" w:customStyle="1" w:styleId="mpunct">
    <w:name w:val="mpunct"/>
    <w:basedOn w:val="a0"/>
    <w:rsid w:val="00420465"/>
  </w:style>
  <w:style w:type="character" w:customStyle="1" w:styleId="mbin">
    <w:name w:val="mbin"/>
    <w:basedOn w:val="a0"/>
    <w:rsid w:val="00420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4599">
      <w:bodyDiv w:val="1"/>
      <w:marLeft w:val="0"/>
      <w:marRight w:val="0"/>
      <w:marTop w:val="0"/>
      <w:marBottom w:val="0"/>
      <w:divBdr>
        <w:top w:val="none" w:sz="0" w:space="0" w:color="auto"/>
        <w:left w:val="none" w:sz="0" w:space="0" w:color="auto"/>
        <w:bottom w:val="none" w:sz="0" w:space="0" w:color="auto"/>
        <w:right w:val="none" w:sz="0" w:space="0" w:color="auto"/>
      </w:divBdr>
      <w:divsChild>
        <w:div w:id="2005624569">
          <w:marLeft w:val="0"/>
          <w:marRight w:val="0"/>
          <w:marTop w:val="0"/>
          <w:marBottom w:val="0"/>
          <w:divBdr>
            <w:top w:val="single" w:sz="6" w:space="2" w:color="DDDDDD"/>
            <w:left w:val="single" w:sz="6" w:space="2" w:color="DDDDDD"/>
            <w:bottom w:val="single" w:sz="6" w:space="2" w:color="DDDDDD"/>
            <w:right w:val="single" w:sz="6" w:space="2" w:color="DDDDDD"/>
          </w:divBdr>
          <w:divsChild>
            <w:div w:id="380904784">
              <w:marLeft w:val="0"/>
              <w:marRight w:val="0"/>
              <w:marTop w:val="0"/>
              <w:marBottom w:val="0"/>
              <w:divBdr>
                <w:top w:val="none" w:sz="0" w:space="0" w:color="auto"/>
                <w:left w:val="none" w:sz="0" w:space="0" w:color="auto"/>
                <w:bottom w:val="none" w:sz="0" w:space="0" w:color="auto"/>
                <w:right w:val="none" w:sz="0" w:space="0" w:color="auto"/>
              </w:divBdr>
              <w:divsChild>
                <w:div w:id="1006908904">
                  <w:marLeft w:val="0"/>
                  <w:marRight w:val="0"/>
                  <w:marTop w:val="0"/>
                  <w:marBottom w:val="0"/>
                  <w:divBdr>
                    <w:top w:val="none" w:sz="0" w:space="0" w:color="auto"/>
                    <w:left w:val="none" w:sz="0" w:space="0" w:color="auto"/>
                    <w:bottom w:val="none" w:sz="0" w:space="0" w:color="auto"/>
                    <w:right w:val="none" w:sz="0" w:space="0" w:color="auto"/>
                  </w:divBdr>
                </w:div>
                <w:div w:id="246890641">
                  <w:marLeft w:val="0"/>
                  <w:marRight w:val="0"/>
                  <w:marTop w:val="0"/>
                  <w:marBottom w:val="0"/>
                  <w:divBdr>
                    <w:top w:val="none" w:sz="0" w:space="0" w:color="auto"/>
                    <w:left w:val="none" w:sz="0" w:space="0" w:color="auto"/>
                    <w:bottom w:val="none" w:sz="0" w:space="0" w:color="auto"/>
                    <w:right w:val="none" w:sz="0" w:space="0" w:color="auto"/>
                  </w:divBdr>
                </w:div>
              </w:divsChild>
            </w:div>
            <w:div w:id="253516531">
              <w:marLeft w:val="0"/>
              <w:marRight w:val="0"/>
              <w:marTop w:val="0"/>
              <w:marBottom w:val="0"/>
              <w:divBdr>
                <w:top w:val="none" w:sz="0" w:space="0" w:color="auto"/>
                <w:left w:val="none" w:sz="0" w:space="0" w:color="auto"/>
                <w:bottom w:val="none" w:sz="0" w:space="0" w:color="auto"/>
                <w:right w:val="none" w:sz="0" w:space="0" w:color="auto"/>
              </w:divBdr>
              <w:divsChild>
                <w:div w:id="1669920">
                  <w:marLeft w:val="0"/>
                  <w:marRight w:val="0"/>
                  <w:marTop w:val="0"/>
                  <w:marBottom w:val="0"/>
                  <w:divBdr>
                    <w:top w:val="none" w:sz="0" w:space="0" w:color="auto"/>
                    <w:left w:val="none" w:sz="0" w:space="0" w:color="auto"/>
                    <w:bottom w:val="none" w:sz="0" w:space="0" w:color="auto"/>
                    <w:right w:val="none" w:sz="0" w:space="0" w:color="auto"/>
                  </w:divBdr>
                </w:div>
                <w:div w:id="348026301">
                  <w:marLeft w:val="0"/>
                  <w:marRight w:val="0"/>
                  <w:marTop w:val="0"/>
                  <w:marBottom w:val="0"/>
                  <w:divBdr>
                    <w:top w:val="none" w:sz="0" w:space="0" w:color="auto"/>
                    <w:left w:val="none" w:sz="0" w:space="0" w:color="auto"/>
                    <w:bottom w:val="none" w:sz="0" w:space="0" w:color="auto"/>
                    <w:right w:val="none" w:sz="0" w:space="0" w:color="auto"/>
                  </w:divBdr>
                </w:div>
              </w:divsChild>
            </w:div>
            <w:div w:id="250551783">
              <w:marLeft w:val="0"/>
              <w:marRight w:val="0"/>
              <w:marTop w:val="0"/>
              <w:marBottom w:val="0"/>
              <w:divBdr>
                <w:top w:val="none" w:sz="0" w:space="0" w:color="auto"/>
                <w:left w:val="none" w:sz="0" w:space="0" w:color="auto"/>
                <w:bottom w:val="none" w:sz="0" w:space="0" w:color="auto"/>
                <w:right w:val="none" w:sz="0" w:space="0" w:color="auto"/>
              </w:divBdr>
              <w:divsChild>
                <w:div w:id="1172915354">
                  <w:marLeft w:val="0"/>
                  <w:marRight w:val="0"/>
                  <w:marTop w:val="0"/>
                  <w:marBottom w:val="0"/>
                  <w:divBdr>
                    <w:top w:val="none" w:sz="0" w:space="0" w:color="auto"/>
                    <w:left w:val="none" w:sz="0" w:space="0" w:color="auto"/>
                    <w:bottom w:val="none" w:sz="0" w:space="0" w:color="auto"/>
                    <w:right w:val="none" w:sz="0" w:space="0" w:color="auto"/>
                  </w:divBdr>
                </w:div>
                <w:div w:id="2003191630">
                  <w:marLeft w:val="0"/>
                  <w:marRight w:val="0"/>
                  <w:marTop w:val="0"/>
                  <w:marBottom w:val="0"/>
                  <w:divBdr>
                    <w:top w:val="none" w:sz="0" w:space="0" w:color="auto"/>
                    <w:left w:val="none" w:sz="0" w:space="0" w:color="auto"/>
                    <w:bottom w:val="none" w:sz="0" w:space="0" w:color="auto"/>
                    <w:right w:val="none" w:sz="0" w:space="0" w:color="auto"/>
                  </w:divBdr>
                </w:div>
              </w:divsChild>
            </w:div>
            <w:div w:id="472601057">
              <w:marLeft w:val="0"/>
              <w:marRight w:val="0"/>
              <w:marTop w:val="0"/>
              <w:marBottom w:val="0"/>
              <w:divBdr>
                <w:top w:val="none" w:sz="0" w:space="0" w:color="auto"/>
                <w:left w:val="none" w:sz="0" w:space="0" w:color="auto"/>
                <w:bottom w:val="none" w:sz="0" w:space="0" w:color="auto"/>
                <w:right w:val="none" w:sz="0" w:space="0" w:color="auto"/>
              </w:divBdr>
              <w:divsChild>
                <w:div w:id="1139566614">
                  <w:marLeft w:val="0"/>
                  <w:marRight w:val="0"/>
                  <w:marTop w:val="0"/>
                  <w:marBottom w:val="0"/>
                  <w:divBdr>
                    <w:top w:val="none" w:sz="0" w:space="0" w:color="auto"/>
                    <w:left w:val="none" w:sz="0" w:space="0" w:color="auto"/>
                    <w:bottom w:val="none" w:sz="0" w:space="0" w:color="auto"/>
                    <w:right w:val="none" w:sz="0" w:space="0" w:color="auto"/>
                  </w:divBdr>
                </w:div>
                <w:div w:id="1285960628">
                  <w:marLeft w:val="0"/>
                  <w:marRight w:val="0"/>
                  <w:marTop w:val="0"/>
                  <w:marBottom w:val="0"/>
                  <w:divBdr>
                    <w:top w:val="none" w:sz="0" w:space="0" w:color="auto"/>
                    <w:left w:val="none" w:sz="0" w:space="0" w:color="auto"/>
                    <w:bottom w:val="none" w:sz="0" w:space="0" w:color="auto"/>
                    <w:right w:val="none" w:sz="0" w:space="0" w:color="auto"/>
                  </w:divBdr>
                </w:div>
              </w:divsChild>
            </w:div>
            <w:div w:id="1194803955">
              <w:marLeft w:val="0"/>
              <w:marRight w:val="0"/>
              <w:marTop w:val="0"/>
              <w:marBottom w:val="0"/>
              <w:divBdr>
                <w:top w:val="none" w:sz="0" w:space="0" w:color="auto"/>
                <w:left w:val="none" w:sz="0" w:space="0" w:color="auto"/>
                <w:bottom w:val="none" w:sz="0" w:space="0" w:color="auto"/>
                <w:right w:val="none" w:sz="0" w:space="0" w:color="auto"/>
              </w:divBdr>
            </w:div>
            <w:div w:id="1881817876">
              <w:marLeft w:val="0"/>
              <w:marRight w:val="0"/>
              <w:marTop w:val="0"/>
              <w:marBottom w:val="0"/>
              <w:divBdr>
                <w:top w:val="none" w:sz="0" w:space="0" w:color="auto"/>
                <w:left w:val="none" w:sz="0" w:space="0" w:color="auto"/>
                <w:bottom w:val="none" w:sz="0" w:space="0" w:color="auto"/>
                <w:right w:val="none" w:sz="0" w:space="0" w:color="auto"/>
              </w:divBdr>
            </w:div>
          </w:divsChild>
        </w:div>
        <w:div w:id="314338171">
          <w:marLeft w:val="0"/>
          <w:marRight w:val="0"/>
          <w:marTop w:val="0"/>
          <w:marBottom w:val="0"/>
          <w:divBdr>
            <w:top w:val="none" w:sz="0" w:space="0" w:color="auto"/>
            <w:left w:val="none" w:sz="0" w:space="0" w:color="auto"/>
            <w:bottom w:val="none" w:sz="0" w:space="0" w:color="auto"/>
            <w:right w:val="none" w:sz="0" w:space="0" w:color="auto"/>
          </w:divBdr>
        </w:div>
      </w:divsChild>
    </w:div>
    <w:div w:id="134378371">
      <w:bodyDiv w:val="1"/>
      <w:marLeft w:val="0"/>
      <w:marRight w:val="0"/>
      <w:marTop w:val="0"/>
      <w:marBottom w:val="0"/>
      <w:divBdr>
        <w:top w:val="none" w:sz="0" w:space="0" w:color="auto"/>
        <w:left w:val="none" w:sz="0" w:space="0" w:color="auto"/>
        <w:bottom w:val="none" w:sz="0" w:space="0" w:color="auto"/>
        <w:right w:val="none" w:sz="0" w:space="0" w:color="auto"/>
      </w:divBdr>
      <w:divsChild>
        <w:div w:id="2029870218">
          <w:marLeft w:val="0"/>
          <w:marRight w:val="0"/>
          <w:marTop w:val="0"/>
          <w:marBottom w:val="0"/>
          <w:divBdr>
            <w:top w:val="single" w:sz="6" w:space="2" w:color="DDDDDD"/>
            <w:left w:val="single" w:sz="6" w:space="2" w:color="DDDDDD"/>
            <w:bottom w:val="single" w:sz="6" w:space="2" w:color="DDDDDD"/>
            <w:right w:val="single" w:sz="6" w:space="2" w:color="DDDDDD"/>
          </w:divBdr>
          <w:divsChild>
            <w:div w:id="179320236">
              <w:marLeft w:val="0"/>
              <w:marRight w:val="0"/>
              <w:marTop w:val="0"/>
              <w:marBottom w:val="0"/>
              <w:divBdr>
                <w:top w:val="none" w:sz="0" w:space="0" w:color="auto"/>
                <w:left w:val="none" w:sz="0" w:space="0" w:color="auto"/>
                <w:bottom w:val="none" w:sz="0" w:space="0" w:color="auto"/>
                <w:right w:val="none" w:sz="0" w:space="0" w:color="auto"/>
              </w:divBdr>
              <w:divsChild>
                <w:div w:id="625083325">
                  <w:marLeft w:val="0"/>
                  <w:marRight w:val="0"/>
                  <w:marTop w:val="0"/>
                  <w:marBottom w:val="0"/>
                  <w:divBdr>
                    <w:top w:val="none" w:sz="0" w:space="0" w:color="auto"/>
                    <w:left w:val="none" w:sz="0" w:space="0" w:color="auto"/>
                    <w:bottom w:val="none" w:sz="0" w:space="0" w:color="auto"/>
                    <w:right w:val="none" w:sz="0" w:space="0" w:color="auto"/>
                  </w:divBdr>
                </w:div>
                <w:div w:id="2116829769">
                  <w:marLeft w:val="0"/>
                  <w:marRight w:val="0"/>
                  <w:marTop w:val="0"/>
                  <w:marBottom w:val="0"/>
                  <w:divBdr>
                    <w:top w:val="none" w:sz="0" w:space="0" w:color="auto"/>
                    <w:left w:val="none" w:sz="0" w:space="0" w:color="auto"/>
                    <w:bottom w:val="none" w:sz="0" w:space="0" w:color="auto"/>
                    <w:right w:val="none" w:sz="0" w:space="0" w:color="auto"/>
                  </w:divBdr>
                </w:div>
              </w:divsChild>
            </w:div>
            <w:div w:id="1828745184">
              <w:marLeft w:val="0"/>
              <w:marRight w:val="0"/>
              <w:marTop w:val="0"/>
              <w:marBottom w:val="0"/>
              <w:divBdr>
                <w:top w:val="none" w:sz="0" w:space="0" w:color="auto"/>
                <w:left w:val="none" w:sz="0" w:space="0" w:color="auto"/>
                <w:bottom w:val="none" w:sz="0" w:space="0" w:color="auto"/>
                <w:right w:val="none" w:sz="0" w:space="0" w:color="auto"/>
              </w:divBdr>
              <w:divsChild>
                <w:div w:id="385373227">
                  <w:marLeft w:val="0"/>
                  <w:marRight w:val="0"/>
                  <w:marTop w:val="0"/>
                  <w:marBottom w:val="0"/>
                  <w:divBdr>
                    <w:top w:val="none" w:sz="0" w:space="0" w:color="auto"/>
                    <w:left w:val="none" w:sz="0" w:space="0" w:color="auto"/>
                    <w:bottom w:val="none" w:sz="0" w:space="0" w:color="auto"/>
                    <w:right w:val="none" w:sz="0" w:space="0" w:color="auto"/>
                  </w:divBdr>
                </w:div>
                <w:div w:id="613749918">
                  <w:marLeft w:val="0"/>
                  <w:marRight w:val="0"/>
                  <w:marTop w:val="0"/>
                  <w:marBottom w:val="0"/>
                  <w:divBdr>
                    <w:top w:val="none" w:sz="0" w:space="0" w:color="auto"/>
                    <w:left w:val="none" w:sz="0" w:space="0" w:color="auto"/>
                    <w:bottom w:val="none" w:sz="0" w:space="0" w:color="auto"/>
                    <w:right w:val="none" w:sz="0" w:space="0" w:color="auto"/>
                  </w:divBdr>
                </w:div>
              </w:divsChild>
            </w:div>
            <w:div w:id="353501687">
              <w:marLeft w:val="0"/>
              <w:marRight w:val="0"/>
              <w:marTop w:val="0"/>
              <w:marBottom w:val="0"/>
              <w:divBdr>
                <w:top w:val="none" w:sz="0" w:space="0" w:color="auto"/>
                <w:left w:val="none" w:sz="0" w:space="0" w:color="auto"/>
                <w:bottom w:val="none" w:sz="0" w:space="0" w:color="auto"/>
                <w:right w:val="none" w:sz="0" w:space="0" w:color="auto"/>
              </w:divBdr>
              <w:divsChild>
                <w:div w:id="253975705">
                  <w:marLeft w:val="0"/>
                  <w:marRight w:val="0"/>
                  <w:marTop w:val="0"/>
                  <w:marBottom w:val="0"/>
                  <w:divBdr>
                    <w:top w:val="none" w:sz="0" w:space="0" w:color="auto"/>
                    <w:left w:val="none" w:sz="0" w:space="0" w:color="auto"/>
                    <w:bottom w:val="none" w:sz="0" w:space="0" w:color="auto"/>
                    <w:right w:val="none" w:sz="0" w:space="0" w:color="auto"/>
                  </w:divBdr>
                </w:div>
                <w:div w:id="2083945117">
                  <w:marLeft w:val="0"/>
                  <w:marRight w:val="0"/>
                  <w:marTop w:val="0"/>
                  <w:marBottom w:val="0"/>
                  <w:divBdr>
                    <w:top w:val="none" w:sz="0" w:space="0" w:color="auto"/>
                    <w:left w:val="none" w:sz="0" w:space="0" w:color="auto"/>
                    <w:bottom w:val="none" w:sz="0" w:space="0" w:color="auto"/>
                    <w:right w:val="none" w:sz="0" w:space="0" w:color="auto"/>
                  </w:divBdr>
                </w:div>
              </w:divsChild>
            </w:div>
            <w:div w:id="1694184505">
              <w:marLeft w:val="0"/>
              <w:marRight w:val="0"/>
              <w:marTop w:val="0"/>
              <w:marBottom w:val="0"/>
              <w:divBdr>
                <w:top w:val="none" w:sz="0" w:space="0" w:color="auto"/>
                <w:left w:val="none" w:sz="0" w:space="0" w:color="auto"/>
                <w:bottom w:val="none" w:sz="0" w:space="0" w:color="auto"/>
                <w:right w:val="none" w:sz="0" w:space="0" w:color="auto"/>
              </w:divBdr>
              <w:divsChild>
                <w:div w:id="1714380839">
                  <w:marLeft w:val="0"/>
                  <w:marRight w:val="0"/>
                  <w:marTop w:val="0"/>
                  <w:marBottom w:val="0"/>
                  <w:divBdr>
                    <w:top w:val="none" w:sz="0" w:space="0" w:color="auto"/>
                    <w:left w:val="none" w:sz="0" w:space="0" w:color="auto"/>
                    <w:bottom w:val="none" w:sz="0" w:space="0" w:color="auto"/>
                    <w:right w:val="none" w:sz="0" w:space="0" w:color="auto"/>
                  </w:divBdr>
                </w:div>
                <w:div w:id="1257901069">
                  <w:marLeft w:val="0"/>
                  <w:marRight w:val="0"/>
                  <w:marTop w:val="0"/>
                  <w:marBottom w:val="0"/>
                  <w:divBdr>
                    <w:top w:val="none" w:sz="0" w:space="0" w:color="auto"/>
                    <w:left w:val="none" w:sz="0" w:space="0" w:color="auto"/>
                    <w:bottom w:val="none" w:sz="0" w:space="0" w:color="auto"/>
                    <w:right w:val="none" w:sz="0" w:space="0" w:color="auto"/>
                  </w:divBdr>
                </w:div>
              </w:divsChild>
            </w:div>
            <w:div w:id="73597046">
              <w:marLeft w:val="0"/>
              <w:marRight w:val="0"/>
              <w:marTop w:val="0"/>
              <w:marBottom w:val="0"/>
              <w:divBdr>
                <w:top w:val="none" w:sz="0" w:space="0" w:color="auto"/>
                <w:left w:val="none" w:sz="0" w:space="0" w:color="auto"/>
                <w:bottom w:val="none" w:sz="0" w:space="0" w:color="auto"/>
                <w:right w:val="none" w:sz="0" w:space="0" w:color="auto"/>
              </w:divBdr>
            </w:div>
            <w:div w:id="996614570">
              <w:marLeft w:val="0"/>
              <w:marRight w:val="0"/>
              <w:marTop w:val="0"/>
              <w:marBottom w:val="0"/>
              <w:divBdr>
                <w:top w:val="none" w:sz="0" w:space="0" w:color="auto"/>
                <w:left w:val="none" w:sz="0" w:space="0" w:color="auto"/>
                <w:bottom w:val="none" w:sz="0" w:space="0" w:color="auto"/>
                <w:right w:val="none" w:sz="0" w:space="0" w:color="auto"/>
              </w:divBdr>
            </w:div>
          </w:divsChild>
        </w:div>
        <w:div w:id="957681191">
          <w:marLeft w:val="0"/>
          <w:marRight w:val="0"/>
          <w:marTop w:val="0"/>
          <w:marBottom w:val="0"/>
          <w:divBdr>
            <w:top w:val="none" w:sz="0" w:space="0" w:color="auto"/>
            <w:left w:val="none" w:sz="0" w:space="0" w:color="auto"/>
            <w:bottom w:val="none" w:sz="0" w:space="0" w:color="auto"/>
            <w:right w:val="none" w:sz="0" w:space="0" w:color="auto"/>
          </w:divBdr>
        </w:div>
      </w:divsChild>
    </w:div>
    <w:div w:id="136533881">
      <w:bodyDiv w:val="1"/>
      <w:marLeft w:val="0"/>
      <w:marRight w:val="0"/>
      <w:marTop w:val="0"/>
      <w:marBottom w:val="0"/>
      <w:divBdr>
        <w:top w:val="none" w:sz="0" w:space="0" w:color="auto"/>
        <w:left w:val="none" w:sz="0" w:space="0" w:color="auto"/>
        <w:bottom w:val="none" w:sz="0" w:space="0" w:color="auto"/>
        <w:right w:val="none" w:sz="0" w:space="0" w:color="auto"/>
      </w:divBdr>
      <w:divsChild>
        <w:div w:id="1966767838">
          <w:marLeft w:val="0"/>
          <w:marRight w:val="0"/>
          <w:marTop w:val="0"/>
          <w:marBottom w:val="0"/>
          <w:divBdr>
            <w:top w:val="single" w:sz="6" w:space="2" w:color="DDDDDD"/>
            <w:left w:val="single" w:sz="6" w:space="2" w:color="DDDDDD"/>
            <w:bottom w:val="single" w:sz="6" w:space="2" w:color="DDDDDD"/>
            <w:right w:val="single" w:sz="6" w:space="2" w:color="DDDDDD"/>
          </w:divBdr>
          <w:divsChild>
            <w:div w:id="1655255232">
              <w:marLeft w:val="0"/>
              <w:marRight w:val="0"/>
              <w:marTop w:val="0"/>
              <w:marBottom w:val="0"/>
              <w:divBdr>
                <w:top w:val="none" w:sz="0" w:space="0" w:color="auto"/>
                <w:left w:val="none" w:sz="0" w:space="0" w:color="auto"/>
                <w:bottom w:val="none" w:sz="0" w:space="0" w:color="auto"/>
                <w:right w:val="none" w:sz="0" w:space="0" w:color="auto"/>
              </w:divBdr>
              <w:divsChild>
                <w:div w:id="1980573487">
                  <w:marLeft w:val="0"/>
                  <w:marRight w:val="0"/>
                  <w:marTop w:val="0"/>
                  <w:marBottom w:val="0"/>
                  <w:divBdr>
                    <w:top w:val="none" w:sz="0" w:space="0" w:color="auto"/>
                    <w:left w:val="none" w:sz="0" w:space="0" w:color="auto"/>
                    <w:bottom w:val="none" w:sz="0" w:space="0" w:color="auto"/>
                    <w:right w:val="none" w:sz="0" w:space="0" w:color="auto"/>
                  </w:divBdr>
                </w:div>
                <w:div w:id="1472868648">
                  <w:marLeft w:val="0"/>
                  <w:marRight w:val="0"/>
                  <w:marTop w:val="0"/>
                  <w:marBottom w:val="0"/>
                  <w:divBdr>
                    <w:top w:val="none" w:sz="0" w:space="0" w:color="auto"/>
                    <w:left w:val="none" w:sz="0" w:space="0" w:color="auto"/>
                    <w:bottom w:val="none" w:sz="0" w:space="0" w:color="auto"/>
                    <w:right w:val="none" w:sz="0" w:space="0" w:color="auto"/>
                  </w:divBdr>
                </w:div>
              </w:divsChild>
            </w:div>
            <w:div w:id="654337424">
              <w:marLeft w:val="0"/>
              <w:marRight w:val="0"/>
              <w:marTop w:val="0"/>
              <w:marBottom w:val="0"/>
              <w:divBdr>
                <w:top w:val="none" w:sz="0" w:space="0" w:color="auto"/>
                <w:left w:val="none" w:sz="0" w:space="0" w:color="auto"/>
                <w:bottom w:val="none" w:sz="0" w:space="0" w:color="auto"/>
                <w:right w:val="none" w:sz="0" w:space="0" w:color="auto"/>
              </w:divBdr>
              <w:divsChild>
                <w:div w:id="1161773291">
                  <w:marLeft w:val="0"/>
                  <w:marRight w:val="0"/>
                  <w:marTop w:val="0"/>
                  <w:marBottom w:val="0"/>
                  <w:divBdr>
                    <w:top w:val="none" w:sz="0" w:space="0" w:color="auto"/>
                    <w:left w:val="none" w:sz="0" w:space="0" w:color="auto"/>
                    <w:bottom w:val="none" w:sz="0" w:space="0" w:color="auto"/>
                    <w:right w:val="none" w:sz="0" w:space="0" w:color="auto"/>
                  </w:divBdr>
                </w:div>
                <w:div w:id="462383269">
                  <w:marLeft w:val="0"/>
                  <w:marRight w:val="0"/>
                  <w:marTop w:val="0"/>
                  <w:marBottom w:val="0"/>
                  <w:divBdr>
                    <w:top w:val="none" w:sz="0" w:space="0" w:color="auto"/>
                    <w:left w:val="none" w:sz="0" w:space="0" w:color="auto"/>
                    <w:bottom w:val="none" w:sz="0" w:space="0" w:color="auto"/>
                    <w:right w:val="none" w:sz="0" w:space="0" w:color="auto"/>
                  </w:divBdr>
                </w:div>
              </w:divsChild>
            </w:div>
            <w:div w:id="539589055">
              <w:marLeft w:val="0"/>
              <w:marRight w:val="0"/>
              <w:marTop w:val="0"/>
              <w:marBottom w:val="0"/>
              <w:divBdr>
                <w:top w:val="none" w:sz="0" w:space="0" w:color="auto"/>
                <w:left w:val="none" w:sz="0" w:space="0" w:color="auto"/>
                <w:bottom w:val="none" w:sz="0" w:space="0" w:color="auto"/>
                <w:right w:val="none" w:sz="0" w:space="0" w:color="auto"/>
              </w:divBdr>
              <w:divsChild>
                <w:div w:id="1903129899">
                  <w:marLeft w:val="0"/>
                  <w:marRight w:val="0"/>
                  <w:marTop w:val="0"/>
                  <w:marBottom w:val="0"/>
                  <w:divBdr>
                    <w:top w:val="none" w:sz="0" w:space="0" w:color="auto"/>
                    <w:left w:val="none" w:sz="0" w:space="0" w:color="auto"/>
                    <w:bottom w:val="none" w:sz="0" w:space="0" w:color="auto"/>
                    <w:right w:val="none" w:sz="0" w:space="0" w:color="auto"/>
                  </w:divBdr>
                </w:div>
                <w:div w:id="286012257">
                  <w:marLeft w:val="0"/>
                  <w:marRight w:val="0"/>
                  <w:marTop w:val="0"/>
                  <w:marBottom w:val="0"/>
                  <w:divBdr>
                    <w:top w:val="none" w:sz="0" w:space="0" w:color="auto"/>
                    <w:left w:val="none" w:sz="0" w:space="0" w:color="auto"/>
                    <w:bottom w:val="none" w:sz="0" w:space="0" w:color="auto"/>
                    <w:right w:val="none" w:sz="0" w:space="0" w:color="auto"/>
                  </w:divBdr>
                </w:div>
              </w:divsChild>
            </w:div>
            <w:div w:id="227808621">
              <w:marLeft w:val="0"/>
              <w:marRight w:val="0"/>
              <w:marTop w:val="0"/>
              <w:marBottom w:val="0"/>
              <w:divBdr>
                <w:top w:val="none" w:sz="0" w:space="0" w:color="auto"/>
                <w:left w:val="none" w:sz="0" w:space="0" w:color="auto"/>
                <w:bottom w:val="none" w:sz="0" w:space="0" w:color="auto"/>
                <w:right w:val="none" w:sz="0" w:space="0" w:color="auto"/>
              </w:divBdr>
              <w:divsChild>
                <w:div w:id="1238399663">
                  <w:marLeft w:val="0"/>
                  <w:marRight w:val="0"/>
                  <w:marTop w:val="0"/>
                  <w:marBottom w:val="0"/>
                  <w:divBdr>
                    <w:top w:val="none" w:sz="0" w:space="0" w:color="auto"/>
                    <w:left w:val="none" w:sz="0" w:space="0" w:color="auto"/>
                    <w:bottom w:val="none" w:sz="0" w:space="0" w:color="auto"/>
                    <w:right w:val="none" w:sz="0" w:space="0" w:color="auto"/>
                  </w:divBdr>
                </w:div>
                <w:div w:id="776560457">
                  <w:marLeft w:val="0"/>
                  <w:marRight w:val="0"/>
                  <w:marTop w:val="0"/>
                  <w:marBottom w:val="0"/>
                  <w:divBdr>
                    <w:top w:val="none" w:sz="0" w:space="0" w:color="auto"/>
                    <w:left w:val="none" w:sz="0" w:space="0" w:color="auto"/>
                    <w:bottom w:val="none" w:sz="0" w:space="0" w:color="auto"/>
                    <w:right w:val="none" w:sz="0" w:space="0" w:color="auto"/>
                  </w:divBdr>
                </w:div>
              </w:divsChild>
            </w:div>
            <w:div w:id="1966309306">
              <w:marLeft w:val="0"/>
              <w:marRight w:val="0"/>
              <w:marTop w:val="0"/>
              <w:marBottom w:val="0"/>
              <w:divBdr>
                <w:top w:val="none" w:sz="0" w:space="0" w:color="auto"/>
                <w:left w:val="none" w:sz="0" w:space="0" w:color="auto"/>
                <w:bottom w:val="none" w:sz="0" w:space="0" w:color="auto"/>
                <w:right w:val="none" w:sz="0" w:space="0" w:color="auto"/>
              </w:divBdr>
            </w:div>
            <w:div w:id="542407138">
              <w:marLeft w:val="0"/>
              <w:marRight w:val="0"/>
              <w:marTop w:val="0"/>
              <w:marBottom w:val="0"/>
              <w:divBdr>
                <w:top w:val="none" w:sz="0" w:space="0" w:color="auto"/>
                <w:left w:val="none" w:sz="0" w:space="0" w:color="auto"/>
                <w:bottom w:val="none" w:sz="0" w:space="0" w:color="auto"/>
                <w:right w:val="none" w:sz="0" w:space="0" w:color="auto"/>
              </w:divBdr>
            </w:div>
          </w:divsChild>
        </w:div>
        <w:div w:id="775515194">
          <w:marLeft w:val="0"/>
          <w:marRight w:val="0"/>
          <w:marTop w:val="0"/>
          <w:marBottom w:val="0"/>
          <w:divBdr>
            <w:top w:val="none" w:sz="0" w:space="0" w:color="auto"/>
            <w:left w:val="none" w:sz="0" w:space="0" w:color="auto"/>
            <w:bottom w:val="none" w:sz="0" w:space="0" w:color="auto"/>
            <w:right w:val="none" w:sz="0" w:space="0" w:color="auto"/>
          </w:divBdr>
        </w:div>
      </w:divsChild>
    </w:div>
    <w:div w:id="159807945">
      <w:bodyDiv w:val="1"/>
      <w:marLeft w:val="0"/>
      <w:marRight w:val="0"/>
      <w:marTop w:val="0"/>
      <w:marBottom w:val="0"/>
      <w:divBdr>
        <w:top w:val="none" w:sz="0" w:space="0" w:color="auto"/>
        <w:left w:val="none" w:sz="0" w:space="0" w:color="auto"/>
        <w:bottom w:val="none" w:sz="0" w:space="0" w:color="auto"/>
        <w:right w:val="none" w:sz="0" w:space="0" w:color="auto"/>
      </w:divBdr>
      <w:divsChild>
        <w:div w:id="1362559099">
          <w:marLeft w:val="0"/>
          <w:marRight w:val="0"/>
          <w:marTop w:val="0"/>
          <w:marBottom w:val="0"/>
          <w:divBdr>
            <w:top w:val="single" w:sz="6" w:space="2" w:color="DDDDDD"/>
            <w:left w:val="single" w:sz="6" w:space="2" w:color="DDDDDD"/>
            <w:bottom w:val="single" w:sz="6" w:space="2" w:color="DDDDDD"/>
            <w:right w:val="single" w:sz="6" w:space="2" w:color="DDDDDD"/>
          </w:divBdr>
          <w:divsChild>
            <w:div w:id="197202596">
              <w:marLeft w:val="0"/>
              <w:marRight w:val="0"/>
              <w:marTop w:val="0"/>
              <w:marBottom w:val="0"/>
              <w:divBdr>
                <w:top w:val="none" w:sz="0" w:space="0" w:color="auto"/>
                <w:left w:val="none" w:sz="0" w:space="0" w:color="auto"/>
                <w:bottom w:val="none" w:sz="0" w:space="0" w:color="auto"/>
                <w:right w:val="none" w:sz="0" w:space="0" w:color="auto"/>
              </w:divBdr>
              <w:divsChild>
                <w:div w:id="485629926">
                  <w:marLeft w:val="0"/>
                  <w:marRight w:val="0"/>
                  <w:marTop w:val="0"/>
                  <w:marBottom w:val="0"/>
                  <w:divBdr>
                    <w:top w:val="none" w:sz="0" w:space="0" w:color="auto"/>
                    <w:left w:val="none" w:sz="0" w:space="0" w:color="auto"/>
                    <w:bottom w:val="none" w:sz="0" w:space="0" w:color="auto"/>
                    <w:right w:val="none" w:sz="0" w:space="0" w:color="auto"/>
                  </w:divBdr>
                </w:div>
                <w:div w:id="1037656998">
                  <w:marLeft w:val="0"/>
                  <w:marRight w:val="0"/>
                  <w:marTop w:val="0"/>
                  <w:marBottom w:val="0"/>
                  <w:divBdr>
                    <w:top w:val="none" w:sz="0" w:space="0" w:color="auto"/>
                    <w:left w:val="none" w:sz="0" w:space="0" w:color="auto"/>
                    <w:bottom w:val="none" w:sz="0" w:space="0" w:color="auto"/>
                    <w:right w:val="none" w:sz="0" w:space="0" w:color="auto"/>
                  </w:divBdr>
                </w:div>
              </w:divsChild>
            </w:div>
            <w:div w:id="1284117181">
              <w:marLeft w:val="0"/>
              <w:marRight w:val="0"/>
              <w:marTop w:val="0"/>
              <w:marBottom w:val="0"/>
              <w:divBdr>
                <w:top w:val="none" w:sz="0" w:space="0" w:color="auto"/>
                <w:left w:val="none" w:sz="0" w:space="0" w:color="auto"/>
                <w:bottom w:val="none" w:sz="0" w:space="0" w:color="auto"/>
                <w:right w:val="none" w:sz="0" w:space="0" w:color="auto"/>
              </w:divBdr>
              <w:divsChild>
                <w:div w:id="1033725272">
                  <w:marLeft w:val="0"/>
                  <w:marRight w:val="0"/>
                  <w:marTop w:val="0"/>
                  <w:marBottom w:val="0"/>
                  <w:divBdr>
                    <w:top w:val="none" w:sz="0" w:space="0" w:color="auto"/>
                    <w:left w:val="none" w:sz="0" w:space="0" w:color="auto"/>
                    <w:bottom w:val="none" w:sz="0" w:space="0" w:color="auto"/>
                    <w:right w:val="none" w:sz="0" w:space="0" w:color="auto"/>
                  </w:divBdr>
                </w:div>
                <w:div w:id="133646553">
                  <w:marLeft w:val="0"/>
                  <w:marRight w:val="0"/>
                  <w:marTop w:val="0"/>
                  <w:marBottom w:val="0"/>
                  <w:divBdr>
                    <w:top w:val="none" w:sz="0" w:space="0" w:color="auto"/>
                    <w:left w:val="none" w:sz="0" w:space="0" w:color="auto"/>
                    <w:bottom w:val="none" w:sz="0" w:space="0" w:color="auto"/>
                    <w:right w:val="none" w:sz="0" w:space="0" w:color="auto"/>
                  </w:divBdr>
                </w:div>
              </w:divsChild>
            </w:div>
            <w:div w:id="983513062">
              <w:marLeft w:val="0"/>
              <w:marRight w:val="0"/>
              <w:marTop w:val="0"/>
              <w:marBottom w:val="0"/>
              <w:divBdr>
                <w:top w:val="none" w:sz="0" w:space="0" w:color="auto"/>
                <w:left w:val="none" w:sz="0" w:space="0" w:color="auto"/>
                <w:bottom w:val="none" w:sz="0" w:space="0" w:color="auto"/>
                <w:right w:val="none" w:sz="0" w:space="0" w:color="auto"/>
              </w:divBdr>
              <w:divsChild>
                <w:div w:id="1961302192">
                  <w:marLeft w:val="0"/>
                  <w:marRight w:val="0"/>
                  <w:marTop w:val="0"/>
                  <w:marBottom w:val="0"/>
                  <w:divBdr>
                    <w:top w:val="none" w:sz="0" w:space="0" w:color="auto"/>
                    <w:left w:val="none" w:sz="0" w:space="0" w:color="auto"/>
                    <w:bottom w:val="none" w:sz="0" w:space="0" w:color="auto"/>
                    <w:right w:val="none" w:sz="0" w:space="0" w:color="auto"/>
                  </w:divBdr>
                </w:div>
                <w:div w:id="480078340">
                  <w:marLeft w:val="0"/>
                  <w:marRight w:val="0"/>
                  <w:marTop w:val="0"/>
                  <w:marBottom w:val="0"/>
                  <w:divBdr>
                    <w:top w:val="none" w:sz="0" w:space="0" w:color="auto"/>
                    <w:left w:val="none" w:sz="0" w:space="0" w:color="auto"/>
                    <w:bottom w:val="none" w:sz="0" w:space="0" w:color="auto"/>
                    <w:right w:val="none" w:sz="0" w:space="0" w:color="auto"/>
                  </w:divBdr>
                </w:div>
              </w:divsChild>
            </w:div>
            <w:div w:id="1833788269">
              <w:marLeft w:val="0"/>
              <w:marRight w:val="0"/>
              <w:marTop w:val="0"/>
              <w:marBottom w:val="0"/>
              <w:divBdr>
                <w:top w:val="none" w:sz="0" w:space="0" w:color="auto"/>
                <w:left w:val="none" w:sz="0" w:space="0" w:color="auto"/>
                <w:bottom w:val="none" w:sz="0" w:space="0" w:color="auto"/>
                <w:right w:val="none" w:sz="0" w:space="0" w:color="auto"/>
              </w:divBdr>
              <w:divsChild>
                <w:div w:id="186718714">
                  <w:marLeft w:val="0"/>
                  <w:marRight w:val="0"/>
                  <w:marTop w:val="0"/>
                  <w:marBottom w:val="0"/>
                  <w:divBdr>
                    <w:top w:val="none" w:sz="0" w:space="0" w:color="auto"/>
                    <w:left w:val="none" w:sz="0" w:space="0" w:color="auto"/>
                    <w:bottom w:val="none" w:sz="0" w:space="0" w:color="auto"/>
                    <w:right w:val="none" w:sz="0" w:space="0" w:color="auto"/>
                  </w:divBdr>
                </w:div>
                <w:div w:id="662971727">
                  <w:marLeft w:val="0"/>
                  <w:marRight w:val="0"/>
                  <w:marTop w:val="0"/>
                  <w:marBottom w:val="0"/>
                  <w:divBdr>
                    <w:top w:val="none" w:sz="0" w:space="0" w:color="auto"/>
                    <w:left w:val="none" w:sz="0" w:space="0" w:color="auto"/>
                    <w:bottom w:val="none" w:sz="0" w:space="0" w:color="auto"/>
                    <w:right w:val="none" w:sz="0" w:space="0" w:color="auto"/>
                  </w:divBdr>
                </w:div>
              </w:divsChild>
            </w:div>
            <w:div w:id="1910536106">
              <w:marLeft w:val="0"/>
              <w:marRight w:val="0"/>
              <w:marTop w:val="0"/>
              <w:marBottom w:val="0"/>
              <w:divBdr>
                <w:top w:val="none" w:sz="0" w:space="0" w:color="auto"/>
                <w:left w:val="none" w:sz="0" w:space="0" w:color="auto"/>
                <w:bottom w:val="none" w:sz="0" w:space="0" w:color="auto"/>
                <w:right w:val="none" w:sz="0" w:space="0" w:color="auto"/>
              </w:divBdr>
            </w:div>
            <w:div w:id="1439980362">
              <w:marLeft w:val="0"/>
              <w:marRight w:val="0"/>
              <w:marTop w:val="0"/>
              <w:marBottom w:val="0"/>
              <w:divBdr>
                <w:top w:val="none" w:sz="0" w:space="0" w:color="auto"/>
                <w:left w:val="none" w:sz="0" w:space="0" w:color="auto"/>
                <w:bottom w:val="none" w:sz="0" w:space="0" w:color="auto"/>
                <w:right w:val="none" w:sz="0" w:space="0" w:color="auto"/>
              </w:divBdr>
            </w:div>
          </w:divsChild>
        </w:div>
        <w:div w:id="105200384">
          <w:marLeft w:val="0"/>
          <w:marRight w:val="0"/>
          <w:marTop w:val="0"/>
          <w:marBottom w:val="0"/>
          <w:divBdr>
            <w:top w:val="none" w:sz="0" w:space="0" w:color="auto"/>
            <w:left w:val="none" w:sz="0" w:space="0" w:color="auto"/>
            <w:bottom w:val="none" w:sz="0" w:space="0" w:color="auto"/>
            <w:right w:val="none" w:sz="0" w:space="0" w:color="auto"/>
          </w:divBdr>
        </w:div>
      </w:divsChild>
    </w:div>
    <w:div w:id="163395644">
      <w:bodyDiv w:val="1"/>
      <w:marLeft w:val="0"/>
      <w:marRight w:val="0"/>
      <w:marTop w:val="0"/>
      <w:marBottom w:val="0"/>
      <w:divBdr>
        <w:top w:val="none" w:sz="0" w:space="0" w:color="auto"/>
        <w:left w:val="none" w:sz="0" w:space="0" w:color="auto"/>
        <w:bottom w:val="none" w:sz="0" w:space="0" w:color="auto"/>
        <w:right w:val="none" w:sz="0" w:space="0" w:color="auto"/>
      </w:divBdr>
      <w:divsChild>
        <w:div w:id="1538201807">
          <w:marLeft w:val="0"/>
          <w:marRight w:val="0"/>
          <w:marTop w:val="0"/>
          <w:marBottom w:val="0"/>
          <w:divBdr>
            <w:top w:val="single" w:sz="6" w:space="2" w:color="DDDDDD"/>
            <w:left w:val="single" w:sz="6" w:space="2" w:color="DDDDDD"/>
            <w:bottom w:val="single" w:sz="6" w:space="2" w:color="DDDDDD"/>
            <w:right w:val="single" w:sz="6" w:space="2" w:color="DDDDDD"/>
          </w:divBdr>
          <w:divsChild>
            <w:div w:id="367340726">
              <w:marLeft w:val="0"/>
              <w:marRight w:val="0"/>
              <w:marTop w:val="0"/>
              <w:marBottom w:val="0"/>
              <w:divBdr>
                <w:top w:val="none" w:sz="0" w:space="0" w:color="auto"/>
                <w:left w:val="none" w:sz="0" w:space="0" w:color="auto"/>
                <w:bottom w:val="none" w:sz="0" w:space="0" w:color="auto"/>
                <w:right w:val="none" w:sz="0" w:space="0" w:color="auto"/>
              </w:divBdr>
              <w:divsChild>
                <w:div w:id="325206288">
                  <w:marLeft w:val="0"/>
                  <w:marRight w:val="0"/>
                  <w:marTop w:val="0"/>
                  <w:marBottom w:val="0"/>
                  <w:divBdr>
                    <w:top w:val="none" w:sz="0" w:space="0" w:color="auto"/>
                    <w:left w:val="none" w:sz="0" w:space="0" w:color="auto"/>
                    <w:bottom w:val="none" w:sz="0" w:space="0" w:color="auto"/>
                    <w:right w:val="none" w:sz="0" w:space="0" w:color="auto"/>
                  </w:divBdr>
                </w:div>
                <w:div w:id="394208129">
                  <w:marLeft w:val="0"/>
                  <w:marRight w:val="0"/>
                  <w:marTop w:val="0"/>
                  <w:marBottom w:val="0"/>
                  <w:divBdr>
                    <w:top w:val="none" w:sz="0" w:space="0" w:color="auto"/>
                    <w:left w:val="none" w:sz="0" w:space="0" w:color="auto"/>
                    <w:bottom w:val="none" w:sz="0" w:space="0" w:color="auto"/>
                    <w:right w:val="none" w:sz="0" w:space="0" w:color="auto"/>
                  </w:divBdr>
                </w:div>
              </w:divsChild>
            </w:div>
            <w:div w:id="625426967">
              <w:marLeft w:val="0"/>
              <w:marRight w:val="0"/>
              <w:marTop w:val="0"/>
              <w:marBottom w:val="0"/>
              <w:divBdr>
                <w:top w:val="none" w:sz="0" w:space="0" w:color="auto"/>
                <w:left w:val="none" w:sz="0" w:space="0" w:color="auto"/>
                <w:bottom w:val="none" w:sz="0" w:space="0" w:color="auto"/>
                <w:right w:val="none" w:sz="0" w:space="0" w:color="auto"/>
              </w:divBdr>
              <w:divsChild>
                <w:div w:id="1150363032">
                  <w:marLeft w:val="0"/>
                  <w:marRight w:val="0"/>
                  <w:marTop w:val="0"/>
                  <w:marBottom w:val="0"/>
                  <w:divBdr>
                    <w:top w:val="none" w:sz="0" w:space="0" w:color="auto"/>
                    <w:left w:val="none" w:sz="0" w:space="0" w:color="auto"/>
                    <w:bottom w:val="none" w:sz="0" w:space="0" w:color="auto"/>
                    <w:right w:val="none" w:sz="0" w:space="0" w:color="auto"/>
                  </w:divBdr>
                </w:div>
                <w:div w:id="1028676845">
                  <w:marLeft w:val="0"/>
                  <w:marRight w:val="0"/>
                  <w:marTop w:val="0"/>
                  <w:marBottom w:val="0"/>
                  <w:divBdr>
                    <w:top w:val="none" w:sz="0" w:space="0" w:color="auto"/>
                    <w:left w:val="none" w:sz="0" w:space="0" w:color="auto"/>
                    <w:bottom w:val="none" w:sz="0" w:space="0" w:color="auto"/>
                    <w:right w:val="none" w:sz="0" w:space="0" w:color="auto"/>
                  </w:divBdr>
                </w:div>
              </w:divsChild>
            </w:div>
            <w:div w:id="2133093861">
              <w:marLeft w:val="0"/>
              <w:marRight w:val="0"/>
              <w:marTop w:val="0"/>
              <w:marBottom w:val="0"/>
              <w:divBdr>
                <w:top w:val="none" w:sz="0" w:space="0" w:color="auto"/>
                <w:left w:val="none" w:sz="0" w:space="0" w:color="auto"/>
                <w:bottom w:val="none" w:sz="0" w:space="0" w:color="auto"/>
                <w:right w:val="none" w:sz="0" w:space="0" w:color="auto"/>
              </w:divBdr>
              <w:divsChild>
                <w:div w:id="33700108">
                  <w:marLeft w:val="0"/>
                  <w:marRight w:val="0"/>
                  <w:marTop w:val="0"/>
                  <w:marBottom w:val="0"/>
                  <w:divBdr>
                    <w:top w:val="none" w:sz="0" w:space="0" w:color="auto"/>
                    <w:left w:val="none" w:sz="0" w:space="0" w:color="auto"/>
                    <w:bottom w:val="none" w:sz="0" w:space="0" w:color="auto"/>
                    <w:right w:val="none" w:sz="0" w:space="0" w:color="auto"/>
                  </w:divBdr>
                </w:div>
                <w:div w:id="406805934">
                  <w:marLeft w:val="0"/>
                  <w:marRight w:val="0"/>
                  <w:marTop w:val="0"/>
                  <w:marBottom w:val="0"/>
                  <w:divBdr>
                    <w:top w:val="none" w:sz="0" w:space="0" w:color="auto"/>
                    <w:left w:val="none" w:sz="0" w:space="0" w:color="auto"/>
                    <w:bottom w:val="none" w:sz="0" w:space="0" w:color="auto"/>
                    <w:right w:val="none" w:sz="0" w:space="0" w:color="auto"/>
                  </w:divBdr>
                </w:div>
              </w:divsChild>
            </w:div>
            <w:div w:id="235210374">
              <w:marLeft w:val="0"/>
              <w:marRight w:val="0"/>
              <w:marTop w:val="0"/>
              <w:marBottom w:val="0"/>
              <w:divBdr>
                <w:top w:val="none" w:sz="0" w:space="0" w:color="auto"/>
                <w:left w:val="none" w:sz="0" w:space="0" w:color="auto"/>
                <w:bottom w:val="none" w:sz="0" w:space="0" w:color="auto"/>
                <w:right w:val="none" w:sz="0" w:space="0" w:color="auto"/>
              </w:divBdr>
              <w:divsChild>
                <w:div w:id="436412885">
                  <w:marLeft w:val="0"/>
                  <w:marRight w:val="0"/>
                  <w:marTop w:val="0"/>
                  <w:marBottom w:val="0"/>
                  <w:divBdr>
                    <w:top w:val="none" w:sz="0" w:space="0" w:color="auto"/>
                    <w:left w:val="none" w:sz="0" w:space="0" w:color="auto"/>
                    <w:bottom w:val="none" w:sz="0" w:space="0" w:color="auto"/>
                    <w:right w:val="none" w:sz="0" w:space="0" w:color="auto"/>
                  </w:divBdr>
                </w:div>
                <w:div w:id="205720373">
                  <w:marLeft w:val="0"/>
                  <w:marRight w:val="0"/>
                  <w:marTop w:val="0"/>
                  <w:marBottom w:val="0"/>
                  <w:divBdr>
                    <w:top w:val="none" w:sz="0" w:space="0" w:color="auto"/>
                    <w:left w:val="none" w:sz="0" w:space="0" w:color="auto"/>
                    <w:bottom w:val="none" w:sz="0" w:space="0" w:color="auto"/>
                    <w:right w:val="none" w:sz="0" w:space="0" w:color="auto"/>
                  </w:divBdr>
                </w:div>
              </w:divsChild>
            </w:div>
            <w:div w:id="1055591291">
              <w:marLeft w:val="0"/>
              <w:marRight w:val="0"/>
              <w:marTop w:val="0"/>
              <w:marBottom w:val="0"/>
              <w:divBdr>
                <w:top w:val="none" w:sz="0" w:space="0" w:color="auto"/>
                <w:left w:val="none" w:sz="0" w:space="0" w:color="auto"/>
                <w:bottom w:val="none" w:sz="0" w:space="0" w:color="auto"/>
                <w:right w:val="none" w:sz="0" w:space="0" w:color="auto"/>
              </w:divBdr>
            </w:div>
            <w:div w:id="44719667">
              <w:marLeft w:val="0"/>
              <w:marRight w:val="0"/>
              <w:marTop w:val="0"/>
              <w:marBottom w:val="0"/>
              <w:divBdr>
                <w:top w:val="none" w:sz="0" w:space="0" w:color="auto"/>
                <w:left w:val="none" w:sz="0" w:space="0" w:color="auto"/>
                <w:bottom w:val="none" w:sz="0" w:space="0" w:color="auto"/>
                <w:right w:val="none" w:sz="0" w:space="0" w:color="auto"/>
              </w:divBdr>
            </w:div>
          </w:divsChild>
        </w:div>
        <w:div w:id="1243177090">
          <w:marLeft w:val="0"/>
          <w:marRight w:val="0"/>
          <w:marTop w:val="0"/>
          <w:marBottom w:val="0"/>
          <w:divBdr>
            <w:top w:val="none" w:sz="0" w:space="0" w:color="auto"/>
            <w:left w:val="none" w:sz="0" w:space="0" w:color="auto"/>
            <w:bottom w:val="none" w:sz="0" w:space="0" w:color="auto"/>
            <w:right w:val="none" w:sz="0" w:space="0" w:color="auto"/>
          </w:divBdr>
        </w:div>
      </w:divsChild>
    </w:div>
    <w:div w:id="167520668">
      <w:bodyDiv w:val="1"/>
      <w:marLeft w:val="0"/>
      <w:marRight w:val="0"/>
      <w:marTop w:val="0"/>
      <w:marBottom w:val="0"/>
      <w:divBdr>
        <w:top w:val="none" w:sz="0" w:space="0" w:color="auto"/>
        <w:left w:val="none" w:sz="0" w:space="0" w:color="auto"/>
        <w:bottom w:val="none" w:sz="0" w:space="0" w:color="auto"/>
        <w:right w:val="none" w:sz="0" w:space="0" w:color="auto"/>
      </w:divBdr>
      <w:divsChild>
        <w:div w:id="338391570">
          <w:marLeft w:val="0"/>
          <w:marRight w:val="0"/>
          <w:marTop w:val="0"/>
          <w:marBottom w:val="0"/>
          <w:divBdr>
            <w:top w:val="single" w:sz="6" w:space="2" w:color="DDDDDD"/>
            <w:left w:val="single" w:sz="6" w:space="2" w:color="DDDDDD"/>
            <w:bottom w:val="single" w:sz="6" w:space="2" w:color="DDDDDD"/>
            <w:right w:val="single" w:sz="6" w:space="2" w:color="DDDDDD"/>
          </w:divBdr>
          <w:divsChild>
            <w:div w:id="1345202741">
              <w:marLeft w:val="0"/>
              <w:marRight w:val="0"/>
              <w:marTop w:val="0"/>
              <w:marBottom w:val="0"/>
              <w:divBdr>
                <w:top w:val="none" w:sz="0" w:space="0" w:color="auto"/>
                <w:left w:val="none" w:sz="0" w:space="0" w:color="auto"/>
                <w:bottom w:val="none" w:sz="0" w:space="0" w:color="auto"/>
                <w:right w:val="none" w:sz="0" w:space="0" w:color="auto"/>
              </w:divBdr>
              <w:divsChild>
                <w:div w:id="442383540">
                  <w:marLeft w:val="0"/>
                  <w:marRight w:val="0"/>
                  <w:marTop w:val="0"/>
                  <w:marBottom w:val="0"/>
                  <w:divBdr>
                    <w:top w:val="none" w:sz="0" w:space="0" w:color="auto"/>
                    <w:left w:val="none" w:sz="0" w:space="0" w:color="auto"/>
                    <w:bottom w:val="none" w:sz="0" w:space="0" w:color="auto"/>
                    <w:right w:val="none" w:sz="0" w:space="0" w:color="auto"/>
                  </w:divBdr>
                </w:div>
                <w:div w:id="1619099235">
                  <w:marLeft w:val="0"/>
                  <w:marRight w:val="0"/>
                  <w:marTop w:val="0"/>
                  <w:marBottom w:val="0"/>
                  <w:divBdr>
                    <w:top w:val="none" w:sz="0" w:space="0" w:color="auto"/>
                    <w:left w:val="none" w:sz="0" w:space="0" w:color="auto"/>
                    <w:bottom w:val="none" w:sz="0" w:space="0" w:color="auto"/>
                    <w:right w:val="none" w:sz="0" w:space="0" w:color="auto"/>
                  </w:divBdr>
                </w:div>
              </w:divsChild>
            </w:div>
            <w:div w:id="501817976">
              <w:marLeft w:val="0"/>
              <w:marRight w:val="0"/>
              <w:marTop w:val="0"/>
              <w:marBottom w:val="0"/>
              <w:divBdr>
                <w:top w:val="none" w:sz="0" w:space="0" w:color="auto"/>
                <w:left w:val="none" w:sz="0" w:space="0" w:color="auto"/>
                <w:bottom w:val="none" w:sz="0" w:space="0" w:color="auto"/>
                <w:right w:val="none" w:sz="0" w:space="0" w:color="auto"/>
              </w:divBdr>
              <w:divsChild>
                <w:div w:id="1353267378">
                  <w:marLeft w:val="0"/>
                  <w:marRight w:val="0"/>
                  <w:marTop w:val="0"/>
                  <w:marBottom w:val="0"/>
                  <w:divBdr>
                    <w:top w:val="none" w:sz="0" w:space="0" w:color="auto"/>
                    <w:left w:val="none" w:sz="0" w:space="0" w:color="auto"/>
                    <w:bottom w:val="none" w:sz="0" w:space="0" w:color="auto"/>
                    <w:right w:val="none" w:sz="0" w:space="0" w:color="auto"/>
                  </w:divBdr>
                </w:div>
                <w:div w:id="430394748">
                  <w:marLeft w:val="0"/>
                  <w:marRight w:val="0"/>
                  <w:marTop w:val="0"/>
                  <w:marBottom w:val="0"/>
                  <w:divBdr>
                    <w:top w:val="none" w:sz="0" w:space="0" w:color="auto"/>
                    <w:left w:val="none" w:sz="0" w:space="0" w:color="auto"/>
                    <w:bottom w:val="none" w:sz="0" w:space="0" w:color="auto"/>
                    <w:right w:val="none" w:sz="0" w:space="0" w:color="auto"/>
                  </w:divBdr>
                </w:div>
              </w:divsChild>
            </w:div>
            <w:div w:id="24520960">
              <w:marLeft w:val="0"/>
              <w:marRight w:val="0"/>
              <w:marTop w:val="0"/>
              <w:marBottom w:val="0"/>
              <w:divBdr>
                <w:top w:val="none" w:sz="0" w:space="0" w:color="auto"/>
                <w:left w:val="none" w:sz="0" w:space="0" w:color="auto"/>
                <w:bottom w:val="none" w:sz="0" w:space="0" w:color="auto"/>
                <w:right w:val="none" w:sz="0" w:space="0" w:color="auto"/>
              </w:divBdr>
              <w:divsChild>
                <w:div w:id="1953397858">
                  <w:marLeft w:val="0"/>
                  <w:marRight w:val="0"/>
                  <w:marTop w:val="0"/>
                  <w:marBottom w:val="0"/>
                  <w:divBdr>
                    <w:top w:val="none" w:sz="0" w:space="0" w:color="auto"/>
                    <w:left w:val="none" w:sz="0" w:space="0" w:color="auto"/>
                    <w:bottom w:val="none" w:sz="0" w:space="0" w:color="auto"/>
                    <w:right w:val="none" w:sz="0" w:space="0" w:color="auto"/>
                  </w:divBdr>
                </w:div>
                <w:div w:id="1490632084">
                  <w:marLeft w:val="0"/>
                  <w:marRight w:val="0"/>
                  <w:marTop w:val="0"/>
                  <w:marBottom w:val="0"/>
                  <w:divBdr>
                    <w:top w:val="none" w:sz="0" w:space="0" w:color="auto"/>
                    <w:left w:val="none" w:sz="0" w:space="0" w:color="auto"/>
                    <w:bottom w:val="none" w:sz="0" w:space="0" w:color="auto"/>
                    <w:right w:val="none" w:sz="0" w:space="0" w:color="auto"/>
                  </w:divBdr>
                </w:div>
              </w:divsChild>
            </w:div>
            <w:div w:id="774054141">
              <w:marLeft w:val="0"/>
              <w:marRight w:val="0"/>
              <w:marTop w:val="0"/>
              <w:marBottom w:val="0"/>
              <w:divBdr>
                <w:top w:val="none" w:sz="0" w:space="0" w:color="auto"/>
                <w:left w:val="none" w:sz="0" w:space="0" w:color="auto"/>
                <w:bottom w:val="none" w:sz="0" w:space="0" w:color="auto"/>
                <w:right w:val="none" w:sz="0" w:space="0" w:color="auto"/>
              </w:divBdr>
              <w:divsChild>
                <w:div w:id="1847744499">
                  <w:marLeft w:val="0"/>
                  <w:marRight w:val="0"/>
                  <w:marTop w:val="0"/>
                  <w:marBottom w:val="0"/>
                  <w:divBdr>
                    <w:top w:val="none" w:sz="0" w:space="0" w:color="auto"/>
                    <w:left w:val="none" w:sz="0" w:space="0" w:color="auto"/>
                    <w:bottom w:val="none" w:sz="0" w:space="0" w:color="auto"/>
                    <w:right w:val="none" w:sz="0" w:space="0" w:color="auto"/>
                  </w:divBdr>
                </w:div>
                <w:div w:id="593317488">
                  <w:marLeft w:val="0"/>
                  <w:marRight w:val="0"/>
                  <w:marTop w:val="0"/>
                  <w:marBottom w:val="0"/>
                  <w:divBdr>
                    <w:top w:val="none" w:sz="0" w:space="0" w:color="auto"/>
                    <w:left w:val="none" w:sz="0" w:space="0" w:color="auto"/>
                    <w:bottom w:val="none" w:sz="0" w:space="0" w:color="auto"/>
                    <w:right w:val="none" w:sz="0" w:space="0" w:color="auto"/>
                  </w:divBdr>
                </w:div>
              </w:divsChild>
            </w:div>
            <w:div w:id="326712181">
              <w:marLeft w:val="0"/>
              <w:marRight w:val="0"/>
              <w:marTop w:val="0"/>
              <w:marBottom w:val="0"/>
              <w:divBdr>
                <w:top w:val="none" w:sz="0" w:space="0" w:color="auto"/>
                <w:left w:val="none" w:sz="0" w:space="0" w:color="auto"/>
                <w:bottom w:val="none" w:sz="0" w:space="0" w:color="auto"/>
                <w:right w:val="none" w:sz="0" w:space="0" w:color="auto"/>
              </w:divBdr>
            </w:div>
            <w:div w:id="368527068">
              <w:marLeft w:val="0"/>
              <w:marRight w:val="0"/>
              <w:marTop w:val="0"/>
              <w:marBottom w:val="0"/>
              <w:divBdr>
                <w:top w:val="none" w:sz="0" w:space="0" w:color="auto"/>
                <w:left w:val="none" w:sz="0" w:space="0" w:color="auto"/>
                <w:bottom w:val="none" w:sz="0" w:space="0" w:color="auto"/>
                <w:right w:val="none" w:sz="0" w:space="0" w:color="auto"/>
              </w:divBdr>
            </w:div>
          </w:divsChild>
        </w:div>
        <w:div w:id="1138035349">
          <w:marLeft w:val="0"/>
          <w:marRight w:val="0"/>
          <w:marTop w:val="0"/>
          <w:marBottom w:val="0"/>
          <w:divBdr>
            <w:top w:val="none" w:sz="0" w:space="0" w:color="auto"/>
            <w:left w:val="none" w:sz="0" w:space="0" w:color="auto"/>
            <w:bottom w:val="none" w:sz="0" w:space="0" w:color="auto"/>
            <w:right w:val="none" w:sz="0" w:space="0" w:color="auto"/>
          </w:divBdr>
        </w:div>
      </w:divsChild>
    </w:div>
    <w:div w:id="179469236">
      <w:bodyDiv w:val="1"/>
      <w:marLeft w:val="0"/>
      <w:marRight w:val="0"/>
      <w:marTop w:val="0"/>
      <w:marBottom w:val="0"/>
      <w:divBdr>
        <w:top w:val="none" w:sz="0" w:space="0" w:color="auto"/>
        <w:left w:val="none" w:sz="0" w:space="0" w:color="auto"/>
        <w:bottom w:val="none" w:sz="0" w:space="0" w:color="auto"/>
        <w:right w:val="none" w:sz="0" w:space="0" w:color="auto"/>
      </w:divBdr>
      <w:divsChild>
        <w:div w:id="1133793924">
          <w:marLeft w:val="0"/>
          <w:marRight w:val="0"/>
          <w:marTop w:val="0"/>
          <w:marBottom w:val="0"/>
          <w:divBdr>
            <w:top w:val="single" w:sz="6" w:space="2" w:color="DDDDDD"/>
            <w:left w:val="single" w:sz="6" w:space="2" w:color="DDDDDD"/>
            <w:bottom w:val="single" w:sz="6" w:space="2" w:color="DDDDDD"/>
            <w:right w:val="single" w:sz="6" w:space="2" w:color="DDDDDD"/>
          </w:divBdr>
          <w:divsChild>
            <w:div w:id="124008040">
              <w:marLeft w:val="0"/>
              <w:marRight w:val="0"/>
              <w:marTop w:val="0"/>
              <w:marBottom w:val="0"/>
              <w:divBdr>
                <w:top w:val="none" w:sz="0" w:space="0" w:color="auto"/>
                <w:left w:val="none" w:sz="0" w:space="0" w:color="auto"/>
                <w:bottom w:val="none" w:sz="0" w:space="0" w:color="auto"/>
                <w:right w:val="none" w:sz="0" w:space="0" w:color="auto"/>
              </w:divBdr>
              <w:divsChild>
                <w:div w:id="1819498854">
                  <w:marLeft w:val="0"/>
                  <w:marRight w:val="0"/>
                  <w:marTop w:val="0"/>
                  <w:marBottom w:val="0"/>
                  <w:divBdr>
                    <w:top w:val="none" w:sz="0" w:space="0" w:color="auto"/>
                    <w:left w:val="none" w:sz="0" w:space="0" w:color="auto"/>
                    <w:bottom w:val="none" w:sz="0" w:space="0" w:color="auto"/>
                    <w:right w:val="none" w:sz="0" w:space="0" w:color="auto"/>
                  </w:divBdr>
                </w:div>
                <w:div w:id="1195922048">
                  <w:marLeft w:val="0"/>
                  <w:marRight w:val="0"/>
                  <w:marTop w:val="0"/>
                  <w:marBottom w:val="0"/>
                  <w:divBdr>
                    <w:top w:val="none" w:sz="0" w:space="0" w:color="auto"/>
                    <w:left w:val="none" w:sz="0" w:space="0" w:color="auto"/>
                    <w:bottom w:val="none" w:sz="0" w:space="0" w:color="auto"/>
                    <w:right w:val="none" w:sz="0" w:space="0" w:color="auto"/>
                  </w:divBdr>
                </w:div>
              </w:divsChild>
            </w:div>
            <w:div w:id="1331758825">
              <w:marLeft w:val="0"/>
              <w:marRight w:val="0"/>
              <w:marTop w:val="0"/>
              <w:marBottom w:val="0"/>
              <w:divBdr>
                <w:top w:val="none" w:sz="0" w:space="0" w:color="auto"/>
                <w:left w:val="none" w:sz="0" w:space="0" w:color="auto"/>
                <w:bottom w:val="none" w:sz="0" w:space="0" w:color="auto"/>
                <w:right w:val="none" w:sz="0" w:space="0" w:color="auto"/>
              </w:divBdr>
              <w:divsChild>
                <w:div w:id="1152143289">
                  <w:marLeft w:val="0"/>
                  <w:marRight w:val="0"/>
                  <w:marTop w:val="0"/>
                  <w:marBottom w:val="0"/>
                  <w:divBdr>
                    <w:top w:val="none" w:sz="0" w:space="0" w:color="auto"/>
                    <w:left w:val="none" w:sz="0" w:space="0" w:color="auto"/>
                    <w:bottom w:val="none" w:sz="0" w:space="0" w:color="auto"/>
                    <w:right w:val="none" w:sz="0" w:space="0" w:color="auto"/>
                  </w:divBdr>
                </w:div>
                <w:div w:id="159585100">
                  <w:marLeft w:val="0"/>
                  <w:marRight w:val="0"/>
                  <w:marTop w:val="0"/>
                  <w:marBottom w:val="0"/>
                  <w:divBdr>
                    <w:top w:val="none" w:sz="0" w:space="0" w:color="auto"/>
                    <w:left w:val="none" w:sz="0" w:space="0" w:color="auto"/>
                    <w:bottom w:val="none" w:sz="0" w:space="0" w:color="auto"/>
                    <w:right w:val="none" w:sz="0" w:space="0" w:color="auto"/>
                  </w:divBdr>
                </w:div>
              </w:divsChild>
            </w:div>
            <w:div w:id="385884608">
              <w:marLeft w:val="0"/>
              <w:marRight w:val="0"/>
              <w:marTop w:val="0"/>
              <w:marBottom w:val="0"/>
              <w:divBdr>
                <w:top w:val="none" w:sz="0" w:space="0" w:color="auto"/>
                <w:left w:val="none" w:sz="0" w:space="0" w:color="auto"/>
                <w:bottom w:val="none" w:sz="0" w:space="0" w:color="auto"/>
                <w:right w:val="none" w:sz="0" w:space="0" w:color="auto"/>
              </w:divBdr>
              <w:divsChild>
                <w:div w:id="737022881">
                  <w:marLeft w:val="0"/>
                  <w:marRight w:val="0"/>
                  <w:marTop w:val="0"/>
                  <w:marBottom w:val="0"/>
                  <w:divBdr>
                    <w:top w:val="none" w:sz="0" w:space="0" w:color="auto"/>
                    <w:left w:val="none" w:sz="0" w:space="0" w:color="auto"/>
                    <w:bottom w:val="none" w:sz="0" w:space="0" w:color="auto"/>
                    <w:right w:val="none" w:sz="0" w:space="0" w:color="auto"/>
                  </w:divBdr>
                </w:div>
                <w:div w:id="432554663">
                  <w:marLeft w:val="0"/>
                  <w:marRight w:val="0"/>
                  <w:marTop w:val="0"/>
                  <w:marBottom w:val="0"/>
                  <w:divBdr>
                    <w:top w:val="none" w:sz="0" w:space="0" w:color="auto"/>
                    <w:left w:val="none" w:sz="0" w:space="0" w:color="auto"/>
                    <w:bottom w:val="none" w:sz="0" w:space="0" w:color="auto"/>
                    <w:right w:val="none" w:sz="0" w:space="0" w:color="auto"/>
                  </w:divBdr>
                </w:div>
              </w:divsChild>
            </w:div>
            <w:div w:id="1279608535">
              <w:marLeft w:val="0"/>
              <w:marRight w:val="0"/>
              <w:marTop w:val="0"/>
              <w:marBottom w:val="0"/>
              <w:divBdr>
                <w:top w:val="none" w:sz="0" w:space="0" w:color="auto"/>
                <w:left w:val="none" w:sz="0" w:space="0" w:color="auto"/>
                <w:bottom w:val="none" w:sz="0" w:space="0" w:color="auto"/>
                <w:right w:val="none" w:sz="0" w:space="0" w:color="auto"/>
              </w:divBdr>
              <w:divsChild>
                <w:div w:id="1669602801">
                  <w:marLeft w:val="0"/>
                  <w:marRight w:val="0"/>
                  <w:marTop w:val="0"/>
                  <w:marBottom w:val="0"/>
                  <w:divBdr>
                    <w:top w:val="none" w:sz="0" w:space="0" w:color="auto"/>
                    <w:left w:val="none" w:sz="0" w:space="0" w:color="auto"/>
                    <w:bottom w:val="none" w:sz="0" w:space="0" w:color="auto"/>
                    <w:right w:val="none" w:sz="0" w:space="0" w:color="auto"/>
                  </w:divBdr>
                </w:div>
                <w:div w:id="891573699">
                  <w:marLeft w:val="0"/>
                  <w:marRight w:val="0"/>
                  <w:marTop w:val="0"/>
                  <w:marBottom w:val="0"/>
                  <w:divBdr>
                    <w:top w:val="none" w:sz="0" w:space="0" w:color="auto"/>
                    <w:left w:val="none" w:sz="0" w:space="0" w:color="auto"/>
                    <w:bottom w:val="none" w:sz="0" w:space="0" w:color="auto"/>
                    <w:right w:val="none" w:sz="0" w:space="0" w:color="auto"/>
                  </w:divBdr>
                </w:div>
              </w:divsChild>
            </w:div>
            <w:div w:id="918640174">
              <w:marLeft w:val="0"/>
              <w:marRight w:val="0"/>
              <w:marTop w:val="0"/>
              <w:marBottom w:val="0"/>
              <w:divBdr>
                <w:top w:val="none" w:sz="0" w:space="0" w:color="auto"/>
                <w:left w:val="none" w:sz="0" w:space="0" w:color="auto"/>
                <w:bottom w:val="none" w:sz="0" w:space="0" w:color="auto"/>
                <w:right w:val="none" w:sz="0" w:space="0" w:color="auto"/>
              </w:divBdr>
            </w:div>
            <w:div w:id="1186142054">
              <w:marLeft w:val="0"/>
              <w:marRight w:val="0"/>
              <w:marTop w:val="0"/>
              <w:marBottom w:val="0"/>
              <w:divBdr>
                <w:top w:val="none" w:sz="0" w:space="0" w:color="auto"/>
                <w:left w:val="none" w:sz="0" w:space="0" w:color="auto"/>
                <w:bottom w:val="none" w:sz="0" w:space="0" w:color="auto"/>
                <w:right w:val="none" w:sz="0" w:space="0" w:color="auto"/>
              </w:divBdr>
            </w:div>
          </w:divsChild>
        </w:div>
        <w:div w:id="798298784">
          <w:marLeft w:val="0"/>
          <w:marRight w:val="0"/>
          <w:marTop w:val="0"/>
          <w:marBottom w:val="0"/>
          <w:divBdr>
            <w:top w:val="none" w:sz="0" w:space="0" w:color="auto"/>
            <w:left w:val="none" w:sz="0" w:space="0" w:color="auto"/>
            <w:bottom w:val="none" w:sz="0" w:space="0" w:color="auto"/>
            <w:right w:val="none" w:sz="0" w:space="0" w:color="auto"/>
          </w:divBdr>
        </w:div>
      </w:divsChild>
    </w:div>
    <w:div w:id="198864273">
      <w:bodyDiv w:val="1"/>
      <w:marLeft w:val="0"/>
      <w:marRight w:val="0"/>
      <w:marTop w:val="0"/>
      <w:marBottom w:val="0"/>
      <w:divBdr>
        <w:top w:val="none" w:sz="0" w:space="0" w:color="auto"/>
        <w:left w:val="none" w:sz="0" w:space="0" w:color="auto"/>
        <w:bottom w:val="none" w:sz="0" w:space="0" w:color="auto"/>
        <w:right w:val="none" w:sz="0" w:space="0" w:color="auto"/>
      </w:divBdr>
      <w:divsChild>
        <w:div w:id="1535730235">
          <w:marLeft w:val="0"/>
          <w:marRight w:val="0"/>
          <w:marTop w:val="0"/>
          <w:marBottom w:val="0"/>
          <w:divBdr>
            <w:top w:val="single" w:sz="6" w:space="2" w:color="DDDDDD"/>
            <w:left w:val="single" w:sz="6" w:space="2" w:color="DDDDDD"/>
            <w:bottom w:val="single" w:sz="6" w:space="2" w:color="DDDDDD"/>
            <w:right w:val="single" w:sz="6" w:space="2" w:color="DDDDDD"/>
          </w:divBdr>
          <w:divsChild>
            <w:div w:id="699597678">
              <w:marLeft w:val="0"/>
              <w:marRight w:val="0"/>
              <w:marTop w:val="0"/>
              <w:marBottom w:val="0"/>
              <w:divBdr>
                <w:top w:val="none" w:sz="0" w:space="0" w:color="auto"/>
                <w:left w:val="none" w:sz="0" w:space="0" w:color="auto"/>
                <w:bottom w:val="none" w:sz="0" w:space="0" w:color="auto"/>
                <w:right w:val="none" w:sz="0" w:space="0" w:color="auto"/>
              </w:divBdr>
              <w:divsChild>
                <w:div w:id="448359145">
                  <w:marLeft w:val="0"/>
                  <w:marRight w:val="0"/>
                  <w:marTop w:val="0"/>
                  <w:marBottom w:val="0"/>
                  <w:divBdr>
                    <w:top w:val="none" w:sz="0" w:space="0" w:color="auto"/>
                    <w:left w:val="none" w:sz="0" w:space="0" w:color="auto"/>
                    <w:bottom w:val="none" w:sz="0" w:space="0" w:color="auto"/>
                    <w:right w:val="none" w:sz="0" w:space="0" w:color="auto"/>
                  </w:divBdr>
                </w:div>
                <w:div w:id="308170275">
                  <w:marLeft w:val="0"/>
                  <w:marRight w:val="0"/>
                  <w:marTop w:val="0"/>
                  <w:marBottom w:val="0"/>
                  <w:divBdr>
                    <w:top w:val="none" w:sz="0" w:space="0" w:color="auto"/>
                    <w:left w:val="none" w:sz="0" w:space="0" w:color="auto"/>
                    <w:bottom w:val="none" w:sz="0" w:space="0" w:color="auto"/>
                    <w:right w:val="none" w:sz="0" w:space="0" w:color="auto"/>
                  </w:divBdr>
                </w:div>
              </w:divsChild>
            </w:div>
            <w:div w:id="1474323956">
              <w:marLeft w:val="0"/>
              <w:marRight w:val="0"/>
              <w:marTop w:val="0"/>
              <w:marBottom w:val="0"/>
              <w:divBdr>
                <w:top w:val="none" w:sz="0" w:space="0" w:color="auto"/>
                <w:left w:val="none" w:sz="0" w:space="0" w:color="auto"/>
                <w:bottom w:val="none" w:sz="0" w:space="0" w:color="auto"/>
                <w:right w:val="none" w:sz="0" w:space="0" w:color="auto"/>
              </w:divBdr>
              <w:divsChild>
                <w:div w:id="471560572">
                  <w:marLeft w:val="0"/>
                  <w:marRight w:val="0"/>
                  <w:marTop w:val="0"/>
                  <w:marBottom w:val="0"/>
                  <w:divBdr>
                    <w:top w:val="none" w:sz="0" w:space="0" w:color="auto"/>
                    <w:left w:val="none" w:sz="0" w:space="0" w:color="auto"/>
                    <w:bottom w:val="none" w:sz="0" w:space="0" w:color="auto"/>
                    <w:right w:val="none" w:sz="0" w:space="0" w:color="auto"/>
                  </w:divBdr>
                </w:div>
                <w:div w:id="1393429974">
                  <w:marLeft w:val="0"/>
                  <w:marRight w:val="0"/>
                  <w:marTop w:val="0"/>
                  <w:marBottom w:val="0"/>
                  <w:divBdr>
                    <w:top w:val="none" w:sz="0" w:space="0" w:color="auto"/>
                    <w:left w:val="none" w:sz="0" w:space="0" w:color="auto"/>
                    <w:bottom w:val="none" w:sz="0" w:space="0" w:color="auto"/>
                    <w:right w:val="none" w:sz="0" w:space="0" w:color="auto"/>
                  </w:divBdr>
                </w:div>
              </w:divsChild>
            </w:div>
            <w:div w:id="661857626">
              <w:marLeft w:val="0"/>
              <w:marRight w:val="0"/>
              <w:marTop w:val="0"/>
              <w:marBottom w:val="0"/>
              <w:divBdr>
                <w:top w:val="none" w:sz="0" w:space="0" w:color="auto"/>
                <w:left w:val="none" w:sz="0" w:space="0" w:color="auto"/>
                <w:bottom w:val="none" w:sz="0" w:space="0" w:color="auto"/>
                <w:right w:val="none" w:sz="0" w:space="0" w:color="auto"/>
              </w:divBdr>
              <w:divsChild>
                <w:div w:id="1449352883">
                  <w:marLeft w:val="0"/>
                  <w:marRight w:val="0"/>
                  <w:marTop w:val="0"/>
                  <w:marBottom w:val="0"/>
                  <w:divBdr>
                    <w:top w:val="none" w:sz="0" w:space="0" w:color="auto"/>
                    <w:left w:val="none" w:sz="0" w:space="0" w:color="auto"/>
                    <w:bottom w:val="none" w:sz="0" w:space="0" w:color="auto"/>
                    <w:right w:val="none" w:sz="0" w:space="0" w:color="auto"/>
                  </w:divBdr>
                </w:div>
                <w:div w:id="239677661">
                  <w:marLeft w:val="0"/>
                  <w:marRight w:val="0"/>
                  <w:marTop w:val="0"/>
                  <w:marBottom w:val="0"/>
                  <w:divBdr>
                    <w:top w:val="none" w:sz="0" w:space="0" w:color="auto"/>
                    <w:left w:val="none" w:sz="0" w:space="0" w:color="auto"/>
                    <w:bottom w:val="none" w:sz="0" w:space="0" w:color="auto"/>
                    <w:right w:val="none" w:sz="0" w:space="0" w:color="auto"/>
                  </w:divBdr>
                </w:div>
              </w:divsChild>
            </w:div>
            <w:div w:id="898442526">
              <w:marLeft w:val="0"/>
              <w:marRight w:val="0"/>
              <w:marTop w:val="0"/>
              <w:marBottom w:val="0"/>
              <w:divBdr>
                <w:top w:val="none" w:sz="0" w:space="0" w:color="auto"/>
                <w:left w:val="none" w:sz="0" w:space="0" w:color="auto"/>
                <w:bottom w:val="none" w:sz="0" w:space="0" w:color="auto"/>
                <w:right w:val="none" w:sz="0" w:space="0" w:color="auto"/>
              </w:divBdr>
              <w:divsChild>
                <w:div w:id="15078186">
                  <w:marLeft w:val="0"/>
                  <w:marRight w:val="0"/>
                  <w:marTop w:val="0"/>
                  <w:marBottom w:val="0"/>
                  <w:divBdr>
                    <w:top w:val="none" w:sz="0" w:space="0" w:color="auto"/>
                    <w:left w:val="none" w:sz="0" w:space="0" w:color="auto"/>
                    <w:bottom w:val="none" w:sz="0" w:space="0" w:color="auto"/>
                    <w:right w:val="none" w:sz="0" w:space="0" w:color="auto"/>
                  </w:divBdr>
                </w:div>
                <w:div w:id="1288851123">
                  <w:marLeft w:val="0"/>
                  <w:marRight w:val="0"/>
                  <w:marTop w:val="0"/>
                  <w:marBottom w:val="0"/>
                  <w:divBdr>
                    <w:top w:val="none" w:sz="0" w:space="0" w:color="auto"/>
                    <w:left w:val="none" w:sz="0" w:space="0" w:color="auto"/>
                    <w:bottom w:val="none" w:sz="0" w:space="0" w:color="auto"/>
                    <w:right w:val="none" w:sz="0" w:space="0" w:color="auto"/>
                  </w:divBdr>
                </w:div>
              </w:divsChild>
            </w:div>
            <w:div w:id="2119979486">
              <w:marLeft w:val="0"/>
              <w:marRight w:val="0"/>
              <w:marTop w:val="0"/>
              <w:marBottom w:val="0"/>
              <w:divBdr>
                <w:top w:val="none" w:sz="0" w:space="0" w:color="auto"/>
                <w:left w:val="none" w:sz="0" w:space="0" w:color="auto"/>
                <w:bottom w:val="none" w:sz="0" w:space="0" w:color="auto"/>
                <w:right w:val="none" w:sz="0" w:space="0" w:color="auto"/>
              </w:divBdr>
            </w:div>
            <w:div w:id="1510946475">
              <w:marLeft w:val="0"/>
              <w:marRight w:val="0"/>
              <w:marTop w:val="0"/>
              <w:marBottom w:val="0"/>
              <w:divBdr>
                <w:top w:val="none" w:sz="0" w:space="0" w:color="auto"/>
                <w:left w:val="none" w:sz="0" w:space="0" w:color="auto"/>
                <w:bottom w:val="none" w:sz="0" w:space="0" w:color="auto"/>
                <w:right w:val="none" w:sz="0" w:space="0" w:color="auto"/>
              </w:divBdr>
            </w:div>
          </w:divsChild>
        </w:div>
        <w:div w:id="343093912">
          <w:marLeft w:val="0"/>
          <w:marRight w:val="0"/>
          <w:marTop w:val="0"/>
          <w:marBottom w:val="0"/>
          <w:divBdr>
            <w:top w:val="none" w:sz="0" w:space="0" w:color="auto"/>
            <w:left w:val="none" w:sz="0" w:space="0" w:color="auto"/>
            <w:bottom w:val="none" w:sz="0" w:space="0" w:color="auto"/>
            <w:right w:val="none" w:sz="0" w:space="0" w:color="auto"/>
          </w:divBdr>
        </w:div>
      </w:divsChild>
    </w:div>
    <w:div w:id="202180274">
      <w:bodyDiv w:val="1"/>
      <w:marLeft w:val="0"/>
      <w:marRight w:val="0"/>
      <w:marTop w:val="0"/>
      <w:marBottom w:val="0"/>
      <w:divBdr>
        <w:top w:val="none" w:sz="0" w:space="0" w:color="auto"/>
        <w:left w:val="none" w:sz="0" w:space="0" w:color="auto"/>
        <w:bottom w:val="none" w:sz="0" w:space="0" w:color="auto"/>
        <w:right w:val="none" w:sz="0" w:space="0" w:color="auto"/>
      </w:divBdr>
      <w:divsChild>
        <w:div w:id="1018192839">
          <w:marLeft w:val="0"/>
          <w:marRight w:val="0"/>
          <w:marTop w:val="0"/>
          <w:marBottom w:val="0"/>
          <w:divBdr>
            <w:top w:val="single" w:sz="6" w:space="2" w:color="DDDDDD"/>
            <w:left w:val="single" w:sz="6" w:space="2" w:color="DDDDDD"/>
            <w:bottom w:val="single" w:sz="6" w:space="2" w:color="DDDDDD"/>
            <w:right w:val="single" w:sz="6" w:space="2" w:color="DDDDDD"/>
          </w:divBdr>
          <w:divsChild>
            <w:div w:id="1029258439">
              <w:marLeft w:val="0"/>
              <w:marRight w:val="0"/>
              <w:marTop w:val="0"/>
              <w:marBottom w:val="0"/>
              <w:divBdr>
                <w:top w:val="none" w:sz="0" w:space="0" w:color="auto"/>
                <w:left w:val="none" w:sz="0" w:space="0" w:color="auto"/>
                <w:bottom w:val="none" w:sz="0" w:space="0" w:color="auto"/>
                <w:right w:val="none" w:sz="0" w:space="0" w:color="auto"/>
              </w:divBdr>
              <w:divsChild>
                <w:div w:id="772552304">
                  <w:marLeft w:val="0"/>
                  <w:marRight w:val="0"/>
                  <w:marTop w:val="0"/>
                  <w:marBottom w:val="0"/>
                  <w:divBdr>
                    <w:top w:val="none" w:sz="0" w:space="0" w:color="auto"/>
                    <w:left w:val="none" w:sz="0" w:space="0" w:color="auto"/>
                    <w:bottom w:val="none" w:sz="0" w:space="0" w:color="auto"/>
                    <w:right w:val="none" w:sz="0" w:space="0" w:color="auto"/>
                  </w:divBdr>
                </w:div>
                <w:div w:id="204149142">
                  <w:marLeft w:val="0"/>
                  <w:marRight w:val="0"/>
                  <w:marTop w:val="0"/>
                  <w:marBottom w:val="0"/>
                  <w:divBdr>
                    <w:top w:val="none" w:sz="0" w:space="0" w:color="auto"/>
                    <w:left w:val="none" w:sz="0" w:space="0" w:color="auto"/>
                    <w:bottom w:val="none" w:sz="0" w:space="0" w:color="auto"/>
                    <w:right w:val="none" w:sz="0" w:space="0" w:color="auto"/>
                  </w:divBdr>
                </w:div>
              </w:divsChild>
            </w:div>
            <w:div w:id="387385725">
              <w:marLeft w:val="0"/>
              <w:marRight w:val="0"/>
              <w:marTop w:val="0"/>
              <w:marBottom w:val="0"/>
              <w:divBdr>
                <w:top w:val="none" w:sz="0" w:space="0" w:color="auto"/>
                <w:left w:val="none" w:sz="0" w:space="0" w:color="auto"/>
                <w:bottom w:val="none" w:sz="0" w:space="0" w:color="auto"/>
                <w:right w:val="none" w:sz="0" w:space="0" w:color="auto"/>
              </w:divBdr>
              <w:divsChild>
                <w:div w:id="890732519">
                  <w:marLeft w:val="0"/>
                  <w:marRight w:val="0"/>
                  <w:marTop w:val="0"/>
                  <w:marBottom w:val="0"/>
                  <w:divBdr>
                    <w:top w:val="none" w:sz="0" w:space="0" w:color="auto"/>
                    <w:left w:val="none" w:sz="0" w:space="0" w:color="auto"/>
                    <w:bottom w:val="none" w:sz="0" w:space="0" w:color="auto"/>
                    <w:right w:val="none" w:sz="0" w:space="0" w:color="auto"/>
                  </w:divBdr>
                </w:div>
                <w:div w:id="35739571">
                  <w:marLeft w:val="0"/>
                  <w:marRight w:val="0"/>
                  <w:marTop w:val="0"/>
                  <w:marBottom w:val="0"/>
                  <w:divBdr>
                    <w:top w:val="none" w:sz="0" w:space="0" w:color="auto"/>
                    <w:left w:val="none" w:sz="0" w:space="0" w:color="auto"/>
                    <w:bottom w:val="none" w:sz="0" w:space="0" w:color="auto"/>
                    <w:right w:val="none" w:sz="0" w:space="0" w:color="auto"/>
                  </w:divBdr>
                </w:div>
              </w:divsChild>
            </w:div>
            <w:div w:id="1279680924">
              <w:marLeft w:val="0"/>
              <w:marRight w:val="0"/>
              <w:marTop w:val="0"/>
              <w:marBottom w:val="0"/>
              <w:divBdr>
                <w:top w:val="none" w:sz="0" w:space="0" w:color="auto"/>
                <w:left w:val="none" w:sz="0" w:space="0" w:color="auto"/>
                <w:bottom w:val="none" w:sz="0" w:space="0" w:color="auto"/>
                <w:right w:val="none" w:sz="0" w:space="0" w:color="auto"/>
              </w:divBdr>
              <w:divsChild>
                <w:div w:id="424768827">
                  <w:marLeft w:val="0"/>
                  <w:marRight w:val="0"/>
                  <w:marTop w:val="0"/>
                  <w:marBottom w:val="0"/>
                  <w:divBdr>
                    <w:top w:val="none" w:sz="0" w:space="0" w:color="auto"/>
                    <w:left w:val="none" w:sz="0" w:space="0" w:color="auto"/>
                    <w:bottom w:val="none" w:sz="0" w:space="0" w:color="auto"/>
                    <w:right w:val="none" w:sz="0" w:space="0" w:color="auto"/>
                  </w:divBdr>
                </w:div>
                <w:div w:id="57486311">
                  <w:marLeft w:val="0"/>
                  <w:marRight w:val="0"/>
                  <w:marTop w:val="0"/>
                  <w:marBottom w:val="0"/>
                  <w:divBdr>
                    <w:top w:val="none" w:sz="0" w:space="0" w:color="auto"/>
                    <w:left w:val="none" w:sz="0" w:space="0" w:color="auto"/>
                    <w:bottom w:val="none" w:sz="0" w:space="0" w:color="auto"/>
                    <w:right w:val="none" w:sz="0" w:space="0" w:color="auto"/>
                  </w:divBdr>
                </w:div>
              </w:divsChild>
            </w:div>
            <w:div w:id="1205291557">
              <w:marLeft w:val="0"/>
              <w:marRight w:val="0"/>
              <w:marTop w:val="0"/>
              <w:marBottom w:val="0"/>
              <w:divBdr>
                <w:top w:val="none" w:sz="0" w:space="0" w:color="auto"/>
                <w:left w:val="none" w:sz="0" w:space="0" w:color="auto"/>
                <w:bottom w:val="none" w:sz="0" w:space="0" w:color="auto"/>
                <w:right w:val="none" w:sz="0" w:space="0" w:color="auto"/>
              </w:divBdr>
              <w:divsChild>
                <w:div w:id="846989538">
                  <w:marLeft w:val="0"/>
                  <w:marRight w:val="0"/>
                  <w:marTop w:val="0"/>
                  <w:marBottom w:val="0"/>
                  <w:divBdr>
                    <w:top w:val="none" w:sz="0" w:space="0" w:color="auto"/>
                    <w:left w:val="none" w:sz="0" w:space="0" w:color="auto"/>
                    <w:bottom w:val="none" w:sz="0" w:space="0" w:color="auto"/>
                    <w:right w:val="none" w:sz="0" w:space="0" w:color="auto"/>
                  </w:divBdr>
                </w:div>
                <w:div w:id="1177845080">
                  <w:marLeft w:val="0"/>
                  <w:marRight w:val="0"/>
                  <w:marTop w:val="0"/>
                  <w:marBottom w:val="0"/>
                  <w:divBdr>
                    <w:top w:val="none" w:sz="0" w:space="0" w:color="auto"/>
                    <w:left w:val="none" w:sz="0" w:space="0" w:color="auto"/>
                    <w:bottom w:val="none" w:sz="0" w:space="0" w:color="auto"/>
                    <w:right w:val="none" w:sz="0" w:space="0" w:color="auto"/>
                  </w:divBdr>
                </w:div>
              </w:divsChild>
            </w:div>
            <w:div w:id="19283307">
              <w:marLeft w:val="0"/>
              <w:marRight w:val="0"/>
              <w:marTop w:val="0"/>
              <w:marBottom w:val="0"/>
              <w:divBdr>
                <w:top w:val="none" w:sz="0" w:space="0" w:color="auto"/>
                <w:left w:val="none" w:sz="0" w:space="0" w:color="auto"/>
                <w:bottom w:val="none" w:sz="0" w:space="0" w:color="auto"/>
                <w:right w:val="none" w:sz="0" w:space="0" w:color="auto"/>
              </w:divBdr>
            </w:div>
            <w:div w:id="1437826168">
              <w:marLeft w:val="0"/>
              <w:marRight w:val="0"/>
              <w:marTop w:val="0"/>
              <w:marBottom w:val="0"/>
              <w:divBdr>
                <w:top w:val="none" w:sz="0" w:space="0" w:color="auto"/>
                <w:left w:val="none" w:sz="0" w:space="0" w:color="auto"/>
                <w:bottom w:val="none" w:sz="0" w:space="0" w:color="auto"/>
                <w:right w:val="none" w:sz="0" w:space="0" w:color="auto"/>
              </w:divBdr>
            </w:div>
          </w:divsChild>
        </w:div>
        <w:div w:id="2074152991">
          <w:marLeft w:val="0"/>
          <w:marRight w:val="0"/>
          <w:marTop w:val="0"/>
          <w:marBottom w:val="0"/>
          <w:divBdr>
            <w:top w:val="none" w:sz="0" w:space="0" w:color="auto"/>
            <w:left w:val="none" w:sz="0" w:space="0" w:color="auto"/>
            <w:bottom w:val="none" w:sz="0" w:space="0" w:color="auto"/>
            <w:right w:val="none" w:sz="0" w:space="0" w:color="auto"/>
          </w:divBdr>
        </w:div>
      </w:divsChild>
    </w:div>
    <w:div w:id="207648670">
      <w:bodyDiv w:val="1"/>
      <w:marLeft w:val="0"/>
      <w:marRight w:val="0"/>
      <w:marTop w:val="0"/>
      <w:marBottom w:val="0"/>
      <w:divBdr>
        <w:top w:val="none" w:sz="0" w:space="0" w:color="auto"/>
        <w:left w:val="none" w:sz="0" w:space="0" w:color="auto"/>
        <w:bottom w:val="none" w:sz="0" w:space="0" w:color="auto"/>
        <w:right w:val="none" w:sz="0" w:space="0" w:color="auto"/>
      </w:divBdr>
      <w:divsChild>
        <w:div w:id="1128740479">
          <w:marLeft w:val="0"/>
          <w:marRight w:val="0"/>
          <w:marTop w:val="0"/>
          <w:marBottom w:val="0"/>
          <w:divBdr>
            <w:top w:val="single" w:sz="6" w:space="2" w:color="DDDDDD"/>
            <w:left w:val="single" w:sz="6" w:space="2" w:color="DDDDDD"/>
            <w:bottom w:val="single" w:sz="6" w:space="2" w:color="DDDDDD"/>
            <w:right w:val="single" w:sz="6" w:space="2" w:color="DDDDDD"/>
          </w:divBdr>
          <w:divsChild>
            <w:div w:id="445975213">
              <w:marLeft w:val="0"/>
              <w:marRight w:val="0"/>
              <w:marTop w:val="0"/>
              <w:marBottom w:val="0"/>
              <w:divBdr>
                <w:top w:val="none" w:sz="0" w:space="0" w:color="auto"/>
                <w:left w:val="none" w:sz="0" w:space="0" w:color="auto"/>
                <w:bottom w:val="none" w:sz="0" w:space="0" w:color="auto"/>
                <w:right w:val="none" w:sz="0" w:space="0" w:color="auto"/>
              </w:divBdr>
              <w:divsChild>
                <w:div w:id="774517952">
                  <w:marLeft w:val="0"/>
                  <w:marRight w:val="0"/>
                  <w:marTop w:val="0"/>
                  <w:marBottom w:val="0"/>
                  <w:divBdr>
                    <w:top w:val="none" w:sz="0" w:space="0" w:color="auto"/>
                    <w:left w:val="none" w:sz="0" w:space="0" w:color="auto"/>
                    <w:bottom w:val="none" w:sz="0" w:space="0" w:color="auto"/>
                    <w:right w:val="none" w:sz="0" w:space="0" w:color="auto"/>
                  </w:divBdr>
                </w:div>
                <w:div w:id="1339622721">
                  <w:marLeft w:val="0"/>
                  <w:marRight w:val="0"/>
                  <w:marTop w:val="0"/>
                  <w:marBottom w:val="0"/>
                  <w:divBdr>
                    <w:top w:val="none" w:sz="0" w:space="0" w:color="auto"/>
                    <w:left w:val="none" w:sz="0" w:space="0" w:color="auto"/>
                    <w:bottom w:val="none" w:sz="0" w:space="0" w:color="auto"/>
                    <w:right w:val="none" w:sz="0" w:space="0" w:color="auto"/>
                  </w:divBdr>
                </w:div>
              </w:divsChild>
            </w:div>
            <w:div w:id="24066402">
              <w:marLeft w:val="0"/>
              <w:marRight w:val="0"/>
              <w:marTop w:val="0"/>
              <w:marBottom w:val="0"/>
              <w:divBdr>
                <w:top w:val="none" w:sz="0" w:space="0" w:color="auto"/>
                <w:left w:val="none" w:sz="0" w:space="0" w:color="auto"/>
                <w:bottom w:val="none" w:sz="0" w:space="0" w:color="auto"/>
                <w:right w:val="none" w:sz="0" w:space="0" w:color="auto"/>
              </w:divBdr>
              <w:divsChild>
                <w:div w:id="663552743">
                  <w:marLeft w:val="0"/>
                  <w:marRight w:val="0"/>
                  <w:marTop w:val="0"/>
                  <w:marBottom w:val="0"/>
                  <w:divBdr>
                    <w:top w:val="none" w:sz="0" w:space="0" w:color="auto"/>
                    <w:left w:val="none" w:sz="0" w:space="0" w:color="auto"/>
                    <w:bottom w:val="none" w:sz="0" w:space="0" w:color="auto"/>
                    <w:right w:val="none" w:sz="0" w:space="0" w:color="auto"/>
                  </w:divBdr>
                </w:div>
                <w:div w:id="1650789684">
                  <w:marLeft w:val="0"/>
                  <w:marRight w:val="0"/>
                  <w:marTop w:val="0"/>
                  <w:marBottom w:val="0"/>
                  <w:divBdr>
                    <w:top w:val="none" w:sz="0" w:space="0" w:color="auto"/>
                    <w:left w:val="none" w:sz="0" w:space="0" w:color="auto"/>
                    <w:bottom w:val="none" w:sz="0" w:space="0" w:color="auto"/>
                    <w:right w:val="none" w:sz="0" w:space="0" w:color="auto"/>
                  </w:divBdr>
                </w:div>
              </w:divsChild>
            </w:div>
            <w:div w:id="597374529">
              <w:marLeft w:val="0"/>
              <w:marRight w:val="0"/>
              <w:marTop w:val="0"/>
              <w:marBottom w:val="0"/>
              <w:divBdr>
                <w:top w:val="none" w:sz="0" w:space="0" w:color="auto"/>
                <w:left w:val="none" w:sz="0" w:space="0" w:color="auto"/>
                <w:bottom w:val="none" w:sz="0" w:space="0" w:color="auto"/>
                <w:right w:val="none" w:sz="0" w:space="0" w:color="auto"/>
              </w:divBdr>
              <w:divsChild>
                <w:div w:id="242838221">
                  <w:marLeft w:val="0"/>
                  <w:marRight w:val="0"/>
                  <w:marTop w:val="0"/>
                  <w:marBottom w:val="0"/>
                  <w:divBdr>
                    <w:top w:val="none" w:sz="0" w:space="0" w:color="auto"/>
                    <w:left w:val="none" w:sz="0" w:space="0" w:color="auto"/>
                    <w:bottom w:val="none" w:sz="0" w:space="0" w:color="auto"/>
                    <w:right w:val="none" w:sz="0" w:space="0" w:color="auto"/>
                  </w:divBdr>
                </w:div>
                <w:div w:id="1377506923">
                  <w:marLeft w:val="0"/>
                  <w:marRight w:val="0"/>
                  <w:marTop w:val="0"/>
                  <w:marBottom w:val="0"/>
                  <w:divBdr>
                    <w:top w:val="none" w:sz="0" w:space="0" w:color="auto"/>
                    <w:left w:val="none" w:sz="0" w:space="0" w:color="auto"/>
                    <w:bottom w:val="none" w:sz="0" w:space="0" w:color="auto"/>
                    <w:right w:val="none" w:sz="0" w:space="0" w:color="auto"/>
                  </w:divBdr>
                </w:div>
              </w:divsChild>
            </w:div>
            <w:div w:id="254822818">
              <w:marLeft w:val="0"/>
              <w:marRight w:val="0"/>
              <w:marTop w:val="0"/>
              <w:marBottom w:val="0"/>
              <w:divBdr>
                <w:top w:val="none" w:sz="0" w:space="0" w:color="auto"/>
                <w:left w:val="none" w:sz="0" w:space="0" w:color="auto"/>
                <w:bottom w:val="none" w:sz="0" w:space="0" w:color="auto"/>
                <w:right w:val="none" w:sz="0" w:space="0" w:color="auto"/>
              </w:divBdr>
              <w:divsChild>
                <w:div w:id="1636252158">
                  <w:marLeft w:val="0"/>
                  <w:marRight w:val="0"/>
                  <w:marTop w:val="0"/>
                  <w:marBottom w:val="0"/>
                  <w:divBdr>
                    <w:top w:val="none" w:sz="0" w:space="0" w:color="auto"/>
                    <w:left w:val="none" w:sz="0" w:space="0" w:color="auto"/>
                    <w:bottom w:val="none" w:sz="0" w:space="0" w:color="auto"/>
                    <w:right w:val="none" w:sz="0" w:space="0" w:color="auto"/>
                  </w:divBdr>
                </w:div>
                <w:div w:id="1357583872">
                  <w:marLeft w:val="0"/>
                  <w:marRight w:val="0"/>
                  <w:marTop w:val="0"/>
                  <w:marBottom w:val="0"/>
                  <w:divBdr>
                    <w:top w:val="none" w:sz="0" w:space="0" w:color="auto"/>
                    <w:left w:val="none" w:sz="0" w:space="0" w:color="auto"/>
                    <w:bottom w:val="none" w:sz="0" w:space="0" w:color="auto"/>
                    <w:right w:val="none" w:sz="0" w:space="0" w:color="auto"/>
                  </w:divBdr>
                </w:div>
              </w:divsChild>
            </w:div>
            <w:div w:id="1835560129">
              <w:marLeft w:val="0"/>
              <w:marRight w:val="0"/>
              <w:marTop w:val="0"/>
              <w:marBottom w:val="0"/>
              <w:divBdr>
                <w:top w:val="none" w:sz="0" w:space="0" w:color="auto"/>
                <w:left w:val="none" w:sz="0" w:space="0" w:color="auto"/>
                <w:bottom w:val="none" w:sz="0" w:space="0" w:color="auto"/>
                <w:right w:val="none" w:sz="0" w:space="0" w:color="auto"/>
              </w:divBdr>
            </w:div>
            <w:div w:id="1052464039">
              <w:marLeft w:val="0"/>
              <w:marRight w:val="0"/>
              <w:marTop w:val="0"/>
              <w:marBottom w:val="0"/>
              <w:divBdr>
                <w:top w:val="none" w:sz="0" w:space="0" w:color="auto"/>
                <w:left w:val="none" w:sz="0" w:space="0" w:color="auto"/>
                <w:bottom w:val="none" w:sz="0" w:space="0" w:color="auto"/>
                <w:right w:val="none" w:sz="0" w:space="0" w:color="auto"/>
              </w:divBdr>
            </w:div>
          </w:divsChild>
        </w:div>
        <w:div w:id="984430850">
          <w:marLeft w:val="0"/>
          <w:marRight w:val="0"/>
          <w:marTop w:val="0"/>
          <w:marBottom w:val="0"/>
          <w:divBdr>
            <w:top w:val="none" w:sz="0" w:space="0" w:color="auto"/>
            <w:left w:val="none" w:sz="0" w:space="0" w:color="auto"/>
            <w:bottom w:val="none" w:sz="0" w:space="0" w:color="auto"/>
            <w:right w:val="none" w:sz="0" w:space="0" w:color="auto"/>
          </w:divBdr>
        </w:div>
      </w:divsChild>
    </w:div>
    <w:div w:id="209147618">
      <w:bodyDiv w:val="1"/>
      <w:marLeft w:val="0"/>
      <w:marRight w:val="0"/>
      <w:marTop w:val="0"/>
      <w:marBottom w:val="0"/>
      <w:divBdr>
        <w:top w:val="none" w:sz="0" w:space="0" w:color="auto"/>
        <w:left w:val="none" w:sz="0" w:space="0" w:color="auto"/>
        <w:bottom w:val="none" w:sz="0" w:space="0" w:color="auto"/>
        <w:right w:val="none" w:sz="0" w:space="0" w:color="auto"/>
      </w:divBdr>
      <w:divsChild>
        <w:div w:id="887380982">
          <w:marLeft w:val="0"/>
          <w:marRight w:val="0"/>
          <w:marTop w:val="0"/>
          <w:marBottom w:val="0"/>
          <w:divBdr>
            <w:top w:val="single" w:sz="6" w:space="2" w:color="DDDDDD"/>
            <w:left w:val="single" w:sz="6" w:space="2" w:color="DDDDDD"/>
            <w:bottom w:val="single" w:sz="6" w:space="2" w:color="DDDDDD"/>
            <w:right w:val="single" w:sz="6" w:space="2" w:color="DDDDDD"/>
          </w:divBdr>
          <w:divsChild>
            <w:div w:id="913470902">
              <w:marLeft w:val="0"/>
              <w:marRight w:val="0"/>
              <w:marTop w:val="0"/>
              <w:marBottom w:val="0"/>
              <w:divBdr>
                <w:top w:val="none" w:sz="0" w:space="0" w:color="auto"/>
                <w:left w:val="none" w:sz="0" w:space="0" w:color="auto"/>
                <w:bottom w:val="none" w:sz="0" w:space="0" w:color="auto"/>
                <w:right w:val="none" w:sz="0" w:space="0" w:color="auto"/>
              </w:divBdr>
              <w:divsChild>
                <w:div w:id="948583093">
                  <w:marLeft w:val="0"/>
                  <w:marRight w:val="0"/>
                  <w:marTop w:val="0"/>
                  <w:marBottom w:val="0"/>
                  <w:divBdr>
                    <w:top w:val="none" w:sz="0" w:space="0" w:color="auto"/>
                    <w:left w:val="none" w:sz="0" w:space="0" w:color="auto"/>
                    <w:bottom w:val="none" w:sz="0" w:space="0" w:color="auto"/>
                    <w:right w:val="none" w:sz="0" w:space="0" w:color="auto"/>
                  </w:divBdr>
                </w:div>
                <w:div w:id="960377137">
                  <w:marLeft w:val="0"/>
                  <w:marRight w:val="0"/>
                  <w:marTop w:val="0"/>
                  <w:marBottom w:val="0"/>
                  <w:divBdr>
                    <w:top w:val="none" w:sz="0" w:space="0" w:color="auto"/>
                    <w:left w:val="none" w:sz="0" w:space="0" w:color="auto"/>
                    <w:bottom w:val="none" w:sz="0" w:space="0" w:color="auto"/>
                    <w:right w:val="none" w:sz="0" w:space="0" w:color="auto"/>
                  </w:divBdr>
                </w:div>
              </w:divsChild>
            </w:div>
            <w:div w:id="2097364120">
              <w:marLeft w:val="0"/>
              <w:marRight w:val="0"/>
              <w:marTop w:val="0"/>
              <w:marBottom w:val="0"/>
              <w:divBdr>
                <w:top w:val="none" w:sz="0" w:space="0" w:color="auto"/>
                <w:left w:val="none" w:sz="0" w:space="0" w:color="auto"/>
                <w:bottom w:val="none" w:sz="0" w:space="0" w:color="auto"/>
                <w:right w:val="none" w:sz="0" w:space="0" w:color="auto"/>
              </w:divBdr>
              <w:divsChild>
                <w:div w:id="1755590666">
                  <w:marLeft w:val="0"/>
                  <w:marRight w:val="0"/>
                  <w:marTop w:val="0"/>
                  <w:marBottom w:val="0"/>
                  <w:divBdr>
                    <w:top w:val="none" w:sz="0" w:space="0" w:color="auto"/>
                    <w:left w:val="none" w:sz="0" w:space="0" w:color="auto"/>
                    <w:bottom w:val="none" w:sz="0" w:space="0" w:color="auto"/>
                    <w:right w:val="none" w:sz="0" w:space="0" w:color="auto"/>
                  </w:divBdr>
                </w:div>
                <w:div w:id="134612769">
                  <w:marLeft w:val="0"/>
                  <w:marRight w:val="0"/>
                  <w:marTop w:val="0"/>
                  <w:marBottom w:val="0"/>
                  <w:divBdr>
                    <w:top w:val="none" w:sz="0" w:space="0" w:color="auto"/>
                    <w:left w:val="none" w:sz="0" w:space="0" w:color="auto"/>
                    <w:bottom w:val="none" w:sz="0" w:space="0" w:color="auto"/>
                    <w:right w:val="none" w:sz="0" w:space="0" w:color="auto"/>
                  </w:divBdr>
                </w:div>
              </w:divsChild>
            </w:div>
            <w:div w:id="573588818">
              <w:marLeft w:val="0"/>
              <w:marRight w:val="0"/>
              <w:marTop w:val="0"/>
              <w:marBottom w:val="0"/>
              <w:divBdr>
                <w:top w:val="none" w:sz="0" w:space="0" w:color="auto"/>
                <w:left w:val="none" w:sz="0" w:space="0" w:color="auto"/>
                <w:bottom w:val="none" w:sz="0" w:space="0" w:color="auto"/>
                <w:right w:val="none" w:sz="0" w:space="0" w:color="auto"/>
              </w:divBdr>
              <w:divsChild>
                <w:div w:id="792137102">
                  <w:marLeft w:val="0"/>
                  <w:marRight w:val="0"/>
                  <w:marTop w:val="0"/>
                  <w:marBottom w:val="0"/>
                  <w:divBdr>
                    <w:top w:val="none" w:sz="0" w:space="0" w:color="auto"/>
                    <w:left w:val="none" w:sz="0" w:space="0" w:color="auto"/>
                    <w:bottom w:val="none" w:sz="0" w:space="0" w:color="auto"/>
                    <w:right w:val="none" w:sz="0" w:space="0" w:color="auto"/>
                  </w:divBdr>
                </w:div>
                <w:div w:id="86391533">
                  <w:marLeft w:val="0"/>
                  <w:marRight w:val="0"/>
                  <w:marTop w:val="0"/>
                  <w:marBottom w:val="0"/>
                  <w:divBdr>
                    <w:top w:val="none" w:sz="0" w:space="0" w:color="auto"/>
                    <w:left w:val="none" w:sz="0" w:space="0" w:color="auto"/>
                    <w:bottom w:val="none" w:sz="0" w:space="0" w:color="auto"/>
                    <w:right w:val="none" w:sz="0" w:space="0" w:color="auto"/>
                  </w:divBdr>
                </w:div>
              </w:divsChild>
            </w:div>
            <w:div w:id="560599410">
              <w:marLeft w:val="0"/>
              <w:marRight w:val="0"/>
              <w:marTop w:val="0"/>
              <w:marBottom w:val="0"/>
              <w:divBdr>
                <w:top w:val="none" w:sz="0" w:space="0" w:color="auto"/>
                <w:left w:val="none" w:sz="0" w:space="0" w:color="auto"/>
                <w:bottom w:val="none" w:sz="0" w:space="0" w:color="auto"/>
                <w:right w:val="none" w:sz="0" w:space="0" w:color="auto"/>
              </w:divBdr>
              <w:divsChild>
                <w:div w:id="14700867">
                  <w:marLeft w:val="0"/>
                  <w:marRight w:val="0"/>
                  <w:marTop w:val="0"/>
                  <w:marBottom w:val="0"/>
                  <w:divBdr>
                    <w:top w:val="none" w:sz="0" w:space="0" w:color="auto"/>
                    <w:left w:val="none" w:sz="0" w:space="0" w:color="auto"/>
                    <w:bottom w:val="none" w:sz="0" w:space="0" w:color="auto"/>
                    <w:right w:val="none" w:sz="0" w:space="0" w:color="auto"/>
                  </w:divBdr>
                </w:div>
                <w:div w:id="481508390">
                  <w:marLeft w:val="0"/>
                  <w:marRight w:val="0"/>
                  <w:marTop w:val="0"/>
                  <w:marBottom w:val="0"/>
                  <w:divBdr>
                    <w:top w:val="none" w:sz="0" w:space="0" w:color="auto"/>
                    <w:left w:val="none" w:sz="0" w:space="0" w:color="auto"/>
                    <w:bottom w:val="none" w:sz="0" w:space="0" w:color="auto"/>
                    <w:right w:val="none" w:sz="0" w:space="0" w:color="auto"/>
                  </w:divBdr>
                </w:div>
              </w:divsChild>
            </w:div>
            <w:div w:id="1601793211">
              <w:marLeft w:val="0"/>
              <w:marRight w:val="0"/>
              <w:marTop w:val="0"/>
              <w:marBottom w:val="0"/>
              <w:divBdr>
                <w:top w:val="none" w:sz="0" w:space="0" w:color="auto"/>
                <w:left w:val="none" w:sz="0" w:space="0" w:color="auto"/>
                <w:bottom w:val="none" w:sz="0" w:space="0" w:color="auto"/>
                <w:right w:val="none" w:sz="0" w:space="0" w:color="auto"/>
              </w:divBdr>
            </w:div>
            <w:div w:id="1762139927">
              <w:marLeft w:val="0"/>
              <w:marRight w:val="0"/>
              <w:marTop w:val="0"/>
              <w:marBottom w:val="0"/>
              <w:divBdr>
                <w:top w:val="none" w:sz="0" w:space="0" w:color="auto"/>
                <w:left w:val="none" w:sz="0" w:space="0" w:color="auto"/>
                <w:bottom w:val="none" w:sz="0" w:space="0" w:color="auto"/>
                <w:right w:val="none" w:sz="0" w:space="0" w:color="auto"/>
              </w:divBdr>
            </w:div>
          </w:divsChild>
        </w:div>
        <w:div w:id="539903645">
          <w:marLeft w:val="0"/>
          <w:marRight w:val="0"/>
          <w:marTop w:val="0"/>
          <w:marBottom w:val="0"/>
          <w:divBdr>
            <w:top w:val="none" w:sz="0" w:space="0" w:color="auto"/>
            <w:left w:val="none" w:sz="0" w:space="0" w:color="auto"/>
            <w:bottom w:val="none" w:sz="0" w:space="0" w:color="auto"/>
            <w:right w:val="none" w:sz="0" w:space="0" w:color="auto"/>
          </w:divBdr>
        </w:div>
      </w:divsChild>
    </w:div>
    <w:div w:id="212010674">
      <w:bodyDiv w:val="1"/>
      <w:marLeft w:val="0"/>
      <w:marRight w:val="0"/>
      <w:marTop w:val="0"/>
      <w:marBottom w:val="0"/>
      <w:divBdr>
        <w:top w:val="none" w:sz="0" w:space="0" w:color="auto"/>
        <w:left w:val="none" w:sz="0" w:space="0" w:color="auto"/>
        <w:bottom w:val="none" w:sz="0" w:space="0" w:color="auto"/>
        <w:right w:val="none" w:sz="0" w:space="0" w:color="auto"/>
      </w:divBdr>
      <w:divsChild>
        <w:div w:id="221406895">
          <w:marLeft w:val="0"/>
          <w:marRight w:val="0"/>
          <w:marTop w:val="0"/>
          <w:marBottom w:val="0"/>
          <w:divBdr>
            <w:top w:val="single" w:sz="6" w:space="2" w:color="DDDDDD"/>
            <w:left w:val="single" w:sz="6" w:space="2" w:color="DDDDDD"/>
            <w:bottom w:val="single" w:sz="6" w:space="2" w:color="DDDDDD"/>
            <w:right w:val="single" w:sz="6" w:space="2" w:color="DDDDDD"/>
          </w:divBdr>
          <w:divsChild>
            <w:div w:id="1583025905">
              <w:marLeft w:val="0"/>
              <w:marRight w:val="0"/>
              <w:marTop w:val="0"/>
              <w:marBottom w:val="0"/>
              <w:divBdr>
                <w:top w:val="none" w:sz="0" w:space="0" w:color="auto"/>
                <w:left w:val="none" w:sz="0" w:space="0" w:color="auto"/>
                <w:bottom w:val="none" w:sz="0" w:space="0" w:color="auto"/>
                <w:right w:val="none" w:sz="0" w:space="0" w:color="auto"/>
              </w:divBdr>
              <w:divsChild>
                <w:div w:id="184291279">
                  <w:marLeft w:val="0"/>
                  <w:marRight w:val="0"/>
                  <w:marTop w:val="0"/>
                  <w:marBottom w:val="0"/>
                  <w:divBdr>
                    <w:top w:val="none" w:sz="0" w:space="0" w:color="auto"/>
                    <w:left w:val="none" w:sz="0" w:space="0" w:color="auto"/>
                    <w:bottom w:val="none" w:sz="0" w:space="0" w:color="auto"/>
                    <w:right w:val="none" w:sz="0" w:space="0" w:color="auto"/>
                  </w:divBdr>
                </w:div>
                <w:div w:id="289750490">
                  <w:marLeft w:val="0"/>
                  <w:marRight w:val="0"/>
                  <w:marTop w:val="0"/>
                  <w:marBottom w:val="0"/>
                  <w:divBdr>
                    <w:top w:val="none" w:sz="0" w:space="0" w:color="auto"/>
                    <w:left w:val="none" w:sz="0" w:space="0" w:color="auto"/>
                    <w:bottom w:val="none" w:sz="0" w:space="0" w:color="auto"/>
                    <w:right w:val="none" w:sz="0" w:space="0" w:color="auto"/>
                  </w:divBdr>
                </w:div>
              </w:divsChild>
            </w:div>
            <w:div w:id="1788887515">
              <w:marLeft w:val="0"/>
              <w:marRight w:val="0"/>
              <w:marTop w:val="0"/>
              <w:marBottom w:val="0"/>
              <w:divBdr>
                <w:top w:val="none" w:sz="0" w:space="0" w:color="auto"/>
                <w:left w:val="none" w:sz="0" w:space="0" w:color="auto"/>
                <w:bottom w:val="none" w:sz="0" w:space="0" w:color="auto"/>
                <w:right w:val="none" w:sz="0" w:space="0" w:color="auto"/>
              </w:divBdr>
              <w:divsChild>
                <w:div w:id="1247612665">
                  <w:marLeft w:val="0"/>
                  <w:marRight w:val="0"/>
                  <w:marTop w:val="0"/>
                  <w:marBottom w:val="0"/>
                  <w:divBdr>
                    <w:top w:val="none" w:sz="0" w:space="0" w:color="auto"/>
                    <w:left w:val="none" w:sz="0" w:space="0" w:color="auto"/>
                    <w:bottom w:val="none" w:sz="0" w:space="0" w:color="auto"/>
                    <w:right w:val="none" w:sz="0" w:space="0" w:color="auto"/>
                  </w:divBdr>
                </w:div>
                <w:div w:id="1871528450">
                  <w:marLeft w:val="0"/>
                  <w:marRight w:val="0"/>
                  <w:marTop w:val="0"/>
                  <w:marBottom w:val="0"/>
                  <w:divBdr>
                    <w:top w:val="none" w:sz="0" w:space="0" w:color="auto"/>
                    <w:left w:val="none" w:sz="0" w:space="0" w:color="auto"/>
                    <w:bottom w:val="none" w:sz="0" w:space="0" w:color="auto"/>
                    <w:right w:val="none" w:sz="0" w:space="0" w:color="auto"/>
                  </w:divBdr>
                </w:div>
              </w:divsChild>
            </w:div>
            <w:div w:id="894780807">
              <w:marLeft w:val="0"/>
              <w:marRight w:val="0"/>
              <w:marTop w:val="0"/>
              <w:marBottom w:val="0"/>
              <w:divBdr>
                <w:top w:val="none" w:sz="0" w:space="0" w:color="auto"/>
                <w:left w:val="none" w:sz="0" w:space="0" w:color="auto"/>
                <w:bottom w:val="none" w:sz="0" w:space="0" w:color="auto"/>
                <w:right w:val="none" w:sz="0" w:space="0" w:color="auto"/>
              </w:divBdr>
              <w:divsChild>
                <w:div w:id="2027629469">
                  <w:marLeft w:val="0"/>
                  <w:marRight w:val="0"/>
                  <w:marTop w:val="0"/>
                  <w:marBottom w:val="0"/>
                  <w:divBdr>
                    <w:top w:val="none" w:sz="0" w:space="0" w:color="auto"/>
                    <w:left w:val="none" w:sz="0" w:space="0" w:color="auto"/>
                    <w:bottom w:val="none" w:sz="0" w:space="0" w:color="auto"/>
                    <w:right w:val="none" w:sz="0" w:space="0" w:color="auto"/>
                  </w:divBdr>
                </w:div>
                <w:div w:id="867986454">
                  <w:marLeft w:val="0"/>
                  <w:marRight w:val="0"/>
                  <w:marTop w:val="0"/>
                  <w:marBottom w:val="0"/>
                  <w:divBdr>
                    <w:top w:val="none" w:sz="0" w:space="0" w:color="auto"/>
                    <w:left w:val="none" w:sz="0" w:space="0" w:color="auto"/>
                    <w:bottom w:val="none" w:sz="0" w:space="0" w:color="auto"/>
                    <w:right w:val="none" w:sz="0" w:space="0" w:color="auto"/>
                  </w:divBdr>
                </w:div>
              </w:divsChild>
            </w:div>
            <w:div w:id="2014334890">
              <w:marLeft w:val="0"/>
              <w:marRight w:val="0"/>
              <w:marTop w:val="0"/>
              <w:marBottom w:val="0"/>
              <w:divBdr>
                <w:top w:val="none" w:sz="0" w:space="0" w:color="auto"/>
                <w:left w:val="none" w:sz="0" w:space="0" w:color="auto"/>
                <w:bottom w:val="none" w:sz="0" w:space="0" w:color="auto"/>
                <w:right w:val="none" w:sz="0" w:space="0" w:color="auto"/>
              </w:divBdr>
              <w:divsChild>
                <w:div w:id="1727408666">
                  <w:marLeft w:val="0"/>
                  <w:marRight w:val="0"/>
                  <w:marTop w:val="0"/>
                  <w:marBottom w:val="0"/>
                  <w:divBdr>
                    <w:top w:val="none" w:sz="0" w:space="0" w:color="auto"/>
                    <w:left w:val="none" w:sz="0" w:space="0" w:color="auto"/>
                    <w:bottom w:val="none" w:sz="0" w:space="0" w:color="auto"/>
                    <w:right w:val="none" w:sz="0" w:space="0" w:color="auto"/>
                  </w:divBdr>
                </w:div>
                <w:div w:id="1319111624">
                  <w:marLeft w:val="0"/>
                  <w:marRight w:val="0"/>
                  <w:marTop w:val="0"/>
                  <w:marBottom w:val="0"/>
                  <w:divBdr>
                    <w:top w:val="none" w:sz="0" w:space="0" w:color="auto"/>
                    <w:left w:val="none" w:sz="0" w:space="0" w:color="auto"/>
                    <w:bottom w:val="none" w:sz="0" w:space="0" w:color="auto"/>
                    <w:right w:val="none" w:sz="0" w:space="0" w:color="auto"/>
                  </w:divBdr>
                </w:div>
              </w:divsChild>
            </w:div>
            <w:div w:id="1388994406">
              <w:marLeft w:val="0"/>
              <w:marRight w:val="0"/>
              <w:marTop w:val="0"/>
              <w:marBottom w:val="0"/>
              <w:divBdr>
                <w:top w:val="none" w:sz="0" w:space="0" w:color="auto"/>
                <w:left w:val="none" w:sz="0" w:space="0" w:color="auto"/>
                <w:bottom w:val="none" w:sz="0" w:space="0" w:color="auto"/>
                <w:right w:val="none" w:sz="0" w:space="0" w:color="auto"/>
              </w:divBdr>
            </w:div>
            <w:div w:id="1863015270">
              <w:marLeft w:val="0"/>
              <w:marRight w:val="0"/>
              <w:marTop w:val="0"/>
              <w:marBottom w:val="0"/>
              <w:divBdr>
                <w:top w:val="none" w:sz="0" w:space="0" w:color="auto"/>
                <w:left w:val="none" w:sz="0" w:space="0" w:color="auto"/>
                <w:bottom w:val="none" w:sz="0" w:space="0" w:color="auto"/>
                <w:right w:val="none" w:sz="0" w:space="0" w:color="auto"/>
              </w:divBdr>
            </w:div>
          </w:divsChild>
        </w:div>
        <w:div w:id="1666976515">
          <w:marLeft w:val="0"/>
          <w:marRight w:val="0"/>
          <w:marTop w:val="0"/>
          <w:marBottom w:val="0"/>
          <w:divBdr>
            <w:top w:val="none" w:sz="0" w:space="0" w:color="auto"/>
            <w:left w:val="none" w:sz="0" w:space="0" w:color="auto"/>
            <w:bottom w:val="none" w:sz="0" w:space="0" w:color="auto"/>
            <w:right w:val="none" w:sz="0" w:space="0" w:color="auto"/>
          </w:divBdr>
        </w:div>
      </w:divsChild>
    </w:div>
    <w:div w:id="224027748">
      <w:bodyDiv w:val="1"/>
      <w:marLeft w:val="0"/>
      <w:marRight w:val="0"/>
      <w:marTop w:val="0"/>
      <w:marBottom w:val="0"/>
      <w:divBdr>
        <w:top w:val="none" w:sz="0" w:space="0" w:color="auto"/>
        <w:left w:val="none" w:sz="0" w:space="0" w:color="auto"/>
        <w:bottom w:val="none" w:sz="0" w:space="0" w:color="auto"/>
        <w:right w:val="none" w:sz="0" w:space="0" w:color="auto"/>
      </w:divBdr>
      <w:divsChild>
        <w:div w:id="1844974439">
          <w:marLeft w:val="0"/>
          <w:marRight w:val="0"/>
          <w:marTop w:val="0"/>
          <w:marBottom w:val="0"/>
          <w:divBdr>
            <w:top w:val="single" w:sz="6" w:space="2" w:color="DDDDDD"/>
            <w:left w:val="single" w:sz="6" w:space="2" w:color="DDDDDD"/>
            <w:bottom w:val="single" w:sz="6" w:space="2" w:color="DDDDDD"/>
            <w:right w:val="single" w:sz="6" w:space="2" w:color="DDDDDD"/>
          </w:divBdr>
          <w:divsChild>
            <w:div w:id="706183035">
              <w:marLeft w:val="0"/>
              <w:marRight w:val="0"/>
              <w:marTop w:val="0"/>
              <w:marBottom w:val="0"/>
              <w:divBdr>
                <w:top w:val="none" w:sz="0" w:space="0" w:color="auto"/>
                <w:left w:val="none" w:sz="0" w:space="0" w:color="auto"/>
                <w:bottom w:val="none" w:sz="0" w:space="0" w:color="auto"/>
                <w:right w:val="none" w:sz="0" w:space="0" w:color="auto"/>
              </w:divBdr>
              <w:divsChild>
                <w:div w:id="1270049263">
                  <w:marLeft w:val="0"/>
                  <w:marRight w:val="0"/>
                  <w:marTop w:val="0"/>
                  <w:marBottom w:val="0"/>
                  <w:divBdr>
                    <w:top w:val="none" w:sz="0" w:space="0" w:color="auto"/>
                    <w:left w:val="none" w:sz="0" w:space="0" w:color="auto"/>
                    <w:bottom w:val="none" w:sz="0" w:space="0" w:color="auto"/>
                    <w:right w:val="none" w:sz="0" w:space="0" w:color="auto"/>
                  </w:divBdr>
                </w:div>
                <w:div w:id="655301605">
                  <w:marLeft w:val="0"/>
                  <w:marRight w:val="0"/>
                  <w:marTop w:val="0"/>
                  <w:marBottom w:val="0"/>
                  <w:divBdr>
                    <w:top w:val="none" w:sz="0" w:space="0" w:color="auto"/>
                    <w:left w:val="none" w:sz="0" w:space="0" w:color="auto"/>
                    <w:bottom w:val="none" w:sz="0" w:space="0" w:color="auto"/>
                    <w:right w:val="none" w:sz="0" w:space="0" w:color="auto"/>
                  </w:divBdr>
                </w:div>
              </w:divsChild>
            </w:div>
            <w:div w:id="41175948">
              <w:marLeft w:val="0"/>
              <w:marRight w:val="0"/>
              <w:marTop w:val="0"/>
              <w:marBottom w:val="0"/>
              <w:divBdr>
                <w:top w:val="none" w:sz="0" w:space="0" w:color="auto"/>
                <w:left w:val="none" w:sz="0" w:space="0" w:color="auto"/>
                <w:bottom w:val="none" w:sz="0" w:space="0" w:color="auto"/>
                <w:right w:val="none" w:sz="0" w:space="0" w:color="auto"/>
              </w:divBdr>
              <w:divsChild>
                <w:div w:id="1342777542">
                  <w:marLeft w:val="0"/>
                  <w:marRight w:val="0"/>
                  <w:marTop w:val="0"/>
                  <w:marBottom w:val="0"/>
                  <w:divBdr>
                    <w:top w:val="none" w:sz="0" w:space="0" w:color="auto"/>
                    <w:left w:val="none" w:sz="0" w:space="0" w:color="auto"/>
                    <w:bottom w:val="none" w:sz="0" w:space="0" w:color="auto"/>
                    <w:right w:val="none" w:sz="0" w:space="0" w:color="auto"/>
                  </w:divBdr>
                </w:div>
                <w:div w:id="1021395662">
                  <w:marLeft w:val="0"/>
                  <w:marRight w:val="0"/>
                  <w:marTop w:val="0"/>
                  <w:marBottom w:val="0"/>
                  <w:divBdr>
                    <w:top w:val="none" w:sz="0" w:space="0" w:color="auto"/>
                    <w:left w:val="none" w:sz="0" w:space="0" w:color="auto"/>
                    <w:bottom w:val="none" w:sz="0" w:space="0" w:color="auto"/>
                    <w:right w:val="none" w:sz="0" w:space="0" w:color="auto"/>
                  </w:divBdr>
                </w:div>
              </w:divsChild>
            </w:div>
            <w:div w:id="904535613">
              <w:marLeft w:val="0"/>
              <w:marRight w:val="0"/>
              <w:marTop w:val="0"/>
              <w:marBottom w:val="0"/>
              <w:divBdr>
                <w:top w:val="none" w:sz="0" w:space="0" w:color="auto"/>
                <w:left w:val="none" w:sz="0" w:space="0" w:color="auto"/>
                <w:bottom w:val="none" w:sz="0" w:space="0" w:color="auto"/>
                <w:right w:val="none" w:sz="0" w:space="0" w:color="auto"/>
              </w:divBdr>
              <w:divsChild>
                <w:div w:id="1640451022">
                  <w:marLeft w:val="0"/>
                  <w:marRight w:val="0"/>
                  <w:marTop w:val="0"/>
                  <w:marBottom w:val="0"/>
                  <w:divBdr>
                    <w:top w:val="none" w:sz="0" w:space="0" w:color="auto"/>
                    <w:left w:val="none" w:sz="0" w:space="0" w:color="auto"/>
                    <w:bottom w:val="none" w:sz="0" w:space="0" w:color="auto"/>
                    <w:right w:val="none" w:sz="0" w:space="0" w:color="auto"/>
                  </w:divBdr>
                </w:div>
                <w:div w:id="1207722125">
                  <w:marLeft w:val="0"/>
                  <w:marRight w:val="0"/>
                  <w:marTop w:val="0"/>
                  <w:marBottom w:val="0"/>
                  <w:divBdr>
                    <w:top w:val="none" w:sz="0" w:space="0" w:color="auto"/>
                    <w:left w:val="none" w:sz="0" w:space="0" w:color="auto"/>
                    <w:bottom w:val="none" w:sz="0" w:space="0" w:color="auto"/>
                    <w:right w:val="none" w:sz="0" w:space="0" w:color="auto"/>
                  </w:divBdr>
                </w:div>
              </w:divsChild>
            </w:div>
            <w:div w:id="1303734079">
              <w:marLeft w:val="0"/>
              <w:marRight w:val="0"/>
              <w:marTop w:val="0"/>
              <w:marBottom w:val="0"/>
              <w:divBdr>
                <w:top w:val="none" w:sz="0" w:space="0" w:color="auto"/>
                <w:left w:val="none" w:sz="0" w:space="0" w:color="auto"/>
                <w:bottom w:val="none" w:sz="0" w:space="0" w:color="auto"/>
                <w:right w:val="none" w:sz="0" w:space="0" w:color="auto"/>
              </w:divBdr>
              <w:divsChild>
                <w:div w:id="763917667">
                  <w:marLeft w:val="0"/>
                  <w:marRight w:val="0"/>
                  <w:marTop w:val="0"/>
                  <w:marBottom w:val="0"/>
                  <w:divBdr>
                    <w:top w:val="none" w:sz="0" w:space="0" w:color="auto"/>
                    <w:left w:val="none" w:sz="0" w:space="0" w:color="auto"/>
                    <w:bottom w:val="none" w:sz="0" w:space="0" w:color="auto"/>
                    <w:right w:val="none" w:sz="0" w:space="0" w:color="auto"/>
                  </w:divBdr>
                </w:div>
                <w:div w:id="284237341">
                  <w:marLeft w:val="0"/>
                  <w:marRight w:val="0"/>
                  <w:marTop w:val="0"/>
                  <w:marBottom w:val="0"/>
                  <w:divBdr>
                    <w:top w:val="none" w:sz="0" w:space="0" w:color="auto"/>
                    <w:left w:val="none" w:sz="0" w:space="0" w:color="auto"/>
                    <w:bottom w:val="none" w:sz="0" w:space="0" w:color="auto"/>
                    <w:right w:val="none" w:sz="0" w:space="0" w:color="auto"/>
                  </w:divBdr>
                </w:div>
              </w:divsChild>
            </w:div>
            <w:div w:id="1947301323">
              <w:marLeft w:val="0"/>
              <w:marRight w:val="0"/>
              <w:marTop w:val="0"/>
              <w:marBottom w:val="0"/>
              <w:divBdr>
                <w:top w:val="none" w:sz="0" w:space="0" w:color="auto"/>
                <w:left w:val="none" w:sz="0" w:space="0" w:color="auto"/>
                <w:bottom w:val="none" w:sz="0" w:space="0" w:color="auto"/>
                <w:right w:val="none" w:sz="0" w:space="0" w:color="auto"/>
              </w:divBdr>
            </w:div>
            <w:div w:id="85345304">
              <w:marLeft w:val="0"/>
              <w:marRight w:val="0"/>
              <w:marTop w:val="0"/>
              <w:marBottom w:val="0"/>
              <w:divBdr>
                <w:top w:val="none" w:sz="0" w:space="0" w:color="auto"/>
                <w:left w:val="none" w:sz="0" w:space="0" w:color="auto"/>
                <w:bottom w:val="none" w:sz="0" w:space="0" w:color="auto"/>
                <w:right w:val="none" w:sz="0" w:space="0" w:color="auto"/>
              </w:divBdr>
            </w:div>
          </w:divsChild>
        </w:div>
        <w:div w:id="1541473010">
          <w:marLeft w:val="0"/>
          <w:marRight w:val="0"/>
          <w:marTop w:val="0"/>
          <w:marBottom w:val="0"/>
          <w:divBdr>
            <w:top w:val="none" w:sz="0" w:space="0" w:color="auto"/>
            <w:left w:val="none" w:sz="0" w:space="0" w:color="auto"/>
            <w:bottom w:val="none" w:sz="0" w:space="0" w:color="auto"/>
            <w:right w:val="none" w:sz="0" w:space="0" w:color="auto"/>
          </w:divBdr>
        </w:div>
      </w:divsChild>
    </w:div>
    <w:div w:id="225722720">
      <w:bodyDiv w:val="1"/>
      <w:marLeft w:val="0"/>
      <w:marRight w:val="0"/>
      <w:marTop w:val="0"/>
      <w:marBottom w:val="0"/>
      <w:divBdr>
        <w:top w:val="none" w:sz="0" w:space="0" w:color="auto"/>
        <w:left w:val="none" w:sz="0" w:space="0" w:color="auto"/>
        <w:bottom w:val="none" w:sz="0" w:space="0" w:color="auto"/>
        <w:right w:val="none" w:sz="0" w:space="0" w:color="auto"/>
      </w:divBdr>
      <w:divsChild>
        <w:div w:id="1896818549">
          <w:marLeft w:val="0"/>
          <w:marRight w:val="0"/>
          <w:marTop w:val="0"/>
          <w:marBottom w:val="0"/>
          <w:divBdr>
            <w:top w:val="single" w:sz="6" w:space="2" w:color="DDDDDD"/>
            <w:left w:val="single" w:sz="6" w:space="2" w:color="DDDDDD"/>
            <w:bottom w:val="single" w:sz="6" w:space="2" w:color="DDDDDD"/>
            <w:right w:val="single" w:sz="6" w:space="2" w:color="DDDDDD"/>
          </w:divBdr>
          <w:divsChild>
            <w:div w:id="1324821296">
              <w:marLeft w:val="0"/>
              <w:marRight w:val="0"/>
              <w:marTop w:val="0"/>
              <w:marBottom w:val="0"/>
              <w:divBdr>
                <w:top w:val="none" w:sz="0" w:space="0" w:color="auto"/>
                <w:left w:val="none" w:sz="0" w:space="0" w:color="auto"/>
                <w:bottom w:val="none" w:sz="0" w:space="0" w:color="auto"/>
                <w:right w:val="none" w:sz="0" w:space="0" w:color="auto"/>
              </w:divBdr>
              <w:divsChild>
                <w:div w:id="1771855636">
                  <w:marLeft w:val="0"/>
                  <w:marRight w:val="0"/>
                  <w:marTop w:val="0"/>
                  <w:marBottom w:val="0"/>
                  <w:divBdr>
                    <w:top w:val="none" w:sz="0" w:space="0" w:color="auto"/>
                    <w:left w:val="none" w:sz="0" w:space="0" w:color="auto"/>
                    <w:bottom w:val="none" w:sz="0" w:space="0" w:color="auto"/>
                    <w:right w:val="none" w:sz="0" w:space="0" w:color="auto"/>
                  </w:divBdr>
                </w:div>
                <w:div w:id="806312962">
                  <w:marLeft w:val="0"/>
                  <w:marRight w:val="0"/>
                  <w:marTop w:val="0"/>
                  <w:marBottom w:val="0"/>
                  <w:divBdr>
                    <w:top w:val="none" w:sz="0" w:space="0" w:color="auto"/>
                    <w:left w:val="none" w:sz="0" w:space="0" w:color="auto"/>
                    <w:bottom w:val="none" w:sz="0" w:space="0" w:color="auto"/>
                    <w:right w:val="none" w:sz="0" w:space="0" w:color="auto"/>
                  </w:divBdr>
                </w:div>
              </w:divsChild>
            </w:div>
            <w:div w:id="897087358">
              <w:marLeft w:val="0"/>
              <w:marRight w:val="0"/>
              <w:marTop w:val="0"/>
              <w:marBottom w:val="0"/>
              <w:divBdr>
                <w:top w:val="none" w:sz="0" w:space="0" w:color="auto"/>
                <w:left w:val="none" w:sz="0" w:space="0" w:color="auto"/>
                <w:bottom w:val="none" w:sz="0" w:space="0" w:color="auto"/>
                <w:right w:val="none" w:sz="0" w:space="0" w:color="auto"/>
              </w:divBdr>
              <w:divsChild>
                <w:div w:id="1620725713">
                  <w:marLeft w:val="0"/>
                  <w:marRight w:val="0"/>
                  <w:marTop w:val="0"/>
                  <w:marBottom w:val="0"/>
                  <w:divBdr>
                    <w:top w:val="none" w:sz="0" w:space="0" w:color="auto"/>
                    <w:left w:val="none" w:sz="0" w:space="0" w:color="auto"/>
                    <w:bottom w:val="none" w:sz="0" w:space="0" w:color="auto"/>
                    <w:right w:val="none" w:sz="0" w:space="0" w:color="auto"/>
                  </w:divBdr>
                </w:div>
                <w:div w:id="485319051">
                  <w:marLeft w:val="0"/>
                  <w:marRight w:val="0"/>
                  <w:marTop w:val="0"/>
                  <w:marBottom w:val="0"/>
                  <w:divBdr>
                    <w:top w:val="none" w:sz="0" w:space="0" w:color="auto"/>
                    <w:left w:val="none" w:sz="0" w:space="0" w:color="auto"/>
                    <w:bottom w:val="none" w:sz="0" w:space="0" w:color="auto"/>
                    <w:right w:val="none" w:sz="0" w:space="0" w:color="auto"/>
                  </w:divBdr>
                </w:div>
              </w:divsChild>
            </w:div>
            <w:div w:id="1195385743">
              <w:marLeft w:val="0"/>
              <w:marRight w:val="0"/>
              <w:marTop w:val="0"/>
              <w:marBottom w:val="0"/>
              <w:divBdr>
                <w:top w:val="none" w:sz="0" w:space="0" w:color="auto"/>
                <w:left w:val="none" w:sz="0" w:space="0" w:color="auto"/>
                <w:bottom w:val="none" w:sz="0" w:space="0" w:color="auto"/>
                <w:right w:val="none" w:sz="0" w:space="0" w:color="auto"/>
              </w:divBdr>
              <w:divsChild>
                <w:div w:id="1182166573">
                  <w:marLeft w:val="0"/>
                  <w:marRight w:val="0"/>
                  <w:marTop w:val="0"/>
                  <w:marBottom w:val="0"/>
                  <w:divBdr>
                    <w:top w:val="none" w:sz="0" w:space="0" w:color="auto"/>
                    <w:left w:val="none" w:sz="0" w:space="0" w:color="auto"/>
                    <w:bottom w:val="none" w:sz="0" w:space="0" w:color="auto"/>
                    <w:right w:val="none" w:sz="0" w:space="0" w:color="auto"/>
                  </w:divBdr>
                </w:div>
                <w:div w:id="1327125051">
                  <w:marLeft w:val="0"/>
                  <w:marRight w:val="0"/>
                  <w:marTop w:val="0"/>
                  <w:marBottom w:val="0"/>
                  <w:divBdr>
                    <w:top w:val="none" w:sz="0" w:space="0" w:color="auto"/>
                    <w:left w:val="none" w:sz="0" w:space="0" w:color="auto"/>
                    <w:bottom w:val="none" w:sz="0" w:space="0" w:color="auto"/>
                    <w:right w:val="none" w:sz="0" w:space="0" w:color="auto"/>
                  </w:divBdr>
                </w:div>
              </w:divsChild>
            </w:div>
            <w:div w:id="828788898">
              <w:marLeft w:val="0"/>
              <w:marRight w:val="0"/>
              <w:marTop w:val="0"/>
              <w:marBottom w:val="0"/>
              <w:divBdr>
                <w:top w:val="none" w:sz="0" w:space="0" w:color="auto"/>
                <w:left w:val="none" w:sz="0" w:space="0" w:color="auto"/>
                <w:bottom w:val="none" w:sz="0" w:space="0" w:color="auto"/>
                <w:right w:val="none" w:sz="0" w:space="0" w:color="auto"/>
              </w:divBdr>
              <w:divsChild>
                <w:div w:id="863665825">
                  <w:marLeft w:val="0"/>
                  <w:marRight w:val="0"/>
                  <w:marTop w:val="0"/>
                  <w:marBottom w:val="0"/>
                  <w:divBdr>
                    <w:top w:val="none" w:sz="0" w:space="0" w:color="auto"/>
                    <w:left w:val="none" w:sz="0" w:space="0" w:color="auto"/>
                    <w:bottom w:val="none" w:sz="0" w:space="0" w:color="auto"/>
                    <w:right w:val="none" w:sz="0" w:space="0" w:color="auto"/>
                  </w:divBdr>
                </w:div>
                <w:div w:id="423115808">
                  <w:marLeft w:val="0"/>
                  <w:marRight w:val="0"/>
                  <w:marTop w:val="0"/>
                  <w:marBottom w:val="0"/>
                  <w:divBdr>
                    <w:top w:val="none" w:sz="0" w:space="0" w:color="auto"/>
                    <w:left w:val="none" w:sz="0" w:space="0" w:color="auto"/>
                    <w:bottom w:val="none" w:sz="0" w:space="0" w:color="auto"/>
                    <w:right w:val="none" w:sz="0" w:space="0" w:color="auto"/>
                  </w:divBdr>
                </w:div>
              </w:divsChild>
            </w:div>
            <w:div w:id="65880427">
              <w:marLeft w:val="0"/>
              <w:marRight w:val="0"/>
              <w:marTop w:val="0"/>
              <w:marBottom w:val="0"/>
              <w:divBdr>
                <w:top w:val="none" w:sz="0" w:space="0" w:color="auto"/>
                <w:left w:val="none" w:sz="0" w:space="0" w:color="auto"/>
                <w:bottom w:val="none" w:sz="0" w:space="0" w:color="auto"/>
                <w:right w:val="none" w:sz="0" w:space="0" w:color="auto"/>
              </w:divBdr>
            </w:div>
            <w:div w:id="1081754975">
              <w:marLeft w:val="0"/>
              <w:marRight w:val="0"/>
              <w:marTop w:val="0"/>
              <w:marBottom w:val="0"/>
              <w:divBdr>
                <w:top w:val="none" w:sz="0" w:space="0" w:color="auto"/>
                <w:left w:val="none" w:sz="0" w:space="0" w:color="auto"/>
                <w:bottom w:val="none" w:sz="0" w:space="0" w:color="auto"/>
                <w:right w:val="none" w:sz="0" w:space="0" w:color="auto"/>
              </w:divBdr>
            </w:div>
          </w:divsChild>
        </w:div>
        <w:div w:id="1202404827">
          <w:marLeft w:val="0"/>
          <w:marRight w:val="0"/>
          <w:marTop w:val="0"/>
          <w:marBottom w:val="0"/>
          <w:divBdr>
            <w:top w:val="none" w:sz="0" w:space="0" w:color="auto"/>
            <w:left w:val="none" w:sz="0" w:space="0" w:color="auto"/>
            <w:bottom w:val="none" w:sz="0" w:space="0" w:color="auto"/>
            <w:right w:val="none" w:sz="0" w:space="0" w:color="auto"/>
          </w:divBdr>
        </w:div>
      </w:divsChild>
    </w:div>
    <w:div w:id="236718029">
      <w:bodyDiv w:val="1"/>
      <w:marLeft w:val="0"/>
      <w:marRight w:val="0"/>
      <w:marTop w:val="0"/>
      <w:marBottom w:val="0"/>
      <w:divBdr>
        <w:top w:val="none" w:sz="0" w:space="0" w:color="auto"/>
        <w:left w:val="none" w:sz="0" w:space="0" w:color="auto"/>
        <w:bottom w:val="none" w:sz="0" w:space="0" w:color="auto"/>
        <w:right w:val="none" w:sz="0" w:space="0" w:color="auto"/>
      </w:divBdr>
      <w:divsChild>
        <w:div w:id="185486744">
          <w:marLeft w:val="0"/>
          <w:marRight w:val="0"/>
          <w:marTop w:val="0"/>
          <w:marBottom w:val="0"/>
          <w:divBdr>
            <w:top w:val="single" w:sz="6" w:space="2" w:color="DDDDDD"/>
            <w:left w:val="single" w:sz="6" w:space="2" w:color="DDDDDD"/>
            <w:bottom w:val="single" w:sz="6" w:space="2" w:color="DDDDDD"/>
            <w:right w:val="single" w:sz="6" w:space="2" w:color="DDDDDD"/>
          </w:divBdr>
          <w:divsChild>
            <w:div w:id="1445660599">
              <w:marLeft w:val="0"/>
              <w:marRight w:val="0"/>
              <w:marTop w:val="0"/>
              <w:marBottom w:val="0"/>
              <w:divBdr>
                <w:top w:val="none" w:sz="0" w:space="0" w:color="auto"/>
                <w:left w:val="none" w:sz="0" w:space="0" w:color="auto"/>
                <w:bottom w:val="none" w:sz="0" w:space="0" w:color="auto"/>
                <w:right w:val="none" w:sz="0" w:space="0" w:color="auto"/>
              </w:divBdr>
              <w:divsChild>
                <w:div w:id="96483298">
                  <w:marLeft w:val="0"/>
                  <w:marRight w:val="0"/>
                  <w:marTop w:val="0"/>
                  <w:marBottom w:val="0"/>
                  <w:divBdr>
                    <w:top w:val="none" w:sz="0" w:space="0" w:color="auto"/>
                    <w:left w:val="none" w:sz="0" w:space="0" w:color="auto"/>
                    <w:bottom w:val="none" w:sz="0" w:space="0" w:color="auto"/>
                    <w:right w:val="none" w:sz="0" w:space="0" w:color="auto"/>
                  </w:divBdr>
                </w:div>
                <w:div w:id="1849714374">
                  <w:marLeft w:val="0"/>
                  <w:marRight w:val="0"/>
                  <w:marTop w:val="0"/>
                  <w:marBottom w:val="0"/>
                  <w:divBdr>
                    <w:top w:val="none" w:sz="0" w:space="0" w:color="auto"/>
                    <w:left w:val="none" w:sz="0" w:space="0" w:color="auto"/>
                    <w:bottom w:val="none" w:sz="0" w:space="0" w:color="auto"/>
                    <w:right w:val="none" w:sz="0" w:space="0" w:color="auto"/>
                  </w:divBdr>
                </w:div>
              </w:divsChild>
            </w:div>
            <w:div w:id="1502429455">
              <w:marLeft w:val="0"/>
              <w:marRight w:val="0"/>
              <w:marTop w:val="0"/>
              <w:marBottom w:val="0"/>
              <w:divBdr>
                <w:top w:val="none" w:sz="0" w:space="0" w:color="auto"/>
                <w:left w:val="none" w:sz="0" w:space="0" w:color="auto"/>
                <w:bottom w:val="none" w:sz="0" w:space="0" w:color="auto"/>
                <w:right w:val="none" w:sz="0" w:space="0" w:color="auto"/>
              </w:divBdr>
              <w:divsChild>
                <w:div w:id="1920289047">
                  <w:marLeft w:val="0"/>
                  <w:marRight w:val="0"/>
                  <w:marTop w:val="0"/>
                  <w:marBottom w:val="0"/>
                  <w:divBdr>
                    <w:top w:val="none" w:sz="0" w:space="0" w:color="auto"/>
                    <w:left w:val="none" w:sz="0" w:space="0" w:color="auto"/>
                    <w:bottom w:val="none" w:sz="0" w:space="0" w:color="auto"/>
                    <w:right w:val="none" w:sz="0" w:space="0" w:color="auto"/>
                  </w:divBdr>
                </w:div>
                <w:div w:id="200630211">
                  <w:marLeft w:val="0"/>
                  <w:marRight w:val="0"/>
                  <w:marTop w:val="0"/>
                  <w:marBottom w:val="0"/>
                  <w:divBdr>
                    <w:top w:val="none" w:sz="0" w:space="0" w:color="auto"/>
                    <w:left w:val="none" w:sz="0" w:space="0" w:color="auto"/>
                    <w:bottom w:val="none" w:sz="0" w:space="0" w:color="auto"/>
                    <w:right w:val="none" w:sz="0" w:space="0" w:color="auto"/>
                  </w:divBdr>
                </w:div>
              </w:divsChild>
            </w:div>
            <w:div w:id="2044204803">
              <w:marLeft w:val="0"/>
              <w:marRight w:val="0"/>
              <w:marTop w:val="0"/>
              <w:marBottom w:val="0"/>
              <w:divBdr>
                <w:top w:val="none" w:sz="0" w:space="0" w:color="auto"/>
                <w:left w:val="none" w:sz="0" w:space="0" w:color="auto"/>
                <w:bottom w:val="none" w:sz="0" w:space="0" w:color="auto"/>
                <w:right w:val="none" w:sz="0" w:space="0" w:color="auto"/>
              </w:divBdr>
              <w:divsChild>
                <w:div w:id="56980844">
                  <w:marLeft w:val="0"/>
                  <w:marRight w:val="0"/>
                  <w:marTop w:val="0"/>
                  <w:marBottom w:val="0"/>
                  <w:divBdr>
                    <w:top w:val="none" w:sz="0" w:space="0" w:color="auto"/>
                    <w:left w:val="none" w:sz="0" w:space="0" w:color="auto"/>
                    <w:bottom w:val="none" w:sz="0" w:space="0" w:color="auto"/>
                    <w:right w:val="none" w:sz="0" w:space="0" w:color="auto"/>
                  </w:divBdr>
                </w:div>
                <w:div w:id="1576285878">
                  <w:marLeft w:val="0"/>
                  <w:marRight w:val="0"/>
                  <w:marTop w:val="0"/>
                  <w:marBottom w:val="0"/>
                  <w:divBdr>
                    <w:top w:val="none" w:sz="0" w:space="0" w:color="auto"/>
                    <w:left w:val="none" w:sz="0" w:space="0" w:color="auto"/>
                    <w:bottom w:val="none" w:sz="0" w:space="0" w:color="auto"/>
                    <w:right w:val="none" w:sz="0" w:space="0" w:color="auto"/>
                  </w:divBdr>
                </w:div>
              </w:divsChild>
            </w:div>
            <w:div w:id="55858985">
              <w:marLeft w:val="0"/>
              <w:marRight w:val="0"/>
              <w:marTop w:val="0"/>
              <w:marBottom w:val="0"/>
              <w:divBdr>
                <w:top w:val="none" w:sz="0" w:space="0" w:color="auto"/>
                <w:left w:val="none" w:sz="0" w:space="0" w:color="auto"/>
                <w:bottom w:val="none" w:sz="0" w:space="0" w:color="auto"/>
                <w:right w:val="none" w:sz="0" w:space="0" w:color="auto"/>
              </w:divBdr>
              <w:divsChild>
                <w:div w:id="1247616990">
                  <w:marLeft w:val="0"/>
                  <w:marRight w:val="0"/>
                  <w:marTop w:val="0"/>
                  <w:marBottom w:val="0"/>
                  <w:divBdr>
                    <w:top w:val="none" w:sz="0" w:space="0" w:color="auto"/>
                    <w:left w:val="none" w:sz="0" w:space="0" w:color="auto"/>
                    <w:bottom w:val="none" w:sz="0" w:space="0" w:color="auto"/>
                    <w:right w:val="none" w:sz="0" w:space="0" w:color="auto"/>
                  </w:divBdr>
                </w:div>
                <w:div w:id="539704805">
                  <w:marLeft w:val="0"/>
                  <w:marRight w:val="0"/>
                  <w:marTop w:val="0"/>
                  <w:marBottom w:val="0"/>
                  <w:divBdr>
                    <w:top w:val="none" w:sz="0" w:space="0" w:color="auto"/>
                    <w:left w:val="none" w:sz="0" w:space="0" w:color="auto"/>
                    <w:bottom w:val="none" w:sz="0" w:space="0" w:color="auto"/>
                    <w:right w:val="none" w:sz="0" w:space="0" w:color="auto"/>
                  </w:divBdr>
                </w:div>
              </w:divsChild>
            </w:div>
            <w:div w:id="1764375653">
              <w:marLeft w:val="0"/>
              <w:marRight w:val="0"/>
              <w:marTop w:val="0"/>
              <w:marBottom w:val="0"/>
              <w:divBdr>
                <w:top w:val="none" w:sz="0" w:space="0" w:color="auto"/>
                <w:left w:val="none" w:sz="0" w:space="0" w:color="auto"/>
                <w:bottom w:val="none" w:sz="0" w:space="0" w:color="auto"/>
                <w:right w:val="none" w:sz="0" w:space="0" w:color="auto"/>
              </w:divBdr>
            </w:div>
            <w:div w:id="2067217943">
              <w:marLeft w:val="0"/>
              <w:marRight w:val="0"/>
              <w:marTop w:val="0"/>
              <w:marBottom w:val="0"/>
              <w:divBdr>
                <w:top w:val="none" w:sz="0" w:space="0" w:color="auto"/>
                <w:left w:val="none" w:sz="0" w:space="0" w:color="auto"/>
                <w:bottom w:val="none" w:sz="0" w:space="0" w:color="auto"/>
                <w:right w:val="none" w:sz="0" w:space="0" w:color="auto"/>
              </w:divBdr>
            </w:div>
          </w:divsChild>
        </w:div>
        <w:div w:id="1434982926">
          <w:marLeft w:val="0"/>
          <w:marRight w:val="0"/>
          <w:marTop w:val="0"/>
          <w:marBottom w:val="0"/>
          <w:divBdr>
            <w:top w:val="none" w:sz="0" w:space="0" w:color="auto"/>
            <w:left w:val="none" w:sz="0" w:space="0" w:color="auto"/>
            <w:bottom w:val="none" w:sz="0" w:space="0" w:color="auto"/>
            <w:right w:val="none" w:sz="0" w:space="0" w:color="auto"/>
          </w:divBdr>
        </w:div>
      </w:divsChild>
    </w:div>
    <w:div w:id="236790646">
      <w:bodyDiv w:val="1"/>
      <w:marLeft w:val="0"/>
      <w:marRight w:val="0"/>
      <w:marTop w:val="0"/>
      <w:marBottom w:val="0"/>
      <w:divBdr>
        <w:top w:val="none" w:sz="0" w:space="0" w:color="auto"/>
        <w:left w:val="none" w:sz="0" w:space="0" w:color="auto"/>
        <w:bottom w:val="none" w:sz="0" w:space="0" w:color="auto"/>
        <w:right w:val="none" w:sz="0" w:space="0" w:color="auto"/>
      </w:divBdr>
      <w:divsChild>
        <w:div w:id="1695380328">
          <w:marLeft w:val="0"/>
          <w:marRight w:val="0"/>
          <w:marTop w:val="0"/>
          <w:marBottom w:val="0"/>
          <w:divBdr>
            <w:top w:val="none" w:sz="0" w:space="0" w:color="auto"/>
            <w:left w:val="none" w:sz="0" w:space="0" w:color="auto"/>
            <w:bottom w:val="none" w:sz="0" w:space="0" w:color="auto"/>
            <w:right w:val="none" w:sz="0" w:space="0" w:color="auto"/>
          </w:divBdr>
          <w:divsChild>
            <w:div w:id="20677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88818">
      <w:bodyDiv w:val="1"/>
      <w:marLeft w:val="0"/>
      <w:marRight w:val="0"/>
      <w:marTop w:val="0"/>
      <w:marBottom w:val="0"/>
      <w:divBdr>
        <w:top w:val="none" w:sz="0" w:space="0" w:color="auto"/>
        <w:left w:val="none" w:sz="0" w:space="0" w:color="auto"/>
        <w:bottom w:val="none" w:sz="0" w:space="0" w:color="auto"/>
        <w:right w:val="none" w:sz="0" w:space="0" w:color="auto"/>
      </w:divBdr>
      <w:divsChild>
        <w:div w:id="1857309622">
          <w:marLeft w:val="0"/>
          <w:marRight w:val="0"/>
          <w:marTop w:val="0"/>
          <w:marBottom w:val="0"/>
          <w:divBdr>
            <w:top w:val="none" w:sz="0" w:space="0" w:color="auto"/>
            <w:left w:val="none" w:sz="0" w:space="0" w:color="auto"/>
            <w:bottom w:val="none" w:sz="0" w:space="0" w:color="auto"/>
            <w:right w:val="none" w:sz="0" w:space="0" w:color="auto"/>
          </w:divBdr>
          <w:divsChild>
            <w:div w:id="17390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4255">
      <w:bodyDiv w:val="1"/>
      <w:marLeft w:val="0"/>
      <w:marRight w:val="0"/>
      <w:marTop w:val="0"/>
      <w:marBottom w:val="0"/>
      <w:divBdr>
        <w:top w:val="none" w:sz="0" w:space="0" w:color="auto"/>
        <w:left w:val="none" w:sz="0" w:space="0" w:color="auto"/>
        <w:bottom w:val="none" w:sz="0" w:space="0" w:color="auto"/>
        <w:right w:val="none" w:sz="0" w:space="0" w:color="auto"/>
      </w:divBdr>
      <w:divsChild>
        <w:div w:id="511189105">
          <w:marLeft w:val="0"/>
          <w:marRight w:val="0"/>
          <w:marTop w:val="0"/>
          <w:marBottom w:val="0"/>
          <w:divBdr>
            <w:top w:val="none" w:sz="0" w:space="0" w:color="auto"/>
            <w:left w:val="none" w:sz="0" w:space="0" w:color="auto"/>
            <w:bottom w:val="none" w:sz="0" w:space="0" w:color="auto"/>
            <w:right w:val="none" w:sz="0" w:space="0" w:color="auto"/>
          </w:divBdr>
          <w:divsChild>
            <w:div w:id="12965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674">
      <w:bodyDiv w:val="1"/>
      <w:marLeft w:val="0"/>
      <w:marRight w:val="0"/>
      <w:marTop w:val="0"/>
      <w:marBottom w:val="0"/>
      <w:divBdr>
        <w:top w:val="none" w:sz="0" w:space="0" w:color="auto"/>
        <w:left w:val="none" w:sz="0" w:space="0" w:color="auto"/>
        <w:bottom w:val="none" w:sz="0" w:space="0" w:color="auto"/>
        <w:right w:val="none" w:sz="0" w:space="0" w:color="auto"/>
      </w:divBdr>
      <w:divsChild>
        <w:div w:id="514927985">
          <w:marLeft w:val="0"/>
          <w:marRight w:val="0"/>
          <w:marTop w:val="0"/>
          <w:marBottom w:val="0"/>
          <w:divBdr>
            <w:top w:val="single" w:sz="6" w:space="2" w:color="DDDDDD"/>
            <w:left w:val="single" w:sz="6" w:space="2" w:color="DDDDDD"/>
            <w:bottom w:val="single" w:sz="6" w:space="2" w:color="DDDDDD"/>
            <w:right w:val="single" w:sz="6" w:space="2" w:color="DDDDDD"/>
          </w:divBdr>
          <w:divsChild>
            <w:div w:id="190120091">
              <w:marLeft w:val="0"/>
              <w:marRight w:val="0"/>
              <w:marTop w:val="0"/>
              <w:marBottom w:val="0"/>
              <w:divBdr>
                <w:top w:val="none" w:sz="0" w:space="0" w:color="auto"/>
                <w:left w:val="none" w:sz="0" w:space="0" w:color="auto"/>
                <w:bottom w:val="none" w:sz="0" w:space="0" w:color="auto"/>
                <w:right w:val="none" w:sz="0" w:space="0" w:color="auto"/>
              </w:divBdr>
              <w:divsChild>
                <w:div w:id="652561377">
                  <w:marLeft w:val="0"/>
                  <w:marRight w:val="0"/>
                  <w:marTop w:val="0"/>
                  <w:marBottom w:val="0"/>
                  <w:divBdr>
                    <w:top w:val="none" w:sz="0" w:space="0" w:color="auto"/>
                    <w:left w:val="none" w:sz="0" w:space="0" w:color="auto"/>
                    <w:bottom w:val="none" w:sz="0" w:space="0" w:color="auto"/>
                    <w:right w:val="none" w:sz="0" w:space="0" w:color="auto"/>
                  </w:divBdr>
                </w:div>
                <w:div w:id="656345446">
                  <w:marLeft w:val="0"/>
                  <w:marRight w:val="0"/>
                  <w:marTop w:val="0"/>
                  <w:marBottom w:val="0"/>
                  <w:divBdr>
                    <w:top w:val="none" w:sz="0" w:space="0" w:color="auto"/>
                    <w:left w:val="none" w:sz="0" w:space="0" w:color="auto"/>
                    <w:bottom w:val="none" w:sz="0" w:space="0" w:color="auto"/>
                    <w:right w:val="none" w:sz="0" w:space="0" w:color="auto"/>
                  </w:divBdr>
                </w:div>
              </w:divsChild>
            </w:div>
            <w:div w:id="222911308">
              <w:marLeft w:val="0"/>
              <w:marRight w:val="0"/>
              <w:marTop w:val="0"/>
              <w:marBottom w:val="0"/>
              <w:divBdr>
                <w:top w:val="none" w:sz="0" w:space="0" w:color="auto"/>
                <w:left w:val="none" w:sz="0" w:space="0" w:color="auto"/>
                <w:bottom w:val="none" w:sz="0" w:space="0" w:color="auto"/>
                <w:right w:val="none" w:sz="0" w:space="0" w:color="auto"/>
              </w:divBdr>
              <w:divsChild>
                <w:div w:id="1206257362">
                  <w:marLeft w:val="0"/>
                  <w:marRight w:val="0"/>
                  <w:marTop w:val="0"/>
                  <w:marBottom w:val="0"/>
                  <w:divBdr>
                    <w:top w:val="none" w:sz="0" w:space="0" w:color="auto"/>
                    <w:left w:val="none" w:sz="0" w:space="0" w:color="auto"/>
                    <w:bottom w:val="none" w:sz="0" w:space="0" w:color="auto"/>
                    <w:right w:val="none" w:sz="0" w:space="0" w:color="auto"/>
                  </w:divBdr>
                </w:div>
                <w:div w:id="879627942">
                  <w:marLeft w:val="0"/>
                  <w:marRight w:val="0"/>
                  <w:marTop w:val="0"/>
                  <w:marBottom w:val="0"/>
                  <w:divBdr>
                    <w:top w:val="none" w:sz="0" w:space="0" w:color="auto"/>
                    <w:left w:val="none" w:sz="0" w:space="0" w:color="auto"/>
                    <w:bottom w:val="none" w:sz="0" w:space="0" w:color="auto"/>
                    <w:right w:val="none" w:sz="0" w:space="0" w:color="auto"/>
                  </w:divBdr>
                </w:div>
              </w:divsChild>
            </w:div>
            <w:div w:id="1841698406">
              <w:marLeft w:val="0"/>
              <w:marRight w:val="0"/>
              <w:marTop w:val="0"/>
              <w:marBottom w:val="0"/>
              <w:divBdr>
                <w:top w:val="none" w:sz="0" w:space="0" w:color="auto"/>
                <w:left w:val="none" w:sz="0" w:space="0" w:color="auto"/>
                <w:bottom w:val="none" w:sz="0" w:space="0" w:color="auto"/>
                <w:right w:val="none" w:sz="0" w:space="0" w:color="auto"/>
              </w:divBdr>
              <w:divsChild>
                <w:div w:id="600799691">
                  <w:marLeft w:val="0"/>
                  <w:marRight w:val="0"/>
                  <w:marTop w:val="0"/>
                  <w:marBottom w:val="0"/>
                  <w:divBdr>
                    <w:top w:val="none" w:sz="0" w:space="0" w:color="auto"/>
                    <w:left w:val="none" w:sz="0" w:space="0" w:color="auto"/>
                    <w:bottom w:val="none" w:sz="0" w:space="0" w:color="auto"/>
                    <w:right w:val="none" w:sz="0" w:space="0" w:color="auto"/>
                  </w:divBdr>
                </w:div>
                <w:div w:id="518472374">
                  <w:marLeft w:val="0"/>
                  <w:marRight w:val="0"/>
                  <w:marTop w:val="0"/>
                  <w:marBottom w:val="0"/>
                  <w:divBdr>
                    <w:top w:val="none" w:sz="0" w:space="0" w:color="auto"/>
                    <w:left w:val="none" w:sz="0" w:space="0" w:color="auto"/>
                    <w:bottom w:val="none" w:sz="0" w:space="0" w:color="auto"/>
                    <w:right w:val="none" w:sz="0" w:space="0" w:color="auto"/>
                  </w:divBdr>
                </w:div>
              </w:divsChild>
            </w:div>
            <w:div w:id="1499930153">
              <w:marLeft w:val="0"/>
              <w:marRight w:val="0"/>
              <w:marTop w:val="0"/>
              <w:marBottom w:val="0"/>
              <w:divBdr>
                <w:top w:val="none" w:sz="0" w:space="0" w:color="auto"/>
                <w:left w:val="none" w:sz="0" w:space="0" w:color="auto"/>
                <w:bottom w:val="none" w:sz="0" w:space="0" w:color="auto"/>
                <w:right w:val="none" w:sz="0" w:space="0" w:color="auto"/>
              </w:divBdr>
              <w:divsChild>
                <w:div w:id="1242985306">
                  <w:marLeft w:val="0"/>
                  <w:marRight w:val="0"/>
                  <w:marTop w:val="0"/>
                  <w:marBottom w:val="0"/>
                  <w:divBdr>
                    <w:top w:val="none" w:sz="0" w:space="0" w:color="auto"/>
                    <w:left w:val="none" w:sz="0" w:space="0" w:color="auto"/>
                    <w:bottom w:val="none" w:sz="0" w:space="0" w:color="auto"/>
                    <w:right w:val="none" w:sz="0" w:space="0" w:color="auto"/>
                  </w:divBdr>
                </w:div>
                <w:div w:id="1978533714">
                  <w:marLeft w:val="0"/>
                  <w:marRight w:val="0"/>
                  <w:marTop w:val="0"/>
                  <w:marBottom w:val="0"/>
                  <w:divBdr>
                    <w:top w:val="none" w:sz="0" w:space="0" w:color="auto"/>
                    <w:left w:val="none" w:sz="0" w:space="0" w:color="auto"/>
                    <w:bottom w:val="none" w:sz="0" w:space="0" w:color="auto"/>
                    <w:right w:val="none" w:sz="0" w:space="0" w:color="auto"/>
                  </w:divBdr>
                </w:div>
              </w:divsChild>
            </w:div>
            <w:div w:id="256595251">
              <w:marLeft w:val="0"/>
              <w:marRight w:val="0"/>
              <w:marTop w:val="0"/>
              <w:marBottom w:val="0"/>
              <w:divBdr>
                <w:top w:val="none" w:sz="0" w:space="0" w:color="auto"/>
                <w:left w:val="none" w:sz="0" w:space="0" w:color="auto"/>
                <w:bottom w:val="none" w:sz="0" w:space="0" w:color="auto"/>
                <w:right w:val="none" w:sz="0" w:space="0" w:color="auto"/>
              </w:divBdr>
            </w:div>
            <w:div w:id="845250490">
              <w:marLeft w:val="0"/>
              <w:marRight w:val="0"/>
              <w:marTop w:val="0"/>
              <w:marBottom w:val="0"/>
              <w:divBdr>
                <w:top w:val="none" w:sz="0" w:space="0" w:color="auto"/>
                <w:left w:val="none" w:sz="0" w:space="0" w:color="auto"/>
                <w:bottom w:val="none" w:sz="0" w:space="0" w:color="auto"/>
                <w:right w:val="none" w:sz="0" w:space="0" w:color="auto"/>
              </w:divBdr>
            </w:div>
          </w:divsChild>
        </w:div>
        <w:div w:id="1486777529">
          <w:marLeft w:val="0"/>
          <w:marRight w:val="0"/>
          <w:marTop w:val="0"/>
          <w:marBottom w:val="0"/>
          <w:divBdr>
            <w:top w:val="none" w:sz="0" w:space="0" w:color="auto"/>
            <w:left w:val="none" w:sz="0" w:space="0" w:color="auto"/>
            <w:bottom w:val="none" w:sz="0" w:space="0" w:color="auto"/>
            <w:right w:val="none" w:sz="0" w:space="0" w:color="auto"/>
          </w:divBdr>
        </w:div>
      </w:divsChild>
    </w:div>
    <w:div w:id="317197394">
      <w:bodyDiv w:val="1"/>
      <w:marLeft w:val="0"/>
      <w:marRight w:val="0"/>
      <w:marTop w:val="0"/>
      <w:marBottom w:val="0"/>
      <w:divBdr>
        <w:top w:val="none" w:sz="0" w:space="0" w:color="auto"/>
        <w:left w:val="none" w:sz="0" w:space="0" w:color="auto"/>
        <w:bottom w:val="none" w:sz="0" w:space="0" w:color="auto"/>
        <w:right w:val="none" w:sz="0" w:space="0" w:color="auto"/>
      </w:divBdr>
      <w:divsChild>
        <w:div w:id="1232735760">
          <w:marLeft w:val="0"/>
          <w:marRight w:val="0"/>
          <w:marTop w:val="0"/>
          <w:marBottom w:val="0"/>
          <w:divBdr>
            <w:top w:val="none" w:sz="0" w:space="0" w:color="auto"/>
            <w:left w:val="none" w:sz="0" w:space="0" w:color="auto"/>
            <w:bottom w:val="none" w:sz="0" w:space="0" w:color="auto"/>
            <w:right w:val="none" w:sz="0" w:space="0" w:color="auto"/>
          </w:divBdr>
          <w:divsChild>
            <w:div w:id="28018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26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694">
          <w:marLeft w:val="0"/>
          <w:marRight w:val="0"/>
          <w:marTop w:val="0"/>
          <w:marBottom w:val="0"/>
          <w:divBdr>
            <w:top w:val="single" w:sz="6" w:space="2" w:color="DDDDDD"/>
            <w:left w:val="single" w:sz="6" w:space="2" w:color="DDDDDD"/>
            <w:bottom w:val="single" w:sz="6" w:space="2" w:color="DDDDDD"/>
            <w:right w:val="single" w:sz="6" w:space="2" w:color="DDDDDD"/>
          </w:divBdr>
          <w:divsChild>
            <w:div w:id="905799736">
              <w:marLeft w:val="0"/>
              <w:marRight w:val="0"/>
              <w:marTop w:val="0"/>
              <w:marBottom w:val="0"/>
              <w:divBdr>
                <w:top w:val="none" w:sz="0" w:space="0" w:color="auto"/>
                <w:left w:val="none" w:sz="0" w:space="0" w:color="auto"/>
                <w:bottom w:val="none" w:sz="0" w:space="0" w:color="auto"/>
                <w:right w:val="none" w:sz="0" w:space="0" w:color="auto"/>
              </w:divBdr>
              <w:divsChild>
                <w:div w:id="1287156890">
                  <w:marLeft w:val="0"/>
                  <w:marRight w:val="0"/>
                  <w:marTop w:val="0"/>
                  <w:marBottom w:val="0"/>
                  <w:divBdr>
                    <w:top w:val="none" w:sz="0" w:space="0" w:color="auto"/>
                    <w:left w:val="none" w:sz="0" w:space="0" w:color="auto"/>
                    <w:bottom w:val="none" w:sz="0" w:space="0" w:color="auto"/>
                    <w:right w:val="none" w:sz="0" w:space="0" w:color="auto"/>
                  </w:divBdr>
                </w:div>
                <w:div w:id="1881241189">
                  <w:marLeft w:val="0"/>
                  <w:marRight w:val="0"/>
                  <w:marTop w:val="0"/>
                  <w:marBottom w:val="0"/>
                  <w:divBdr>
                    <w:top w:val="none" w:sz="0" w:space="0" w:color="auto"/>
                    <w:left w:val="none" w:sz="0" w:space="0" w:color="auto"/>
                    <w:bottom w:val="none" w:sz="0" w:space="0" w:color="auto"/>
                    <w:right w:val="none" w:sz="0" w:space="0" w:color="auto"/>
                  </w:divBdr>
                </w:div>
              </w:divsChild>
            </w:div>
            <w:div w:id="112674436">
              <w:marLeft w:val="0"/>
              <w:marRight w:val="0"/>
              <w:marTop w:val="0"/>
              <w:marBottom w:val="0"/>
              <w:divBdr>
                <w:top w:val="none" w:sz="0" w:space="0" w:color="auto"/>
                <w:left w:val="none" w:sz="0" w:space="0" w:color="auto"/>
                <w:bottom w:val="none" w:sz="0" w:space="0" w:color="auto"/>
                <w:right w:val="none" w:sz="0" w:space="0" w:color="auto"/>
              </w:divBdr>
              <w:divsChild>
                <w:div w:id="1107237353">
                  <w:marLeft w:val="0"/>
                  <w:marRight w:val="0"/>
                  <w:marTop w:val="0"/>
                  <w:marBottom w:val="0"/>
                  <w:divBdr>
                    <w:top w:val="none" w:sz="0" w:space="0" w:color="auto"/>
                    <w:left w:val="none" w:sz="0" w:space="0" w:color="auto"/>
                    <w:bottom w:val="none" w:sz="0" w:space="0" w:color="auto"/>
                    <w:right w:val="none" w:sz="0" w:space="0" w:color="auto"/>
                  </w:divBdr>
                </w:div>
                <w:div w:id="363407960">
                  <w:marLeft w:val="0"/>
                  <w:marRight w:val="0"/>
                  <w:marTop w:val="0"/>
                  <w:marBottom w:val="0"/>
                  <w:divBdr>
                    <w:top w:val="none" w:sz="0" w:space="0" w:color="auto"/>
                    <w:left w:val="none" w:sz="0" w:space="0" w:color="auto"/>
                    <w:bottom w:val="none" w:sz="0" w:space="0" w:color="auto"/>
                    <w:right w:val="none" w:sz="0" w:space="0" w:color="auto"/>
                  </w:divBdr>
                </w:div>
              </w:divsChild>
            </w:div>
            <w:div w:id="24990885">
              <w:marLeft w:val="0"/>
              <w:marRight w:val="0"/>
              <w:marTop w:val="0"/>
              <w:marBottom w:val="0"/>
              <w:divBdr>
                <w:top w:val="none" w:sz="0" w:space="0" w:color="auto"/>
                <w:left w:val="none" w:sz="0" w:space="0" w:color="auto"/>
                <w:bottom w:val="none" w:sz="0" w:space="0" w:color="auto"/>
                <w:right w:val="none" w:sz="0" w:space="0" w:color="auto"/>
              </w:divBdr>
              <w:divsChild>
                <w:div w:id="1346177409">
                  <w:marLeft w:val="0"/>
                  <w:marRight w:val="0"/>
                  <w:marTop w:val="0"/>
                  <w:marBottom w:val="0"/>
                  <w:divBdr>
                    <w:top w:val="none" w:sz="0" w:space="0" w:color="auto"/>
                    <w:left w:val="none" w:sz="0" w:space="0" w:color="auto"/>
                    <w:bottom w:val="none" w:sz="0" w:space="0" w:color="auto"/>
                    <w:right w:val="none" w:sz="0" w:space="0" w:color="auto"/>
                  </w:divBdr>
                </w:div>
                <w:div w:id="508255999">
                  <w:marLeft w:val="0"/>
                  <w:marRight w:val="0"/>
                  <w:marTop w:val="0"/>
                  <w:marBottom w:val="0"/>
                  <w:divBdr>
                    <w:top w:val="none" w:sz="0" w:space="0" w:color="auto"/>
                    <w:left w:val="none" w:sz="0" w:space="0" w:color="auto"/>
                    <w:bottom w:val="none" w:sz="0" w:space="0" w:color="auto"/>
                    <w:right w:val="none" w:sz="0" w:space="0" w:color="auto"/>
                  </w:divBdr>
                </w:div>
              </w:divsChild>
            </w:div>
            <w:div w:id="426342495">
              <w:marLeft w:val="0"/>
              <w:marRight w:val="0"/>
              <w:marTop w:val="0"/>
              <w:marBottom w:val="0"/>
              <w:divBdr>
                <w:top w:val="none" w:sz="0" w:space="0" w:color="auto"/>
                <w:left w:val="none" w:sz="0" w:space="0" w:color="auto"/>
                <w:bottom w:val="none" w:sz="0" w:space="0" w:color="auto"/>
                <w:right w:val="none" w:sz="0" w:space="0" w:color="auto"/>
              </w:divBdr>
              <w:divsChild>
                <w:div w:id="1636258389">
                  <w:marLeft w:val="0"/>
                  <w:marRight w:val="0"/>
                  <w:marTop w:val="0"/>
                  <w:marBottom w:val="0"/>
                  <w:divBdr>
                    <w:top w:val="none" w:sz="0" w:space="0" w:color="auto"/>
                    <w:left w:val="none" w:sz="0" w:space="0" w:color="auto"/>
                    <w:bottom w:val="none" w:sz="0" w:space="0" w:color="auto"/>
                    <w:right w:val="none" w:sz="0" w:space="0" w:color="auto"/>
                  </w:divBdr>
                </w:div>
                <w:div w:id="496967639">
                  <w:marLeft w:val="0"/>
                  <w:marRight w:val="0"/>
                  <w:marTop w:val="0"/>
                  <w:marBottom w:val="0"/>
                  <w:divBdr>
                    <w:top w:val="none" w:sz="0" w:space="0" w:color="auto"/>
                    <w:left w:val="none" w:sz="0" w:space="0" w:color="auto"/>
                    <w:bottom w:val="none" w:sz="0" w:space="0" w:color="auto"/>
                    <w:right w:val="none" w:sz="0" w:space="0" w:color="auto"/>
                  </w:divBdr>
                </w:div>
              </w:divsChild>
            </w:div>
            <w:div w:id="85197323">
              <w:marLeft w:val="0"/>
              <w:marRight w:val="0"/>
              <w:marTop w:val="0"/>
              <w:marBottom w:val="0"/>
              <w:divBdr>
                <w:top w:val="none" w:sz="0" w:space="0" w:color="auto"/>
                <w:left w:val="none" w:sz="0" w:space="0" w:color="auto"/>
                <w:bottom w:val="none" w:sz="0" w:space="0" w:color="auto"/>
                <w:right w:val="none" w:sz="0" w:space="0" w:color="auto"/>
              </w:divBdr>
            </w:div>
            <w:div w:id="1941064754">
              <w:marLeft w:val="0"/>
              <w:marRight w:val="0"/>
              <w:marTop w:val="0"/>
              <w:marBottom w:val="0"/>
              <w:divBdr>
                <w:top w:val="none" w:sz="0" w:space="0" w:color="auto"/>
                <w:left w:val="none" w:sz="0" w:space="0" w:color="auto"/>
                <w:bottom w:val="none" w:sz="0" w:space="0" w:color="auto"/>
                <w:right w:val="none" w:sz="0" w:space="0" w:color="auto"/>
              </w:divBdr>
            </w:div>
          </w:divsChild>
        </w:div>
        <w:div w:id="1571229531">
          <w:marLeft w:val="0"/>
          <w:marRight w:val="0"/>
          <w:marTop w:val="0"/>
          <w:marBottom w:val="0"/>
          <w:divBdr>
            <w:top w:val="none" w:sz="0" w:space="0" w:color="auto"/>
            <w:left w:val="none" w:sz="0" w:space="0" w:color="auto"/>
            <w:bottom w:val="none" w:sz="0" w:space="0" w:color="auto"/>
            <w:right w:val="none" w:sz="0" w:space="0" w:color="auto"/>
          </w:divBdr>
        </w:div>
      </w:divsChild>
    </w:div>
    <w:div w:id="379790784">
      <w:bodyDiv w:val="1"/>
      <w:marLeft w:val="0"/>
      <w:marRight w:val="0"/>
      <w:marTop w:val="0"/>
      <w:marBottom w:val="0"/>
      <w:divBdr>
        <w:top w:val="none" w:sz="0" w:space="0" w:color="auto"/>
        <w:left w:val="none" w:sz="0" w:space="0" w:color="auto"/>
        <w:bottom w:val="none" w:sz="0" w:space="0" w:color="auto"/>
        <w:right w:val="none" w:sz="0" w:space="0" w:color="auto"/>
      </w:divBdr>
    </w:div>
    <w:div w:id="407313029">
      <w:bodyDiv w:val="1"/>
      <w:marLeft w:val="0"/>
      <w:marRight w:val="0"/>
      <w:marTop w:val="0"/>
      <w:marBottom w:val="0"/>
      <w:divBdr>
        <w:top w:val="none" w:sz="0" w:space="0" w:color="auto"/>
        <w:left w:val="none" w:sz="0" w:space="0" w:color="auto"/>
        <w:bottom w:val="none" w:sz="0" w:space="0" w:color="auto"/>
        <w:right w:val="none" w:sz="0" w:space="0" w:color="auto"/>
      </w:divBdr>
      <w:divsChild>
        <w:div w:id="81293450">
          <w:marLeft w:val="0"/>
          <w:marRight w:val="0"/>
          <w:marTop w:val="0"/>
          <w:marBottom w:val="0"/>
          <w:divBdr>
            <w:top w:val="single" w:sz="6" w:space="2" w:color="DDDDDD"/>
            <w:left w:val="single" w:sz="6" w:space="2" w:color="DDDDDD"/>
            <w:bottom w:val="single" w:sz="6" w:space="2" w:color="DDDDDD"/>
            <w:right w:val="single" w:sz="6" w:space="2" w:color="DDDDDD"/>
          </w:divBdr>
          <w:divsChild>
            <w:div w:id="503672623">
              <w:marLeft w:val="0"/>
              <w:marRight w:val="0"/>
              <w:marTop w:val="0"/>
              <w:marBottom w:val="0"/>
              <w:divBdr>
                <w:top w:val="none" w:sz="0" w:space="0" w:color="auto"/>
                <w:left w:val="none" w:sz="0" w:space="0" w:color="auto"/>
                <w:bottom w:val="none" w:sz="0" w:space="0" w:color="auto"/>
                <w:right w:val="none" w:sz="0" w:space="0" w:color="auto"/>
              </w:divBdr>
              <w:divsChild>
                <w:div w:id="1849950974">
                  <w:marLeft w:val="0"/>
                  <w:marRight w:val="0"/>
                  <w:marTop w:val="0"/>
                  <w:marBottom w:val="0"/>
                  <w:divBdr>
                    <w:top w:val="none" w:sz="0" w:space="0" w:color="auto"/>
                    <w:left w:val="none" w:sz="0" w:space="0" w:color="auto"/>
                    <w:bottom w:val="none" w:sz="0" w:space="0" w:color="auto"/>
                    <w:right w:val="none" w:sz="0" w:space="0" w:color="auto"/>
                  </w:divBdr>
                </w:div>
                <w:div w:id="1539973640">
                  <w:marLeft w:val="0"/>
                  <w:marRight w:val="0"/>
                  <w:marTop w:val="0"/>
                  <w:marBottom w:val="0"/>
                  <w:divBdr>
                    <w:top w:val="none" w:sz="0" w:space="0" w:color="auto"/>
                    <w:left w:val="none" w:sz="0" w:space="0" w:color="auto"/>
                    <w:bottom w:val="none" w:sz="0" w:space="0" w:color="auto"/>
                    <w:right w:val="none" w:sz="0" w:space="0" w:color="auto"/>
                  </w:divBdr>
                </w:div>
              </w:divsChild>
            </w:div>
            <w:div w:id="623930773">
              <w:marLeft w:val="0"/>
              <w:marRight w:val="0"/>
              <w:marTop w:val="0"/>
              <w:marBottom w:val="0"/>
              <w:divBdr>
                <w:top w:val="none" w:sz="0" w:space="0" w:color="auto"/>
                <w:left w:val="none" w:sz="0" w:space="0" w:color="auto"/>
                <w:bottom w:val="none" w:sz="0" w:space="0" w:color="auto"/>
                <w:right w:val="none" w:sz="0" w:space="0" w:color="auto"/>
              </w:divBdr>
              <w:divsChild>
                <w:div w:id="2087528033">
                  <w:marLeft w:val="0"/>
                  <w:marRight w:val="0"/>
                  <w:marTop w:val="0"/>
                  <w:marBottom w:val="0"/>
                  <w:divBdr>
                    <w:top w:val="none" w:sz="0" w:space="0" w:color="auto"/>
                    <w:left w:val="none" w:sz="0" w:space="0" w:color="auto"/>
                    <w:bottom w:val="none" w:sz="0" w:space="0" w:color="auto"/>
                    <w:right w:val="none" w:sz="0" w:space="0" w:color="auto"/>
                  </w:divBdr>
                </w:div>
                <w:div w:id="1688554559">
                  <w:marLeft w:val="0"/>
                  <w:marRight w:val="0"/>
                  <w:marTop w:val="0"/>
                  <w:marBottom w:val="0"/>
                  <w:divBdr>
                    <w:top w:val="none" w:sz="0" w:space="0" w:color="auto"/>
                    <w:left w:val="none" w:sz="0" w:space="0" w:color="auto"/>
                    <w:bottom w:val="none" w:sz="0" w:space="0" w:color="auto"/>
                    <w:right w:val="none" w:sz="0" w:space="0" w:color="auto"/>
                  </w:divBdr>
                </w:div>
              </w:divsChild>
            </w:div>
            <w:div w:id="206184470">
              <w:marLeft w:val="0"/>
              <w:marRight w:val="0"/>
              <w:marTop w:val="0"/>
              <w:marBottom w:val="0"/>
              <w:divBdr>
                <w:top w:val="none" w:sz="0" w:space="0" w:color="auto"/>
                <w:left w:val="none" w:sz="0" w:space="0" w:color="auto"/>
                <w:bottom w:val="none" w:sz="0" w:space="0" w:color="auto"/>
                <w:right w:val="none" w:sz="0" w:space="0" w:color="auto"/>
              </w:divBdr>
              <w:divsChild>
                <w:div w:id="330110434">
                  <w:marLeft w:val="0"/>
                  <w:marRight w:val="0"/>
                  <w:marTop w:val="0"/>
                  <w:marBottom w:val="0"/>
                  <w:divBdr>
                    <w:top w:val="none" w:sz="0" w:space="0" w:color="auto"/>
                    <w:left w:val="none" w:sz="0" w:space="0" w:color="auto"/>
                    <w:bottom w:val="none" w:sz="0" w:space="0" w:color="auto"/>
                    <w:right w:val="none" w:sz="0" w:space="0" w:color="auto"/>
                  </w:divBdr>
                </w:div>
                <w:div w:id="281112134">
                  <w:marLeft w:val="0"/>
                  <w:marRight w:val="0"/>
                  <w:marTop w:val="0"/>
                  <w:marBottom w:val="0"/>
                  <w:divBdr>
                    <w:top w:val="none" w:sz="0" w:space="0" w:color="auto"/>
                    <w:left w:val="none" w:sz="0" w:space="0" w:color="auto"/>
                    <w:bottom w:val="none" w:sz="0" w:space="0" w:color="auto"/>
                    <w:right w:val="none" w:sz="0" w:space="0" w:color="auto"/>
                  </w:divBdr>
                </w:div>
              </w:divsChild>
            </w:div>
            <w:div w:id="1711682914">
              <w:marLeft w:val="0"/>
              <w:marRight w:val="0"/>
              <w:marTop w:val="0"/>
              <w:marBottom w:val="0"/>
              <w:divBdr>
                <w:top w:val="none" w:sz="0" w:space="0" w:color="auto"/>
                <w:left w:val="none" w:sz="0" w:space="0" w:color="auto"/>
                <w:bottom w:val="none" w:sz="0" w:space="0" w:color="auto"/>
                <w:right w:val="none" w:sz="0" w:space="0" w:color="auto"/>
              </w:divBdr>
              <w:divsChild>
                <w:div w:id="1914583012">
                  <w:marLeft w:val="0"/>
                  <w:marRight w:val="0"/>
                  <w:marTop w:val="0"/>
                  <w:marBottom w:val="0"/>
                  <w:divBdr>
                    <w:top w:val="none" w:sz="0" w:space="0" w:color="auto"/>
                    <w:left w:val="none" w:sz="0" w:space="0" w:color="auto"/>
                    <w:bottom w:val="none" w:sz="0" w:space="0" w:color="auto"/>
                    <w:right w:val="none" w:sz="0" w:space="0" w:color="auto"/>
                  </w:divBdr>
                </w:div>
                <w:div w:id="803933781">
                  <w:marLeft w:val="0"/>
                  <w:marRight w:val="0"/>
                  <w:marTop w:val="0"/>
                  <w:marBottom w:val="0"/>
                  <w:divBdr>
                    <w:top w:val="none" w:sz="0" w:space="0" w:color="auto"/>
                    <w:left w:val="none" w:sz="0" w:space="0" w:color="auto"/>
                    <w:bottom w:val="none" w:sz="0" w:space="0" w:color="auto"/>
                    <w:right w:val="none" w:sz="0" w:space="0" w:color="auto"/>
                  </w:divBdr>
                </w:div>
              </w:divsChild>
            </w:div>
            <w:div w:id="73818722">
              <w:marLeft w:val="0"/>
              <w:marRight w:val="0"/>
              <w:marTop w:val="0"/>
              <w:marBottom w:val="0"/>
              <w:divBdr>
                <w:top w:val="none" w:sz="0" w:space="0" w:color="auto"/>
                <w:left w:val="none" w:sz="0" w:space="0" w:color="auto"/>
                <w:bottom w:val="none" w:sz="0" w:space="0" w:color="auto"/>
                <w:right w:val="none" w:sz="0" w:space="0" w:color="auto"/>
              </w:divBdr>
            </w:div>
            <w:div w:id="2057850866">
              <w:marLeft w:val="0"/>
              <w:marRight w:val="0"/>
              <w:marTop w:val="0"/>
              <w:marBottom w:val="0"/>
              <w:divBdr>
                <w:top w:val="none" w:sz="0" w:space="0" w:color="auto"/>
                <w:left w:val="none" w:sz="0" w:space="0" w:color="auto"/>
                <w:bottom w:val="none" w:sz="0" w:space="0" w:color="auto"/>
                <w:right w:val="none" w:sz="0" w:space="0" w:color="auto"/>
              </w:divBdr>
            </w:div>
          </w:divsChild>
        </w:div>
        <w:div w:id="429618995">
          <w:marLeft w:val="0"/>
          <w:marRight w:val="0"/>
          <w:marTop w:val="0"/>
          <w:marBottom w:val="0"/>
          <w:divBdr>
            <w:top w:val="none" w:sz="0" w:space="0" w:color="auto"/>
            <w:left w:val="none" w:sz="0" w:space="0" w:color="auto"/>
            <w:bottom w:val="none" w:sz="0" w:space="0" w:color="auto"/>
            <w:right w:val="none" w:sz="0" w:space="0" w:color="auto"/>
          </w:divBdr>
        </w:div>
      </w:divsChild>
    </w:div>
    <w:div w:id="409816782">
      <w:bodyDiv w:val="1"/>
      <w:marLeft w:val="0"/>
      <w:marRight w:val="0"/>
      <w:marTop w:val="0"/>
      <w:marBottom w:val="0"/>
      <w:divBdr>
        <w:top w:val="none" w:sz="0" w:space="0" w:color="auto"/>
        <w:left w:val="none" w:sz="0" w:space="0" w:color="auto"/>
        <w:bottom w:val="none" w:sz="0" w:space="0" w:color="auto"/>
        <w:right w:val="none" w:sz="0" w:space="0" w:color="auto"/>
      </w:divBdr>
      <w:divsChild>
        <w:div w:id="2084377517">
          <w:marLeft w:val="0"/>
          <w:marRight w:val="0"/>
          <w:marTop w:val="0"/>
          <w:marBottom w:val="0"/>
          <w:divBdr>
            <w:top w:val="single" w:sz="6" w:space="2" w:color="DDDDDD"/>
            <w:left w:val="single" w:sz="6" w:space="2" w:color="DDDDDD"/>
            <w:bottom w:val="single" w:sz="6" w:space="2" w:color="DDDDDD"/>
            <w:right w:val="single" w:sz="6" w:space="2" w:color="DDDDDD"/>
          </w:divBdr>
          <w:divsChild>
            <w:div w:id="1802192030">
              <w:marLeft w:val="0"/>
              <w:marRight w:val="0"/>
              <w:marTop w:val="0"/>
              <w:marBottom w:val="0"/>
              <w:divBdr>
                <w:top w:val="none" w:sz="0" w:space="0" w:color="auto"/>
                <w:left w:val="none" w:sz="0" w:space="0" w:color="auto"/>
                <w:bottom w:val="none" w:sz="0" w:space="0" w:color="auto"/>
                <w:right w:val="none" w:sz="0" w:space="0" w:color="auto"/>
              </w:divBdr>
              <w:divsChild>
                <w:div w:id="233778215">
                  <w:marLeft w:val="0"/>
                  <w:marRight w:val="0"/>
                  <w:marTop w:val="0"/>
                  <w:marBottom w:val="0"/>
                  <w:divBdr>
                    <w:top w:val="none" w:sz="0" w:space="0" w:color="auto"/>
                    <w:left w:val="none" w:sz="0" w:space="0" w:color="auto"/>
                    <w:bottom w:val="none" w:sz="0" w:space="0" w:color="auto"/>
                    <w:right w:val="none" w:sz="0" w:space="0" w:color="auto"/>
                  </w:divBdr>
                </w:div>
                <w:div w:id="1940487603">
                  <w:marLeft w:val="0"/>
                  <w:marRight w:val="0"/>
                  <w:marTop w:val="0"/>
                  <w:marBottom w:val="0"/>
                  <w:divBdr>
                    <w:top w:val="none" w:sz="0" w:space="0" w:color="auto"/>
                    <w:left w:val="none" w:sz="0" w:space="0" w:color="auto"/>
                    <w:bottom w:val="none" w:sz="0" w:space="0" w:color="auto"/>
                    <w:right w:val="none" w:sz="0" w:space="0" w:color="auto"/>
                  </w:divBdr>
                </w:div>
              </w:divsChild>
            </w:div>
            <w:div w:id="991759933">
              <w:marLeft w:val="0"/>
              <w:marRight w:val="0"/>
              <w:marTop w:val="0"/>
              <w:marBottom w:val="0"/>
              <w:divBdr>
                <w:top w:val="none" w:sz="0" w:space="0" w:color="auto"/>
                <w:left w:val="none" w:sz="0" w:space="0" w:color="auto"/>
                <w:bottom w:val="none" w:sz="0" w:space="0" w:color="auto"/>
                <w:right w:val="none" w:sz="0" w:space="0" w:color="auto"/>
              </w:divBdr>
              <w:divsChild>
                <w:div w:id="1862546612">
                  <w:marLeft w:val="0"/>
                  <w:marRight w:val="0"/>
                  <w:marTop w:val="0"/>
                  <w:marBottom w:val="0"/>
                  <w:divBdr>
                    <w:top w:val="none" w:sz="0" w:space="0" w:color="auto"/>
                    <w:left w:val="none" w:sz="0" w:space="0" w:color="auto"/>
                    <w:bottom w:val="none" w:sz="0" w:space="0" w:color="auto"/>
                    <w:right w:val="none" w:sz="0" w:space="0" w:color="auto"/>
                  </w:divBdr>
                </w:div>
                <w:div w:id="1716418697">
                  <w:marLeft w:val="0"/>
                  <w:marRight w:val="0"/>
                  <w:marTop w:val="0"/>
                  <w:marBottom w:val="0"/>
                  <w:divBdr>
                    <w:top w:val="none" w:sz="0" w:space="0" w:color="auto"/>
                    <w:left w:val="none" w:sz="0" w:space="0" w:color="auto"/>
                    <w:bottom w:val="none" w:sz="0" w:space="0" w:color="auto"/>
                    <w:right w:val="none" w:sz="0" w:space="0" w:color="auto"/>
                  </w:divBdr>
                </w:div>
              </w:divsChild>
            </w:div>
            <w:div w:id="289870510">
              <w:marLeft w:val="0"/>
              <w:marRight w:val="0"/>
              <w:marTop w:val="0"/>
              <w:marBottom w:val="0"/>
              <w:divBdr>
                <w:top w:val="none" w:sz="0" w:space="0" w:color="auto"/>
                <w:left w:val="none" w:sz="0" w:space="0" w:color="auto"/>
                <w:bottom w:val="none" w:sz="0" w:space="0" w:color="auto"/>
                <w:right w:val="none" w:sz="0" w:space="0" w:color="auto"/>
              </w:divBdr>
              <w:divsChild>
                <w:div w:id="1397122051">
                  <w:marLeft w:val="0"/>
                  <w:marRight w:val="0"/>
                  <w:marTop w:val="0"/>
                  <w:marBottom w:val="0"/>
                  <w:divBdr>
                    <w:top w:val="none" w:sz="0" w:space="0" w:color="auto"/>
                    <w:left w:val="none" w:sz="0" w:space="0" w:color="auto"/>
                    <w:bottom w:val="none" w:sz="0" w:space="0" w:color="auto"/>
                    <w:right w:val="none" w:sz="0" w:space="0" w:color="auto"/>
                  </w:divBdr>
                </w:div>
                <w:div w:id="1606573827">
                  <w:marLeft w:val="0"/>
                  <w:marRight w:val="0"/>
                  <w:marTop w:val="0"/>
                  <w:marBottom w:val="0"/>
                  <w:divBdr>
                    <w:top w:val="none" w:sz="0" w:space="0" w:color="auto"/>
                    <w:left w:val="none" w:sz="0" w:space="0" w:color="auto"/>
                    <w:bottom w:val="none" w:sz="0" w:space="0" w:color="auto"/>
                    <w:right w:val="none" w:sz="0" w:space="0" w:color="auto"/>
                  </w:divBdr>
                </w:div>
              </w:divsChild>
            </w:div>
            <w:div w:id="126434367">
              <w:marLeft w:val="0"/>
              <w:marRight w:val="0"/>
              <w:marTop w:val="0"/>
              <w:marBottom w:val="0"/>
              <w:divBdr>
                <w:top w:val="none" w:sz="0" w:space="0" w:color="auto"/>
                <w:left w:val="none" w:sz="0" w:space="0" w:color="auto"/>
                <w:bottom w:val="none" w:sz="0" w:space="0" w:color="auto"/>
                <w:right w:val="none" w:sz="0" w:space="0" w:color="auto"/>
              </w:divBdr>
              <w:divsChild>
                <w:div w:id="834994965">
                  <w:marLeft w:val="0"/>
                  <w:marRight w:val="0"/>
                  <w:marTop w:val="0"/>
                  <w:marBottom w:val="0"/>
                  <w:divBdr>
                    <w:top w:val="none" w:sz="0" w:space="0" w:color="auto"/>
                    <w:left w:val="none" w:sz="0" w:space="0" w:color="auto"/>
                    <w:bottom w:val="none" w:sz="0" w:space="0" w:color="auto"/>
                    <w:right w:val="none" w:sz="0" w:space="0" w:color="auto"/>
                  </w:divBdr>
                </w:div>
                <w:div w:id="1069688665">
                  <w:marLeft w:val="0"/>
                  <w:marRight w:val="0"/>
                  <w:marTop w:val="0"/>
                  <w:marBottom w:val="0"/>
                  <w:divBdr>
                    <w:top w:val="none" w:sz="0" w:space="0" w:color="auto"/>
                    <w:left w:val="none" w:sz="0" w:space="0" w:color="auto"/>
                    <w:bottom w:val="none" w:sz="0" w:space="0" w:color="auto"/>
                    <w:right w:val="none" w:sz="0" w:space="0" w:color="auto"/>
                  </w:divBdr>
                </w:div>
              </w:divsChild>
            </w:div>
            <w:div w:id="1379351490">
              <w:marLeft w:val="0"/>
              <w:marRight w:val="0"/>
              <w:marTop w:val="0"/>
              <w:marBottom w:val="0"/>
              <w:divBdr>
                <w:top w:val="none" w:sz="0" w:space="0" w:color="auto"/>
                <w:left w:val="none" w:sz="0" w:space="0" w:color="auto"/>
                <w:bottom w:val="none" w:sz="0" w:space="0" w:color="auto"/>
                <w:right w:val="none" w:sz="0" w:space="0" w:color="auto"/>
              </w:divBdr>
            </w:div>
            <w:div w:id="532379860">
              <w:marLeft w:val="0"/>
              <w:marRight w:val="0"/>
              <w:marTop w:val="0"/>
              <w:marBottom w:val="0"/>
              <w:divBdr>
                <w:top w:val="none" w:sz="0" w:space="0" w:color="auto"/>
                <w:left w:val="none" w:sz="0" w:space="0" w:color="auto"/>
                <w:bottom w:val="none" w:sz="0" w:space="0" w:color="auto"/>
                <w:right w:val="none" w:sz="0" w:space="0" w:color="auto"/>
              </w:divBdr>
            </w:div>
          </w:divsChild>
        </w:div>
        <w:div w:id="1532263473">
          <w:marLeft w:val="0"/>
          <w:marRight w:val="0"/>
          <w:marTop w:val="0"/>
          <w:marBottom w:val="0"/>
          <w:divBdr>
            <w:top w:val="none" w:sz="0" w:space="0" w:color="auto"/>
            <w:left w:val="none" w:sz="0" w:space="0" w:color="auto"/>
            <w:bottom w:val="none" w:sz="0" w:space="0" w:color="auto"/>
            <w:right w:val="none" w:sz="0" w:space="0" w:color="auto"/>
          </w:divBdr>
        </w:div>
      </w:divsChild>
    </w:div>
    <w:div w:id="410126920">
      <w:bodyDiv w:val="1"/>
      <w:marLeft w:val="0"/>
      <w:marRight w:val="0"/>
      <w:marTop w:val="0"/>
      <w:marBottom w:val="0"/>
      <w:divBdr>
        <w:top w:val="none" w:sz="0" w:space="0" w:color="auto"/>
        <w:left w:val="none" w:sz="0" w:space="0" w:color="auto"/>
        <w:bottom w:val="none" w:sz="0" w:space="0" w:color="auto"/>
        <w:right w:val="none" w:sz="0" w:space="0" w:color="auto"/>
      </w:divBdr>
      <w:divsChild>
        <w:div w:id="527370720">
          <w:marLeft w:val="0"/>
          <w:marRight w:val="0"/>
          <w:marTop w:val="0"/>
          <w:marBottom w:val="0"/>
          <w:divBdr>
            <w:top w:val="single" w:sz="6" w:space="2" w:color="DDDDDD"/>
            <w:left w:val="single" w:sz="6" w:space="2" w:color="DDDDDD"/>
            <w:bottom w:val="single" w:sz="6" w:space="2" w:color="DDDDDD"/>
            <w:right w:val="single" w:sz="6" w:space="2" w:color="DDDDDD"/>
          </w:divBdr>
          <w:divsChild>
            <w:div w:id="149102316">
              <w:marLeft w:val="0"/>
              <w:marRight w:val="0"/>
              <w:marTop w:val="0"/>
              <w:marBottom w:val="0"/>
              <w:divBdr>
                <w:top w:val="none" w:sz="0" w:space="0" w:color="auto"/>
                <w:left w:val="none" w:sz="0" w:space="0" w:color="auto"/>
                <w:bottom w:val="none" w:sz="0" w:space="0" w:color="auto"/>
                <w:right w:val="none" w:sz="0" w:space="0" w:color="auto"/>
              </w:divBdr>
              <w:divsChild>
                <w:div w:id="1008824307">
                  <w:marLeft w:val="0"/>
                  <w:marRight w:val="0"/>
                  <w:marTop w:val="0"/>
                  <w:marBottom w:val="0"/>
                  <w:divBdr>
                    <w:top w:val="none" w:sz="0" w:space="0" w:color="auto"/>
                    <w:left w:val="none" w:sz="0" w:space="0" w:color="auto"/>
                    <w:bottom w:val="none" w:sz="0" w:space="0" w:color="auto"/>
                    <w:right w:val="none" w:sz="0" w:space="0" w:color="auto"/>
                  </w:divBdr>
                </w:div>
                <w:div w:id="1524132678">
                  <w:marLeft w:val="0"/>
                  <w:marRight w:val="0"/>
                  <w:marTop w:val="0"/>
                  <w:marBottom w:val="0"/>
                  <w:divBdr>
                    <w:top w:val="none" w:sz="0" w:space="0" w:color="auto"/>
                    <w:left w:val="none" w:sz="0" w:space="0" w:color="auto"/>
                    <w:bottom w:val="none" w:sz="0" w:space="0" w:color="auto"/>
                    <w:right w:val="none" w:sz="0" w:space="0" w:color="auto"/>
                  </w:divBdr>
                </w:div>
              </w:divsChild>
            </w:div>
            <w:div w:id="1279946892">
              <w:marLeft w:val="0"/>
              <w:marRight w:val="0"/>
              <w:marTop w:val="0"/>
              <w:marBottom w:val="0"/>
              <w:divBdr>
                <w:top w:val="none" w:sz="0" w:space="0" w:color="auto"/>
                <w:left w:val="none" w:sz="0" w:space="0" w:color="auto"/>
                <w:bottom w:val="none" w:sz="0" w:space="0" w:color="auto"/>
                <w:right w:val="none" w:sz="0" w:space="0" w:color="auto"/>
              </w:divBdr>
              <w:divsChild>
                <w:div w:id="1525631212">
                  <w:marLeft w:val="0"/>
                  <w:marRight w:val="0"/>
                  <w:marTop w:val="0"/>
                  <w:marBottom w:val="0"/>
                  <w:divBdr>
                    <w:top w:val="none" w:sz="0" w:space="0" w:color="auto"/>
                    <w:left w:val="none" w:sz="0" w:space="0" w:color="auto"/>
                    <w:bottom w:val="none" w:sz="0" w:space="0" w:color="auto"/>
                    <w:right w:val="none" w:sz="0" w:space="0" w:color="auto"/>
                  </w:divBdr>
                </w:div>
                <w:div w:id="313535603">
                  <w:marLeft w:val="0"/>
                  <w:marRight w:val="0"/>
                  <w:marTop w:val="0"/>
                  <w:marBottom w:val="0"/>
                  <w:divBdr>
                    <w:top w:val="none" w:sz="0" w:space="0" w:color="auto"/>
                    <w:left w:val="none" w:sz="0" w:space="0" w:color="auto"/>
                    <w:bottom w:val="none" w:sz="0" w:space="0" w:color="auto"/>
                    <w:right w:val="none" w:sz="0" w:space="0" w:color="auto"/>
                  </w:divBdr>
                </w:div>
              </w:divsChild>
            </w:div>
            <w:div w:id="1134055776">
              <w:marLeft w:val="0"/>
              <w:marRight w:val="0"/>
              <w:marTop w:val="0"/>
              <w:marBottom w:val="0"/>
              <w:divBdr>
                <w:top w:val="none" w:sz="0" w:space="0" w:color="auto"/>
                <w:left w:val="none" w:sz="0" w:space="0" w:color="auto"/>
                <w:bottom w:val="none" w:sz="0" w:space="0" w:color="auto"/>
                <w:right w:val="none" w:sz="0" w:space="0" w:color="auto"/>
              </w:divBdr>
              <w:divsChild>
                <w:div w:id="1170757503">
                  <w:marLeft w:val="0"/>
                  <w:marRight w:val="0"/>
                  <w:marTop w:val="0"/>
                  <w:marBottom w:val="0"/>
                  <w:divBdr>
                    <w:top w:val="none" w:sz="0" w:space="0" w:color="auto"/>
                    <w:left w:val="none" w:sz="0" w:space="0" w:color="auto"/>
                    <w:bottom w:val="none" w:sz="0" w:space="0" w:color="auto"/>
                    <w:right w:val="none" w:sz="0" w:space="0" w:color="auto"/>
                  </w:divBdr>
                </w:div>
                <w:div w:id="1468401513">
                  <w:marLeft w:val="0"/>
                  <w:marRight w:val="0"/>
                  <w:marTop w:val="0"/>
                  <w:marBottom w:val="0"/>
                  <w:divBdr>
                    <w:top w:val="none" w:sz="0" w:space="0" w:color="auto"/>
                    <w:left w:val="none" w:sz="0" w:space="0" w:color="auto"/>
                    <w:bottom w:val="none" w:sz="0" w:space="0" w:color="auto"/>
                    <w:right w:val="none" w:sz="0" w:space="0" w:color="auto"/>
                  </w:divBdr>
                </w:div>
              </w:divsChild>
            </w:div>
            <w:div w:id="2121217791">
              <w:marLeft w:val="0"/>
              <w:marRight w:val="0"/>
              <w:marTop w:val="0"/>
              <w:marBottom w:val="0"/>
              <w:divBdr>
                <w:top w:val="none" w:sz="0" w:space="0" w:color="auto"/>
                <w:left w:val="none" w:sz="0" w:space="0" w:color="auto"/>
                <w:bottom w:val="none" w:sz="0" w:space="0" w:color="auto"/>
                <w:right w:val="none" w:sz="0" w:space="0" w:color="auto"/>
              </w:divBdr>
              <w:divsChild>
                <w:div w:id="1697736479">
                  <w:marLeft w:val="0"/>
                  <w:marRight w:val="0"/>
                  <w:marTop w:val="0"/>
                  <w:marBottom w:val="0"/>
                  <w:divBdr>
                    <w:top w:val="none" w:sz="0" w:space="0" w:color="auto"/>
                    <w:left w:val="none" w:sz="0" w:space="0" w:color="auto"/>
                    <w:bottom w:val="none" w:sz="0" w:space="0" w:color="auto"/>
                    <w:right w:val="none" w:sz="0" w:space="0" w:color="auto"/>
                  </w:divBdr>
                </w:div>
                <w:div w:id="708920001">
                  <w:marLeft w:val="0"/>
                  <w:marRight w:val="0"/>
                  <w:marTop w:val="0"/>
                  <w:marBottom w:val="0"/>
                  <w:divBdr>
                    <w:top w:val="none" w:sz="0" w:space="0" w:color="auto"/>
                    <w:left w:val="none" w:sz="0" w:space="0" w:color="auto"/>
                    <w:bottom w:val="none" w:sz="0" w:space="0" w:color="auto"/>
                    <w:right w:val="none" w:sz="0" w:space="0" w:color="auto"/>
                  </w:divBdr>
                </w:div>
              </w:divsChild>
            </w:div>
            <w:div w:id="1800488205">
              <w:marLeft w:val="0"/>
              <w:marRight w:val="0"/>
              <w:marTop w:val="0"/>
              <w:marBottom w:val="0"/>
              <w:divBdr>
                <w:top w:val="none" w:sz="0" w:space="0" w:color="auto"/>
                <w:left w:val="none" w:sz="0" w:space="0" w:color="auto"/>
                <w:bottom w:val="none" w:sz="0" w:space="0" w:color="auto"/>
                <w:right w:val="none" w:sz="0" w:space="0" w:color="auto"/>
              </w:divBdr>
            </w:div>
            <w:div w:id="497697631">
              <w:marLeft w:val="0"/>
              <w:marRight w:val="0"/>
              <w:marTop w:val="0"/>
              <w:marBottom w:val="0"/>
              <w:divBdr>
                <w:top w:val="none" w:sz="0" w:space="0" w:color="auto"/>
                <w:left w:val="none" w:sz="0" w:space="0" w:color="auto"/>
                <w:bottom w:val="none" w:sz="0" w:space="0" w:color="auto"/>
                <w:right w:val="none" w:sz="0" w:space="0" w:color="auto"/>
              </w:divBdr>
            </w:div>
          </w:divsChild>
        </w:div>
        <w:div w:id="1397973263">
          <w:marLeft w:val="0"/>
          <w:marRight w:val="0"/>
          <w:marTop w:val="0"/>
          <w:marBottom w:val="0"/>
          <w:divBdr>
            <w:top w:val="none" w:sz="0" w:space="0" w:color="auto"/>
            <w:left w:val="none" w:sz="0" w:space="0" w:color="auto"/>
            <w:bottom w:val="none" w:sz="0" w:space="0" w:color="auto"/>
            <w:right w:val="none" w:sz="0" w:space="0" w:color="auto"/>
          </w:divBdr>
        </w:div>
      </w:divsChild>
    </w:div>
    <w:div w:id="411314592">
      <w:bodyDiv w:val="1"/>
      <w:marLeft w:val="0"/>
      <w:marRight w:val="0"/>
      <w:marTop w:val="0"/>
      <w:marBottom w:val="0"/>
      <w:divBdr>
        <w:top w:val="none" w:sz="0" w:space="0" w:color="auto"/>
        <w:left w:val="none" w:sz="0" w:space="0" w:color="auto"/>
        <w:bottom w:val="none" w:sz="0" w:space="0" w:color="auto"/>
        <w:right w:val="none" w:sz="0" w:space="0" w:color="auto"/>
      </w:divBdr>
      <w:divsChild>
        <w:div w:id="229534818">
          <w:marLeft w:val="0"/>
          <w:marRight w:val="0"/>
          <w:marTop w:val="0"/>
          <w:marBottom w:val="0"/>
          <w:divBdr>
            <w:top w:val="single" w:sz="6" w:space="2" w:color="DDDDDD"/>
            <w:left w:val="single" w:sz="6" w:space="2" w:color="DDDDDD"/>
            <w:bottom w:val="single" w:sz="6" w:space="2" w:color="DDDDDD"/>
            <w:right w:val="single" w:sz="6" w:space="2" w:color="DDDDDD"/>
          </w:divBdr>
          <w:divsChild>
            <w:div w:id="502084276">
              <w:marLeft w:val="0"/>
              <w:marRight w:val="0"/>
              <w:marTop w:val="0"/>
              <w:marBottom w:val="0"/>
              <w:divBdr>
                <w:top w:val="none" w:sz="0" w:space="0" w:color="auto"/>
                <w:left w:val="none" w:sz="0" w:space="0" w:color="auto"/>
                <w:bottom w:val="none" w:sz="0" w:space="0" w:color="auto"/>
                <w:right w:val="none" w:sz="0" w:space="0" w:color="auto"/>
              </w:divBdr>
              <w:divsChild>
                <w:div w:id="114760181">
                  <w:marLeft w:val="0"/>
                  <w:marRight w:val="0"/>
                  <w:marTop w:val="0"/>
                  <w:marBottom w:val="0"/>
                  <w:divBdr>
                    <w:top w:val="none" w:sz="0" w:space="0" w:color="auto"/>
                    <w:left w:val="none" w:sz="0" w:space="0" w:color="auto"/>
                    <w:bottom w:val="none" w:sz="0" w:space="0" w:color="auto"/>
                    <w:right w:val="none" w:sz="0" w:space="0" w:color="auto"/>
                  </w:divBdr>
                </w:div>
                <w:div w:id="1299799571">
                  <w:marLeft w:val="0"/>
                  <w:marRight w:val="0"/>
                  <w:marTop w:val="0"/>
                  <w:marBottom w:val="0"/>
                  <w:divBdr>
                    <w:top w:val="none" w:sz="0" w:space="0" w:color="auto"/>
                    <w:left w:val="none" w:sz="0" w:space="0" w:color="auto"/>
                    <w:bottom w:val="none" w:sz="0" w:space="0" w:color="auto"/>
                    <w:right w:val="none" w:sz="0" w:space="0" w:color="auto"/>
                  </w:divBdr>
                </w:div>
              </w:divsChild>
            </w:div>
            <w:div w:id="1196430691">
              <w:marLeft w:val="0"/>
              <w:marRight w:val="0"/>
              <w:marTop w:val="0"/>
              <w:marBottom w:val="0"/>
              <w:divBdr>
                <w:top w:val="none" w:sz="0" w:space="0" w:color="auto"/>
                <w:left w:val="none" w:sz="0" w:space="0" w:color="auto"/>
                <w:bottom w:val="none" w:sz="0" w:space="0" w:color="auto"/>
                <w:right w:val="none" w:sz="0" w:space="0" w:color="auto"/>
              </w:divBdr>
              <w:divsChild>
                <w:div w:id="1241132314">
                  <w:marLeft w:val="0"/>
                  <w:marRight w:val="0"/>
                  <w:marTop w:val="0"/>
                  <w:marBottom w:val="0"/>
                  <w:divBdr>
                    <w:top w:val="none" w:sz="0" w:space="0" w:color="auto"/>
                    <w:left w:val="none" w:sz="0" w:space="0" w:color="auto"/>
                    <w:bottom w:val="none" w:sz="0" w:space="0" w:color="auto"/>
                    <w:right w:val="none" w:sz="0" w:space="0" w:color="auto"/>
                  </w:divBdr>
                </w:div>
                <w:div w:id="1500535139">
                  <w:marLeft w:val="0"/>
                  <w:marRight w:val="0"/>
                  <w:marTop w:val="0"/>
                  <w:marBottom w:val="0"/>
                  <w:divBdr>
                    <w:top w:val="none" w:sz="0" w:space="0" w:color="auto"/>
                    <w:left w:val="none" w:sz="0" w:space="0" w:color="auto"/>
                    <w:bottom w:val="none" w:sz="0" w:space="0" w:color="auto"/>
                    <w:right w:val="none" w:sz="0" w:space="0" w:color="auto"/>
                  </w:divBdr>
                </w:div>
              </w:divsChild>
            </w:div>
            <w:div w:id="1979996894">
              <w:marLeft w:val="0"/>
              <w:marRight w:val="0"/>
              <w:marTop w:val="0"/>
              <w:marBottom w:val="0"/>
              <w:divBdr>
                <w:top w:val="none" w:sz="0" w:space="0" w:color="auto"/>
                <w:left w:val="none" w:sz="0" w:space="0" w:color="auto"/>
                <w:bottom w:val="none" w:sz="0" w:space="0" w:color="auto"/>
                <w:right w:val="none" w:sz="0" w:space="0" w:color="auto"/>
              </w:divBdr>
              <w:divsChild>
                <w:div w:id="347677699">
                  <w:marLeft w:val="0"/>
                  <w:marRight w:val="0"/>
                  <w:marTop w:val="0"/>
                  <w:marBottom w:val="0"/>
                  <w:divBdr>
                    <w:top w:val="none" w:sz="0" w:space="0" w:color="auto"/>
                    <w:left w:val="none" w:sz="0" w:space="0" w:color="auto"/>
                    <w:bottom w:val="none" w:sz="0" w:space="0" w:color="auto"/>
                    <w:right w:val="none" w:sz="0" w:space="0" w:color="auto"/>
                  </w:divBdr>
                </w:div>
                <w:div w:id="231307315">
                  <w:marLeft w:val="0"/>
                  <w:marRight w:val="0"/>
                  <w:marTop w:val="0"/>
                  <w:marBottom w:val="0"/>
                  <w:divBdr>
                    <w:top w:val="none" w:sz="0" w:space="0" w:color="auto"/>
                    <w:left w:val="none" w:sz="0" w:space="0" w:color="auto"/>
                    <w:bottom w:val="none" w:sz="0" w:space="0" w:color="auto"/>
                    <w:right w:val="none" w:sz="0" w:space="0" w:color="auto"/>
                  </w:divBdr>
                </w:div>
              </w:divsChild>
            </w:div>
            <w:div w:id="108165583">
              <w:marLeft w:val="0"/>
              <w:marRight w:val="0"/>
              <w:marTop w:val="0"/>
              <w:marBottom w:val="0"/>
              <w:divBdr>
                <w:top w:val="none" w:sz="0" w:space="0" w:color="auto"/>
                <w:left w:val="none" w:sz="0" w:space="0" w:color="auto"/>
                <w:bottom w:val="none" w:sz="0" w:space="0" w:color="auto"/>
                <w:right w:val="none" w:sz="0" w:space="0" w:color="auto"/>
              </w:divBdr>
              <w:divsChild>
                <w:div w:id="555623582">
                  <w:marLeft w:val="0"/>
                  <w:marRight w:val="0"/>
                  <w:marTop w:val="0"/>
                  <w:marBottom w:val="0"/>
                  <w:divBdr>
                    <w:top w:val="none" w:sz="0" w:space="0" w:color="auto"/>
                    <w:left w:val="none" w:sz="0" w:space="0" w:color="auto"/>
                    <w:bottom w:val="none" w:sz="0" w:space="0" w:color="auto"/>
                    <w:right w:val="none" w:sz="0" w:space="0" w:color="auto"/>
                  </w:divBdr>
                </w:div>
                <w:div w:id="1225677273">
                  <w:marLeft w:val="0"/>
                  <w:marRight w:val="0"/>
                  <w:marTop w:val="0"/>
                  <w:marBottom w:val="0"/>
                  <w:divBdr>
                    <w:top w:val="none" w:sz="0" w:space="0" w:color="auto"/>
                    <w:left w:val="none" w:sz="0" w:space="0" w:color="auto"/>
                    <w:bottom w:val="none" w:sz="0" w:space="0" w:color="auto"/>
                    <w:right w:val="none" w:sz="0" w:space="0" w:color="auto"/>
                  </w:divBdr>
                </w:div>
              </w:divsChild>
            </w:div>
            <w:div w:id="876242160">
              <w:marLeft w:val="0"/>
              <w:marRight w:val="0"/>
              <w:marTop w:val="0"/>
              <w:marBottom w:val="0"/>
              <w:divBdr>
                <w:top w:val="none" w:sz="0" w:space="0" w:color="auto"/>
                <w:left w:val="none" w:sz="0" w:space="0" w:color="auto"/>
                <w:bottom w:val="none" w:sz="0" w:space="0" w:color="auto"/>
                <w:right w:val="none" w:sz="0" w:space="0" w:color="auto"/>
              </w:divBdr>
            </w:div>
            <w:div w:id="1936595680">
              <w:marLeft w:val="0"/>
              <w:marRight w:val="0"/>
              <w:marTop w:val="0"/>
              <w:marBottom w:val="0"/>
              <w:divBdr>
                <w:top w:val="none" w:sz="0" w:space="0" w:color="auto"/>
                <w:left w:val="none" w:sz="0" w:space="0" w:color="auto"/>
                <w:bottom w:val="none" w:sz="0" w:space="0" w:color="auto"/>
                <w:right w:val="none" w:sz="0" w:space="0" w:color="auto"/>
              </w:divBdr>
            </w:div>
          </w:divsChild>
        </w:div>
        <w:div w:id="577717687">
          <w:marLeft w:val="0"/>
          <w:marRight w:val="0"/>
          <w:marTop w:val="0"/>
          <w:marBottom w:val="0"/>
          <w:divBdr>
            <w:top w:val="none" w:sz="0" w:space="0" w:color="auto"/>
            <w:left w:val="none" w:sz="0" w:space="0" w:color="auto"/>
            <w:bottom w:val="none" w:sz="0" w:space="0" w:color="auto"/>
            <w:right w:val="none" w:sz="0" w:space="0" w:color="auto"/>
          </w:divBdr>
        </w:div>
      </w:divsChild>
    </w:div>
    <w:div w:id="426272602">
      <w:bodyDiv w:val="1"/>
      <w:marLeft w:val="0"/>
      <w:marRight w:val="0"/>
      <w:marTop w:val="0"/>
      <w:marBottom w:val="0"/>
      <w:divBdr>
        <w:top w:val="none" w:sz="0" w:space="0" w:color="auto"/>
        <w:left w:val="none" w:sz="0" w:space="0" w:color="auto"/>
        <w:bottom w:val="none" w:sz="0" w:space="0" w:color="auto"/>
        <w:right w:val="none" w:sz="0" w:space="0" w:color="auto"/>
      </w:divBdr>
      <w:divsChild>
        <w:div w:id="652682789">
          <w:marLeft w:val="0"/>
          <w:marRight w:val="0"/>
          <w:marTop w:val="0"/>
          <w:marBottom w:val="0"/>
          <w:divBdr>
            <w:top w:val="single" w:sz="6" w:space="2" w:color="DDDDDD"/>
            <w:left w:val="single" w:sz="6" w:space="2" w:color="DDDDDD"/>
            <w:bottom w:val="single" w:sz="6" w:space="2" w:color="DDDDDD"/>
            <w:right w:val="single" w:sz="6" w:space="2" w:color="DDDDDD"/>
          </w:divBdr>
          <w:divsChild>
            <w:div w:id="490296493">
              <w:marLeft w:val="0"/>
              <w:marRight w:val="0"/>
              <w:marTop w:val="0"/>
              <w:marBottom w:val="0"/>
              <w:divBdr>
                <w:top w:val="none" w:sz="0" w:space="0" w:color="auto"/>
                <w:left w:val="none" w:sz="0" w:space="0" w:color="auto"/>
                <w:bottom w:val="none" w:sz="0" w:space="0" w:color="auto"/>
                <w:right w:val="none" w:sz="0" w:space="0" w:color="auto"/>
              </w:divBdr>
              <w:divsChild>
                <w:div w:id="32195289">
                  <w:marLeft w:val="0"/>
                  <w:marRight w:val="0"/>
                  <w:marTop w:val="0"/>
                  <w:marBottom w:val="0"/>
                  <w:divBdr>
                    <w:top w:val="none" w:sz="0" w:space="0" w:color="auto"/>
                    <w:left w:val="none" w:sz="0" w:space="0" w:color="auto"/>
                    <w:bottom w:val="none" w:sz="0" w:space="0" w:color="auto"/>
                    <w:right w:val="none" w:sz="0" w:space="0" w:color="auto"/>
                  </w:divBdr>
                </w:div>
                <w:div w:id="202332030">
                  <w:marLeft w:val="0"/>
                  <w:marRight w:val="0"/>
                  <w:marTop w:val="0"/>
                  <w:marBottom w:val="0"/>
                  <w:divBdr>
                    <w:top w:val="none" w:sz="0" w:space="0" w:color="auto"/>
                    <w:left w:val="none" w:sz="0" w:space="0" w:color="auto"/>
                    <w:bottom w:val="none" w:sz="0" w:space="0" w:color="auto"/>
                    <w:right w:val="none" w:sz="0" w:space="0" w:color="auto"/>
                  </w:divBdr>
                </w:div>
              </w:divsChild>
            </w:div>
            <w:div w:id="713776960">
              <w:marLeft w:val="0"/>
              <w:marRight w:val="0"/>
              <w:marTop w:val="0"/>
              <w:marBottom w:val="0"/>
              <w:divBdr>
                <w:top w:val="none" w:sz="0" w:space="0" w:color="auto"/>
                <w:left w:val="none" w:sz="0" w:space="0" w:color="auto"/>
                <w:bottom w:val="none" w:sz="0" w:space="0" w:color="auto"/>
                <w:right w:val="none" w:sz="0" w:space="0" w:color="auto"/>
              </w:divBdr>
              <w:divsChild>
                <w:div w:id="252009398">
                  <w:marLeft w:val="0"/>
                  <w:marRight w:val="0"/>
                  <w:marTop w:val="0"/>
                  <w:marBottom w:val="0"/>
                  <w:divBdr>
                    <w:top w:val="none" w:sz="0" w:space="0" w:color="auto"/>
                    <w:left w:val="none" w:sz="0" w:space="0" w:color="auto"/>
                    <w:bottom w:val="none" w:sz="0" w:space="0" w:color="auto"/>
                    <w:right w:val="none" w:sz="0" w:space="0" w:color="auto"/>
                  </w:divBdr>
                </w:div>
                <w:div w:id="1991054982">
                  <w:marLeft w:val="0"/>
                  <w:marRight w:val="0"/>
                  <w:marTop w:val="0"/>
                  <w:marBottom w:val="0"/>
                  <w:divBdr>
                    <w:top w:val="none" w:sz="0" w:space="0" w:color="auto"/>
                    <w:left w:val="none" w:sz="0" w:space="0" w:color="auto"/>
                    <w:bottom w:val="none" w:sz="0" w:space="0" w:color="auto"/>
                    <w:right w:val="none" w:sz="0" w:space="0" w:color="auto"/>
                  </w:divBdr>
                </w:div>
              </w:divsChild>
            </w:div>
            <w:div w:id="1196891125">
              <w:marLeft w:val="0"/>
              <w:marRight w:val="0"/>
              <w:marTop w:val="0"/>
              <w:marBottom w:val="0"/>
              <w:divBdr>
                <w:top w:val="none" w:sz="0" w:space="0" w:color="auto"/>
                <w:left w:val="none" w:sz="0" w:space="0" w:color="auto"/>
                <w:bottom w:val="none" w:sz="0" w:space="0" w:color="auto"/>
                <w:right w:val="none" w:sz="0" w:space="0" w:color="auto"/>
              </w:divBdr>
              <w:divsChild>
                <w:div w:id="1356737834">
                  <w:marLeft w:val="0"/>
                  <w:marRight w:val="0"/>
                  <w:marTop w:val="0"/>
                  <w:marBottom w:val="0"/>
                  <w:divBdr>
                    <w:top w:val="none" w:sz="0" w:space="0" w:color="auto"/>
                    <w:left w:val="none" w:sz="0" w:space="0" w:color="auto"/>
                    <w:bottom w:val="none" w:sz="0" w:space="0" w:color="auto"/>
                    <w:right w:val="none" w:sz="0" w:space="0" w:color="auto"/>
                  </w:divBdr>
                </w:div>
                <w:div w:id="1061176190">
                  <w:marLeft w:val="0"/>
                  <w:marRight w:val="0"/>
                  <w:marTop w:val="0"/>
                  <w:marBottom w:val="0"/>
                  <w:divBdr>
                    <w:top w:val="none" w:sz="0" w:space="0" w:color="auto"/>
                    <w:left w:val="none" w:sz="0" w:space="0" w:color="auto"/>
                    <w:bottom w:val="none" w:sz="0" w:space="0" w:color="auto"/>
                    <w:right w:val="none" w:sz="0" w:space="0" w:color="auto"/>
                  </w:divBdr>
                </w:div>
              </w:divsChild>
            </w:div>
            <w:div w:id="1131904739">
              <w:marLeft w:val="0"/>
              <w:marRight w:val="0"/>
              <w:marTop w:val="0"/>
              <w:marBottom w:val="0"/>
              <w:divBdr>
                <w:top w:val="none" w:sz="0" w:space="0" w:color="auto"/>
                <w:left w:val="none" w:sz="0" w:space="0" w:color="auto"/>
                <w:bottom w:val="none" w:sz="0" w:space="0" w:color="auto"/>
                <w:right w:val="none" w:sz="0" w:space="0" w:color="auto"/>
              </w:divBdr>
              <w:divsChild>
                <w:div w:id="490682194">
                  <w:marLeft w:val="0"/>
                  <w:marRight w:val="0"/>
                  <w:marTop w:val="0"/>
                  <w:marBottom w:val="0"/>
                  <w:divBdr>
                    <w:top w:val="none" w:sz="0" w:space="0" w:color="auto"/>
                    <w:left w:val="none" w:sz="0" w:space="0" w:color="auto"/>
                    <w:bottom w:val="none" w:sz="0" w:space="0" w:color="auto"/>
                    <w:right w:val="none" w:sz="0" w:space="0" w:color="auto"/>
                  </w:divBdr>
                </w:div>
                <w:div w:id="1389960733">
                  <w:marLeft w:val="0"/>
                  <w:marRight w:val="0"/>
                  <w:marTop w:val="0"/>
                  <w:marBottom w:val="0"/>
                  <w:divBdr>
                    <w:top w:val="none" w:sz="0" w:space="0" w:color="auto"/>
                    <w:left w:val="none" w:sz="0" w:space="0" w:color="auto"/>
                    <w:bottom w:val="none" w:sz="0" w:space="0" w:color="auto"/>
                    <w:right w:val="none" w:sz="0" w:space="0" w:color="auto"/>
                  </w:divBdr>
                </w:div>
              </w:divsChild>
            </w:div>
            <w:div w:id="2135906607">
              <w:marLeft w:val="0"/>
              <w:marRight w:val="0"/>
              <w:marTop w:val="0"/>
              <w:marBottom w:val="0"/>
              <w:divBdr>
                <w:top w:val="none" w:sz="0" w:space="0" w:color="auto"/>
                <w:left w:val="none" w:sz="0" w:space="0" w:color="auto"/>
                <w:bottom w:val="none" w:sz="0" w:space="0" w:color="auto"/>
                <w:right w:val="none" w:sz="0" w:space="0" w:color="auto"/>
              </w:divBdr>
            </w:div>
            <w:div w:id="1928691685">
              <w:marLeft w:val="0"/>
              <w:marRight w:val="0"/>
              <w:marTop w:val="0"/>
              <w:marBottom w:val="0"/>
              <w:divBdr>
                <w:top w:val="none" w:sz="0" w:space="0" w:color="auto"/>
                <w:left w:val="none" w:sz="0" w:space="0" w:color="auto"/>
                <w:bottom w:val="none" w:sz="0" w:space="0" w:color="auto"/>
                <w:right w:val="none" w:sz="0" w:space="0" w:color="auto"/>
              </w:divBdr>
            </w:div>
          </w:divsChild>
        </w:div>
        <w:div w:id="1701395674">
          <w:marLeft w:val="0"/>
          <w:marRight w:val="0"/>
          <w:marTop w:val="0"/>
          <w:marBottom w:val="0"/>
          <w:divBdr>
            <w:top w:val="none" w:sz="0" w:space="0" w:color="auto"/>
            <w:left w:val="none" w:sz="0" w:space="0" w:color="auto"/>
            <w:bottom w:val="none" w:sz="0" w:space="0" w:color="auto"/>
            <w:right w:val="none" w:sz="0" w:space="0" w:color="auto"/>
          </w:divBdr>
        </w:div>
      </w:divsChild>
    </w:div>
    <w:div w:id="433744518">
      <w:bodyDiv w:val="1"/>
      <w:marLeft w:val="0"/>
      <w:marRight w:val="0"/>
      <w:marTop w:val="0"/>
      <w:marBottom w:val="0"/>
      <w:divBdr>
        <w:top w:val="none" w:sz="0" w:space="0" w:color="auto"/>
        <w:left w:val="none" w:sz="0" w:space="0" w:color="auto"/>
        <w:bottom w:val="none" w:sz="0" w:space="0" w:color="auto"/>
        <w:right w:val="none" w:sz="0" w:space="0" w:color="auto"/>
      </w:divBdr>
      <w:divsChild>
        <w:div w:id="881096896">
          <w:marLeft w:val="0"/>
          <w:marRight w:val="0"/>
          <w:marTop w:val="0"/>
          <w:marBottom w:val="0"/>
          <w:divBdr>
            <w:top w:val="single" w:sz="6" w:space="2" w:color="DDDDDD"/>
            <w:left w:val="single" w:sz="6" w:space="2" w:color="DDDDDD"/>
            <w:bottom w:val="single" w:sz="6" w:space="2" w:color="DDDDDD"/>
            <w:right w:val="single" w:sz="6" w:space="2" w:color="DDDDDD"/>
          </w:divBdr>
          <w:divsChild>
            <w:div w:id="686636746">
              <w:marLeft w:val="0"/>
              <w:marRight w:val="0"/>
              <w:marTop w:val="0"/>
              <w:marBottom w:val="0"/>
              <w:divBdr>
                <w:top w:val="none" w:sz="0" w:space="0" w:color="auto"/>
                <w:left w:val="none" w:sz="0" w:space="0" w:color="auto"/>
                <w:bottom w:val="none" w:sz="0" w:space="0" w:color="auto"/>
                <w:right w:val="none" w:sz="0" w:space="0" w:color="auto"/>
              </w:divBdr>
              <w:divsChild>
                <w:div w:id="735128346">
                  <w:marLeft w:val="0"/>
                  <w:marRight w:val="0"/>
                  <w:marTop w:val="0"/>
                  <w:marBottom w:val="0"/>
                  <w:divBdr>
                    <w:top w:val="none" w:sz="0" w:space="0" w:color="auto"/>
                    <w:left w:val="none" w:sz="0" w:space="0" w:color="auto"/>
                    <w:bottom w:val="none" w:sz="0" w:space="0" w:color="auto"/>
                    <w:right w:val="none" w:sz="0" w:space="0" w:color="auto"/>
                  </w:divBdr>
                </w:div>
                <w:div w:id="598870765">
                  <w:marLeft w:val="0"/>
                  <w:marRight w:val="0"/>
                  <w:marTop w:val="0"/>
                  <w:marBottom w:val="0"/>
                  <w:divBdr>
                    <w:top w:val="none" w:sz="0" w:space="0" w:color="auto"/>
                    <w:left w:val="none" w:sz="0" w:space="0" w:color="auto"/>
                    <w:bottom w:val="none" w:sz="0" w:space="0" w:color="auto"/>
                    <w:right w:val="none" w:sz="0" w:space="0" w:color="auto"/>
                  </w:divBdr>
                </w:div>
              </w:divsChild>
            </w:div>
            <w:div w:id="69741984">
              <w:marLeft w:val="0"/>
              <w:marRight w:val="0"/>
              <w:marTop w:val="0"/>
              <w:marBottom w:val="0"/>
              <w:divBdr>
                <w:top w:val="none" w:sz="0" w:space="0" w:color="auto"/>
                <w:left w:val="none" w:sz="0" w:space="0" w:color="auto"/>
                <w:bottom w:val="none" w:sz="0" w:space="0" w:color="auto"/>
                <w:right w:val="none" w:sz="0" w:space="0" w:color="auto"/>
              </w:divBdr>
              <w:divsChild>
                <w:div w:id="1683894187">
                  <w:marLeft w:val="0"/>
                  <w:marRight w:val="0"/>
                  <w:marTop w:val="0"/>
                  <w:marBottom w:val="0"/>
                  <w:divBdr>
                    <w:top w:val="none" w:sz="0" w:space="0" w:color="auto"/>
                    <w:left w:val="none" w:sz="0" w:space="0" w:color="auto"/>
                    <w:bottom w:val="none" w:sz="0" w:space="0" w:color="auto"/>
                    <w:right w:val="none" w:sz="0" w:space="0" w:color="auto"/>
                  </w:divBdr>
                </w:div>
                <w:div w:id="1313832902">
                  <w:marLeft w:val="0"/>
                  <w:marRight w:val="0"/>
                  <w:marTop w:val="0"/>
                  <w:marBottom w:val="0"/>
                  <w:divBdr>
                    <w:top w:val="none" w:sz="0" w:space="0" w:color="auto"/>
                    <w:left w:val="none" w:sz="0" w:space="0" w:color="auto"/>
                    <w:bottom w:val="none" w:sz="0" w:space="0" w:color="auto"/>
                    <w:right w:val="none" w:sz="0" w:space="0" w:color="auto"/>
                  </w:divBdr>
                </w:div>
              </w:divsChild>
            </w:div>
            <w:div w:id="537932877">
              <w:marLeft w:val="0"/>
              <w:marRight w:val="0"/>
              <w:marTop w:val="0"/>
              <w:marBottom w:val="0"/>
              <w:divBdr>
                <w:top w:val="none" w:sz="0" w:space="0" w:color="auto"/>
                <w:left w:val="none" w:sz="0" w:space="0" w:color="auto"/>
                <w:bottom w:val="none" w:sz="0" w:space="0" w:color="auto"/>
                <w:right w:val="none" w:sz="0" w:space="0" w:color="auto"/>
              </w:divBdr>
              <w:divsChild>
                <w:div w:id="1865707929">
                  <w:marLeft w:val="0"/>
                  <w:marRight w:val="0"/>
                  <w:marTop w:val="0"/>
                  <w:marBottom w:val="0"/>
                  <w:divBdr>
                    <w:top w:val="none" w:sz="0" w:space="0" w:color="auto"/>
                    <w:left w:val="none" w:sz="0" w:space="0" w:color="auto"/>
                    <w:bottom w:val="none" w:sz="0" w:space="0" w:color="auto"/>
                    <w:right w:val="none" w:sz="0" w:space="0" w:color="auto"/>
                  </w:divBdr>
                </w:div>
                <w:div w:id="364257240">
                  <w:marLeft w:val="0"/>
                  <w:marRight w:val="0"/>
                  <w:marTop w:val="0"/>
                  <w:marBottom w:val="0"/>
                  <w:divBdr>
                    <w:top w:val="none" w:sz="0" w:space="0" w:color="auto"/>
                    <w:left w:val="none" w:sz="0" w:space="0" w:color="auto"/>
                    <w:bottom w:val="none" w:sz="0" w:space="0" w:color="auto"/>
                    <w:right w:val="none" w:sz="0" w:space="0" w:color="auto"/>
                  </w:divBdr>
                </w:div>
              </w:divsChild>
            </w:div>
            <w:div w:id="480804787">
              <w:marLeft w:val="0"/>
              <w:marRight w:val="0"/>
              <w:marTop w:val="0"/>
              <w:marBottom w:val="0"/>
              <w:divBdr>
                <w:top w:val="none" w:sz="0" w:space="0" w:color="auto"/>
                <w:left w:val="none" w:sz="0" w:space="0" w:color="auto"/>
                <w:bottom w:val="none" w:sz="0" w:space="0" w:color="auto"/>
                <w:right w:val="none" w:sz="0" w:space="0" w:color="auto"/>
              </w:divBdr>
              <w:divsChild>
                <w:div w:id="305354962">
                  <w:marLeft w:val="0"/>
                  <w:marRight w:val="0"/>
                  <w:marTop w:val="0"/>
                  <w:marBottom w:val="0"/>
                  <w:divBdr>
                    <w:top w:val="none" w:sz="0" w:space="0" w:color="auto"/>
                    <w:left w:val="none" w:sz="0" w:space="0" w:color="auto"/>
                    <w:bottom w:val="none" w:sz="0" w:space="0" w:color="auto"/>
                    <w:right w:val="none" w:sz="0" w:space="0" w:color="auto"/>
                  </w:divBdr>
                </w:div>
                <w:div w:id="151065896">
                  <w:marLeft w:val="0"/>
                  <w:marRight w:val="0"/>
                  <w:marTop w:val="0"/>
                  <w:marBottom w:val="0"/>
                  <w:divBdr>
                    <w:top w:val="none" w:sz="0" w:space="0" w:color="auto"/>
                    <w:left w:val="none" w:sz="0" w:space="0" w:color="auto"/>
                    <w:bottom w:val="none" w:sz="0" w:space="0" w:color="auto"/>
                    <w:right w:val="none" w:sz="0" w:space="0" w:color="auto"/>
                  </w:divBdr>
                </w:div>
              </w:divsChild>
            </w:div>
            <w:div w:id="811141996">
              <w:marLeft w:val="0"/>
              <w:marRight w:val="0"/>
              <w:marTop w:val="0"/>
              <w:marBottom w:val="0"/>
              <w:divBdr>
                <w:top w:val="none" w:sz="0" w:space="0" w:color="auto"/>
                <w:left w:val="none" w:sz="0" w:space="0" w:color="auto"/>
                <w:bottom w:val="none" w:sz="0" w:space="0" w:color="auto"/>
                <w:right w:val="none" w:sz="0" w:space="0" w:color="auto"/>
              </w:divBdr>
            </w:div>
            <w:div w:id="1071192804">
              <w:marLeft w:val="0"/>
              <w:marRight w:val="0"/>
              <w:marTop w:val="0"/>
              <w:marBottom w:val="0"/>
              <w:divBdr>
                <w:top w:val="none" w:sz="0" w:space="0" w:color="auto"/>
                <w:left w:val="none" w:sz="0" w:space="0" w:color="auto"/>
                <w:bottom w:val="none" w:sz="0" w:space="0" w:color="auto"/>
                <w:right w:val="none" w:sz="0" w:space="0" w:color="auto"/>
              </w:divBdr>
            </w:div>
          </w:divsChild>
        </w:div>
        <w:div w:id="1794400724">
          <w:marLeft w:val="0"/>
          <w:marRight w:val="0"/>
          <w:marTop w:val="0"/>
          <w:marBottom w:val="0"/>
          <w:divBdr>
            <w:top w:val="none" w:sz="0" w:space="0" w:color="auto"/>
            <w:left w:val="none" w:sz="0" w:space="0" w:color="auto"/>
            <w:bottom w:val="none" w:sz="0" w:space="0" w:color="auto"/>
            <w:right w:val="none" w:sz="0" w:space="0" w:color="auto"/>
          </w:divBdr>
        </w:div>
      </w:divsChild>
    </w:div>
    <w:div w:id="436679139">
      <w:bodyDiv w:val="1"/>
      <w:marLeft w:val="0"/>
      <w:marRight w:val="0"/>
      <w:marTop w:val="0"/>
      <w:marBottom w:val="0"/>
      <w:divBdr>
        <w:top w:val="none" w:sz="0" w:space="0" w:color="auto"/>
        <w:left w:val="none" w:sz="0" w:space="0" w:color="auto"/>
        <w:bottom w:val="none" w:sz="0" w:space="0" w:color="auto"/>
        <w:right w:val="none" w:sz="0" w:space="0" w:color="auto"/>
      </w:divBdr>
      <w:divsChild>
        <w:div w:id="1900938879">
          <w:marLeft w:val="0"/>
          <w:marRight w:val="0"/>
          <w:marTop w:val="0"/>
          <w:marBottom w:val="0"/>
          <w:divBdr>
            <w:top w:val="single" w:sz="6" w:space="2" w:color="DDDDDD"/>
            <w:left w:val="single" w:sz="6" w:space="2" w:color="DDDDDD"/>
            <w:bottom w:val="single" w:sz="6" w:space="2" w:color="DDDDDD"/>
            <w:right w:val="single" w:sz="6" w:space="2" w:color="DDDDDD"/>
          </w:divBdr>
          <w:divsChild>
            <w:div w:id="1434083891">
              <w:marLeft w:val="0"/>
              <w:marRight w:val="0"/>
              <w:marTop w:val="0"/>
              <w:marBottom w:val="0"/>
              <w:divBdr>
                <w:top w:val="none" w:sz="0" w:space="0" w:color="auto"/>
                <w:left w:val="none" w:sz="0" w:space="0" w:color="auto"/>
                <w:bottom w:val="none" w:sz="0" w:space="0" w:color="auto"/>
                <w:right w:val="none" w:sz="0" w:space="0" w:color="auto"/>
              </w:divBdr>
              <w:divsChild>
                <w:div w:id="1403871900">
                  <w:marLeft w:val="0"/>
                  <w:marRight w:val="0"/>
                  <w:marTop w:val="0"/>
                  <w:marBottom w:val="0"/>
                  <w:divBdr>
                    <w:top w:val="none" w:sz="0" w:space="0" w:color="auto"/>
                    <w:left w:val="none" w:sz="0" w:space="0" w:color="auto"/>
                    <w:bottom w:val="none" w:sz="0" w:space="0" w:color="auto"/>
                    <w:right w:val="none" w:sz="0" w:space="0" w:color="auto"/>
                  </w:divBdr>
                </w:div>
                <w:div w:id="462651336">
                  <w:marLeft w:val="0"/>
                  <w:marRight w:val="0"/>
                  <w:marTop w:val="0"/>
                  <w:marBottom w:val="0"/>
                  <w:divBdr>
                    <w:top w:val="none" w:sz="0" w:space="0" w:color="auto"/>
                    <w:left w:val="none" w:sz="0" w:space="0" w:color="auto"/>
                    <w:bottom w:val="none" w:sz="0" w:space="0" w:color="auto"/>
                    <w:right w:val="none" w:sz="0" w:space="0" w:color="auto"/>
                  </w:divBdr>
                </w:div>
              </w:divsChild>
            </w:div>
            <w:div w:id="1706903609">
              <w:marLeft w:val="0"/>
              <w:marRight w:val="0"/>
              <w:marTop w:val="0"/>
              <w:marBottom w:val="0"/>
              <w:divBdr>
                <w:top w:val="none" w:sz="0" w:space="0" w:color="auto"/>
                <w:left w:val="none" w:sz="0" w:space="0" w:color="auto"/>
                <w:bottom w:val="none" w:sz="0" w:space="0" w:color="auto"/>
                <w:right w:val="none" w:sz="0" w:space="0" w:color="auto"/>
              </w:divBdr>
              <w:divsChild>
                <w:div w:id="1973057777">
                  <w:marLeft w:val="0"/>
                  <w:marRight w:val="0"/>
                  <w:marTop w:val="0"/>
                  <w:marBottom w:val="0"/>
                  <w:divBdr>
                    <w:top w:val="none" w:sz="0" w:space="0" w:color="auto"/>
                    <w:left w:val="none" w:sz="0" w:space="0" w:color="auto"/>
                    <w:bottom w:val="none" w:sz="0" w:space="0" w:color="auto"/>
                    <w:right w:val="none" w:sz="0" w:space="0" w:color="auto"/>
                  </w:divBdr>
                </w:div>
                <w:div w:id="1941377908">
                  <w:marLeft w:val="0"/>
                  <w:marRight w:val="0"/>
                  <w:marTop w:val="0"/>
                  <w:marBottom w:val="0"/>
                  <w:divBdr>
                    <w:top w:val="none" w:sz="0" w:space="0" w:color="auto"/>
                    <w:left w:val="none" w:sz="0" w:space="0" w:color="auto"/>
                    <w:bottom w:val="none" w:sz="0" w:space="0" w:color="auto"/>
                    <w:right w:val="none" w:sz="0" w:space="0" w:color="auto"/>
                  </w:divBdr>
                </w:div>
              </w:divsChild>
            </w:div>
            <w:div w:id="1934127868">
              <w:marLeft w:val="0"/>
              <w:marRight w:val="0"/>
              <w:marTop w:val="0"/>
              <w:marBottom w:val="0"/>
              <w:divBdr>
                <w:top w:val="none" w:sz="0" w:space="0" w:color="auto"/>
                <w:left w:val="none" w:sz="0" w:space="0" w:color="auto"/>
                <w:bottom w:val="none" w:sz="0" w:space="0" w:color="auto"/>
                <w:right w:val="none" w:sz="0" w:space="0" w:color="auto"/>
              </w:divBdr>
              <w:divsChild>
                <w:div w:id="1144350528">
                  <w:marLeft w:val="0"/>
                  <w:marRight w:val="0"/>
                  <w:marTop w:val="0"/>
                  <w:marBottom w:val="0"/>
                  <w:divBdr>
                    <w:top w:val="none" w:sz="0" w:space="0" w:color="auto"/>
                    <w:left w:val="none" w:sz="0" w:space="0" w:color="auto"/>
                    <w:bottom w:val="none" w:sz="0" w:space="0" w:color="auto"/>
                    <w:right w:val="none" w:sz="0" w:space="0" w:color="auto"/>
                  </w:divBdr>
                </w:div>
                <w:div w:id="600456873">
                  <w:marLeft w:val="0"/>
                  <w:marRight w:val="0"/>
                  <w:marTop w:val="0"/>
                  <w:marBottom w:val="0"/>
                  <w:divBdr>
                    <w:top w:val="none" w:sz="0" w:space="0" w:color="auto"/>
                    <w:left w:val="none" w:sz="0" w:space="0" w:color="auto"/>
                    <w:bottom w:val="none" w:sz="0" w:space="0" w:color="auto"/>
                    <w:right w:val="none" w:sz="0" w:space="0" w:color="auto"/>
                  </w:divBdr>
                </w:div>
              </w:divsChild>
            </w:div>
            <w:div w:id="1982808646">
              <w:marLeft w:val="0"/>
              <w:marRight w:val="0"/>
              <w:marTop w:val="0"/>
              <w:marBottom w:val="0"/>
              <w:divBdr>
                <w:top w:val="none" w:sz="0" w:space="0" w:color="auto"/>
                <w:left w:val="none" w:sz="0" w:space="0" w:color="auto"/>
                <w:bottom w:val="none" w:sz="0" w:space="0" w:color="auto"/>
                <w:right w:val="none" w:sz="0" w:space="0" w:color="auto"/>
              </w:divBdr>
              <w:divsChild>
                <w:div w:id="1555920728">
                  <w:marLeft w:val="0"/>
                  <w:marRight w:val="0"/>
                  <w:marTop w:val="0"/>
                  <w:marBottom w:val="0"/>
                  <w:divBdr>
                    <w:top w:val="none" w:sz="0" w:space="0" w:color="auto"/>
                    <w:left w:val="none" w:sz="0" w:space="0" w:color="auto"/>
                    <w:bottom w:val="none" w:sz="0" w:space="0" w:color="auto"/>
                    <w:right w:val="none" w:sz="0" w:space="0" w:color="auto"/>
                  </w:divBdr>
                </w:div>
                <w:div w:id="453712454">
                  <w:marLeft w:val="0"/>
                  <w:marRight w:val="0"/>
                  <w:marTop w:val="0"/>
                  <w:marBottom w:val="0"/>
                  <w:divBdr>
                    <w:top w:val="none" w:sz="0" w:space="0" w:color="auto"/>
                    <w:left w:val="none" w:sz="0" w:space="0" w:color="auto"/>
                    <w:bottom w:val="none" w:sz="0" w:space="0" w:color="auto"/>
                    <w:right w:val="none" w:sz="0" w:space="0" w:color="auto"/>
                  </w:divBdr>
                </w:div>
              </w:divsChild>
            </w:div>
            <w:div w:id="608241816">
              <w:marLeft w:val="0"/>
              <w:marRight w:val="0"/>
              <w:marTop w:val="0"/>
              <w:marBottom w:val="0"/>
              <w:divBdr>
                <w:top w:val="none" w:sz="0" w:space="0" w:color="auto"/>
                <w:left w:val="none" w:sz="0" w:space="0" w:color="auto"/>
                <w:bottom w:val="none" w:sz="0" w:space="0" w:color="auto"/>
                <w:right w:val="none" w:sz="0" w:space="0" w:color="auto"/>
              </w:divBdr>
            </w:div>
            <w:div w:id="652415607">
              <w:marLeft w:val="0"/>
              <w:marRight w:val="0"/>
              <w:marTop w:val="0"/>
              <w:marBottom w:val="0"/>
              <w:divBdr>
                <w:top w:val="none" w:sz="0" w:space="0" w:color="auto"/>
                <w:left w:val="none" w:sz="0" w:space="0" w:color="auto"/>
                <w:bottom w:val="none" w:sz="0" w:space="0" w:color="auto"/>
                <w:right w:val="none" w:sz="0" w:space="0" w:color="auto"/>
              </w:divBdr>
            </w:div>
          </w:divsChild>
        </w:div>
        <w:div w:id="960264858">
          <w:marLeft w:val="0"/>
          <w:marRight w:val="0"/>
          <w:marTop w:val="0"/>
          <w:marBottom w:val="0"/>
          <w:divBdr>
            <w:top w:val="none" w:sz="0" w:space="0" w:color="auto"/>
            <w:left w:val="none" w:sz="0" w:space="0" w:color="auto"/>
            <w:bottom w:val="none" w:sz="0" w:space="0" w:color="auto"/>
            <w:right w:val="none" w:sz="0" w:space="0" w:color="auto"/>
          </w:divBdr>
        </w:div>
      </w:divsChild>
    </w:div>
    <w:div w:id="452678261">
      <w:bodyDiv w:val="1"/>
      <w:marLeft w:val="0"/>
      <w:marRight w:val="0"/>
      <w:marTop w:val="0"/>
      <w:marBottom w:val="0"/>
      <w:divBdr>
        <w:top w:val="none" w:sz="0" w:space="0" w:color="auto"/>
        <w:left w:val="none" w:sz="0" w:space="0" w:color="auto"/>
        <w:bottom w:val="none" w:sz="0" w:space="0" w:color="auto"/>
        <w:right w:val="none" w:sz="0" w:space="0" w:color="auto"/>
      </w:divBdr>
      <w:divsChild>
        <w:div w:id="557785743">
          <w:marLeft w:val="0"/>
          <w:marRight w:val="0"/>
          <w:marTop w:val="0"/>
          <w:marBottom w:val="0"/>
          <w:divBdr>
            <w:top w:val="single" w:sz="6" w:space="2" w:color="DDDDDD"/>
            <w:left w:val="single" w:sz="6" w:space="2" w:color="DDDDDD"/>
            <w:bottom w:val="single" w:sz="6" w:space="2" w:color="DDDDDD"/>
            <w:right w:val="single" w:sz="6" w:space="2" w:color="DDDDDD"/>
          </w:divBdr>
          <w:divsChild>
            <w:div w:id="664434820">
              <w:marLeft w:val="0"/>
              <w:marRight w:val="0"/>
              <w:marTop w:val="0"/>
              <w:marBottom w:val="0"/>
              <w:divBdr>
                <w:top w:val="none" w:sz="0" w:space="0" w:color="auto"/>
                <w:left w:val="none" w:sz="0" w:space="0" w:color="auto"/>
                <w:bottom w:val="none" w:sz="0" w:space="0" w:color="auto"/>
                <w:right w:val="none" w:sz="0" w:space="0" w:color="auto"/>
              </w:divBdr>
              <w:divsChild>
                <w:div w:id="1976324616">
                  <w:marLeft w:val="0"/>
                  <w:marRight w:val="0"/>
                  <w:marTop w:val="0"/>
                  <w:marBottom w:val="0"/>
                  <w:divBdr>
                    <w:top w:val="none" w:sz="0" w:space="0" w:color="auto"/>
                    <w:left w:val="none" w:sz="0" w:space="0" w:color="auto"/>
                    <w:bottom w:val="none" w:sz="0" w:space="0" w:color="auto"/>
                    <w:right w:val="none" w:sz="0" w:space="0" w:color="auto"/>
                  </w:divBdr>
                </w:div>
                <w:div w:id="256984837">
                  <w:marLeft w:val="0"/>
                  <w:marRight w:val="0"/>
                  <w:marTop w:val="0"/>
                  <w:marBottom w:val="0"/>
                  <w:divBdr>
                    <w:top w:val="none" w:sz="0" w:space="0" w:color="auto"/>
                    <w:left w:val="none" w:sz="0" w:space="0" w:color="auto"/>
                    <w:bottom w:val="none" w:sz="0" w:space="0" w:color="auto"/>
                    <w:right w:val="none" w:sz="0" w:space="0" w:color="auto"/>
                  </w:divBdr>
                </w:div>
              </w:divsChild>
            </w:div>
            <w:div w:id="502663937">
              <w:marLeft w:val="0"/>
              <w:marRight w:val="0"/>
              <w:marTop w:val="0"/>
              <w:marBottom w:val="0"/>
              <w:divBdr>
                <w:top w:val="none" w:sz="0" w:space="0" w:color="auto"/>
                <w:left w:val="none" w:sz="0" w:space="0" w:color="auto"/>
                <w:bottom w:val="none" w:sz="0" w:space="0" w:color="auto"/>
                <w:right w:val="none" w:sz="0" w:space="0" w:color="auto"/>
              </w:divBdr>
              <w:divsChild>
                <w:div w:id="11340058">
                  <w:marLeft w:val="0"/>
                  <w:marRight w:val="0"/>
                  <w:marTop w:val="0"/>
                  <w:marBottom w:val="0"/>
                  <w:divBdr>
                    <w:top w:val="none" w:sz="0" w:space="0" w:color="auto"/>
                    <w:left w:val="none" w:sz="0" w:space="0" w:color="auto"/>
                    <w:bottom w:val="none" w:sz="0" w:space="0" w:color="auto"/>
                    <w:right w:val="none" w:sz="0" w:space="0" w:color="auto"/>
                  </w:divBdr>
                </w:div>
                <w:div w:id="788739330">
                  <w:marLeft w:val="0"/>
                  <w:marRight w:val="0"/>
                  <w:marTop w:val="0"/>
                  <w:marBottom w:val="0"/>
                  <w:divBdr>
                    <w:top w:val="none" w:sz="0" w:space="0" w:color="auto"/>
                    <w:left w:val="none" w:sz="0" w:space="0" w:color="auto"/>
                    <w:bottom w:val="none" w:sz="0" w:space="0" w:color="auto"/>
                    <w:right w:val="none" w:sz="0" w:space="0" w:color="auto"/>
                  </w:divBdr>
                </w:div>
              </w:divsChild>
            </w:div>
            <w:div w:id="2069568061">
              <w:marLeft w:val="0"/>
              <w:marRight w:val="0"/>
              <w:marTop w:val="0"/>
              <w:marBottom w:val="0"/>
              <w:divBdr>
                <w:top w:val="none" w:sz="0" w:space="0" w:color="auto"/>
                <w:left w:val="none" w:sz="0" w:space="0" w:color="auto"/>
                <w:bottom w:val="none" w:sz="0" w:space="0" w:color="auto"/>
                <w:right w:val="none" w:sz="0" w:space="0" w:color="auto"/>
              </w:divBdr>
              <w:divsChild>
                <w:div w:id="694620358">
                  <w:marLeft w:val="0"/>
                  <w:marRight w:val="0"/>
                  <w:marTop w:val="0"/>
                  <w:marBottom w:val="0"/>
                  <w:divBdr>
                    <w:top w:val="none" w:sz="0" w:space="0" w:color="auto"/>
                    <w:left w:val="none" w:sz="0" w:space="0" w:color="auto"/>
                    <w:bottom w:val="none" w:sz="0" w:space="0" w:color="auto"/>
                    <w:right w:val="none" w:sz="0" w:space="0" w:color="auto"/>
                  </w:divBdr>
                </w:div>
                <w:div w:id="1979798056">
                  <w:marLeft w:val="0"/>
                  <w:marRight w:val="0"/>
                  <w:marTop w:val="0"/>
                  <w:marBottom w:val="0"/>
                  <w:divBdr>
                    <w:top w:val="none" w:sz="0" w:space="0" w:color="auto"/>
                    <w:left w:val="none" w:sz="0" w:space="0" w:color="auto"/>
                    <w:bottom w:val="none" w:sz="0" w:space="0" w:color="auto"/>
                    <w:right w:val="none" w:sz="0" w:space="0" w:color="auto"/>
                  </w:divBdr>
                </w:div>
              </w:divsChild>
            </w:div>
            <w:div w:id="1980576936">
              <w:marLeft w:val="0"/>
              <w:marRight w:val="0"/>
              <w:marTop w:val="0"/>
              <w:marBottom w:val="0"/>
              <w:divBdr>
                <w:top w:val="none" w:sz="0" w:space="0" w:color="auto"/>
                <w:left w:val="none" w:sz="0" w:space="0" w:color="auto"/>
                <w:bottom w:val="none" w:sz="0" w:space="0" w:color="auto"/>
                <w:right w:val="none" w:sz="0" w:space="0" w:color="auto"/>
              </w:divBdr>
              <w:divsChild>
                <w:div w:id="455568061">
                  <w:marLeft w:val="0"/>
                  <w:marRight w:val="0"/>
                  <w:marTop w:val="0"/>
                  <w:marBottom w:val="0"/>
                  <w:divBdr>
                    <w:top w:val="none" w:sz="0" w:space="0" w:color="auto"/>
                    <w:left w:val="none" w:sz="0" w:space="0" w:color="auto"/>
                    <w:bottom w:val="none" w:sz="0" w:space="0" w:color="auto"/>
                    <w:right w:val="none" w:sz="0" w:space="0" w:color="auto"/>
                  </w:divBdr>
                </w:div>
                <w:div w:id="39060617">
                  <w:marLeft w:val="0"/>
                  <w:marRight w:val="0"/>
                  <w:marTop w:val="0"/>
                  <w:marBottom w:val="0"/>
                  <w:divBdr>
                    <w:top w:val="none" w:sz="0" w:space="0" w:color="auto"/>
                    <w:left w:val="none" w:sz="0" w:space="0" w:color="auto"/>
                    <w:bottom w:val="none" w:sz="0" w:space="0" w:color="auto"/>
                    <w:right w:val="none" w:sz="0" w:space="0" w:color="auto"/>
                  </w:divBdr>
                </w:div>
              </w:divsChild>
            </w:div>
            <w:div w:id="931549934">
              <w:marLeft w:val="0"/>
              <w:marRight w:val="0"/>
              <w:marTop w:val="0"/>
              <w:marBottom w:val="0"/>
              <w:divBdr>
                <w:top w:val="none" w:sz="0" w:space="0" w:color="auto"/>
                <w:left w:val="none" w:sz="0" w:space="0" w:color="auto"/>
                <w:bottom w:val="none" w:sz="0" w:space="0" w:color="auto"/>
                <w:right w:val="none" w:sz="0" w:space="0" w:color="auto"/>
              </w:divBdr>
            </w:div>
            <w:div w:id="494490891">
              <w:marLeft w:val="0"/>
              <w:marRight w:val="0"/>
              <w:marTop w:val="0"/>
              <w:marBottom w:val="0"/>
              <w:divBdr>
                <w:top w:val="none" w:sz="0" w:space="0" w:color="auto"/>
                <w:left w:val="none" w:sz="0" w:space="0" w:color="auto"/>
                <w:bottom w:val="none" w:sz="0" w:space="0" w:color="auto"/>
                <w:right w:val="none" w:sz="0" w:space="0" w:color="auto"/>
              </w:divBdr>
            </w:div>
          </w:divsChild>
        </w:div>
        <w:div w:id="1525246337">
          <w:marLeft w:val="0"/>
          <w:marRight w:val="0"/>
          <w:marTop w:val="0"/>
          <w:marBottom w:val="0"/>
          <w:divBdr>
            <w:top w:val="none" w:sz="0" w:space="0" w:color="auto"/>
            <w:left w:val="none" w:sz="0" w:space="0" w:color="auto"/>
            <w:bottom w:val="none" w:sz="0" w:space="0" w:color="auto"/>
            <w:right w:val="none" w:sz="0" w:space="0" w:color="auto"/>
          </w:divBdr>
        </w:div>
      </w:divsChild>
    </w:div>
    <w:div w:id="458884689">
      <w:bodyDiv w:val="1"/>
      <w:marLeft w:val="0"/>
      <w:marRight w:val="0"/>
      <w:marTop w:val="0"/>
      <w:marBottom w:val="0"/>
      <w:divBdr>
        <w:top w:val="none" w:sz="0" w:space="0" w:color="auto"/>
        <w:left w:val="none" w:sz="0" w:space="0" w:color="auto"/>
        <w:bottom w:val="none" w:sz="0" w:space="0" w:color="auto"/>
        <w:right w:val="none" w:sz="0" w:space="0" w:color="auto"/>
      </w:divBdr>
      <w:divsChild>
        <w:div w:id="1889100724">
          <w:marLeft w:val="0"/>
          <w:marRight w:val="0"/>
          <w:marTop w:val="0"/>
          <w:marBottom w:val="0"/>
          <w:divBdr>
            <w:top w:val="none" w:sz="0" w:space="0" w:color="auto"/>
            <w:left w:val="none" w:sz="0" w:space="0" w:color="auto"/>
            <w:bottom w:val="none" w:sz="0" w:space="0" w:color="auto"/>
            <w:right w:val="none" w:sz="0" w:space="0" w:color="auto"/>
          </w:divBdr>
          <w:divsChild>
            <w:div w:id="2902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471">
      <w:bodyDiv w:val="1"/>
      <w:marLeft w:val="0"/>
      <w:marRight w:val="0"/>
      <w:marTop w:val="0"/>
      <w:marBottom w:val="0"/>
      <w:divBdr>
        <w:top w:val="none" w:sz="0" w:space="0" w:color="auto"/>
        <w:left w:val="none" w:sz="0" w:space="0" w:color="auto"/>
        <w:bottom w:val="none" w:sz="0" w:space="0" w:color="auto"/>
        <w:right w:val="none" w:sz="0" w:space="0" w:color="auto"/>
      </w:divBdr>
      <w:divsChild>
        <w:div w:id="1823345652">
          <w:marLeft w:val="0"/>
          <w:marRight w:val="0"/>
          <w:marTop w:val="0"/>
          <w:marBottom w:val="0"/>
          <w:divBdr>
            <w:top w:val="single" w:sz="6" w:space="2" w:color="DDDDDD"/>
            <w:left w:val="single" w:sz="6" w:space="2" w:color="DDDDDD"/>
            <w:bottom w:val="single" w:sz="6" w:space="2" w:color="DDDDDD"/>
            <w:right w:val="single" w:sz="6" w:space="2" w:color="DDDDDD"/>
          </w:divBdr>
          <w:divsChild>
            <w:div w:id="548687490">
              <w:marLeft w:val="0"/>
              <w:marRight w:val="0"/>
              <w:marTop w:val="0"/>
              <w:marBottom w:val="0"/>
              <w:divBdr>
                <w:top w:val="none" w:sz="0" w:space="0" w:color="auto"/>
                <w:left w:val="none" w:sz="0" w:space="0" w:color="auto"/>
                <w:bottom w:val="none" w:sz="0" w:space="0" w:color="auto"/>
                <w:right w:val="none" w:sz="0" w:space="0" w:color="auto"/>
              </w:divBdr>
              <w:divsChild>
                <w:div w:id="574821271">
                  <w:marLeft w:val="0"/>
                  <w:marRight w:val="0"/>
                  <w:marTop w:val="0"/>
                  <w:marBottom w:val="0"/>
                  <w:divBdr>
                    <w:top w:val="none" w:sz="0" w:space="0" w:color="auto"/>
                    <w:left w:val="none" w:sz="0" w:space="0" w:color="auto"/>
                    <w:bottom w:val="none" w:sz="0" w:space="0" w:color="auto"/>
                    <w:right w:val="none" w:sz="0" w:space="0" w:color="auto"/>
                  </w:divBdr>
                </w:div>
                <w:div w:id="242641635">
                  <w:marLeft w:val="0"/>
                  <w:marRight w:val="0"/>
                  <w:marTop w:val="0"/>
                  <w:marBottom w:val="0"/>
                  <w:divBdr>
                    <w:top w:val="none" w:sz="0" w:space="0" w:color="auto"/>
                    <w:left w:val="none" w:sz="0" w:space="0" w:color="auto"/>
                    <w:bottom w:val="none" w:sz="0" w:space="0" w:color="auto"/>
                    <w:right w:val="none" w:sz="0" w:space="0" w:color="auto"/>
                  </w:divBdr>
                </w:div>
              </w:divsChild>
            </w:div>
            <w:div w:id="1377508162">
              <w:marLeft w:val="0"/>
              <w:marRight w:val="0"/>
              <w:marTop w:val="0"/>
              <w:marBottom w:val="0"/>
              <w:divBdr>
                <w:top w:val="none" w:sz="0" w:space="0" w:color="auto"/>
                <w:left w:val="none" w:sz="0" w:space="0" w:color="auto"/>
                <w:bottom w:val="none" w:sz="0" w:space="0" w:color="auto"/>
                <w:right w:val="none" w:sz="0" w:space="0" w:color="auto"/>
              </w:divBdr>
              <w:divsChild>
                <w:div w:id="1943604105">
                  <w:marLeft w:val="0"/>
                  <w:marRight w:val="0"/>
                  <w:marTop w:val="0"/>
                  <w:marBottom w:val="0"/>
                  <w:divBdr>
                    <w:top w:val="none" w:sz="0" w:space="0" w:color="auto"/>
                    <w:left w:val="none" w:sz="0" w:space="0" w:color="auto"/>
                    <w:bottom w:val="none" w:sz="0" w:space="0" w:color="auto"/>
                    <w:right w:val="none" w:sz="0" w:space="0" w:color="auto"/>
                  </w:divBdr>
                </w:div>
                <w:div w:id="477265080">
                  <w:marLeft w:val="0"/>
                  <w:marRight w:val="0"/>
                  <w:marTop w:val="0"/>
                  <w:marBottom w:val="0"/>
                  <w:divBdr>
                    <w:top w:val="none" w:sz="0" w:space="0" w:color="auto"/>
                    <w:left w:val="none" w:sz="0" w:space="0" w:color="auto"/>
                    <w:bottom w:val="none" w:sz="0" w:space="0" w:color="auto"/>
                    <w:right w:val="none" w:sz="0" w:space="0" w:color="auto"/>
                  </w:divBdr>
                </w:div>
              </w:divsChild>
            </w:div>
            <w:div w:id="835148935">
              <w:marLeft w:val="0"/>
              <w:marRight w:val="0"/>
              <w:marTop w:val="0"/>
              <w:marBottom w:val="0"/>
              <w:divBdr>
                <w:top w:val="none" w:sz="0" w:space="0" w:color="auto"/>
                <w:left w:val="none" w:sz="0" w:space="0" w:color="auto"/>
                <w:bottom w:val="none" w:sz="0" w:space="0" w:color="auto"/>
                <w:right w:val="none" w:sz="0" w:space="0" w:color="auto"/>
              </w:divBdr>
              <w:divsChild>
                <w:div w:id="817841748">
                  <w:marLeft w:val="0"/>
                  <w:marRight w:val="0"/>
                  <w:marTop w:val="0"/>
                  <w:marBottom w:val="0"/>
                  <w:divBdr>
                    <w:top w:val="none" w:sz="0" w:space="0" w:color="auto"/>
                    <w:left w:val="none" w:sz="0" w:space="0" w:color="auto"/>
                    <w:bottom w:val="none" w:sz="0" w:space="0" w:color="auto"/>
                    <w:right w:val="none" w:sz="0" w:space="0" w:color="auto"/>
                  </w:divBdr>
                </w:div>
                <w:div w:id="396978818">
                  <w:marLeft w:val="0"/>
                  <w:marRight w:val="0"/>
                  <w:marTop w:val="0"/>
                  <w:marBottom w:val="0"/>
                  <w:divBdr>
                    <w:top w:val="none" w:sz="0" w:space="0" w:color="auto"/>
                    <w:left w:val="none" w:sz="0" w:space="0" w:color="auto"/>
                    <w:bottom w:val="none" w:sz="0" w:space="0" w:color="auto"/>
                    <w:right w:val="none" w:sz="0" w:space="0" w:color="auto"/>
                  </w:divBdr>
                </w:div>
              </w:divsChild>
            </w:div>
            <w:div w:id="1018890202">
              <w:marLeft w:val="0"/>
              <w:marRight w:val="0"/>
              <w:marTop w:val="0"/>
              <w:marBottom w:val="0"/>
              <w:divBdr>
                <w:top w:val="none" w:sz="0" w:space="0" w:color="auto"/>
                <w:left w:val="none" w:sz="0" w:space="0" w:color="auto"/>
                <w:bottom w:val="none" w:sz="0" w:space="0" w:color="auto"/>
                <w:right w:val="none" w:sz="0" w:space="0" w:color="auto"/>
              </w:divBdr>
              <w:divsChild>
                <w:div w:id="1528716004">
                  <w:marLeft w:val="0"/>
                  <w:marRight w:val="0"/>
                  <w:marTop w:val="0"/>
                  <w:marBottom w:val="0"/>
                  <w:divBdr>
                    <w:top w:val="none" w:sz="0" w:space="0" w:color="auto"/>
                    <w:left w:val="none" w:sz="0" w:space="0" w:color="auto"/>
                    <w:bottom w:val="none" w:sz="0" w:space="0" w:color="auto"/>
                    <w:right w:val="none" w:sz="0" w:space="0" w:color="auto"/>
                  </w:divBdr>
                </w:div>
                <w:div w:id="34307372">
                  <w:marLeft w:val="0"/>
                  <w:marRight w:val="0"/>
                  <w:marTop w:val="0"/>
                  <w:marBottom w:val="0"/>
                  <w:divBdr>
                    <w:top w:val="none" w:sz="0" w:space="0" w:color="auto"/>
                    <w:left w:val="none" w:sz="0" w:space="0" w:color="auto"/>
                    <w:bottom w:val="none" w:sz="0" w:space="0" w:color="auto"/>
                    <w:right w:val="none" w:sz="0" w:space="0" w:color="auto"/>
                  </w:divBdr>
                </w:div>
              </w:divsChild>
            </w:div>
            <w:div w:id="1387412966">
              <w:marLeft w:val="0"/>
              <w:marRight w:val="0"/>
              <w:marTop w:val="0"/>
              <w:marBottom w:val="0"/>
              <w:divBdr>
                <w:top w:val="none" w:sz="0" w:space="0" w:color="auto"/>
                <w:left w:val="none" w:sz="0" w:space="0" w:color="auto"/>
                <w:bottom w:val="none" w:sz="0" w:space="0" w:color="auto"/>
                <w:right w:val="none" w:sz="0" w:space="0" w:color="auto"/>
              </w:divBdr>
            </w:div>
            <w:div w:id="939335261">
              <w:marLeft w:val="0"/>
              <w:marRight w:val="0"/>
              <w:marTop w:val="0"/>
              <w:marBottom w:val="0"/>
              <w:divBdr>
                <w:top w:val="none" w:sz="0" w:space="0" w:color="auto"/>
                <w:left w:val="none" w:sz="0" w:space="0" w:color="auto"/>
                <w:bottom w:val="none" w:sz="0" w:space="0" w:color="auto"/>
                <w:right w:val="none" w:sz="0" w:space="0" w:color="auto"/>
              </w:divBdr>
            </w:div>
          </w:divsChild>
        </w:div>
        <w:div w:id="510993551">
          <w:marLeft w:val="0"/>
          <w:marRight w:val="0"/>
          <w:marTop w:val="0"/>
          <w:marBottom w:val="0"/>
          <w:divBdr>
            <w:top w:val="none" w:sz="0" w:space="0" w:color="auto"/>
            <w:left w:val="none" w:sz="0" w:space="0" w:color="auto"/>
            <w:bottom w:val="none" w:sz="0" w:space="0" w:color="auto"/>
            <w:right w:val="none" w:sz="0" w:space="0" w:color="auto"/>
          </w:divBdr>
        </w:div>
      </w:divsChild>
    </w:div>
    <w:div w:id="466898887">
      <w:bodyDiv w:val="1"/>
      <w:marLeft w:val="0"/>
      <w:marRight w:val="0"/>
      <w:marTop w:val="0"/>
      <w:marBottom w:val="0"/>
      <w:divBdr>
        <w:top w:val="none" w:sz="0" w:space="0" w:color="auto"/>
        <w:left w:val="none" w:sz="0" w:space="0" w:color="auto"/>
        <w:bottom w:val="none" w:sz="0" w:space="0" w:color="auto"/>
        <w:right w:val="none" w:sz="0" w:space="0" w:color="auto"/>
      </w:divBdr>
      <w:divsChild>
        <w:div w:id="1797992075">
          <w:marLeft w:val="0"/>
          <w:marRight w:val="0"/>
          <w:marTop w:val="0"/>
          <w:marBottom w:val="0"/>
          <w:divBdr>
            <w:top w:val="none" w:sz="0" w:space="0" w:color="auto"/>
            <w:left w:val="none" w:sz="0" w:space="0" w:color="auto"/>
            <w:bottom w:val="none" w:sz="0" w:space="0" w:color="auto"/>
            <w:right w:val="none" w:sz="0" w:space="0" w:color="auto"/>
          </w:divBdr>
          <w:divsChild>
            <w:div w:id="1052074847">
              <w:marLeft w:val="0"/>
              <w:marRight w:val="0"/>
              <w:marTop w:val="0"/>
              <w:marBottom w:val="0"/>
              <w:divBdr>
                <w:top w:val="none" w:sz="0" w:space="0" w:color="auto"/>
                <w:left w:val="single" w:sz="18" w:space="8" w:color="6CE26C"/>
                <w:bottom w:val="none" w:sz="0" w:space="0" w:color="auto"/>
                <w:right w:val="single" w:sz="6" w:space="6" w:color="E7E5DC"/>
              </w:divBdr>
            </w:div>
          </w:divsChild>
        </w:div>
        <w:div w:id="1074930203">
          <w:marLeft w:val="0"/>
          <w:marRight w:val="0"/>
          <w:marTop w:val="0"/>
          <w:marBottom w:val="0"/>
          <w:divBdr>
            <w:top w:val="none" w:sz="0" w:space="0" w:color="auto"/>
            <w:left w:val="none" w:sz="0" w:space="0" w:color="auto"/>
            <w:bottom w:val="none" w:sz="0" w:space="0" w:color="auto"/>
            <w:right w:val="none" w:sz="0" w:space="0" w:color="auto"/>
          </w:divBdr>
          <w:divsChild>
            <w:div w:id="1062754458">
              <w:marLeft w:val="0"/>
              <w:marRight w:val="0"/>
              <w:marTop w:val="0"/>
              <w:marBottom w:val="0"/>
              <w:divBdr>
                <w:top w:val="none" w:sz="0" w:space="0" w:color="auto"/>
                <w:left w:val="single" w:sz="18" w:space="8" w:color="6CE26C"/>
                <w:bottom w:val="none" w:sz="0" w:space="0" w:color="auto"/>
                <w:right w:val="single" w:sz="6" w:space="6" w:color="E7E5DC"/>
              </w:divBdr>
            </w:div>
          </w:divsChild>
        </w:div>
        <w:div w:id="716010654">
          <w:marLeft w:val="0"/>
          <w:marRight w:val="0"/>
          <w:marTop w:val="0"/>
          <w:marBottom w:val="0"/>
          <w:divBdr>
            <w:top w:val="none" w:sz="0" w:space="0" w:color="auto"/>
            <w:left w:val="none" w:sz="0" w:space="0" w:color="auto"/>
            <w:bottom w:val="none" w:sz="0" w:space="0" w:color="auto"/>
            <w:right w:val="none" w:sz="0" w:space="0" w:color="auto"/>
          </w:divBdr>
          <w:divsChild>
            <w:div w:id="1184439779">
              <w:marLeft w:val="0"/>
              <w:marRight w:val="0"/>
              <w:marTop w:val="0"/>
              <w:marBottom w:val="0"/>
              <w:divBdr>
                <w:top w:val="none" w:sz="0" w:space="0" w:color="auto"/>
                <w:left w:val="single" w:sz="18" w:space="8" w:color="6CE26C"/>
                <w:bottom w:val="none" w:sz="0" w:space="0" w:color="auto"/>
                <w:right w:val="single" w:sz="6" w:space="6" w:color="E7E5DC"/>
              </w:divBdr>
            </w:div>
          </w:divsChild>
        </w:div>
        <w:div w:id="1592740419">
          <w:marLeft w:val="0"/>
          <w:marRight w:val="0"/>
          <w:marTop w:val="0"/>
          <w:marBottom w:val="0"/>
          <w:divBdr>
            <w:top w:val="none" w:sz="0" w:space="0" w:color="auto"/>
            <w:left w:val="none" w:sz="0" w:space="0" w:color="auto"/>
            <w:bottom w:val="none" w:sz="0" w:space="0" w:color="auto"/>
            <w:right w:val="none" w:sz="0" w:space="0" w:color="auto"/>
          </w:divBdr>
          <w:divsChild>
            <w:div w:id="389308091">
              <w:marLeft w:val="0"/>
              <w:marRight w:val="0"/>
              <w:marTop w:val="0"/>
              <w:marBottom w:val="0"/>
              <w:divBdr>
                <w:top w:val="none" w:sz="0" w:space="0" w:color="auto"/>
                <w:left w:val="single" w:sz="18" w:space="8" w:color="6CE26C"/>
                <w:bottom w:val="none" w:sz="0" w:space="0" w:color="auto"/>
                <w:right w:val="single" w:sz="6" w:space="6" w:color="E7E5DC"/>
              </w:divBdr>
            </w:div>
          </w:divsChild>
        </w:div>
        <w:div w:id="869728741">
          <w:marLeft w:val="0"/>
          <w:marRight w:val="0"/>
          <w:marTop w:val="0"/>
          <w:marBottom w:val="0"/>
          <w:divBdr>
            <w:top w:val="none" w:sz="0" w:space="0" w:color="auto"/>
            <w:left w:val="none" w:sz="0" w:space="0" w:color="auto"/>
            <w:bottom w:val="none" w:sz="0" w:space="0" w:color="auto"/>
            <w:right w:val="none" w:sz="0" w:space="0" w:color="auto"/>
          </w:divBdr>
          <w:divsChild>
            <w:div w:id="168932672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92068755">
      <w:bodyDiv w:val="1"/>
      <w:marLeft w:val="0"/>
      <w:marRight w:val="0"/>
      <w:marTop w:val="0"/>
      <w:marBottom w:val="0"/>
      <w:divBdr>
        <w:top w:val="none" w:sz="0" w:space="0" w:color="auto"/>
        <w:left w:val="none" w:sz="0" w:space="0" w:color="auto"/>
        <w:bottom w:val="none" w:sz="0" w:space="0" w:color="auto"/>
        <w:right w:val="none" w:sz="0" w:space="0" w:color="auto"/>
      </w:divBdr>
      <w:divsChild>
        <w:div w:id="862207830">
          <w:marLeft w:val="0"/>
          <w:marRight w:val="0"/>
          <w:marTop w:val="0"/>
          <w:marBottom w:val="0"/>
          <w:divBdr>
            <w:top w:val="single" w:sz="6" w:space="2" w:color="DDDDDD"/>
            <w:left w:val="single" w:sz="6" w:space="2" w:color="DDDDDD"/>
            <w:bottom w:val="single" w:sz="6" w:space="2" w:color="DDDDDD"/>
            <w:right w:val="single" w:sz="6" w:space="2" w:color="DDDDDD"/>
          </w:divBdr>
          <w:divsChild>
            <w:div w:id="1443453677">
              <w:marLeft w:val="0"/>
              <w:marRight w:val="0"/>
              <w:marTop w:val="0"/>
              <w:marBottom w:val="0"/>
              <w:divBdr>
                <w:top w:val="none" w:sz="0" w:space="0" w:color="auto"/>
                <w:left w:val="none" w:sz="0" w:space="0" w:color="auto"/>
                <w:bottom w:val="none" w:sz="0" w:space="0" w:color="auto"/>
                <w:right w:val="none" w:sz="0" w:space="0" w:color="auto"/>
              </w:divBdr>
              <w:divsChild>
                <w:div w:id="224144597">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sChild>
            </w:div>
            <w:div w:id="1270118448">
              <w:marLeft w:val="0"/>
              <w:marRight w:val="0"/>
              <w:marTop w:val="0"/>
              <w:marBottom w:val="0"/>
              <w:divBdr>
                <w:top w:val="none" w:sz="0" w:space="0" w:color="auto"/>
                <w:left w:val="none" w:sz="0" w:space="0" w:color="auto"/>
                <w:bottom w:val="none" w:sz="0" w:space="0" w:color="auto"/>
                <w:right w:val="none" w:sz="0" w:space="0" w:color="auto"/>
              </w:divBdr>
              <w:divsChild>
                <w:div w:id="1442797084">
                  <w:marLeft w:val="0"/>
                  <w:marRight w:val="0"/>
                  <w:marTop w:val="0"/>
                  <w:marBottom w:val="0"/>
                  <w:divBdr>
                    <w:top w:val="none" w:sz="0" w:space="0" w:color="auto"/>
                    <w:left w:val="none" w:sz="0" w:space="0" w:color="auto"/>
                    <w:bottom w:val="none" w:sz="0" w:space="0" w:color="auto"/>
                    <w:right w:val="none" w:sz="0" w:space="0" w:color="auto"/>
                  </w:divBdr>
                </w:div>
                <w:div w:id="145823934">
                  <w:marLeft w:val="0"/>
                  <w:marRight w:val="0"/>
                  <w:marTop w:val="0"/>
                  <w:marBottom w:val="0"/>
                  <w:divBdr>
                    <w:top w:val="none" w:sz="0" w:space="0" w:color="auto"/>
                    <w:left w:val="none" w:sz="0" w:space="0" w:color="auto"/>
                    <w:bottom w:val="none" w:sz="0" w:space="0" w:color="auto"/>
                    <w:right w:val="none" w:sz="0" w:space="0" w:color="auto"/>
                  </w:divBdr>
                </w:div>
              </w:divsChild>
            </w:div>
            <w:div w:id="1307517562">
              <w:marLeft w:val="0"/>
              <w:marRight w:val="0"/>
              <w:marTop w:val="0"/>
              <w:marBottom w:val="0"/>
              <w:divBdr>
                <w:top w:val="none" w:sz="0" w:space="0" w:color="auto"/>
                <w:left w:val="none" w:sz="0" w:space="0" w:color="auto"/>
                <w:bottom w:val="none" w:sz="0" w:space="0" w:color="auto"/>
                <w:right w:val="none" w:sz="0" w:space="0" w:color="auto"/>
              </w:divBdr>
              <w:divsChild>
                <w:div w:id="1881624406">
                  <w:marLeft w:val="0"/>
                  <w:marRight w:val="0"/>
                  <w:marTop w:val="0"/>
                  <w:marBottom w:val="0"/>
                  <w:divBdr>
                    <w:top w:val="none" w:sz="0" w:space="0" w:color="auto"/>
                    <w:left w:val="none" w:sz="0" w:space="0" w:color="auto"/>
                    <w:bottom w:val="none" w:sz="0" w:space="0" w:color="auto"/>
                    <w:right w:val="none" w:sz="0" w:space="0" w:color="auto"/>
                  </w:divBdr>
                </w:div>
                <w:div w:id="782573996">
                  <w:marLeft w:val="0"/>
                  <w:marRight w:val="0"/>
                  <w:marTop w:val="0"/>
                  <w:marBottom w:val="0"/>
                  <w:divBdr>
                    <w:top w:val="none" w:sz="0" w:space="0" w:color="auto"/>
                    <w:left w:val="none" w:sz="0" w:space="0" w:color="auto"/>
                    <w:bottom w:val="none" w:sz="0" w:space="0" w:color="auto"/>
                    <w:right w:val="none" w:sz="0" w:space="0" w:color="auto"/>
                  </w:divBdr>
                </w:div>
              </w:divsChild>
            </w:div>
            <w:div w:id="1239360655">
              <w:marLeft w:val="0"/>
              <w:marRight w:val="0"/>
              <w:marTop w:val="0"/>
              <w:marBottom w:val="0"/>
              <w:divBdr>
                <w:top w:val="none" w:sz="0" w:space="0" w:color="auto"/>
                <w:left w:val="none" w:sz="0" w:space="0" w:color="auto"/>
                <w:bottom w:val="none" w:sz="0" w:space="0" w:color="auto"/>
                <w:right w:val="none" w:sz="0" w:space="0" w:color="auto"/>
              </w:divBdr>
              <w:divsChild>
                <w:div w:id="914706831">
                  <w:marLeft w:val="0"/>
                  <w:marRight w:val="0"/>
                  <w:marTop w:val="0"/>
                  <w:marBottom w:val="0"/>
                  <w:divBdr>
                    <w:top w:val="none" w:sz="0" w:space="0" w:color="auto"/>
                    <w:left w:val="none" w:sz="0" w:space="0" w:color="auto"/>
                    <w:bottom w:val="none" w:sz="0" w:space="0" w:color="auto"/>
                    <w:right w:val="none" w:sz="0" w:space="0" w:color="auto"/>
                  </w:divBdr>
                </w:div>
                <w:div w:id="64184238">
                  <w:marLeft w:val="0"/>
                  <w:marRight w:val="0"/>
                  <w:marTop w:val="0"/>
                  <w:marBottom w:val="0"/>
                  <w:divBdr>
                    <w:top w:val="none" w:sz="0" w:space="0" w:color="auto"/>
                    <w:left w:val="none" w:sz="0" w:space="0" w:color="auto"/>
                    <w:bottom w:val="none" w:sz="0" w:space="0" w:color="auto"/>
                    <w:right w:val="none" w:sz="0" w:space="0" w:color="auto"/>
                  </w:divBdr>
                </w:div>
              </w:divsChild>
            </w:div>
            <w:div w:id="129592728">
              <w:marLeft w:val="0"/>
              <w:marRight w:val="0"/>
              <w:marTop w:val="0"/>
              <w:marBottom w:val="0"/>
              <w:divBdr>
                <w:top w:val="none" w:sz="0" w:space="0" w:color="auto"/>
                <w:left w:val="none" w:sz="0" w:space="0" w:color="auto"/>
                <w:bottom w:val="none" w:sz="0" w:space="0" w:color="auto"/>
                <w:right w:val="none" w:sz="0" w:space="0" w:color="auto"/>
              </w:divBdr>
            </w:div>
            <w:div w:id="2045132078">
              <w:marLeft w:val="0"/>
              <w:marRight w:val="0"/>
              <w:marTop w:val="0"/>
              <w:marBottom w:val="0"/>
              <w:divBdr>
                <w:top w:val="none" w:sz="0" w:space="0" w:color="auto"/>
                <w:left w:val="none" w:sz="0" w:space="0" w:color="auto"/>
                <w:bottom w:val="none" w:sz="0" w:space="0" w:color="auto"/>
                <w:right w:val="none" w:sz="0" w:space="0" w:color="auto"/>
              </w:divBdr>
            </w:div>
          </w:divsChild>
        </w:div>
        <w:div w:id="1638611506">
          <w:marLeft w:val="0"/>
          <w:marRight w:val="0"/>
          <w:marTop w:val="0"/>
          <w:marBottom w:val="0"/>
          <w:divBdr>
            <w:top w:val="none" w:sz="0" w:space="0" w:color="auto"/>
            <w:left w:val="none" w:sz="0" w:space="0" w:color="auto"/>
            <w:bottom w:val="none" w:sz="0" w:space="0" w:color="auto"/>
            <w:right w:val="none" w:sz="0" w:space="0" w:color="auto"/>
          </w:divBdr>
        </w:div>
      </w:divsChild>
    </w:div>
    <w:div w:id="517620590">
      <w:bodyDiv w:val="1"/>
      <w:marLeft w:val="0"/>
      <w:marRight w:val="0"/>
      <w:marTop w:val="0"/>
      <w:marBottom w:val="0"/>
      <w:divBdr>
        <w:top w:val="none" w:sz="0" w:space="0" w:color="auto"/>
        <w:left w:val="none" w:sz="0" w:space="0" w:color="auto"/>
        <w:bottom w:val="none" w:sz="0" w:space="0" w:color="auto"/>
        <w:right w:val="none" w:sz="0" w:space="0" w:color="auto"/>
      </w:divBdr>
      <w:divsChild>
        <w:div w:id="949238046">
          <w:marLeft w:val="0"/>
          <w:marRight w:val="0"/>
          <w:marTop w:val="0"/>
          <w:marBottom w:val="0"/>
          <w:divBdr>
            <w:top w:val="single" w:sz="6" w:space="2" w:color="DDDDDD"/>
            <w:left w:val="single" w:sz="6" w:space="2" w:color="DDDDDD"/>
            <w:bottom w:val="single" w:sz="6" w:space="2" w:color="DDDDDD"/>
            <w:right w:val="single" w:sz="6" w:space="2" w:color="DDDDDD"/>
          </w:divBdr>
          <w:divsChild>
            <w:div w:id="83961947">
              <w:marLeft w:val="0"/>
              <w:marRight w:val="0"/>
              <w:marTop w:val="0"/>
              <w:marBottom w:val="0"/>
              <w:divBdr>
                <w:top w:val="none" w:sz="0" w:space="0" w:color="auto"/>
                <w:left w:val="none" w:sz="0" w:space="0" w:color="auto"/>
                <w:bottom w:val="none" w:sz="0" w:space="0" w:color="auto"/>
                <w:right w:val="none" w:sz="0" w:space="0" w:color="auto"/>
              </w:divBdr>
              <w:divsChild>
                <w:div w:id="2068917569">
                  <w:marLeft w:val="0"/>
                  <w:marRight w:val="0"/>
                  <w:marTop w:val="0"/>
                  <w:marBottom w:val="0"/>
                  <w:divBdr>
                    <w:top w:val="none" w:sz="0" w:space="0" w:color="auto"/>
                    <w:left w:val="none" w:sz="0" w:space="0" w:color="auto"/>
                    <w:bottom w:val="none" w:sz="0" w:space="0" w:color="auto"/>
                    <w:right w:val="none" w:sz="0" w:space="0" w:color="auto"/>
                  </w:divBdr>
                </w:div>
                <w:div w:id="809979763">
                  <w:marLeft w:val="0"/>
                  <w:marRight w:val="0"/>
                  <w:marTop w:val="0"/>
                  <w:marBottom w:val="0"/>
                  <w:divBdr>
                    <w:top w:val="none" w:sz="0" w:space="0" w:color="auto"/>
                    <w:left w:val="none" w:sz="0" w:space="0" w:color="auto"/>
                    <w:bottom w:val="none" w:sz="0" w:space="0" w:color="auto"/>
                    <w:right w:val="none" w:sz="0" w:space="0" w:color="auto"/>
                  </w:divBdr>
                </w:div>
              </w:divsChild>
            </w:div>
            <w:div w:id="210918888">
              <w:marLeft w:val="0"/>
              <w:marRight w:val="0"/>
              <w:marTop w:val="0"/>
              <w:marBottom w:val="0"/>
              <w:divBdr>
                <w:top w:val="none" w:sz="0" w:space="0" w:color="auto"/>
                <w:left w:val="none" w:sz="0" w:space="0" w:color="auto"/>
                <w:bottom w:val="none" w:sz="0" w:space="0" w:color="auto"/>
                <w:right w:val="none" w:sz="0" w:space="0" w:color="auto"/>
              </w:divBdr>
              <w:divsChild>
                <w:div w:id="1163278785">
                  <w:marLeft w:val="0"/>
                  <w:marRight w:val="0"/>
                  <w:marTop w:val="0"/>
                  <w:marBottom w:val="0"/>
                  <w:divBdr>
                    <w:top w:val="none" w:sz="0" w:space="0" w:color="auto"/>
                    <w:left w:val="none" w:sz="0" w:space="0" w:color="auto"/>
                    <w:bottom w:val="none" w:sz="0" w:space="0" w:color="auto"/>
                    <w:right w:val="none" w:sz="0" w:space="0" w:color="auto"/>
                  </w:divBdr>
                </w:div>
                <w:div w:id="976883276">
                  <w:marLeft w:val="0"/>
                  <w:marRight w:val="0"/>
                  <w:marTop w:val="0"/>
                  <w:marBottom w:val="0"/>
                  <w:divBdr>
                    <w:top w:val="none" w:sz="0" w:space="0" w:color="auto"/>
                    <w:left w:val="none" w:sz="0" w:space="0" w:color="auto"/>
                    <w:bottom w:val="none" w:sz="0" w:space="0" w:color="auto"/>
                    <w:right w:val="none" w:sz="0" w:space="0" w:color="auto"/>
                  </w:divBdr>
                </w:div>
              </w:divsChild>
            </w:div>
            <w:div w:id="260378072">
              <w:marLeft w:val="0"/>
              <w:marRight w:val="0"/>
              <w:marTop w:val="0"/>
              <w:marBottom w:val="0"/>
              <w:divBdr>
                <w:top w:val="none" w:sz="0" w:space="0" w:color="auto"/>
                <w:left w:val="none" w:sz="0" w:space="0" w:color="auto"/>
                <w:bottom w:val="none" w:sz="0" w:space="0" w:color="auto"/>
                <w:right w:val="none" w:sz="0" w:space="0" w:color="auto"/>
              </w:divBdr>
              <w:divsChild>
                <w:div w:id="604264655">
                  <w:marLeft w:val="0"/>
                  <w:marRight w:val="0"/>
                  <w:marTop w:val="0"/>
                  <w:marBottom w:val="0"/>
                  <w:divBdr>
                    <w:top w:val="none" w:sz="0" w:space="0" w:color="auto"/>
                    <w:left w:val="none" w:sz="0" w:space="0" w:color="auto"/>
                    <w:bottom w:val="none" w:sz="0" w:space="0" w:color="auto"/>
                    <w:right w:val="none" w:sz="0" w:space="0" w:color="auto"/>
                  </w:divBdr>
                </w:div>
                <w:div w:id="312954776">
                  <w:marLeft w:val="0"/>
                  <w:marRight w:val="0"/>
                  <w:marTop w:val="0"/>
                  <w:marBottom w:val="0"/>
                  <w:divBdr>
                    <w:top w:val="none" w:sz="0" w:space="0" w:color="auto"/>
                    <w:left w:val="none" w:sz="0" w:space="0" w:color="auto"/>
                    <w:bottom w:val="none" w:sz="0" w:space="0" w:color="auto"/>
                    <w:right w:val="none" w:sz="0" w:space="0" w:color="auto"/>
                  </w:divBdr>
                </w:div>
              </w:divsChild>
            </w:div>
            <w:div w:id="1538394853">
              <w:marLeft w:val="0"/>
              <w:marRight w:val="0"/>
              <w:marTop w:val="0"/>
              <w:marBottom w:val="0"/>
              <w:divBdr>
                <w:top w:val="none" w:sz="0" w:space="0" w:color="auto"/>
                <w:left w:val="none" w:sz="0" w:space="0" w:color="auto"/>
                <w:bottom w:val="none" w:sz="0" w:space="0" w:color="auto"/>
                <w:right w:val="none" w:sz="0" w:space="0" w:color="auto"/>
              </w:divBdr>
              <w:divsChild>
                <w:div w:id="681321366">
                  <w:marLeft w:val="0"/>
                  <w:marRight w:val="0"/>
                  <w:marTop w:val="0"/>
                  <w:marBottom w:val="0"/>
                  <w:divBdr>
                    <w:top w:val="none" w:sz="0" w:space="0" w:color="auto"/>
                    <w:left w:val="none" w:sz="0" w:space="0" w:color="auto"/>
                    <w:bottom w:val="none" w:sz="0" w:space="0" w:color="auto"/>
                    <w:right w:val="none" w:sz="0" w:space="0" w:color="auto"/>
                  </w:divBdr>
                </w:div>
                <w:div w:id="1303077854">
                  <w:marLeft w:val="0"/>
                  <w:marRight w:val="0"/>
                  <w:marTop w:val="0"/>
                  <w:marBottom w:val="0"/>
                  <w:divBdr>
                    <w:top w:val="none" w:sz="0" w:space="0" w:color="auto"/>
                    <w:left w:val="none" w:sz="0" w:space="0" w:color="auto"/>
                    <w:bottom w:val="none" w:sz="0" w:space="0" w:color="auto"/>
                    <w:right w:val="none" w:sz="0" w:space="0" w:color="auto"/>
                  </w:divBdr>
                </w:div>
              </w:divsChild>
            </w:div>
            <w:div w:id="1882667194">
              <w:marLeft w:val="0"/>
              <w:marRight w:val="0"/>
              <w:marTop w:val="0"/>
              <w:marBottom w:val="0"/>
              <w:divBdr>
                <w:top w:val="none" w:sz="0" w:space="0" w:color="auto"/>
                <w:left w:val="none" w:sz="0" w:space="0" w:color="auto"/>
                <w:bottom w:val="none" w:sz="0" w:space="0" w:color="auto"/>
                <w:right w:val="none" w:sz="0" w:space="0" w:color="auto"/>
              </w:divBdr>
            </w:div>
            <w:div w:id="1027680717">
              <w:marLeft w:val="0"/>
              <w:marRight w:val="0"/>
              <w:marTop w:val="0"/>
              <w:marBottom w:val="0"/>
              <w:divBdr>
                <w:top w:val="none" w:sz="0" w:space="0" w:color="auto"/>
                <w:left w:val="none" w:sz="0" w:space="0" w:color="auto"/>
                <w:bottom w:val="none" w:sz="0" w:space="0" w:color="auto"/>
                <w:right w:val="none" w:sz="0" w:space="0" w:color="auto"/>
              </w:divBdr>
            </w:div>
          </w:divsChild>
        </w:div>
        <w:div w:id="1392464118">
          <w:marLeft w:val="0"/>
          <w:marRight w:val="0"/>
          <w:marTop w:val="0"/>
          <w:marBottom w:val="0"/>
          <w:divBdr>
            <w:top w:val="none" w:sz="0" w:space="0" w:color="auto"/>
            <w:left w:val="none" w:sz="0" w:space="0" w:color="auto"/>
            <w:bottom w:val="none" w:sz="0" w:space="0" w:color="auto"/>
            <w:right w:val="none" w:sz="0" w:space="0" w:color="auto"/>
          </w:divBdr>
        </w:div>
      </w:divsChild>
    </w:div>
    <w:div w:id="537669272">
      <w:bodyDiv w:val="1"/>
      <w:marLeft w:val="0"/>
      <w:marRight w:val="0"/>
      <w:marTop w:val="0"/>
      <w:marBottom w:val="0"/>
      <w:divBdr>
        <w:top w:val="none" w:sz="0" w:space="0" w:color="auto"/>
        <w:left w:val="none" w:sz="0" w:space="0" w:color="auto"/>
        <w:bottom w:val="none" w:sz="0" w:space="0" w:color="auto"/>
        <w:right w:val="none" w:sz="0" w:space="0" w:color="auto"/>
      </w:divBdr>
      <w:divsChild>
        <w:div w:id="1359545554">
          <w:marLeft w:val="0"/>
          <w:marRight w:val="0"/>
          <w:marTop w:val="0"/>
          <w:marBottom w:val="0"/>
          <w:divBdr>
            <w:top w:val="single" w:sz="6" w:space="2" w:color="DDDDDD"/>
            <w:left w:val="single" w:sz="6" w:space="2" w:color="DDDDDD"/>
            <w:bottom w:val="single" w:sz="6" w:space="2" w:color="DDDDDD"/>
            <w:right w:val="single" w:sz="6" w:space="2" w:color="DDDDDD"/>
          </w:divBdr>
          <w:divsChild>
            <w:div w:id="1852988588">
              <w:marLeft w:val="0"/>
              <w:marRight w:val="0"/>
              <w:marTop w:val="0"/>
              <w:marBottom w:val="0"/>
              <w:divBdr>
                <w:top w:val="none" w:sz="0" w:space="0" w:color="auto"/>
                <w:left w:val="none" w:sz="0" w:space="0" w:color="auto"/>
                <w:bottom w:val="none" w:sz="0" w:space="0" w:color="auto"/>
                <w:right w:val="none" w:sz="0" w:space="0" w:color="auto"/>
              </w:divBdr>
              <w:divsChild>
                <w:div w:id="961498766">
                  <w:marLeft w:val="0"/>
                  <w:marRight w:val="0"/>
                  <w:marTop w:val="0"/>
                  <w:marBottom w:val="0"/>
                  <w:divBdr>
                    <w:top w:val="none" w:sz="0" w:space="0" w:color="auto"/>
                    <w:left w:val="none" w:sz="0" w:space="0" w:color="auto"/>
                    <w:bottom w:val="none" w:sz="0" w:space="0" w:color="auto"/>
                    <w:right w:val="none" w:sz="0" w:space="0" w:color="auto"/>
                  </w:divBdr>
                </w:div>
                <w:div w:id="843202891">
                  <w:marLeft w:val="0"/>
                  <w:marRight w:val="0"/>
                  <w:marTop w:val="0"/>
                  <w:marBottom w:val="0"/>
                  <w:divBdr>
                    <w:top w:val="none" w:sz="0" w:space="0" w:color="auto"/>
                    <w:left w:val="none" w:sz="0" w:space="0" w:color="auto"/>
                    <w:bottom w:val="none" w:sz="0" w:space="0" w:color="auto"/>
                    <w:right w:val="none" w:sz="0" w:space="0" w:color="auto"/>
                  </w:divBdr>
                </w:div>
              </w:divsChild>
            </w:div>
            <w:div w:id="2123915918">
              <w:marLeft w:val="0"/>
              <w:marRight w:val="0"/>
              <w:marTop w:val="0"/>
              <w:marBottom w:val="0"/>
              <w:divBdr>
                <w:top w:val="none" w:sz="0" w:space="0" w:color="auto"/>
                <w:left w:val="none" w:sz="0" w:space="0" w:color="auto"/>
                <w:bottom w:val="none" w:sz="0" w:space="0" w:color="auto"/>
                <w:right w:val="none" w:sz="0" w:space="0" w:color="auto"/>
              </w:divBdr>
              <w:divsChild>
                <w:div w:id="1345742919">
                  <w:marLeft w:val="0"/>
                  <w:marRight w:val="0"/>
                  <w:marTop w:val="0"/>
                  <w:marBottom w:val="0"/>
                  <w:divBdr>
                    <w:top w:val="none" w:sz="0" w:space="0" w:color="auto"/>
                    <w:left w:val="none" w:sz="0" w:space="0" w:color="auto"/>
                    <w:bottom w:val="none" w:sz="0" w:space="0" w:color="auto"/>
                    <w:right w:val="none" w:sz="0" w:space="0" w:color="auto"/>
                  </w:divBdr>
                </w:div>
                <w:div w:id="27267683">
                  <w:marLeft w:val="0"/>
                  <w:marRight w:val="0"/>
                  <w:marTop w:val="0"/>
                  <w:marBottom w:val="0"/>
                  <w:divBdr>
                    <w:top w:val="none" w:sz="0" w:space="0" w:color="auto"/>
                    <w:left w:val="none" w:sz="0" w:space="0" w:color="auto"/>
                    <w:bottom w:val="none" w:sz="0" w:space="0" w:color="auto"/>
                    <w:right w:val="none" w:sz="0" w:space="0" w:color="auto"/>
                  </w:divBdr>
                </w:div>
              </w:divsChild>
            </w:div>
            <w:div w:id="103352644">
              <w:marLeft w:val="0"/>
              <w:marRight w:val="0"/>
              <w:marTop w:val="0"/>
              <w:marBottom w:val="0"/>
              <w:divBdr>
                <w:top w:val="none" w:sz="0" w:space="0" w:color="auto"/>
                <w:left w:val="none" w:sz="0" w:space="0" w:color="auto"/>
                <w:bottom w:val="none" w:sz="0" w:space="0" w:color="auto"/>
                <w:right w:val="none" w:sz="0" w:space="0" w:color="auto"/>
              </w:divBdr>
              <w:divsChild>
                <w:div w:id="1945453522">
                  <w:marLeft w:val="0"/>
                  <w:marRight w:val="0"/>
                  <w:marTop w:val="0"/>
                  <w:marBottom w:val="0"/>
                  <w:divBdr>
                    <w:top w:val="none" w:sz="0" w:space="0" w:color="auto"/>
                    <w:left w:val="none" w:sz="0" w:space="0" w:color="auto"/>
                    <w:bottom w:val="none" w:sz="0" w:space="0" w:color="auto"/>
                    <w:right w:val="none" w:sz="0" w:space="0" w:color="auto"/>
                  </w:divBdr>
                </w:div>
                <w:div w:id="1687752315">
                  <w:marLeft w:val="0"/>
                  <w:marRight w:val="0"/>
                  <w:marTop w:val="0"/>
                  <w:marBottom w:val="0"/>
                  <w:divBdr>
                    <w:top w:val="none" w:sz="0" w:space="0" w:color="auto"/>
                    <w:left w:val="none" w:sz="0" w:space="0" w:color="auto"/>
                    <w:bottom w:val="none" w:sz="0" w:space="0" w:color="auto"/>
                    <w:right w:val="none" w:sz="0" w:space="0" w:color="auto"/>
                  </w:divBdr>
                </w:div>
              </w:divsChild>
            </w:div>
            <w:div w:id="1179346064">
              <w:marLeft w:val="0"/>
              <w:marRight w:val="0"/>
              <w:marTop w:val="0"/>
              <w:marBottom w:val="0"/>
              <w:divBdr>
                <w:top w:val="none" w:sz="0" w:space="0" w:color="auto"/>
                <w:left w:val="none" w:sz="0" w:space="0" w:color="auto"/>
                <w:bottom w:val="none" w:sz="0" w:space="0" w:color="auto"/>
                <w:right w:val="none" w:sz="0" w:space="0" w:color="auto"/>
              </w:divBdr>
              <w:divsChild>
                <w:div w:id="265037484">
                  <w:marLeft w:val="0"/>
                  <w:marRight w:val="0"/>
                  <w:marTop w:val="0"/>
                  <w:marBottom w:val="0"/>
                  <w:divBdr>
                    <w:top w:val="none" w:sz="0" w:space="0" w:color="auto"/>
                    <w:left w:val="none" w:sz="0" w:space="0" w:color="auto"/>
                    <w:bottom w:val="none" w:sz="0" w:space="0" w:color="auto"/>
                    <w:right w:val="none" w:sz="0" w:space="0" w:color="auto"/>
                  </w:divBdr>
                </w:div>
                <w:div w:id="436363853">
                  <w:marLeft w:val="0"/>
                  <w:marRight w:val="0"/>
                  <w:marTop w:val="0"/>
                  <w:marBottom w:val="0"/>
                  <w:divBdr>
                    <w:top w:val="none" w:sz="0" w:space="0" w:color="auto"/>
                    <w:left w:val="none" w:sz="0" w:space="0" w:color="auto"/>
                    <w:bottom w:val="none" w:sz="0" w:space="0" w:color="auto"/>
                    <w:right w:val="none" w:sz="0" w:space="0" w:color="auto"/>
                  </w:divBdr>
                </w:div>
              </w:divsChild>
            </w:div>
            <w:div w:id="7484566">
              <w:marLeft w:val="0"/>
              <w:marRight w:val="0"/>
              <w:marTop w:val="0"/>
              <w:marBottom w:val="0"/>
              <w:divBdr>
                <w:top w:val="none" w:sz="0" w:space="0" w:color="auto"/>
                <w:left w:val="none" w:sz="0" w:space="0" w:color="auto"/>
                <w:bottom w:val="none" w:sz="0" w:space="0" w:color="auto"/>
                <w:right w:val="none" w:sz="0" w:space="0" w:color="auto"/>
              </w:divBdr>
            </w:div>
            <w:div w:id="49961669">
              <w:marLeft w:val="0"/>
              <w:marRight w:val="0"/>
              <w:marTop w:val="0"/>
              <w:marBottom w:val="0"/>
              <w:divBdr>
                <w:top w:val="none" w:sz="0" w:space="0" w:color="auto"/>
                <w:left w:val="none" w:sz="0" w:space="0" w:color="auto"/>
                <w:bottom w:val="none" w:sz="0" w:space="0" w:color="auto"/>
                <w:right w:val="none" w:sz="0" w:space="0" w:color="auto"/>
              </w:divBdr>
            </w:div>
          </w:divsChild>
        </w:div>
        <w:div w:id="1753165688">
          <w:marLeft w:val="0"/>
          <w:marRight w:val="0"/>
          <w:marTop w:val="0"/>
          <w:marBottom w:val="0"/>
          <w:divBdr>
            <w:top w:val="none" w:sz="0" w:space="0" w:color="auto"/>
            <w:left w:val="none" w:sz="0" w:space="0" w:color="auto"/>
            <w:bottom w:val="none" w:sz="0" w:space="0" w:color="auto"/>
            <w:right w:val="none" w:sz="0" w:space="0" w:color="auto"/>
          </w:divBdr>
        </w:div>
      </w:divsChild>
    </w:div>
    <w:div w:id="546842532">
      <w:bodyDiv w:val="1"/>
      <w:marLeft w:val="0"/>
      <w:marRight w:val="0"/>
      <w:marTop w:val="0"/>
      <w:marBottom w:val="0"/>
      <w:divBdr>
        <w:top w:val="none" w:sz="0" w:space="0" w:color="auto"/>
        <w:left w:val="none" w:sz="0" w:space="0" w:color="auto"/>
        <w:bottom w:val="none" w:sz="0" w:space="0" w:color="auto"/>
        <w:right w:val="none" w:sz="0" w:space="0" w:color="auto"/>
      </w:divBdr>
    </w:div>
    <w:div w:id="556091364">
      <w:bodyDiv w:val="1"/>
      <w:marLeft w:val="0"/>
      <w:marRight w:val="0"/>
      <w:marTop w:val="0"/>
      <w:marBottom w:val="0"/>
      <w:divBdr>
        <w:top w:val="none" w:sz="0" w:space="0" w:color="auto"/>
        <w:left w:val="none" w:sz="0" w:space="0" w:color="auto"/>
        <w:bottom w:val="none" w:sz="0" w:space="0" w:color="auto"/>
        <w:right w:val="none" w:sz="0" w:space="0" w:color="auto"/>
      </w:divBdr>
      <w:divsChild>
        <w:div w:id="8919003">
          <w:marLeft w:val="0"/>
          <w:marRight w:val="0"/>
          <w:marTop w:val="0"/>
          <w:marBottom w:val="0"/>
          <w:divBdr>
            <w:top w:val="single" w:sz="6" w:space="2" w:color="DDDDDD"/>
            <w:left w:val="single" w:sz="6" w:space="2" w:color="DDDDDD"/>
            <w:bottom w:val="single" w:sz="6" w:space="2" w:color="DDDDDD"/>
            <w:right w:val="single" w:sz="6" w:space="2" w:color="DDDDDD"/>
          </w:divBdr>
          <w:divsChild>
            <w:div w:id="471099152">
              <w:marLeft w:val="0"/>
              <w:marRight w:val="0"/>
              <w:marTop w:val="0"/>
              <w:marBottom w:val="0"/>
              <w:divBdr>
                <w:top w:val="none" w:sz="0" w:space="0" w:color="auto"/>
                <w:left w:val="none" w:sz="0" w:space="0" w:color="auto"/>
                <w:bottom w:val="none" w:sz="0" w:space="0" w:color="auto"/>
                <w:right w:val="none" w:sz="0" w:space="0" w:color="auto"/>
              </w:divBdr>
              <w:divsChild>
                <w:div w:id="2084444331">
                  <w:marLeft w:val="0"/>
                  <w:marRight w:val="0"/>
                  <w:marTop w:val="0"/>
                  <w:marBottom w:val="0"/>
                  <w:divBdr>
                    <w:top w:val="none" w:sz="0" w:space="0" w:color="auto"/>
                    <w:left w:val="none" w:sz="0" w:space="0" w:color="auto"/>
                    <w:bottom w:val="none" w:sz="0" w:space="0" w:color="auto"/>
                    <w:right w:val="none" w:sz="0" w:space="0" w:color="auto"/>
                  </w:divBdr>
                </w:div>
                <w:div w:id="1458521737">
                  <w:marLeft w:val="0"/>
                  <w:marRight w:val="0"/>
                  <w:marTop w:val="0"/>
                  <w:marBottom w:val="0"/>
                  <w:divBdr>
                    <w:top w:val="none" w:sz="0" w:space="0" w:color="auto"/>
                    <w:left w:val="none" w:sz="0" w:space="0" w:color="auto"/>
                    <w:bottom w:val="none" w:sz="0" w:space="0" w:color="auto"/>
                    <w:right w:val="none" w:sz="0" w:space="0" w:color="auto"/>
                  </w:divBdr>
                </w:div>
              </w:divsChild>
            </w:div>
            <w:div w:id="2137553576">
              <w:marLeft w:val="0"/>
              <w:marRight w:val="0"/>
              <w:marTop w:val="0"/>
              <w:marBottom w:val="0"/>
              <w:divBdr>
                <w:top w:val="none" w:sz="0" w:space="0" w:color="auto"/>
                <w:left w:val="none" w:sz="0" w:space="0" w:color="auto"/>
                <w:bottom w:val="none" w:sz="0" w:space="0" w:color="auto"/>
                <w:right w:val="none" w:sz="0" w:space="0" w:color="auto"/>
              </w:divBdr>
              <w:divsChild>
                <w:div w:id="2016222744">
                  <w:marLeft w:val="0"/>
                  <w:marRight w:val="0"/>
                  <w:marTop w:val="0"/>
                  <w:marBottom w:val="0"/>
                  <w:divBdr>
                    <w:top w:val="none" w:sz="0" w:space="0" w:color="auto"/>
                    <w:left w:val="none" w:sz="0" w:space="0" w:color="auto"/>
                    <w:bottom w:val="none" w:sz="0" w:space="0" w:color="auto"/>
                    <w:right w:val="none" w:sz="0" w:space="0" w:color="auto"/>
                  </w:divBdr>
                </w:div>
                <w:div w:id="120076098">
                  <w:marLeft w:val="0"/>
                  <w:marRight w:val="0"/>
                  <w:marTop w:val="0"/>
                  <w:marBottom w:val="0"/>
                  <w:divBdr>
                    <w:top w:val="none" w:sz="0" w:space="0" w:color="auto"/>
                    <w:left w:val="none" w:sz="0" w:space="0" w:color="auto"/>
                    <w:bottom w:val="none" w:sz="0" w:space="0" w:color="auto"/>
                    <w:right w:val="none" w:sz="0" w:space="0" w:color="auto"/>
                  </w:divBdr>
                </w:div>
              </w:divsChild>
            </w:div>
            <w:div w:id="885678355">
              <w:marLeft w:val="0"/>
              <w:marRight w:val="0"/>
              <w:marTop w:val="0"/>
              <w:marBottom w:val="0"/>
              <w:divBdr>
                <w:top w:val="none" w:sz="0" w:space="0" w:color="auto"/>
                <w:left w:val="none" w:sz="0" w:space="0" w:color="auto"/>
                <w:bottom w:val="none" w:sz="0" w:space="0" w:color="auto"/>
                <w:right w:val="none" w:sz="0" w:space="0" w:color="auto"/>
              </w:divBdr>
              <w:divsChild>
                <w:div w:id="1029987443">
                  <w:marLeft w:val="0"/>
                  <w:marRight w:val="0"/>
                  <w:marTop w:val="0"/>
                  <w:marBottom w:val="0"/>
                  <w:divBdr>
                    <w:top w:val="none" w:sz="0" w:space="0" w:color="auto"/>
                    <w:left w:val="none" w:sz="0" w:space="0" w:color="auto"/>
                    <w:bottom w:val="none" w:sz="0" w:space="0" w:color="auto"/>
                    <w:right w:val="none" w:sz="0" w:space="0" w:color="auto"/>
                  </w:divBdr>
                </w:div>
                <w:div w:id="1493452633">
                  <w:marLeft w:val="0"/>
                  <w:marRight w:val="0"/>
                  <w:marTop w:val="0"/>
                  <w:marBottom w:val="0"/>
                  <w:divBdr>
                    <w:top w:val="none" w:sz="0" w:space="0" w:color="auto"/>
                    <w:left w:val="none" w:sz="0" w:space="0" w:color="auto"/>
                    <w:bottom w:val="none" w:sz="0" w:space="0" w:color="auto"/>
                    <w:right w:val="none" w:sz="0" w:space="0" w:color="auto"/>
                  </w:divBdr>
                </w:div>
              </w:divsChild>
            </w:div>
            <w:div w:id="1336689590">
              <w:marLeft w:val="0"/>
              <w:marRight w:val="0"/>
              <w:marTop w:val="0"/>
              <w:marBottom w:val="0"/>
              <w:divBdr>
                <w:top w:val="none" w:sz="0" w:space="0" w:color="auto"/>
                <w:left w:val="none" w:sz="0" w:space="0" w:color="auto"/>
                <w:bottom w:val="none" w:sz="0" w:space="0" w:color="auto"/>
                <w:right w:val="none" w:sz="0" w:space="0" w:color="auto"/>
              </w:divBdr>
              <w:divsChild>
                <w:div w:id="843282408">
                  <w:marLeft w:val="0"/>
                  <w:marRight w:val="0"/>
                  <w:marTop w:val="0"/>
                  <w:marBottom w:val="0"/>
                  <w:divBdr>
                    <w:top w:val="none" w:sz="0" w:space="0" w:color="auto"/>
                    <w:left w:val="none" w:sz="0" w:space="0" w:color="auto"/>
                    <w:bottom w:val="none" w:sz="0" w:space="0" w:color="auto"/>
                    <w:right w:val="none" w:sz="0" w:space="0" w:color="auto"/>
                  </w:divBdr>
                </w:div>
                <w:div w:id="896472618">
                  <w:marLeft w:val="0"/>
                  <w:marRight w:val="0"/>
                  <w:marTop w:val="0"/>
                  <w:marBottom w:val="0"/>
                  <w:divBdr>
                    <w:top w:val="none" w:sz="0" w:space="0" w:color="auto"/>
                    <w:left w:val="none" w:sz="0" w:space="0" w:color="auto"/>
                    <w:bottom w:val="none" w:sz="0" w:space="0" w:color="auto"/>
                    <w:right w:val="none" w:sz="0" w:space="0" w:color="auto"/>
                  </w:divBdr>
                </w:div>
              </w:divsChild>
            </w:div>
            <w:div w:id="651838970">
              <w:marLeft w:val="0"/>
              <w:marRight w:val="0"/>
              <w:marTop w:val="0"/>
              <w:marBottom w:val="0"/>
              <w:divBdr>
                <w:top w:val="none" w:sz="0" w:space="0" w:color="auto"/>
                <w:left w:val="none" w:sz="0" w:space="0" w:color="auto"/>
                <w:bottom w:val="none" w:sz="0" w:space="0" w:color="auto"/>
                <w:right w:val="none" w:sz="0" w:space="0" w:color="auto"/>
              </w:divBdr>
            </w:div>
            <w:div w:id="641495792">
              <w:marLeft w:val="0"/>
              <w:marRight w:val="0"/>
              <w:marTop w:val="0"/>
              <w:marBottom w:val="0"/>
              <w:divBdr>
                <w:top w:val="none" w:sz="0" w:space="0" w:color="auto"/>
                <w:left w:val="none" w:sz="0" w:space="0" w:color="auto"/>
                <w:bottom w:val="none" w:sz="0" w:space="0" w:color="auto"/>
                <w:right w:val="none" w:sz="0" w:space="0" w:color="auto"/>
              </w:divBdr>
            </w:div>
          </w:divsChild>
        </w:div>
        <w:div w:id="1750080184">
          <w:marLeft w:val="0"/>
          <w:marRight w:val="0"/>
          <w:marTop w:val="0"/>
          <w:marBottom w:val="0"/>
          <w:divBdr>
            <w:top w:val="none" w:sz="0" w:space="0" w:color="auto"/>
            <w:left w:val="none" w:sz="0" w:space="0" w:color="auto"/>
            <w:bottom w:val="none" w:sz="0" w:space="0" w:color="auto"/>
            <w:right w:val="none" w:sz="0" w:space="0" w:color="auto"/>
          </w:divBdr>
        </w:div>
      </w:divsChild>
    </w:div>
    <w:div w:id="557783304">
      <w:bodyDiv w:val="1"/>
      <w:marLeft w:val="0"/>
      <w:marRight w:val="0"/>
      <w:marTop w:val="0"/>
      <w:marBottom w:val="0"/>
      <w:divBdr>
        <w:top w:val="none" w:sz="0" w:space="0" w:color="auto"/>
        <w:left w:val="none" w:sz="0" w:space="0" w:color="auto"/>
        <w:bottom w:val="none" w:sz="0" w:space="0" w:color="auto"/>
        <w:right w:val="none" w:sz="0" w:space="0" w:color="auto"/>
      </w:divBdr>
      <w:divsChild>
        <w:div w:id="2140684475">
          <w:marLeft w:val="0"/>
          <w:marRight w:val="0"/>
          <w:marTop w:val="0"/>
          <w:marBottom w:val="0"/>
          <w:divBdr>
            <w:top w:val="single" w:sz="6" w:space="2" w:color="DDDDDD"/>
            <w:left w:val="single" w:sz="6" w:space="2" w:color="DDDDDD"/>
            <w:bottom w:val="single" w:sz="6" w:space="2" w:color="DDDDDD"/>
            <w:right w:val="single" w:sz="6" w:space="2" w:color="DDDDDD"/>
          </w:divBdr>
          <w:divsChild>
            <w:div w:id="566112539">
              <w:marLeft w:val="0"/>
              <w:marRight w:val="0"/>
              <w:marTop w:val="0"/>
              <w:marBottom w:val="0"/>
              <w:divBdr>
                <w:top w:val="none" w:sz="0" w:space="0" w:color="auto"/>
                <w:left w:val="none" w:sz="0" w:space="0" w:color="auto"/>
                <w:bottom w:val="none" w:sz="0" w:space="0" w:color="auto"/>
                <w:right w:val="none" w:sz="0" w:space="0" w:color="auto"/>
              </w:divBdr>
              <w:divsChild>
                <w:div w:id="14965279">
                  <w:marLeft w:val="0"/>
                  <w:marRight w:val="0"/>
                  <w:marTop w:val="0"/>
                  <w:marBottom w:val="0"/>
                  <w:divBdr>
                    <w:top w:val="none" w:sz="0" w:space="0" w:color="auto"/>
                    <w:left w:val="none" w:sz="0" w:space="0" w:color="auto"/>
                    <w:bottom w:val="none" w:sz="0" w:space="0" w:color="auto"/>
                    <w:right w:val="none" w:sz="0" w:space="0" w:color="auto"/>
                  </w:divBdr>
                </w:div>
                <w:div w:id="177163794">
                  <w:marLeft w:val="0"/>
                  <w:marRight w:val="0"/>
                  <w:marTop w:val="0"/>
                  <w:marBottom w:val="0"/>
                  <w:divBdr>
                    <w:top w:val="none" w:sz="0" w:space="0" w:color="auto"/>
                    <w:left w:val="none" w:sz="0" w:space="0" w:color="auto"/>
                    <w:bottom w:val="none" w:sz="0" w:space="0" w:color="auto"/>
                    <w:right w:val="none" w:sz="0" w:space="0" w:color="auto"/>
                  </w:divBdr>
                </w:div>
              </w:divsChild>
            </w:div>
            <w:div w:id="1901865534">
              <w:marLeft w:val="0"/>
              <w:marRight w:val="0"/>
              <w:marTop w:val="0"/>
              <w:marBottom w:val="0"/>
              <w:divBdr>
                <w:top w:val="none" w:sz="0" w:space="0" w:color="auto"/>
                <w:left w:val="none" w:sz="0" w:space="0" w:color="auto"/>
                <w:bottom w:val="none" w:sz="0" w:space="0" w:color="auto"/>
                <w:right w:val="none" w:sz="0" w:space="0" w:color="auto"/>
              </w:divBdr>
              <w:divsChild>
                <w:div w:id="1826318225">
                  <w:marLeft w:val="0"/>
                  <w:marRight w:val="0"/>
                  <w:marTop w:val="0"/>
                  <w:marBottom w:val="0"/>
                  <w:divBdr>
                    <w:top w:val="none" w:sz="0" w:space="0" w:color="auto"/>
                    <w:left w:val="none" w:sz="0" w:space="0" w:color="auto"/>
                    <w:bottom w:val="none" w:sz="0" w:space="0" w:color="auto"/>
                    <w:right w:val="none" w:sz="0" w:space="0" w:color="auto"/>
                  </w:divBdr>
                </w:div>
                <w:div w:id="1401177226">
                  <w:marLeft w:val="0"/>
                  <w:marRight w:val="0"/>
                  <w:marTop w:val="0"/>
                  <w:marBottom w:val="0"/>
                  <w:divBdr>
                    <w:top w:val="none" w:sz="0" w:space="0" w:color="auto"/>
                    <w:left w:val="none" w:sz="0" w:space="0" w:color="auto"/>
                    <w:bottom w:val="none" w:sz="0" w:space="0" w:color="auto"/>
                    <w:right w:val="none" w:sz="0" w:space="0" w:color="auto"/>
                  </w:divBdr>
                </w:div>
              </w:divsChild>
            </w:div>
            <w:div w:id="373310292">
              <w:marLeft w:val="0"/>
              <w:marRight w:val="0"/>
              <w:marTop w:val="0"/>
              <w:marBottom w:val="0"/>
              <w:divBdr>
                <w:top w:val="none" w:sz="0" w:space="0" w:color="auto"/>
                <w:left w:val="none" w:sz="0" w:space="0" w:color="auto"/>
                <w:bottom w:val="none" w:sz="0" w:space="0" w:color="auto"/>
                <w:right w:val="none" w:sz="0" w:space="0" w:color="auto"/>
              </w:divBdr>
              <w:divsChild>
                <w:div w:id="758253835">
                  <w:marLeft w:val="0"/>
                  <w:marRight w:val="0"/>
                  <w:marTop w:val="0"/>
                  <w:marBottom w:val="0"/>
                  <w:divBdr>
                    <w:top w:val="none" w:sz="0" w:space="0" w:color="auto"/>
                    <w:left w:val="none" w:sz="0" w:space="0" w:color="auto"/>
                    <w:bottom w:val="none" w:sz="0" w:space="0" w:color="auto"/>
                    <w:right w:val="none" w:sz="0" w:space="0" w:color="auto"/>
                  </w:divBdr>
                </w:div>
                <w:div w:id="1688096093">
                  <w:marLeft w:val="0"/>
                  <w:marRight w:val="0"/>
                  <w:marTop w:val="0"/>
                  <w:marBottom w:val="0"/>
                  <w:divBdr>
                    <w:top w:val="none" w:sz="0" w:space="0" w:color="auto"/>
                    <w:left w:val="none" w:sz="0" w:space="0" w:color="auto"/>
                    <w:bottom w:val="none" w:sz="0" w:space="0" w:color="auto"/>
                    <w:right w:val="none" w:sz="0" w:space="0" w:color="auto"/>
                  </w:divBdr>
                </w:div>
              </w:divsChild>
            </w:div>
            <w:div w:id="318340967">
              <w:marLeft w:val="0"/>
              <w:marRight w:val="0"/>
              <w:marTop w:val="0"/>
              <w:marBottom w:val="0"/>
              <w:divBdr>
                <w:top w:val="none" w:sz="0" w:space="0" w:color="auto"/>
                <w:left w:val="none" w:sz="0" w:space="0" w:color="auto"/>
                <w:bottom w:val="none" w:sz="0" w:space="0" w:color="auto"/>
                <w:right w:val="none" w:sz="0" w:space="0" w:color="auto"/>
              </w:divBdr>
              <w:divsChild>
                <w:div w:id="249850486">
                  <w:marLeft w:val="0"/>
                  <w:marRight w:val="0"/>
                  <w:marTop w:val="0"/>
                  <w:marBottom w:val="0"/>
                  <w:divBdr>
                    <w:top w:val="none" w:sz="0" w:space="0" w:color="auto"/>
                    <w:left w:val="none" w:sz="0" w:space="0" w:color="auto"/>
                    <w:bottom w:val="none" w:sz="0" w:space="0" w:color="auto"/>
                    <w:right w:val="none" w:sz="0" w:space="0" w:color="auto"/>
                  </w:divBdr>
                </w:div>
                <w:div w:id="1318924468">
                  <w:marLeft w:val="0"/>
                  <w:marRight w:val="0"/>
                  <w:marTop w:val="0"/>
                  <w:marBottom w:val="0"/>
                  <w:divBdr>
                    <w:top w:val="none" w:sz="0" w:space="0" w:color="auto"/>
                    <w:left w:val="none" w:sz="0" w:space="0" w:color="auto"/>
                    <w:bottom w:val="none" w:sz="0" w:space="0" w:color="auto"/>
                    <w:right w:val="none" w:sz="0" w:space="0" w:color="auto"/>
                  </w:divBdr>
                </w:div>
              </w:divsChild>
            </w:div>
            <w:div w:id="1062102915">
              <w:marLeft w:val="0"/>
              <w:marRight w:val="0"/>
              <w:marTop w:val="0"/>
              <w:marBottom w:val="0"/>
              <w:divBdr>
                <w:top w:val="none" w:sz="0" w:space="0" w:color="auto"/>
                <w:left w:val="none" w:sz="0" w:space="0" w:color="auto"/>
                <w:bottom w:val="none" w:sz="0" w:space="0" w:color="auto"/>
                <w:right w:val="none" w:sz="0" w:space="0" w:color="auto"/>
              </w:divBdr>
            </w:div>
            <w:div w:id="599684251">
              <w:marLeft w:val="0"/>
              <w:marRight w:val="0"/>
              <w:marTop w:val="0"/>
              <w:marBottom w:val="0"/>
              <w:divBdr>
                <w:top w:val="none" w:sz="0" w:space="0" w:color="auto"/>
                <w:left w:val="none" w:sz="0" w:space="0" w:color="auto"/>
                <w:bottom w:val="none" w:sz="0" w:space="0" w:color="auto"/>
                <w:right w:val="none" w:sz="0" w:space="0" w:color="auto"/>
              </w:divBdr>
            </w:div>
          </w:divsChild>
        </w:div>
        <w:div w:id="1546065916">
          <w:marLeft w:val="0"/>
          <w:marRight w:val="0"/>
          <w:marTop w:val="0"/>
          <w:marBottom w:val="0"/>
          <w:divBdr>
            <w:top w:val="none" w:sz="0" w:space="0" w:color="auto"/>
            <w:left w:val="none" w:sz="0" w:space="0" w:color="auto"/>
            <w:bottom w:val="none" w:sz="0" w:space="0" w:color="auto"/>
            <w:right w:val="none" w:sz="0" w:space="0" w:color="auto"/>
          </w:divBdr>
        </w:div>
      </w:divsChild>
    </w:div>
    <w:div w:id="560019112">
      <w:bodyDiv w:val="1"/>
      <w:marLeft w:val="0"/>
      <w:marRight w:val="0"/>
      <w:marTop w:val="0"/>
      <w:marBottom w:val="0"/>
      <w:divBdr>
        <w:top w:val="none" w:sz="0" w:space="0" w:color="auto"/>
        <w:left w:val="none" w:sz="0" w:space="0" w:color="auto"/>
        <w:bottom w:val="none" w:sz="0" w:space="0" w:color="auto"/>
        <w:right w:val="none" w:sz="0" w:space="0" w:color="auto"/>
      </w:divBdr>
      <w:divsChild>
        <w:div w:id="1398896006">
          <w:marLeft w:val="0"/>
          <w:marRight w:val="0"/>
          <w:marTop w:val="0"/>
          <w:marBottom w:val="0"/>
          <w:divBdr>
            <w:top w:val="single" w:sz="6" w:space="2" w:color="DDDDDD"/>
            <w:left w:val="single" w:sz="6" w:space="2" w:color="DDDDDD"/>
            <w:bottom w:val="single" w:sz="6" w:space="2" w:color="DDDDDD"/>
            <w:right w:val="single" w:sz="6" w:space="2" w:color="DDDDDD"/>
          </w:divBdr>
          <w:divsChild>
            <w:div w:id="1923954337">
              <w:marLeft w:val="0"/>
              <w:marRight w:val="0"/>
              <w:marTop w:val="0"/>
              <w:marBottom w:val="0"/>
              <w:divBdr>
                <w:top w:val="none" w:sz="0" w:space="0" w:color="auto"/>
                <w:left w:val="none" w:sz="0" w:space="0" w:color="auto"/>
                <w:bottom w:val="none" w:sz="0" w:space="0" w:color="auto"/>
                <w:right w:val="none" w:sz="0" w:space="0" w:color="auto"/>
              </w:divBdr>
              <w:divsChild>
                <w:div w:id="646058234">
                  <w:marLeft w:val="0"/>
                  <w:marRight w:val="0"/>
                  <w:marTop w:val="0"/>
                  <w:marBottom w:val="0"/>
                  <w:divBdr>
                    <w:top w:val="none" w:sz="0" w:space="0" w:color="auto"/>
                    <w:left w:val="none" w:sz="0" w:space="0" w:color="auto"/>
                    <w:bottom w:val="none" w:sz="0" w:space="0" w:color="auto"/>
                    <w:right w:val="none" w:sz="0" w:space="0" w:color="auto"/>
                  </w:divBdr>
                </w:div>
                <w:div w:id="1540360265">
                  <w:marLeft w:val="0"/>
                  <w:marRight w:val="0"/>
                  <w:marTop w:val="0"/>
                  <w:marBottom w:val="0"/>
                  <w:divBdr>
                    <w:top w:val="none" w:sz="0" w:space="0" w:color="auto"/>
                    <w:left w:val="none" w:sz="0" w:space="0" w:color="auto"/>
                    <w:bottom w:val="none" w:sz="0" w:space="0" w:color="auto"/>
                    <w:right w:val="none" w:sz="0" w:space="0" w:color="auto"/>
                  </w:divBdr>
                </w:div>
              </w:divsChild>
            </w:div>
            <w:div w:id="581911231">
              <w:marLeft w:val="0"/>
              <w:marRight w:val="0"/>
              <w:marTop w:val="0"/>
              <w:marBottom w:val="0"/>
              <w:divBdr>
                <w:top w:val="none" w:sz="0" w:space="0" w:color="auto"/>
                <w:left w:val="none" w:sz="0" w:space="0" w:color="auto"/>
                <w:bottom w:val="none" w:sz="0" w:space="0" w:color="auto"/>
                <w:right w:val="none" w:sz="0" w:space="0" w:color="auto"/>
              </w:divBdr>
              <w:divsChild>
                <w:div w:id="1597784327">
                  <w:marLeft w:val="0"/>
                  <w:marRight w:val="0"/>
                  <w:marTop w:val="0"/>
                  <w:marBottom w:val="0"/>
                  <w:divBdr>
                    <w:top w:val="none" w:sz="0" w:space="0" w:color="auto"/>
                    <w:left w:val="none" w:sz="0" w:space="0" w:color="auto"/>
                    <w:bottom w:val="none" w:sz="0" w:space="0" w:color="auto"/>
                    <w:right w:val="none" w:sz="0" w:space="0" w:color="auto"/>
                  </w:divBdr>
                </w:div>
                <w:div w:id="1433209227">
                  <w:marLeft w:val="0"/>
                  <w:marRight w:val="0"/>
                  <w:marTop w:val="0"/>
                  <w:marBottom w:val="0"/>
                  <w:divBdr>
                    <w:top w:val="none" w:sz="0" w:space="0" w:color="auto"/>
                    <w:left w:val="none" w:sz="0" w:space="0" w:color="auto"/>
                    <w:bottom w:val="none" w:sz="0" w:space="0" w:color="auto"/>
                    <w:right w:val="none" w:sz="0" w:space="0" w:color="auto"/>
                  </w:divBdr>
                </w:div>
              </w:divsChild>
            </w:div>
            <w:div w:id="558129131">
              <w:marLeft w:val="0"/>
              <w:marRight w:val="0"/>
              <w:marTop w:val="0"/>
              <w:marBottom w:val="0"/>
              <w:divBdr>
                <w:top w:val="none" w:sz="0" w:space="0" w:color="auto"/>
                <w:left w:val="none" w:sz="0" w:space="0" w:color="auto"/>
                <w:bottom w:val="none" w:sz="0" w:space="0" w:color="auto"/>
                <w:right w:val="none" w:sz="0" w:space="0" w:color="auto"/>
              </w:divBdr>
              <w:divsChild>
                <w:div w:id="998266864">
                  <w:marLeft w:val="0"/>
                  <w:marRight w:val="0"/>
                  <w:marTop w:val="0"/>
                  <w:marBottom w:val="0"/>
                  <w:divBdr>
                    <w:top w:val="none" w:sz="0" w:space="0" w:color="auto"/>
                    <w:left w:val="none" w:sz="0" w:space="0" w:color="auto"/>
                    <w:bottom w:val="none" w:sz="0" w:space="0" w:color="auto"/>
                    <w:right w:val="none" w:sz="0" w:space="0" w:color="auto"/>
                  </w:divBdr>
                </w:div>
                <w:div w:id="663238077">
                  <w:marLeft w:val="0"/>
                  <w:marRight w:val="0"/>
                  <w:marTop w:val="0"/>
                  <w:marBottom w:val="0"/>
                  <w:divBdr>
                    <w:top w:val="none" w:sz="0" w:space="0" w:color="auto"/>
                    <w:left w:val="none" w:sz="0" w:space="0" w:color="auto"/>
                    <w:bottom w:val="none" w:sz="0" w:space="0" w:color="auto"/>
                    <w:right w:val="none" w:sz="0" w:space="0" w:color="auto"/>
                  </w:divBdr>
                </w:div>
              </w:divsChild>
            </w:div>
            <w:div w:id="1374816445">
              <w:marLeft w:val="0"/>
              <w:marRight w:val="0"/>
              <w:marTop w:val="0"/>
              <w:marBottom w:val="0"/>
              <w:divBdr>
                <w:top w:val="none" w:sz="0" w:space="0" w:color="auto"/>
                <w:left w:val="none" w:sz="0" w:space="0" w:color="auto"/>
                <w:bottom w:val="none" w:sz="0" w:space="0" w:color="auto"/>
                <w:right w:val="none" w:sz="0" w:space="0" w:color="auto"/>
              </w:divBdr>
              <w:divsChild>
                <w:div w:id="1559590774">
                  <w:marLeft w:val="0"/>
                  <w:marRight w:val="0"/>
                  <w:marTop w:val="0"/>
                  <w:marBottom w:val="0"/>
                  <w:divBdr>
                    <w:top w:val="none" w:sz="0" w:space="0" w:color="auto"/>
                    <w:left w:val="none" w:sz="0" w:space="0" w:color="auto"/>
                    <w:bottom w:val="none" w:sz="0" w:space="0" w:color="auto"/>
                    <w:right w:val="none" w:sz="0" w:space="0" w:color="auto"/>
                  </w:divBdr>
                </w:div>
                <w:div w:id="137305109">
                  <w:marLeft w:val="0"/>
                  <w:marRight w:val="0"/>
                  <w:marTop w:val="0"/>
                  <w:marBottom w:val="0"/>
                  <w:divBdr>
                    <w:top w:val="none" w:sz="0" w:space="0" w:color="auto"/>
                    <w:left w:val="none" w:sz="0" w:space="0" w:color="auto"/>
                    <w:bottom w:val="none" w:sz="0" w:space="0" w:color="auto"/>
                    <w:right w:val="none" w:sz="0" w:space="0" w:color="auto"/>
                  </w:divBdr>
                </w:div>
              </w:divsChild>
            </w:div>
            <w:div w:id="1415782564">
              <w:marLeft w:val="0"/>
              <w:marRight w:val="0"/>
              <w:marTop w:val="0"/>
              <w:marBottom w:val="0"/>
              <w:divBdr>
                <w:top w:val="none" w:sz="0" w:space="0" w:color="auto"/>
                <w:left w:val="none" w:sz="0" w:space="0" w:color="auto"/>
                <w:bottom w:val="none" w:sz="0" w:space="0" w:color="auto"/>
                <w:right w:val="none" w:sz="0" w:space="0" w:color="auto"/>
              </w:divBdr>
            </w:div>
            <w:div w:id="1246766565">
              <w:marLeft w:val="0"/>
              <w:marRight w:val="0"/>
              <w:marTop w:val="0"/>
              <w:marBottom w:val="0"/>
              <w:divBdr>
                <w:top w:val="none" w:sz="0" w:space="0" w:color="auto"/>
                <w:left w:val="none" w:sz="0" w:space="0" w:color="auto"/>
                <w:bottom w:val="none" w:sz="0" w:space="0" w:color="auto"/>
                <w:right w:val="none" w:sz="0" w:space="0" w:color="auto"/>
              </w:divBdr>
            </w:div>
          </w:divsChild>
        </w:div>
        <w:div w:id="1123769261">
          <w:marLeft w:val="0"/>
          <w:marRight w:val="0"/>
          <w:marTop w:val="0"/>
          <w:marBottom w:val="0"/>
          <w:divBdr>
            <w:top w:val="none" w:sz="0" w:space="0" w:color="auto"/>
            <w:left w:val="none" w:sz="0" w:space="0" w:color="auto"/>
            <w:bottom w:val="none" w:sz="0" w:space="0" w:color="auto"/>
            <w:right w:val="none" w:sz="0" w:space="0" w:color="auto"/>
          </w:divBdr>
        </w:div>
      </w:divsChild>
    </w:div>
    <w:div w:id="574752915">
      <w:bodyDiv w:val="1"/>
      <w:marLeft w:val="0"/>
      <w:marRight w:val="0"/>
      <w:marTop w:val="0"/>
      <w:marBottom w:val="0"/>
      <w:divBdr>
        <w:top w:val="none" w:sz="0" w:space="0" w:color="auto"/>
        <w:left w:val="none" w:sz="0" w:space="0" w:color="auto"/>
        <w:bottom w:val="none" w:sz="0" w:space="0" w:color="auto"/>
        <w:right w:val="none" w:sz="0" w:space="0" w:color="auto"/>
      </w:divBdr>
      <w:divsChild>
        <w:div w:id="769815247">
          <w:marLeft w:val="0"/>
          <w:marRight w:val="0"/>
          <w:marTop w:val="0"/>
          <w:marBottom w:val="0"/>
          <w:divBdr>
            <w:top w:val="single" w:sz="6" w:space="2" w:color="DDDDDD"/>
            <w:left w:val="single" w:sz="6" w:space="2" w:color="DDDDDD"/>
            <w:bottom w:val="single" w:sz="6" w:space="2" w:color="DDDDDD"/>
            <w:right w:val="single" w:sz="6" w:space="2" w:color="DDDDDD"/>
          </w:divBdr>
          <w:divsChild>
            <w:div w:id="914122472">
              <w:marLeft w:val="0"/>
              <w:marRight w:val="0"/>
              <w:marTop w:val="0"/>
              <w:marBottom w:val="0"/>
              <w:divBdr>
                <w:top w:val="none" w:sz="0" w:space="0" w:color="auto"/>
                <w:left w:val="none" w:sz="0" w:space="0" w:color="auto"/>
                <w:bottom w:val="none" w:sz="0" w:space="0" w:color="auto"/>
                <w:right w:val="none" w:sz="0" w:space="0" w:color="auto"/>
              </w:divBdr>
              <w:divsChild>
                <w:div w:id="515115398">
                  <w:marLeft w:val="0"/>
                  <w:marRight w:val="0"/>
                  <w:marTop w:val="0"/>
                  <w:marBottom w:val="0"/>
                  <w:divBdr>
                    <w:top w:val="none" w:sz="0" w:space="0" w:color="auto"/>
                    <w:left w:val="none" w:sz="0" w:space="0" w:color="auto"/>
                    <w:bottom w:val="none" w:sz="0" w:space="0" w:color="auto"/>
                    <w:right w:val="none" w:sz="0" w:space="0" w:color="auto"/>
                  </w:divBdr>
                </w:div>
                <w:div w:id="1424641004">
                  <w:marLeft w:val="0"/>
                  <w:marRight w:val="0"/>
                  <w:marTop w:val="0"/>
                  <w:marBottom w:val="0"/>
                  <w:divBdr>
                    <w:top w:val="none" w:sz="0" w:space="0" w:color="auto"/>
                    <w:left w:val="none" w:sz="0" w:space="0" w:color="auto"/>
                    <w:bottom w:val="none" w:sz="0" w:space="0" w:color="auto"/>
                    <w:right w:val="none" w:sz="0" w:space="0" w:color="auto"/>
                  </w:divBdr>
                </w:div>
              </w:divsChild>
            </w:div>
            <w:div w:id="49352310">
              <w:marLeft w:val="0"/>
              <w:marRight w:val="0"/>
              <w:marTop w:val="0"/>
              <w:marBottom w:val="0"/>
              <w:divBdr>
                <w:top w:val="none" w:sz="0" w:space="0" w:color="auto"/>
                <w:left w:val="none" w:sz="0" w:space="0" w:color="auto"/>
                <w:bottom w:val="none" w:sz="0" w:space="0" w:color="auto"/>
                <w:right w:val="none" w:sz="0" w:space="0" w:color="auto"/>
              </w:divBdr>
              <w:divsChild>
                <w:div w:id="2077584301">
                  <w:marLeft w:val="0"/>
                  <w:marRight w:val="0"/>
                  <w:marTop w:val="0"/>
                  <w:marBottom w:val="0"/>
                  <w:divBdr>
                    <w:top w:val="none" w:sz="0" w:space="0" w:color="auto"/>
                    <w:left w:val="none" w:sz="0" w:space="0" w:color="auto"/>
                    <w:bottom w:val="none" w:sz="0" w:space="0" w:color="auto"/>
                    <w:right w:val="none" w:sz="0" w:space="0" w:color="auto"/>
                  </w:divBdr>
                </w:div>
                <w:div w:id="1824543880">
                  <w:marLeft w:val="0"/>
                  <w:marRight w:val="0"/>
                  <w:marTop w:val="0"/>
                  <w:marBottom w:val="0"/>
                  <w:divBdr>
                    <w:top w:val="none" w:sz="0" w:space="0" w:color="auto"/>
                    <w:left w:val="none" w:sz="0" w:space="0" w:color="auto"/>
                    <w:bottom w:val="none" w:sz="0" w:space="0" w:color="auto"/>
                    <w:right w:val="none" w:sz="0" w:space="0" w:color="auto"/>
                  </w:divBdr>
                </w:div>
              </w:divsChild>
            </w:div>
            <w:div w:id="425425547">
              <w:marLeft w:val="0"/>
              <w:marRight w:val="0"/>
              <w:marTop w:val="0"/>
              <w:marBottom w:val="0"/>
              <w:divBdr>
                <w:top w:val="none" w:sz="0" w:space="0" w:color="auto"/>
                <w:left w:val="none" w:sz="0" w:space="0" w:color="auto"/>
                <w:bottom w:val="none" w:sz="0" w:space="0" w:color="auto"/>
                <w:right w:val="none" w:sz="0" w:space="0" w:color="auto"/>
              </w:divBdr>
              <w:divsChild>
                <w:div w:id="1047031381">
                  <w:marLeft w:val="0"/>
                  <w:marRight w:val="0"/>
                  <w:marTop w:val="0"/>
                  <w:marBottom w:val="0"/>
                  <w:divBdr>
                    <w:top w:val="none" w:sz="0" w:space="0" w:color="auto"/>
                    <w:left w:val="none" w:sz="0" w:space="0" w:color="auto"/>
                    <w:bottom w:val="none" w:sz="0" w:space="0" w:color="auto"/>
                    <w:right w:val="none" w:sz="0" w:space="0" w:color="auto"/>
                  </w:divBdr>
                </w:div>
                <w:div w:id="1802645458">
                  <w:marLeft w:val="0"/>
                  <w:marRight w:val="0"/>
                  <w:marTop w:val="0"/>
                  <w:marBottom w:val="0"/>
                  <w:divBdr>
                    <w:top w:val="none" w:sz="0" w:space="0" w:color="auto"/>
                    <w:left w:val="none" w:sz="0" w:space="0" w:color="auto"/>
                    <w:bottom w:val="none" w:sz="0" w:space="0" w:color="auto"/>
                    <w:right w:val="none" w:sz="0" w:space="0" w:color="auto"/>
                  </w:divBdr>
                </w:div>
              </w:divsChild>
            </w:div>
            <w:div w:id="1883858792">
              <w:marLeft w:val="0"/>
              <w:marRight w:val="0"/>
              <w:marTop w:val="0"/>
              <w:marBottom w:val="0"/>
              <w:divBdr>
                <w:top w:val="none" w:sz="0" w:space="0" w:color="auto"/>
                <w:left w:val="none" w:sz="0" w:space="0" w:color="auto"/>
                <w:bottom w:val="none" w:sz="0" w:space="0" w:color="auto"/>
                <w:right w:val="none" w:sz="0" w:space="0" w:color="auto"/>
              </w:divBdr>
              <w:divsChild>
                <w:div w:id="1612593860">
                  <w:marLeft w:val="0"/>
                  <w:marRight w:val="0"/>
                  <w:marTop w:val="0"/>
                  <w:marBottom w:val="0"/>
                  <w:divBdr>
                    <w:top w:val="none" w:sz="0" w:space="0" w:color="auto"/>
                    <w:left w:val="none" w:sz="0" w:space="0" w:color="auto"/>
                    <w:bottom w:val="none" w:sz="0" w:space="0" w:color="auto"/>
                    <w:right w:val="none" w:sz="0" w:space="0" w:color="auto"/>
                  </w:divBdr>
                </w:div>
                <w:div w:id="2068340345">
                  <w:marLeft w:val="0"/>
                  <w:marRight w:val="0"/>
                  <w:marTop w:val="0"/>
                  <w:marBottom w:val="0"/>
                  <w:divBdr>
                    <w:top w:val="none" w:sz="0" w:space="0" w:color="auto"/>
                    <w:left w:val="none" w:sz="0" w:space="0" w:color="auto"/>
                    <w:bottom w:val="none" w:sz="0" w:space="0" w:color="auto"/>
                    <w:right w:val="none" w:sz="0" w:space="0" w:color="auto"/>
                  </w:divBdr>
                </w:div>
              </w:divsChild>
            </w:div>
            <w:div w:id="616569319">
              <w:marLeft w:val="0"/>
              <w:marRight w:val="0"/>
              <w:marTop w:val="0"/>
              <w:marBottom w:val="0"/>
              <w:divBdr>
                <w:top w:val="none" w:sz="0" w:space="0" w:color="auto"/>
                <w:left w:val="none" w:sz="0" w:space="0" w:color="auto"/>
                <w:bottom w:val="none" w:sz="0" w:space="0" w:color="auto"/>
                <w:right w:val="none" w:sz="0" w:space="0" w:color="auto"/>
              </w:divBdr>
            </w:div>
            <w:div w:id="983966850">
              <w:marLeft w:val="0"/>
              <w:marRight w:val="0"/>
              <w:marTop w:val="0"/>
              <w:marBottom w:val="0"/>
              <w:divBdr>
                <w:top w:val="none" w:sz="0" w:space="0" w:color="auto"/>
                <w:left w:val="none" w:sz="0" w:space="0" w:color="auto"/>
                <w:bottom w:val="none" w:sz="0" w:space="0" w:color="auto"/>
                <w:right w:val="none" w:sz="0" w:space="0" w:color="auto"/>
              </w:divBdr>
            </w:div>
          </w:divsChild>
        </w:div>
        <w:div w:id="525869049">
          <w:marLeft w:val="0"/>
          <w:marRight w:val="0"/>
          <w:marTop w:val="0"/>
          <w:marBottom w:val="0"/>
          <w:divBdr>
            <w:top w:val="none" w:sz="0" w:space="0" w:color="auto"/>
            <w:left w:val="none" w:sz="0" w:space="0" w:color="auto"/>
            <w:bottom w:val="none" w:sz="0" w:space="0" w:color="auto"/>
            <w:right w:val="none" w:sz="0" w:space="0" w:color="auto"/>
          </w:divBdr>
        </w:div>
      </w:divsChild>
    </w:div>
    <w:div w:id="580601234">
      <w:bodyDiv w:val="1"/>
      <w:marLeft w:val="0"/>
      <w:marRight w:val="0"/>
      <w:marTop w:val="0"/>
      <w:marBottom w:val="0"/>
      <w:divBdr>
        <w:top w:val="none" w:sz="0" w:space="0" w:color="auto"/>
        <w:left w:val="none" w:sz="0" w:space="0" w:color="auto"/>
        <w:bottom w:val="none" w:sz="0" w:space="0" w:color="auto"/>
        <w:right w:val="none" w:sz="0" w:space="0" w:color="auto"/>
      </w:divBdr>
      <w:divsChild>
        <w:div w:id="902717846">
          <w:marLeft w:val="0"/>
          <w:marRight w:val="0"/>
          <w:marTop w:val="0"/>
          <w:marBottom w:val="0"/>
          <w:divBdr>
            <w:top w:val="single" w:sz="6" w:space="2" w:color="DDDDDD"/>
            <w:left w:val="single" w:sz="6" w:space="2" w:color="DDDDDD"/>
            <w:bottom w:val="single" w:sz="6" w:space="2" w:color="DDDDDD"/>
            <w:right w:val="single" w:sz="6" w:space="2" w:color="DDDDDD"/>
          </w:divBdr>
          <w:divsChild>
            <w:div w:id="1670984406">
              <w:marLeft w:val="0"/>
              <w:marRight w:val="0"/>
              <w:marTop w:val="0"/>
              <w:marBottom w:val="0"/>
              <w:divBdr>
                <w:top w:val="none" w:sz="0" w:space="0" w:color="auto"/>
                <w:left w:val="none" w:sz="0" w:space="0" w:color="auto"/>
                <w:bottom w:val="none" w:sz="0" w:space="0" w:color="auto"/>
                <w:right w:val="none" w:sz="0" w:space="0" w:color="auto"/>
              </w:divBdr>
              <w:divsChild>
                <w:div w:id="357631345">
                  <w:marLeft w:val="0"/>
                  <w:marRight w:val="0"/>
                  <w:marTop w:val="0"/>
                  <w:marBottom w:val="0"/>
                  <w:divBdr>
                    <w:top w:val="none" w:sz="0" w:space="0" w:color="auto"/>
                    <w:left w:val="none" w:sz="0" w:space="0" w:color="auto"/>
                    <w:bottom w:val="none" w:sz="0" w:space="0" w:color="auto"/>
                    <w:right w:val="none" w:sz="0" w:space="0" w:color="auto"/>
                  </w:divBdr>
                </w:div>
                <w:div w:id="1157069438">
                  <w:marLeft w:val="0"/>
                  <w:marRight w:val="0"/>
                  <w:marTop w:val="0"/>
                  <w:marBottom w:val="0"/>
                  <w:divBdr>
                    <w:top w:val="none" w:sz="0" w:space="0" w:color="auto"/>
                    <w:left w:val="none" w:sz="0" w:space="0" w:color="auto"/>
                    <w:bottom w:val="none" w:sz="0" w:space="0" w:color="auto"/>
                    <w:right w:val="none" w:sz="0" w:space="0" w:color="auto"/>
                  </w:divBdr>
                </w:div>
              </w:divsChild>
            </w:div>
            <w:div w:id="1640960101">
              <w:marLeft w:val="0"/>
              <w:marRight w:val="0"/>
              <w:marTop w:val="0"/>
              <w:marBottom w:val="0"/>
              <w:divBdr>
                <w:top w:val="none" w:sz="0" w:space="0" w:color="auto"/>
                <w:left w:val="none" w:sz="0" w:space="0" w:color="auto"/>
                <w:bottom w:val="none" w:sz="0" w:space="0" w:color="auto"/>
                <w:right w:val="none" w:sz="0" w:space="0" w:color="auto"/>
              </w:divBdr>
              <w:divsChild>
                <w:div w:id="1273593461">
                  <w:marLeft w:val="0"/>
                  <w:marRight w:val="0"/>
                  <w:marTop w:val="0"/>
                  <w:marBottom w:val="0"/>
                  <w:divBdr>
                    <w:top w:val="none" w:sz="0" w:space="0" w:color="auto"/>
                    <w:left w:val="none" w:sz="0" w:space="0" w:color="auto"/>
                    <w:bottom w:val="none" w:sz="0" w:space="0" w:color="auto"/>
                    <w:right w:val="none" w:sz="0" w:space="0" w:color="auto"/>
                  </w:divBdr>
                </w:div>
                <w:div w:id="1778603307">
                  <w:marLeft w:val="0"/>
                  <w:marRight w:val="0"/>
                  <w:marTop w:val="0"/>
                  <w:marBottom w:val="0"/>
                  <w:divBdr>
                    <w:top w:val="none" w:sz="0" w:space="0" w:color="auto"/>
                    <w:left w:val="none" w:sz="0" w:space="0" w:color="auto"/>
                    <w:bottom w:val="none" w:sz="0" w:space="0" w:color="auto"/>
                    <w:right w:val="none" w:sz="0" w:space="0" w:color="auto"/>
                  </w:divBdr>
                </w:div>
              </w:divsChild>
            </w:div>
            <w:div w:id="1064529114">
              <w:marLeft w:val="0"/>
              <w:marRight w:val="0"/>
              <w:marTop w:val="0"/>
              <w:marBottom w:val="0"/>
              <w:divBdr>
                <w:top w:val="none" w:sz="0" w:space="0" w:color="auto"/>
                <w:left w:val="none" w:sz="0" w:space="0" w:color="auto"/>
                <w:bottom w:val="none" w:sz="0" w:space="0" w:color="auto"/>
                <w:right w:val="none" w:sz="0" w:space="0" w:color="auto"/>
              </w:divBdr>
              <w:divsChild>
                <w:div w:id="252789834">
                  <w:marLeft w:val="0"/>
                  <w:marRight w:val="0"/>
                  <w:marTop w:val="0"/>
                  <w:marBottom w:val="0"/>
                  <w:divBdr>
                    <w:top w:val="none" w:sz="0" w:space="0" w:color="auto"/>
                    <w:left w:val="none" w:sz="0" w:space="0" w:color="auto"/>
                    <w:bottom w:val="none" w:sz="0" w:space="0" w:color="auto"/>
                    <w:right w:val="none" w:sz="0" w:space="0" w:color="auto"/>
                  </w:divBdr>
                </w:div>
                <w:div w:id="1860046097">
                  <w:marLeft w:val="0"/>
                  <w:marRight w:val="0"/>
                  <w:marTop w:val="0"/>
                  <w:marBottom w:val="0"/>
                  <w:divBdr>
                    <w:top w:val="none" w:sz="0" w:space="0" w:color="auto"/>
                    <w:left w:val="none" w:sz="0" w:space="0" w:color="auto"/>
                    <w:bottom w:val="none" w:sz="0" w:space="0" w:color="auto"/>
                    <w:right w:val="none" w:sz="0" w:space="0" w:color="auto"/>
                  </w:divBdr>
                </w:div>
              </w:divsChild>
            </w:div>
            <w:div w:id="277294101">
              <w:marLeft w:val="0"/>
              <w:marRight w:val="0"/>
              <w:marTop w:val="0"/>
              <w:marBottom w:val="0"/>
              <w:divBdr>
                <w:top w:val="none" w:sz="0" w:space="0" w:color="auto"/>
                <w:left w:val="none" w:sz="0" w:space="0" w:color="auto"/>
                <w:bottom w:val="none" w:sz="0" w:space="0" w:color="auto"/>
                <w:right w:val="none" w:sz="0" w:space="0" w:color="auto"/>
              </w:divBdr>
              <w:divsChild>
                <w:div w:id="130297113">
                  <w:marLeft w:val="0"/>
                  <w:marRight w:val="0"/>
                  <w:marTop w:val="0"/>
                  <w:marBottom w:val="0"/>
                  <w:divBdr>
                    <w:top w:val="none" w:sz="0" w:space="0" w:color="auto"/>
                    <w:left w:val="none" w:sz="0" w:space="0" w:color="auto"/>
                    <w:bottom w:val="none" w:sz="0" w:space="0" w:color="auto"/>
                    <w:right w:val="none" w:sz="0" w:space="0" w:color="auto"/>
                  </w:divBdr>
                </w:div>
                <w:div w:id="689993780">
                  <w:marLeft w:val="0"/>
                  <w:marRight w:val="0"/>
                  <w:marTop w:val="0"/>
                  <w:marBottom w:val="0"/>
                  <w:divBdr>
                    <w:top w:val="none" w:sz="0" w:space="0" w:color="auto"/>
                    <w:left w:val="none" w:sz="0" w:space="0" w:color="auto"/>
                    <w:bottom w:val="none" w:sz="0" w:space="0" w:color="auto"/>
                    <w:right w:val="none" w:sz="0" w:space="0" w:color="auto"/>
                  </w:divBdr>
                </w:div>
              </w:divsChild>
            </w:div>
            <w:div w:id="813837079">
              <w:marLeft w:val="0"/>
              <w:marRight w:val="0"/>
              <w:marTop w:val="0"/>
              <w:marBottom w:val="0"/>
              <w:divBdr>
                <w:top w:val="none" w:sz="0" w:space="0" w:color="auto"/>
                <w:left w:val="none" w:sz="0" w:space="0" w:color="auto"/>
                <w:bottom w:val="none" w:sz="0" w:space="0" w:color="auto"/>
                <w:right w:val="none" w:sz="0" w:space="0" w:color="auto"/>
              </w:divBdr>
            </w:div>
            <w:div w:id="444471939">
              <w:marLeft w:val="0"/>
              <w:marRight w:val="0"/>
              <w:marTop w:val="0"/>
              <w:marBottom w:val="0"/>
              <w:divBdr>
                <w:top w:val="none" w:sz="0" w:space="0" w:color="auto"/>
                <w:left w:val="none" w:sz="0" w:space="0" w:color="auto"/>
                <w:bottom w:val="none" w:sz="0" w:space="0" w:color="auto"/>
                <w:right w:val="none" w:sz="0" w:space="0" w:color="auto"/>
              </w:divBdr>
            </w:div>
          </w:divsChild>
        </w:div>
        <w:div w:id="709110267">
          <w:marLeft w:val="0"/>
          <w:marRight w:val="0"/>
          <w:marTop w:val="0"/>
          <w:marBottom w:val="0"/>
          <w:divBdr>
            <w:top w:val="none" w:sz="0" w:space="0" w:color="auto"/>
            <w:left w:val="none" w:sz="0" w:space="0" w:color="auto"/>
            <w:bottom w:val="none" w:sz="0" w:space="0" w:color="auto"/>
            <w:right w:val="none" w:sz="0" w:space="0" w:color="auto"/>
          </w:divBdr>
        </w:div>
      </w:divsChild>
    </w:div>
    <w:div w:id="581984532">
      <w:bodyDiv w:val="1"/>
      <w:marLeft w:val="0"/>
      <w:marRight w:val="0"/>
      <w:marTop w:val="0"/>
      <w:marBottom w:val="0"/>
      <w:divBdr>
        <w:top w:val="none" w:sz="0" w:space="0" w:color="auto"/>
        <w:left w:val="none" w:sz="0" w:space="0" w:color="auto"/>
        <w:bottom w:val="none" w:sz="0" w:space="0" w:color="auto"/>
        <w:right w:val="none" w:sz="0" w:space="0" w:color="auto"/>
      </w:divBdr>
      <w:divsChild>
        <w:div w:id="379476497">
          <w:marLeft w:val="0"/>
          <w:marRight w:val="0"/>
          <w:marTop w:val="0"/>
          <w:marBottom w:val="0"/>
          <w:divBdr>
            <w:top w:val="single" w:sz="6" w:space="2" w:color="DDDDDD"/>
            <w:left w:val="single" w:sz="6" w:space="2" w:color="DDDDDD"/>
            <w:bottom w:val="single" w:sz="6" w:space="2" w:color="DDDDDD"/>
            <w:right w:val="single" w:sz="6" w:space="2" w:color="DDDDDD"/>
          </w:divBdr>
          <w:divsChild>
            <w:div w:id="325208921">
              <w:marLeft w:val="0"/>
              <w:marRight w:val="0"/>
              <w:marTop w:val="0"/>
              <w:marBottom w:val="0"/>
              <w:divBdr>
                <w:top w:val="none" w:sz="0" w:space="0" w:color="auto"/>
                <w:left w:val="none" w:sz="0" w:space="0" w:color="auto"/>
                <w:bottom w:val="none" w:sz="0" w:space="0" w:color="auto"/>
                <w:right w:val="none" w:sz="0" w:space="0" w:color="auto"/>
              </w:divBdr>
              <w:divsChild>
                <w:div w:id="335035152">
                  <w:marLeft w:val="0"/>
                  <w:marRight w:val="0"/>
                  <w:marTop w:val="0"/>
                  <w:marBottom w:val="0"/>
                  <w:divBdr>
                    <w:top w:val="none" w:sz="0" w:space="0" w:color="auto"/>
                    <w:left w:val="none" w:sz="0" w:space="0" w:color="auto"/>
                    <w:bottom w:val="none" w:sz="0" w:space="0" w:color="auto"/>
                    <w:right w:val="none" w:sz="0" w:space="0" w:color="auto"/>
                  </w:divBdr>
                </w:div>
                <w:div w:id="1861553704">
                  <w:marLeft w:val="0"/>
                  <w:marRight w:val="0"/>
                  <w:marTop w:val="0"/>
                  <w:marBottom w:val="0"/>
                  <w:divBdr>
                    <w:top w:val="none" w:sz="0" w:space="0" w:color="auto"/>
                    <w:left w:val="none" w:sz="0" w:space="0" w:color="auto"/>
                    <w:bottom w:val="none" w:sz="0" w:space="0" w:color="auto"/>
                    <w:right w:val="none" w:sz="0" w:space="0" w:color="auto"/>
                  </w:divBdr>
                </w:div>
              </w:divsChild>
            </w:div>
            <w:div w:id="1399285957">
              <w:marLeft w:val="0"/>
              <w:marRight w:val="0"/>
              <w:marTop w:val="0"/>
              <w:marBottom w:val="0"/>
              <w:divBdr>
                <w:top w:val="none" w:sz="0" w:space="0" w:color="auto"/>
                <w:left w:val="none" w:sz="0" w:space="0" w:color="auto"/>
                <w:bottom w:val="none" w:sz="0" w:space="0" w:color="auto"/>
                <w:right w:val="none" w:sz="0" w:space="0" w:color="auto"/>
              </w:divBdr>
              <w:divsChild>
                <w:div w:id="1080058178">
                  <w:marLeft w:val="0"/>
                  <w:marRight w:val="0"/>
                  <w:marTop w:val="0"/>
                  <w:marBottom w:val="0"/>
                  <w:divBdr>
                    <w:top w:val="none" w:sz="0" w:space="0" w:color="auto"/>
                    <w:left w:val="none" w:sz="0" w:space="0" w:color="auto"/>
                    <w:bottom w:val="none" w:sz="0" w:space="0" w:color="auto"/>
                    <w:right w:val="none" w:sz="0" w:space="0" w:color="auto"/>
                  </w:divBdr>
                </w:div>
                <w:div w:id="1359969724">
                  <w:marLeft w:val="0"/>
                  <w:marRight w:val="0"/>
                  <w:marTop w:val="0"/>
                  <w:marBottom w:val="0"/>
                  <w:divBdr>
                    <w:top w:val="none" w:sz="0" w:space="0" w:color="auto"/>
                    <w:left w:val="none" w:sz="0" w:space="0" w:color="auto"/>
                    <w:bottom w:val="none" w:sz="0" w:space="0" w:color="auto"/>
                    <w:right w:val="none" w:sz="0" w:space="0" w:color="auto"/>
                  </w:divBdr>
                </w:div>
              </w:divsChild>
            </w:div>
            <w:div w:id="514878753">
              <w:marLeft w:val="0"/>
              <w:marRight w:val="0"/>
              <w:marTop w:val="0"/>
              <w:marBottom w:val="0"/>
              <w:divBdr>
                <w:top w:val="none" w:sz="0" w:space="0" w:color="auto"/>
                <w:left w:val="none" w:sz="0" w:space="0" w:color="auto"/>
                <w:bottom w:val="none" w:sz="0" w:space="0" w:color="auto"/>
                <w:right w:val="none" w:sz="0" w:space="0" w:color="auto"/>
              </w:divBdr>
              <w:divsChild>
                <w:div w:id="1943830036">
                  <w:marLeft w:val="0"/>
                  <w:marRight w:val="0"/>
                  <w:marTop w:val="0"/>
                  <w:marBottom w:val="0"/>
                  <w:divBdr>
                    <w:top w:val="none" w:sz="0" w:space="0" w:color="auto"/>
                    <w:left w:val="none" w:sz="0" w:space="0" w:color="auto"/>
                    <w:bottom w:val="none" w:sz="0" w:space="0" w:color="auto"/>
                    <w:right w:val="none" w:sz="0" w:space="0" w:color="auto"/>
                  </w:divBdr>
                </w:div>
                <w:div w:id="79134566">
                  <w:marLeft w:val="0"/>
                  <w:marRight w:val="0"/>
                  <w:marTop w:val="0"/>
                  <w:marBottom w:val="0"/>
                  <w:divBdr>
                    <w:top w:val="none" w:sz="0" w:space="0" w:color="auto"/>
                    <w:left w:val="none" w:sz="0" w:space="0" w:color="auto"/>
                    <w:bottom w:val="none" w:sz="0" w:space="0" w:color="auto"/>
                    <w:right w:val="none" w:sz="0" w:space="0" w:color="auto"/>
                  </w:divBdr>
                </w:div>
              </w:divsChild>
            </w:div>
            <w:div w:id="150877352">
              <w:marLeft w:val="0"/>
              <w:marRight w:val="0"/>
              <w:marTop w:val="0"/>
              <w:marBottom w:val="0"/>
              <w:divBdr>
                <w:top w:val="none" w:sz="0" w:space="0" w:color="auto"/>
                <w:left w:val="none" w:sz="0" w:space="0" w:color="auto"/>
                <w:bottom w:val="none" w:sz="0" w:space="0" w:color="auto"/>
                <w:right w:val="none" w:sz="0" w:space="0" w:color="auto"/>
              </w:divBdr>
              <w:divsChild>
                <w:div w:id="868491758">
                  <w:marLeft w:val="0"/>
                  <w:marRight w:val="0"/>
                  <w:marTop w:val="0"/>
                  <w:marBottom w:val="0"/>
                  <w:divBdr>
                    <w:top w:val="none" w:sz="0" w:space="0" w:color="auto"/>
                    <w:left w:val="none" w:sz="0" w:space="0" w:color="auto"/>
                    <w:bottom w:val="none" w:sz="0" w:space="0" w:color="auto"/>
                    <w:right w:val="none" w:sz="0" w:space="0" w:color="auto"/>
                  </w:divBdr>
                </w:div>
                <w:div w:id="1032341362">
                  <w:marLeft w:val="0"/>
                  <w:marRight w:val="0"/>
                  <w:marTop w:val="0"/>
                  <w:marBottom w:val="0"/>
                  <w:divBdr>
                    <w:top w:val="none" w:sz="0" w:space="0" w:color="auto"/>
                    <w:left w:val="none" w:sz="0" w:space="0" w:color="auto"/>
                    <w:bottom w:val="none" w:sz="0" w:space="0" w:color="auto"/>
                    <w:right w:val="none" w:sz="0" w:space="0" w:color="auto"/>
                  </w:divBdr>
                </w:div>
              </w:divsChild>
            </w:div>
            <w:div w:id="975372632">
              <w:marLeft w:val="0"/>
              <w:marRight w:val="0"/>
              <w:marTop w:val="0"/>
              <w:marBottom w:val="0"/>
              <w:divBdr>
                <w:top w:val="none" w:sz="0" w:space="0" w:color="auto"/>
                <w:left w:val="none" w:sz="0" w:space="0" w:color="auto"/>
                <w:bottom w:val="none" w:sz="0" w:space="0" w:color="auto"/>
                <w:right w:val="none" w:sz="0" w:space="0" w:color="auto"/>
              </w:divBdr>
            </w:div>
            <w:div w:id="437070261">
              <w:marLeft w:val="0"/>
              <w:marRight w:val="0"/>
              <w:marTop w:val="0"/>
              <w:marBottom w:val="0"/>
              <w:divBdr>
                <w:top w:val="none" w:sz="0" w:space="0" w:color="auto"/>
                <w:left w:val="none" w:sz="0" w:space="0" w:color="auto"/>
                <w:bottom w:val="none" w:sz="0" w:space="0" w:color="auto"/>
                <w:right w:val="none" w:sz="0" w:space="0" w:color="auto"/>
              </w:divBdr>
            </w:div>
          </w:divsChild>
        </w:div>
        <w:div w:id="1631279698">
          <w:marLeft w:val="0"/>
          <w:marRight w:val="0"/>
          <w:marTop w:val="0"/>
          <w:marBottom w:val="0"/>
          <w:divBdr>
            <w:top w:val="none" w:sz="0" w:space="0" w:color="auto"/>
            <w:left w:val="none" w:sz="0" w:space="0" w:color="auto"/>
            <w:bottom w:val="none" w:sz="0" w:space="0" w:color="auto"/>
            <w:right w:val="none" w:sz="0" w:space="0" w:color="auto"/>
          </w:divBdr>
        </w:div>
      </w:divsChild>
    </w:div>
    <w:div w:id="582687243">
      <w:bodyDiv w:val="1"/>
      <w:marLeft w:val="0"/>
      <w:marRight w:val="0"/>
      <w:marTop w:val="0"/>
      <w:marBottom w:val="0"/>
      <w:divBdr>
        <w:top w:val="none" w:sz="0" w:space="0" w:color="auto"/>
        <w:left w:val="none" w:sz="0" w:space="0" w:color="auto"/>
        <w:bottom w:val="none" w:sz="0" w:space="0" w:color="auto"/>
        <w:right w:val="none" w:sz="0" w:space="0" w:color="auto"/>
      </w:divBdr>
      <w:divsChild>
        <w:div w:id="1151484604">
          <w:marLeft w:val="0"/>
          <w:marRight w:val="0"/>
          <w:marTop w:val="0"/>
          <w:marBottom w:val="0"/>
          <w:divBdr>
            <w:top w:val="single" w:sz="6" w:space="2" w:color="DDDDDD"/>
            <w:left w:val="single" w:sz="6" w:space="2" w:color="DDDDDD"/>
            <w:bottom w:val="single" w:sz="6" w:space="2" w:color="DDDDDD"/>
            <w:right w:val="single" w:sz="6" w:space="2" w:color="DDDDDD"/>
          </w:divBdr>
          <w:divsChild>
            <w:div w:id="2067604240">
              <w:marLeft w:val="0"/>
              <w:marRight w:val="0"/>
              <w:marTop w:val="0"/>
              <w:marBottom w:val="0"/>
              <w:divBdr>
                <w:top w:val="none" w:sz="0" w:space="0" w:color="auto"/>
                <w:left w:val="none" w:sz="0" w:space="0" w:color="auto"/>
                <w:bottom w:val="none" w:sz="0" w:space="0" w:color="auto"/>
                <w:right w:val="none" w:sz="0" w:space="0" w:color="auto"/>
              </w:divBdr>
              <w:divsChild>
                <w:div w:id="322665419">
                  <w:marLeft w:val="0"/>
                  <w:marRight w:val="0"/>
                  <w:marTop w:val="0"/>
                  <w:marBottom w:val="0"/>
                  <w:divBdr>
                    <w:top w:val="none" w:sz="0" w:space="0" w:color="auto"/>
                    <w:left w:val="none" w:sz="0" w:space="0" w:color="auto"/>
                    <w:bottom w:val="none" w:sz="0" w:space="0" w:color="auto"/>
                    <w:right w:val="none" w:sz="0" w:space="0" w:color="auto"/>
                  </w:divBdr>
                </w:div>
                <w:div w:id="1405835226">
                  <w:marLeft w:val="0"/>
                  <w:marRight w:val="0"/>
                  <w:marTop w:val="0"/>
                  <w:marBottom w:val="0"/>
                  <w:divBdr>
                    <w:top w:val="none" w:sz="0" w:space="0" w:color="auto"/>
                    <w:left w:val="none" w:sz="0" w:space="0" w:color="auto"/>
                    <w:bottom w:val="none" w:sz="0" w:space="0" w:color="auto"/>
                    <w:right w:val="none" w:sz="0" w:space="0" w:color="auto"/>
                  </w:divBdr>
                </w:div>
              </w:divsChild>
            </w:div>
            <w:div w:id="917786726">
              <w:marLeft w:val="0"/>
              <w:marRight w:val="0"/>
              <w:marTop w:val="0"/>
              <w:marBottom w:val="0"/>
              <w:divBdr>
                <w:top w:val="none" w:sz="0" w:space="0" w:color="auto"/>
                <w:left w:val="none" w:sz="0" w:space="0" w:color="auto"/>
                <w:bottom w:val="none" w:sz="0" w:space="0" w:color="auto"/>
                <w:right w:val="none" w:sz="0" w:space="0" w:color="auto"/>
              </w:divBdr>
              <w:divsChild>
                <w:div w:id="993332822">
                  <w:marLeft w:val="0"/>
                  <w:marRight w:val="0"/>
                  <w:marTop w:val="0"/>
                  <w:marBottom w:val="0"/>
                  <w:divBdr>
                    <w:top w:val="none" w:sz="0" w:space="0" w:color="auto"/>
                    <w:left w:val="none" w:sz="0" w:space="0" w:color="auto"/>
                    <w:bottom w:val="none" w:sz="0" w:space="0" w:color="auto"/>
                    <w:right w:val="none" w:sz="0" w:space="0" w:color="auto"/>
                  </w:divBdr>
                </w:div>
                <w:div w:id="53891486">
                  <w:marLeft w:val="0"/>
                  <w:marRight w:val="0"/>
                  <w:marTop w:val="0"/>
                  <w:marBottom w:val="0"/>
                  <w:divBdr>
                    <w:top w:val="none" w:sz="0" w:space="0" w:color="auto"/>
                    <w:left w:val="none" w:sz="0" w:space="0" w:color="auto"/>
                    <w:bottom w:val="none" w:sz="0" w:space="0" w:color="auto"/>
                    <w:right w:val="none" w:sz="0" w:space="0" w:color="auto"/>
                  </w:divBdr>
                </w:div>
              </w:divsChild>
            </w:div>
            <w:div w:id="801460503">
              <w:marLeft w:val="0"/>
              <w:marRight w:val="0"/>
              <w:marTop w:val="0"/>
              <w:marBottom w:val="0"/>
              <w:divBdr>
                <w:top w:val="none" w:sz="0" w:space="0" w:color="auto"/>
                <w:left w:val="none" w:sz="0" w:space="0" w:color="auto"/>
                <w:bottom w:val="none" w:sz="0" w:space="0" w:color="auto"/>
                <w:right w:val="none" w:sz="0" w:space="0" w:color="auto"/>
              </w:divBdr>
              <w:divsChild>
                <w:div w:id="1986742505">
                  <w:marLeft w:val="0"/>
                  <w:marRight w:val="0"/>
                  <w:marTop w:val="0"/>
                  <w:marBottom w:val="0"/>
                  <w:divBdr>
                    <w:top w:val="none" w:sz="0" w:space="0" w:color="auto"/>
                    <w:left w:val="none" w:sz="0" w:space="0" w:color="auto"/>
                    <w:bottom w:val="none" w:sz="0" w:space="0" w:color="auto"/>
                    <w:right w:val="none" w:sz="0" w:space="0" w:color="auto"/>
                  </w:divBdr>
                </w:div>
                <w:div w:id="930554213">
                  <w:marLeft w:val="0"/>
                  <w:marRight w:val="0"/>
                  <w:marTop w:val="0"/>
                  <w:marBottom w:val="0"/>
                  <w:divBdr>
                    <w:top w:val="none" w:sz="0" w:space="0" w:color="auto"/>
                    <w:left w:val="none" w:sz="0" w:space="0" w:color="auto"/>
                    <w:bottom w:val="none" w:sz="0" w:space="0" w:color="auto"/>
                    <w:right w:val="none" w:sz="0" w:space="0" w:color="auto"/>
                  </w:divBdr>
                </w:div>
              </w:divsChild>
            </w:div>
            <w:div w:id="352223032">
              <w:marLeft w:val="0"/>
              <w:marRight w:val="0"/>
              <w:marTop w:val="0"/>
              <w:marBottom w:val="0"/>
              <w:divBdr>
                <w:top w:val="none" w:sz="0" w:space="0" w:color="auto"/>
                <w:left w:val="none" w:sz="0" w:space="0" w:color="auto"/>
                <w:bottom w:val="none" w:sz="0" w:space="0" w:color="auto"/>
                <w:right w:val="none" w:sz="0" w:space="0" w:color="auto"/>
              </w:divBdr>
              <w:divsChild>
                <w:div w:id="297224653">
                  <w:marLeft w:val="0"/>
                  <w:marRight w:val="0"/>
                  <w:marTop w:val="0"/>
                  <w:marBottom w:val="0"/>
                  <w:divBdr>
                    <w:top w:val="none" w:sz="0" w:space="0" w:color="auto"/>
                    <w:left w:val="none" w:sz="0" w:space="0" w:color="auto"/>
                    <w:bottom w:val="none" w:sz="0" w:space="0" w:color="auto"/>
                    <w:right w:val="none" w:sz="0" w:space="0" w:color="auto"/>
                  </w:divBdr>
                </w:div>
                <w:div w:id="1737316322">
                  <w:marLeft w:val="0"/>
                  <w:marRight w:val="0"/>
                  <w:marTop w:val="0"/>
                  <w:marBottom w:val="0"/>
                  <w:divBdr>
                    <w:top w:val="none" w:sz="0" w:space="0" w:color="auto"/>
                    <w:left w:val="none" w:sz="0" w:space="0" w:color="auto"/>
                    <w:bottom w:val="none" w:sz="0" w:space="0" w:color="auto"/>
                    <w:right w:val="none" w:sz="0" w:space="0" w:color="auto"/>
                  </w:divBdr>
                </w:div>
              </w:divsChild>
            </w:div>
            <w:div w:id="614865742">
              <w:marLeft w:val="0"/>
              <w:marRight w:val="0"/>
              <w:marTop w:val="0"/>
              <w:marBottom w:val="0"/>
              <w:divBdr>
                <w:top w:val="none" w:sz="0" w:space="0" w:color="auto"/>
                <w:left w:val="none" w:sz="0" w:space="0" w:color="auto"/>
                <w:bottom w:val="none" w:sz="0" w:space="0" w:color="auto"/>
                <w:right w:val="none" w:sz="0" w:space="0" w:color="auto"/>
              </w:divBdr>
            </w:div>
            <w:div w:id="556091759">
              <w:marLeft w:val="0"/>
              <w:marRight w:val="0"/>
              <w:marTop w:val="0"/>
              <w:marBottom w:val="0"/>
              <w:divBdr>
                <w:top w:val="none" w:sz="0" w:space="0" w:color="auto"/>
                <w:left w:val="none" w:sz="0" w:space="0" w:color="auto"/>
                <w:bottom w:val="none" w:sz="0" w:space="0" w:color="auto"/>
                <w:right w:val="none" w:sz="0" w:space="0" w:color="auto"/>
              </w:divBdr>
            </w:div>
          </w:divsChild>
        </w:div>
        <w:div w:id="996954495">
          <w:marLeft w:val="0"/>
          <w:marRight w:val="0"/>
          <w:marTop w:val="0"/>
          <w:marBottom w:val="0"/>
          <w:divBdr>
            <w:top w:val="none" w:sz="0" w:space="0" w:color="auto"/>
            <w:left w:val="none" w:sz="0" w:space="0" w:color="auto"/>
            <w:bottom w:val="none" w:sz="0" w:space="0" w:color="auto"/>
            <w:right w:val="none" w:sz="0" w:space="0" w:color="auto"/>
          </w:divBdr>
        </w:div>
      </w:divsChild>
    </w:div>
    <w:div w:id="592084784">
      <w:bodyDiv w:val="1"/>
      <w:marLeft w:val="0"/>
      <w:marRight w:val="0"/>
      <w:marTop w:val="0"/>
      <w:marBottom w:val="0"/>
      <w:divBdr>
        <w:top w:val="none" w:sz="0" w:space="0" w:color="auto"/>
        <w:left w:val="none" w:sz="0" w:space="0" w:color="auto"/>
        <w:bottom w:val="none" w:sz="0" w:space="0" w:color="auto"/>
        <w:right w:val="none" w:sz="0" w:space="0" w:color="auto"/>
      </w:divBdr>
      <w:divsChild>
        <w:div w:id="2107651861">
          <w:marLeft w:val="0"/>
          <w:marRight w:val="0"/>
          <w:marTop w:val="0"/>
          <w:marBottom w:val="0"/>
          <w:divBdr>
            <w:top w:val="single" w:sz="6" w:space="2" w:color="DDDDDD"/>
            <w:left w:val="single" w:sz="6" w:space="2" w:color="DDDDDD"/>
            <w:bottom w:val="single" w:sz="6" w:space="2" w:color="DDDDDD"/>
            <w:right w:val="single" w:sz="6" w:space="2" w:color="DDDDDD"/>
          </w:divBdr>
          <w:divsChild>
            <w:div w:id="1369648689">
              <w:marLeft w:val="0"/>
              <w:marRight w:val="0"/>
              <w:marTop w:val="0"/>
              <w:marBottom w:val="0"/>
              <w:divBdr>
                <w:top w:val="none" w:sz="0" w:space="0" w:color="auto"/>
                <w:left w:val="none" w:sz="0" w:space="0" w:color="auto"/>
                <w:bottom w:val="none" w:sz="0" w:space="0" w:color="auto"/>
                <w:right w:val="none" w:sz="0" w:space="0" w:color="auto"/>
              </w:divBdr>
              <w:divsChild>
                <w:div w:id="241109463">
                  <w:marLeft w:val="0"/>
                  <w:marRight w:val="0"/>
                  <w:marTop w:val="0"/>
                  <w:marBottom w:val="0"/>
                  <w:divBdr>
                    <w:top w:val="none" w:sz="0" w:space="0" w:color="auto"/>
                    <w:left w:val="none" w:sz="0" w:space="0" w:color="auto"/>
                    <w:bottom w:val="none" w:sz="0" w:space="0" w:color="auto"/>
                    <w:right w:val="none" w:sz="0" w:space="0" w:color="auto"/>
                  </w:divBdr>
                </w:div>
                <w:div w:id="450369313">
                  <w:marLeft w:val="0"/>
                  <w:marRight w:val="0"/>
                  <w:marTop w:val="0"/>
                  <w:marBottom w:val="0"/>
                  <w:divBdr>
                    <w:top w:val="none" w:sz="0" w:space="0" w:color="auto"/>
                    <w:left w:val="none" w:sz="0" w:space="0" w:color="auto"/>
                    <w:bottom w:val="none" w:sz="0" w:space="0" w:color="auto"/>
                    <w:right w:val="none" w:sz="0" w:space="0" w:color="auto"/>
                  </w:divBdr>
                </w:div>
              </w:divsChild>
            </w:div>
            <w:div w:id="1384330764">
              <w:marLeft w:val="0"/>
              <w:marRight w:val="0"/>
              <w:marTop w:val="0"/>
              <w:marBottom w:val="0"/>
              <w:divBdr>
                <w:top w:val="none" w:sz="0" w:space="0" w:color="auto"/>
                <w:left w:val="none" w:sz="0" w:space="0" w:color="auto"/>
                <w:bottom w:val="none" w:sz="0" w:space="0" w:color="auto"/>
                <w:right w:val="none" w:sz="0" w:space="0" w:color="auto"/>
              </w:divBdr>
              <w:divsChild>
                <w:div w:id="450367364">
                  <w:marLeft w:val="0"/>
                  <w:marRight w:val="0"/>
                  <w:marTop w:val="0"/>
                  <w:marBottom w:val="0"/>
                  <w:divBdr>
                    <w:top w:val="none" w:sz="0" w:space="0" w:color="auto"/>
                    <w:left w:val="none" w:sz="0" w:space="0" w:color="auto"/>
                    <w:bottom w:val="none" w:sz="0" w:space="0" w:color="auto"/>
                    <w:right w:val="none" w:sz="0" w:space="0" w:color="auto"/>
                  </w:divBdr>
                </w:div>
                <w:div w:id="903956727">
                  <w:marLeft w:val="0"/>
                  <w:marRight w:val="0"/>
                  <w:marTop w:val="0"/>
                  <w:marBottom w:val="0"/>
                  <w:divBdr>
                    <w:top w:val="none" w:sz="0" w:space="0" w:color="auto"/>
                    <w:left w:val="none" w:sz="0" w:space="0" w:color="auto"/>
                    <w:bottom w:val="none" w:sz="0" w:space="0" w:color="auto"/>
                    <w:right w:val="none" w:sz="0" w:space="0" w:color="auto"/>
                  </w:divBdr>
                </w:div>
              </w:divsChild>
            </w:div>
            <w:div w:id="300696000">
              <w:marLeft w:val="0"/>
              <w:marRight w:val="0"/>
              <w:marTop w:val="0"/>
              <w:marBottom w:val="0"/>
              <w:divBdr>
                <w:top w:val="none" w:sz="0" w:space="0" w:color="auto"/>
                <w:left w:val="none" w:sz="0" w:space="0" w:color="auto"/>
                <w:bottom w:val="none" w:sz="0" w:space="0" w:color="auto"/>
                <w:right w:val="none" w:sz="0" w:space="0" w:color="auto"/>
              </w:divBdr>
              <w:divsChild>
                <w:div w:id="1958949796">
                  <w:marLeft w:val="0"/>
                  <w:marRight w:val="0"/>
                  <w:marTop w:val="0"/>
                  <w:marBottom w:val="0"/>
                  <w:divBdr>
                    <w:top w:val="none" w:sz="0" w:space="0" w:color="auto"/>
                    <w:left w:val="none" w:sz="0" w:space="0" w:color="auto"/>
                    <w:bottom w:val="none" w:sz="0" w:space="0" w:color="auto"/>
                    <w:right w:val="none" w:sz="0" w:space="0" w:color="auto"/>
                  </w:divBdr>
                </w:div>
                <w:div w:id="974799103">
                  <w:marLeft w:val="0"/>
                  <w:marRight w:val="0"/>
                  <w:marTop w:val="0"/>
                  <w:marBottom w:val="0"/>
                  <w:divBdr>
                    <w:top w:val="none" w:sz="0" w:space="0" w:color="auto"/>
                    <w:left w:val="none" w:sz="0" w:space="0" w:color="auto"/>
                    <w:bottom w:val="none" w:sz="0" w:space="0" w:color="auto"/>
                    <w:right w:val="none" w:sz="0" w:space="0" w:color="auto"/>
                  </w:divBdr>
                </w:div>
              </w:divsChild>
            </w:div>
            <w:div w:id="926613548">
              <w:marLeft w:val="0"/>
              <w:marRight w:val="0"/>
              <w:marTop w:val="0"/>
              <w:marBottom w:val="0"/>
              <w:divBdr>
                <w:top w:val="none" w:sz="0" w:space="0" w:color="auto"/>
                <w:left w:val="none" w:sz="0" w:space="0" w:color="auto"/>
                <w:bottom w:val="none" w:sz="0" w:space="0" w:color="auto"/>
                <w:right w:val="none" w:sz="0" w:space="0" w:color="auto"/>
              </w:divBdr>
              <w:divsChild>
                <w:div w:id="152918109">
                  <w:marLeft w:val="0"/>
                  <w:marRight w:val="0"/>
                  <w:marTop w:val="0"/>
                  <w:marBottom w:val="0"/>
                  <w:divBdr>
                    <w:top w:val="none" w:sz="0" w:space="0" w:color="auto"/>
                    <w:left w:val="none" w:sz="0" w:space="0" w:color="auto"/>
                    <w:bottom w:val="none" w:sz="0" w:space="0" w:color="auto"/>
                    <w:right w:val="none" w:sz="0" w:space="0" w:color="auto"/>
                  </w:divBdr>
                </w:div>
                <w:div w:id="15889925">
                  <w:marLeft w:val="0"/>
                  <w:marRight w:val="0"/>
                  <w:marTop w:val="0"/>
                  <w:marBottom w:val="0"/>
                  <w:divBdr>
                    <w:top w:val="none" w:sz="0" w:space="0" w:color="auto"/>
                    <w:left w:val="none" w:sz="0" w:space="0" w:color="auto"/>
                    <w:bottom w:val="none" w:sz="0" w:space="0" w:color="auto"/>
                    <w:right w:val="none" w:sz="0" w:space="0" w:color="auto"/>
                  </w:divBdr>
                </w:div>
              </w:divsChild>
            </w:div>
            <w:div w:id="701057519">
              <w:marLeft w:val="0"/>
              <w:marRight w:val="0"/>
              <w:marTop w:val="0"/>
              <w:marBottom w:val="0"/>
              <w:divBdr>
                <w:top w:val="none" w:sz="0" w:space="0" w:color="auto"/>
                <w:left w:val="none" w:sz="0" w:space="0" w:color="auto"/>
                <w:bottom w:val="none" w:sz="0" w:space="0" w:color="auto"/>
                <w:right w:val="none" w:sz="0" w:space="0" w:color="auto"/>
              </w:divBdr>
            </w:div>
            <w:div w:id="1711176569">
              <w:marLeft w:val="0"/>
              <w:marRight w:val="0"/>
              <w:marTop w:val="0"/>
              <w:marBottom w:val="0"/>
              <w:divBdr>
                <w:top w:val="none" w:sz="0" w:space="0" w:color="auto"/>
                <w:left w:val="none" w:sz="0" w:space="0" w:color="auto"/>
                <w:bottom w:val="none" w:sz="0" w:space="0" w:color="auto"/>
                <w:right w:val="none" w:sz="0" w:space="0" w:color="auto"/>
              </w:divBdr>
            </w:div>
          </w:divsChild>
        </w:div>
        <w:div w:id="1122656033">
          <w:marLeft w:val="0"/>
          <w:marRight w:val="0"/>
          <w:marTop w:val="0"/>
          <w:marBottom w:val="0"/>
          <w:divBdr>
            <w:top w:val="none" w:sz="0" w:space="0" w:color="auto"/>
            <w:left w:val="none" w:sz="0" w:space="0" w:color="auto"/>
            <w:bottom w:val="none" w:sz="0" w:space="0" w:color="auto"/>
            <w:right w:val="none" w:sz="0" w:space="0" w:color="auto"/>
          </w:divBdr>
        </w:div>
      </w:divsChild>
    </w:div>
    <w:div w:id="633410054">
      <w:bodyDiv w:val="1"/>
      <w:marLeft w:val="0"/>
      <w:marRight w:val="0"/>
      <w:marTop w:val="0"/>
      <w:marBottom w:val="0"/>
      <w:divBdr>
        <w:top w:val="none" w:sz="0" w:space="0" w:color="auto"/>
        <w:left w:val="none" w:sz="0" w:space="0" w:color="auto"/>
        <w:bottom w:val="none" w:sz="0" w:space="0" w:color="auto"/>
        <w:right w:val="none" w:sz="0" w:space="0" w:color="auto"/>
      </w:divBdr>
      <w:divsChild>
        <w:div w:id="1905674439">
          <w:marLeft w:val="0"/>
          <w:marRight w:val="0"/>
          <w:marTop w:val="0"/>
          <w:marBottom w:val="0"/>
          <w:divBdr>
            <w:top w:val="single" w:sz="6" w:space="2" w:color="DDDDDD"/>
            <w:left w:val="single" w:sz="6" w:space="2" w:color="DDDDDD"/>
            <w:bottom w:val="single" w:sz="6" w:space="2" w:color="DDDDDD"/>
            <w:right w:val="single" w:sz="6" w:space="2" w:color="DDDDDD"/>
          </w:divBdr>
          <w:divsChild>
            <w:div w:id="1264922831">
              <w:marLeft w:val="0"/>
              <w:marRight w:val="0"/>
              <w:marTop w:val="0"/>
              <w:marBottom w:val="0"/>
              <w:divBdr>
                <w:top w:val="none" w:sz="0" w:space="0" w:color="auto"/>
                <w:left w:val="none" w:sz="0" w:space="0" w:color="auto"/>
                <w:bottom w:val="none" w:sz="0" w:space="0" w:color="auto"/>
                <w:right w:val="none" w:sz="0" w:space="0" w:color="auto"/>
              </w:divBdr>
              <w:divsChild>
                <w:div w:id="1872262189">
                  <w:marLeft w:val="0"/>
                  <w:marRight w:val="0"/>
                  <w:marTop w:val="0"/>
                  <w:marBottom w:val="0"/>
                  <w:divBdr>
                    <w:top w:val="none" w:sz="0" w:space="0" w:color="auto"/>
                    <w:left w:val="none" w:sz="0" w:space="0" w:color="auto"/>
                    <w:bottom w:val="none" w:sz="0" w:space="0" w:color="auto"/>
                    <w:right w:val="none" w:sz="0" w:space="0" w:color="auto"/>
                  </w:divBdr>
                </w:div>
                <w:div w:id="320810820">
                  <w:marLeft w:val="0"/>
                  <w:marRight w:val="0"/>
                  <w:marTop w:val="0"/>
                  <w:marBottom w:val="0"/>
                  <w:divBdr>
                    <w:top w:val="none" w:sz="0" w:space="0" w:color="auto"/>
                    <w:left w:val="none" w:sz="0" w:space="0" w:color="auto"/>
                    <w:bottom w:val="none" w:sz="0" w:space="0" w:color="auto"/>
                    <w:right w:val="none" w:sz="0" w:space="0" w:color="auto"/>
                  </w:divBdr>
                </w:div>
              </w:divsChild>
            </w:div>
            <w:div w:id="406079077">
              <w:marLeft w:val="0"/>
              <w:marRight w:val="0"/>
              <w:marTop w:val="0"/>
              <w:marBottom w:val="0"/>
              <w:divBdr>
                <w:top w:val="none" w:sz="0" w:space="0" w:color="auto"/>
                <w:left w:val="none" w:sz="0" w:space="0" w:color="auto"/>
                <w:bottom w:val="none" w:sz="0" w:space="0" w:color="auto"/>
                <w:right w:val="none" w:sz="0" w:space="0" w:color="auto"/>
              </w:divBdr>
              <w:divsChild>
                <w:div w:id="226381951">
                  <w:marLeft w:val="0"/>
                  <w:marRight w:val="0"/>
                  <w:marTop w:val="0"/>
                  <w:marBottom w:val="0"/>
                  <w:divBdr>
                    <w:top w:val="none" w:sz="0" w:space="0" w:color="auto"/>
                    <w:left w:val="none" w:sz="0" w:space="0" w:color="auto"/>
                    <w:bottom w:val="none" w:sz="0" w:space="0" w:color="auto"/>
                    <w:right w:val="none" w:sz="0" w:space="0" w:color="auto"/>
                  </w:divBdr>
                </w:div>
                <w:div w:id="1077871300">
                  <w:marLeft w:val="0"/>
                  <w:marRight w:val="0"/>
                  <w:marTop w:val="0"/>
                  <w:marBottom w:val="0"/>
                  <w:divBdr>
                    <w:top w:val="none" w:sz="0" w:space="0" w:color="auto"/>
                    <w:left w:val="none" w:sz="0" w:space="0" w:color="auto"/>
                    <w:bottom w:val="none" w:sz="0" w:space="0" w:color="auto"/>
                    <w:right w:val="none" w:sz="0" w:space="0" w:color="auto"/>
                  </w:divBdr>
                </w:div>
              </w:divsChild>
            </w:div>
            <w:div w:id="341008667">
              <w:marLeft w:val="0"/>
              <w:marRight w:val="0"/>
              <w:marTop w:val="0"/>
              <w:marBottom w:val="0"/>
              <w:divBdr>
                <w:top w:val="none" w:sz="0" w:space="0" w:color="auto"/>
                <w:left w:val="none" w:sz="0" w:space="0" w:color="auto"/>
                <w:bottom w:val="none" w:sz="0" w:space="0" w:color="auto"/>
                <w:right w:val="none" w:sz="0" w:space="0" w:color="auto"/>
              </w:divBdr>
              <w:divsChild>
                <w:div w:id="759721275">
                  <w:marLeft w:val="0"/>
                  <w:marRight w:val="0"/>
                  <w:marTop w:val="0"/>
                  <w:marBottom w:val="0"/>
                  <w:divBdr>
                    <w:top w:val="none" w:sz="0" w:space="0" w:color="auto"/>
                    <w:left w:val="none" w:sz="0" w:space="0" w:color="auto"/>
                    <w:bottom w:val="none" w:sz="0" w:space="0" w:color="auto"/>
                    <w:right w:val="none" w:sz="0" w:space="0" w:color="auto"/>
                  </w:divBdr>
                </w:div>
                <w:div w:id="646398070">
                  <w:marLeft w:val="0"/>
                  <w:marRight w:val="0"/>
                  <w:marTop w:val="0"/>
                  <w:marBottom w:val="0"/>
                  <w:divBdr>
                    <w:top w:val="none" w:sz="0" w:space="0" w:color="auto"/>
                    <w:left w:val="none" w:sz="0" w:space="0" w:color="auto"/>
                    <w:bottom w:val="none" w:sz="0" w:space="0" w:color="auto"/>
                    <w:right w:val="none" w:sz="0" w:space="0" w:color="auto"/>
                  </w:divBdr>
                </w:div>
              </w:divsChild>
            </w:div>
            <w:div w:id="1943873983">
              <w:marLeft w:val="0"/>
              <w:marRight w:val="0"/>
              <w:marTop w:val="0"/>
              <w:marBottom w:val="0"/>
              <w:divBdr>
                <w:top w:val="none" w:sz="0" w:space="0" w:color="auto"/>
                <w:left w:val="none" w:sz="0" w:space="0" w:color="auto"/>
                <w:bottom w:val="none" w:sz="0" w:space="0" w:color="auto"/>
                <w:right w:val="none" w:sz="0" w:space="0" w:color="auto"/>
              </w:divBdr>
              <w:divsChild>
                <w:div w:id="1598706904">
                  <w:marLeft w:val="0"/>
                  <w:marRight w:val="0"/>
                  <w:marTop w:val="0"/>
                  <w:marBottom w:val="0"/>
                  <w:divBdr>
                    <w:top w:val="none" w:sz="0" w:space="0" w:color="auto"/>
                    <w:left w:val="none" w:sz="0" w:space="0" w:color="auto"/>
                    <w:bottom w:val="none" w:sz="0" w:space="0" w:color="auto"/>
                    <w:right w:val="none" w:sz="0" w:space="0" w:color="auto"/>
                  </w:divBdr>
                </w:div>
                <w:div w:id="258753307">
                  <w:marLeft w:val="0"/>
                  <w:marRight w:val="0"/>
                  <w:marTop w:val="0"/>
                  <w:marBottom w:val="0"/>
                  <w:divBdr>
                    <w:top w:val="none" w:sz="0" w:space="0" w:color="auto"/>
                    <w:left w:val="none" w:sz="0" w:space="0" w:color="auto"/>
                    <w:bottom w:val="none" w:sz="0" w:space="0" w:color="auto"/>
                    <w:right w:val="none" w:sz="0" w:space="0" w:color="auto"/>
                  </w:divBdr>
                </w:div>
              </w:divsChild>
            </w:div>
            <w:div w:id="493185629">
              <w:marLeft w:val="0"/>
              <w:marRight w:val="0"/>
              <w:marTop w:val="0"/>
              <w:marBottom w:val="0"/>
              <w:divBdr>
                <w:top w:val="none" w:sz="0" w:space="0" w:color="auto"/>
                <w:left w:val="none" w:sz="0" w:space="0" w:color="auto"/>
                <w:bottom w:val="none" w:sz="0" w:space="0" w:color="auto"/>
                <w:right w:val="none" w:sz="0" w:space="0" w:color="auto"/>
              </w:divBdr>
            </w:div>
            <w:div w:id="669524987">
              <w:marLeft w:val="0"/>
              <w:marRight w:val="0"/>
              <w:marTop w:val="0"/>
              <w:marBottom w:val="0"/>
              <w:divBdr>
                <w:top w:val="none" w:sz="0" w:space="0" w:color="auto"/>
                <w:left w:val="none" w:sz="0" w:space="0" w:color="auto"/>
                <w:bottom w:val="none" w:sz="0" w:space="0" w:color="auto"/>
                <w:right w:val="none" w:sz="0" w:space="0" w:color="auto"/>
              </w:divBdr>
            </w:div>
          </w:divsChild>
        </w:div>
        <w:div w:id="579102545">
          <w:marLeft w:val="0"/>
          <w:marRight w:val="0"/>
          <w:marTop w:val="0"/>
          <w:marBottom w:val="0"/>
          <w:divBdr>
            <w:top w:val="none" w:sz="0" w:space="0" w:color="auto"/>
            <w:left w:val="none" w:sz="0" w:space="0" w:color="auto"/>
            <w:bottom w:val="none" w:sz="0" w:space="0" w:color="auto"/>
            <w:right w:val="none" w:sz="0" w:space="0" w:color="auto"/>
          </w:divBdr>
        </w:div>
      </w:divsChild>
    </w:div>
    <w:div w:id="638606388">
      <w:bodyDiv w:val="1"/>
      <w:marLeft w:val="0"/>
      <w:marRight w:val="0"/>
      <w:marTop w:val="0"/>
      <w:marBottom w:val="0"/>
      <w:divBdr>
        <w:top w:val="none" w:sz="0" w:space="0" w:color="auto"/>
        <w:left w:val="none" w:sz="0" w:space="0" w:color="auto"/>
        <w:bottom w:val="none" w:sz="0" w:space="0" w:color="auto"/>
        <w:right w:val="none" w:sz="0" w:space="0" w:color="auto"/>
      </w:divBdr>
      <w:divsChild>
        <w:div w:id="758216030">
          <w:marLeft w:val="0"/>
          <w:marRight w:val="0"/>
          <w:marTop w:val="0"/>
          <w:marBottom w:val="0"/>
          <w:divBdr>
            <w:top w:val="single" w:sz="6" w:space="2" w:color="DDDDDD"/>
            <w:left w:val="single" w:sz="6" w:space="2" w:color="DDDDDD"/>
            <w:bottom w:val="single" w:sz="6" w:space="2" w:color="DDDDDD"/>
            <w:right w:val="single" w:sz="6" w:space="2" w:color="DDDDDD"/>
          </w:divBdr>
          <w:divsChild>
            <w:div w:id="1616785486">
              <w:marLeft w:val="0"/>
              <w:marRight w:val="0"/>
              <w:marTop w:val="0"/>
              <w:marBottom w:val="0"/>
              <w:divBdr>
                <w:top w:val="none" w:sz="0" w:space="0" w:color="auto"/>
                <w:left w:val="none" w:sz="0" w:space="0" w:color="auto"/>
                <w:bottom w:val="none" w:sz="0" w:space="0" w:color="auto"/>
                <w:right w:val="none" w:sz="0" w:space="0" w:color="auto"/>
              </w:divBdr>
              <w:divsChild>
                <w:div w:id="220141320">
                  <w:marLeft w:val="0"/>
                  <w:marRight w:val="0"/>
                  <w:marTop w:val="0"/>
                  <w:marBottom w:val="0"/>
                  <w:divBdr>
                    <w:top w:val="none" w:sz="0" w:space="0" w:color="auto"/>
                    <w:left w:val="none" w:sz="0" w:space="0" w:color="auto"/>
                    <w:bottom w:val="none" w:sz="0" w:space="0" w:color="auto"/>
                    <w:right w:val="none" w:sz="0" w:space="0" w:color="auto"/>
                  </w:divBdr>
                </w:div>
                <w:div w:id="705252370">
                  <w:marLeft w:val="0"/>
                  <w:marRight w:val="0"/>
                  <w:marTop w:val="0"/>
                  <w:marBottom w:val="0"/>
                  <w:divBdr>
                    <w:top w:val="none" w:sz="0" w:space="0" w:color="auto"/>
                    <w:left w:val="none" w:sz="0" w:space="0" w:color="auto"/>
                    <w:bottom w:val="none" w:sz="0" w:space="0" w:color="auto"/>
                    <w:right w:val="none" w:sz="0" w:space="0" w:color="auto"/>
                  </w:divBdr>
                </w:div>
              </w:divsChild>
            </w:div>
            <w:div w:id="316226917">
              <w:marLeft w:val="0"/>
              <w:marRight w:val="0"/>
              <w:marTop w:val="0"/>
              <w:marBottom w:val="0"/>
              <w:divBdr>
                <w:top w:val="none" w:sz="0" w:space="0" w:color="auto"/>
                <w:left w:val="none" w:sz="0" w:space="0" w:color="auto"/>
                <w:bottom w:val="none" w:sz="0" w:space="0" w:color="auto"/>
                <w:right w:val="none" w:sz="0" w:space="0" w:color="auto"/>
              </w:divBdr>
              <w:divsChild>
                <w:div w:id="699210321">
                  <w:marLeft w:val="0"/>
                  <w:marRight w:val="0"/>
                  <w:marTop w:val="0"/>
                  <w:marBottom w:val="0"/>
                  <w:divBdr>
                    <w:top w:val="none" w:sz="0" w:space="0" w:color="auto"/>
                    <w:left w:val="none" w:sz="0" w:space="0" w:color="auto"/>
                    <w:bottom w:val="none" w:sz="0" w:space="0" w:color="auto"/>
                    <w:right w:val="none" w:sz="0" w:space="0" w:color="auto"/>
                  </w:divBdr>
                </w:div>
                <w:div w:id="319233670">
                  <w:marLeft w:val="0"/>
                  <w:marRight w:val="0"/>
                  <w:marTop w:val="0"/>
                  <w:marBottom w:val="0"/>
                  <w:divBdr>
                    <w:top w:val="none" w:sz="0" w:space="0" w:color="auto"/>
                    <w:left w:val="none" w:sz="0" w:space="0" w:color="auto"/>
                    <w:bottom w:val="none" w:sz="0" w:space="0" w:color="auto"/>
                    <w:right w:val="none" w:sz="0" w:space="0" w:color="auto"/>
                  </w:divBdr>
                </w:div>
              </w:divsChild>
            </w:div>
            <w:div w:id="697005949">
              <w:marLeft w:val="0"/>
              <w:marRight w:val="0"/>
              <w:marTop w:val="0"/>
              <w:marBottom w:val="0"/>
              <w:divBdr>
                <w:top w:val="none" w:sz="0" w:space="0" w:color="auto"/>
                <w:left w:val="none" w:sz="0" w:space="0" w:color="auto"/>
                <w:bottom w:val="none" w:sz="0" w:space="0" w:color="auto"/>
                <w:right w:val="none" w:sz="0" w:space="0" w:color="auto"/>
              </w:divBdr>
              <w:divsChild>
                <w:div w:id="1736275337">
                  <w:marLeft w:val="0"/>
                  <w:marRight w:val="0"/>
                  <w:marTop w:val="0"/>
                  <w:marBottom w:val="0"/>
                  <w:divBdr>
                    <w:top w:val="none" w:sz="0" w:space="0" w:color="auto"/>
                    <w:left w:val="none" w:sz="0" w:space="0" w:color="auto"/>
                    <w:bottom w:val="none" w:sz="0" w:space="0" w:color="auto"/>
                    <w:right w:val="none" w:sz="0" w:space="0" w:color="auto"/>
                  </w:divBdr>
                </w:div>
                <w:div w:id="1151094073">
                  <w:marLeft w:val="0"/>
                  <w:marRight w:val="0"/>
                  <w:marTop w:val="0"/>
                  <w:marBottom w:val="0"/>
                  <w:divBdr>
                    <w:top w:val="none" w:sz="0" w:space="0" w:color="auto"/>
                    <w:left w:val="none" w:sz="0" w:space="0" w:color="auto"/>
                    <w:bottom w:val="none" w:sz="0" w:space="0" w:color="auto"/>
                    <w:right w:val="none" w:sz="0" w:space="0" w:color="auto"/>
                  </w:divBdr>
                </w:div>
              </w:divsChild>
            </w:div>
            <w:div w:id="386226776">
              <w:marLeft w:val="0"/>
              <w:marRight w:val="0"/>
              <w:marTop w:val="0"/>
              <w:marBottom w:val="0"/>
              <w:divBdr>
                <w:top w:val="none" w:sz="0" w:space="0" w:color="auto"/>
                <w:left w:val="none" w:sz="0" w:space="0" w:color="auto"/>
                <w:bottom w:val="none" w:sz="0" w:space="0" w:color="auto"/>
                <w:right w:val="none" w:sz="0" w:space="0" w:color="auto"/>
              </w:divBdr>
              <w:divsChild>
                <w:div w:id="738747003">
                  <w:marLeft w:val="0"/>
                  <w:marRight w:val="0"/>
                  <w:marTop w:val="0"/>
                  <w:marBottom w:val="0"/>
                  <w:divBdr>
                    <w:top w:val="none" w:sz="0" w:space="0" w:color="auto"/>
                    <w:left w:val="none" w:sz="0" w:space="0" w:color="auto"/>
                    <w:bottom w:val="none" w:sz="0" w:space="0" w:color="auto"/>
                    <w:right w:val="none" w:sz="0" w:space="0" w:color="auto"/>
                  </w:divBdr>
                </w:div>
                <w:div w:id="705327369">
                  <w:marLeft w:val="0"/>
                  <w:marRight w:val="0"/>
                  <w:marTop w:val="0"/>
                  <w:marBottom w:val="0"/>
                  <w:divBdr>
                    <w:top w:val="none" w:sz="0" w:space="0" w:color="auto"/>
                    <w:left w:val="none" w:sz="0" w:space="0" w:color="auto"/>
                    <w:bottom w:val="none" w:sz="0" w:space="0" w:color="auto"/>
                    <w:right w:val="none" w:sz="0" w:space="0" w:color="auto"/>
                  </w:divBdr>
                </w:div>
              </w:divsChild>
            </w:div>
            <w:div w:id="234903446">
              <w:marLeft w:val="0"/>
              <w:marRight w:val="0"/>
              <w:marTop w:val="0"/>
              <w:marBottom w:val="0"/>
              <w:divBdr>
                <w:top w:val="none" w:sz="0" w:space="0" w:color="auto"/>
                <w:left w:val="none" w:sz="0" w:space="0" w:color="auto"/>
                <w:bottom w:val="none" w:sz="0" w:space="0" w:color="auto"/>
                <w:right w:val="none" w:sz="0" w:space="0" w:color="auto"/>
              </w:divBdr>
            </w:div>
            <w:div w:id="880360827">
              <w:marLeft w:val="0"/>
              <w:marRight w:val="0"/>
              <w:marTop w:val="0"/>
              <w:marBottom w:val="0"/>
              <w:divBdr>
                <w:top w:val="none" w:sz="0" w:space="0" w:color="auto"/>
                <w:left w:val="none" w:sz="0" w:space="0" w:color="auto"/>
                <w:bottom w:val="none" w:sz="0" w:space="0" w:color="auto"/>
                <w:right w:val="none" w:sz="0" w:space="0" w:color="auto"/>
              </w:divBdr>
            </w:div>
          </w:divsChild>
        </w:div>
        <w:div w:id="1200826335">
          <w:marLeft w:val="0"/>
          <w:marRight w:val="0"/>
          <w:marTop w:val="0"/>
          <w:marBottom w:val="0"/>
          <w:divBdr>
            <w:top w:val="none" w:sz="0" w:space="0" w:color="auto"/>
            <w:left w:val="none" w:sz="0" w:space="0" w:color="auto"/>
            <w:bottom w:val="none" w:sz="0" w:space="0" w:color="auto"/>
            <w:right w:val="none" w:sz="0" w:space="0" w:color="auto"/>
          </w:divBdr>
        </w:div>
      </w:divsChild>
    </w:div>
    <w:div w:id="667171238">
      <w:bodyDiv w:val="1"/>
      <w:marLeft w:val="0"/>
      <w:marRight w:val="0"/>
      <w:marTop w:val="0"/>
      <w:marBottom w:val="0"/>
      <w:divBdr>
        <w:top w:val="none" w:sz="0" w:space="0" w:color="auto"/>
        <w:left w:val="none" w:sz="0" w:space="0" w:color="auto"/>
        <w:bottom w:val="none" w:sz="0" w:space="0" w:color="auto"/>
        <w:right w:val="none" w:sz="0" w:space="0" w:color="auto"/>
      </w:divBdr>
      <w:divsChild>
        <w:div w:id="314991909">
          <w:marLeft w:val="0"/>
          <w:marRight w:val="0"/>
          <w:marTop w:val="0"/>
          <w:marBottom w:val="0"/>
          <w:divBdr>
            <w:top w:val="single" w:sz="6" w:space="2" w:color="DDDDDD"/>
            <w:left w:val="single" w:sz="6" w:space="2" w:color="DDDDDD"/>
            <w:bottom w:val="single" w:sz="6" w:space="2" w:color="DDDDDD"/>
            <w:right w:val="single" w:sz="6" w:space="2" w:color="DDDDDD"/>
          </w:divBdr>
          <w:divsChild>
            <w:div w:id="465662109">
              <w:marLeft w:val="0"/>
              <w:marRight w:val="0"/>
              <w:marTop w:val="0"/>
              <w:marBottom w:val="0"/>
              <w:divBdr>
                <w:top w:val="none" w:sz="0" w:space="0" w:color="auto"/>
                <w:left w:val="none" w:sz="0" w:space="0" w:color="auto"/>
                <w:bottom w:val="none" w:sz="0" w:space="0" w:color="auto"/>
                <w:right w:val="none" w:sz="0" w:space="0" w:color="auto"/>
              </w:divBdr>
              <w:divsChild>
                <w:div w:id="1232429046">
                  <w:marLeft w:val="0"/>
                  <w:marRight w:val="0"/>
                  <w:marTop w:val="0"/>
                  <w:marBottom w:val="0"/>
                  <w:divBdr>
                    <w:top w:val="none" w:sz="0" w:space="0" w:color="auto"/>
                    <w:left w:val="none" w:sz="0" w:space="0" w:color="auto"/>
                    <w:bottom w:val="none" w:sz="0" w:space="0" w:color="auto"/>
                    <w:right w:val="none" w:sz="0" w:space="0" w:color="auto"/>
                  </w:divBdr>
                </w:div>
                <w:div w:id="340208924">
                  <w:marLeft w:val="0"/>
                  <w:marRight w:val="0"/>
                  <w:marTop w:val="0"/>
                  <w:marBottom w:val="0"/>
                  <w:divBdr>
                    <w:top w:val="none" w:sz="0" w:space="0" w:color="auto"/>
                    <w:left w:val="none" w:sz="0" w:space="0" w:color="auto"/>
                    <w:bottom w:val="none" w:sz="0" w:space="0" w:color="auto"/>
                    <w:right w:val="none" w:sz="0" w:space="0" w:color="auto"/>
                  </w:divBdr>
                </w:div>
              </w:divsChild>
            </w:div>
            <w:div w:id="111750930">
              <w:marLeft w:val="0"/>
              <w:marRight w:val="0"/>
              <w:marTop w:val="0"/>
              <w:marBottom w:val="0"/>
              <w:divBdr>
                <w:top w:val="none" w:sz="0" w:space="0" w:color="auto"/>
                <w:left w:val="none" w:sz="0" w:space="0" w:color="auto"/>
                <w:bottom w:val="none" w:sz="0" w:space="0" w:color="auto"/>
                <w:right w:val="none" w:sz="0" w:space="0" w:color="auto"/>
              </w:divBdr>
              <w:divsChild>
                <w:div w:id="1435249505">
                  <w:marLeft w:val="0"/>
                  <w:marRight w:val="0"/>
                  <w:marTop w:val="0"/>
                  <w:marBottom w:val="0"/>
                  <w:divBdr>
                    <w:top w:val="none" w:sz="0" w:space="0" w:color="auto"/>
                    <w:left w:val="none" w:sz="0" w:space="0" w:color="auto"/>
                    <w:bottom w:val="none" w:sz="0" w:space="0" w:color="auto"/>
                    <w:right w:val="none" w:sz="0" w:space="0" w:color="auto"/>
                  </w:divBdr>
                </w:div>
                <w:div w:id="981346630">
                  <w:marLeft w:val="0"/>
                  <w:marRight w:val="0"/>
                  <w:marTop w:val="0"/>
                  <w:marBottom w:val="0"/>
                  <w:divBdr>
                    <w:top w:val="none" w:sz="0" w:space="0" w:color="auto"/>
                    <w:left w:val="none" w:sz="0" w:space="0" w:color="auto"/>
                    <w:bottom w:val="none" w:sz="0" w:space="0" w:color="auto"/>
                    <w:right w:val="none" w:sz="0" w:space="0" w:color="auto"/>
                  </w:divBdr>
                </w:div>
              </w:divsChild>
            </w:div>
            <w:div w:id="493640954">
              <w:marLeft w:val="0"/>
              <w:marRight w:val="0"/>
              <w:marTop w:val="0"/>
              <w:marBottom w:val="0"/>
              <w:divBdr>
                <w:top w:val="none" w:sz="0" w:space="0" w:color="auto"/>
                <w:left w:val="none" w:sz="0" w:space="0" w:color="auto"/>
                <w:bottom w:val="none" w:sz="0" w:space="0" w:color="auto"/>
                <w:right w:val="none" w:sz="0" w:space="0" w:color="auto"/>
              </w:divBdr>
              <w:divsChild>
                <w:div w:id="1820535237">
                  <w:marLeft w:val="0"/>
                  <w:marRight w:val="0"/>
                  <w:marTop w:val="0"/>
                  <w:marBottom w:val="0"/>
                  <w:divBdr>
                    <w:top w:val="none" w:sz="0" w:space="0" w:color="auto"/>
                    <w:left w:val="none" w:sz="0" w:space="0" w:color="auto"/>
                    <w:bottom w:val="none" w:sz="0" w:space="0" w:color="auto"/>
                    <w:right w:val="none" w:sz="0" w:space="0" w:color="auto"/>
                  </w:divBdr>
                </w:div>
                <w:div w:id="119879991">
                  <w:marLeft w:val="0"/>
                  <w:marRight w:val="0"/>
                  <w:marTop w:val="0"/>
                  <w:marBottom w:val="0"/>
                  <w:divBdr>
                    <w:top w:val="none" w:sz="0" w:space="0" w:color="auto"/>
                    <w:left w:val="none" w:sz="0" w:space="0" w:color="auto"/>
                    <w:bottom w:val="none" w:sz="0" w:space="0" w:color="auto"/>
                    <w:right w:val="none" w:sz="0" w:space="0" w:color="auto"/>
                  </w:divBdr>
                </w:div>
              </w:divsChild>
            </w:div>
            <w:div w:id="1061563968">
              <w:marLeft w:val="0"/>
              <w:marRight w:val="0"/>
              <w:marTop w:val="0"/>
              <w:marBottom w:val="0"/>
              <w:divBdr>
                <w:top w:val="none" w:sz="0" w:space="0" w:color="auto"/>
                <w:left w:val="none" w:sz="0" w:space="0" w:color="auto"/>
                <w:bottom w:val="none" w:sz="0" w:space="0" w:color="auto"/>
                <w:right w:val="none" w:sz="0" w:space="0" w:color="auto"/>
              </w:divBdr>
              <w:divsChild>
                <w:div w:id="289407655">
                  <w:marLeft w:val="0"/>
                  <w:marRight w:val="0"/>
                  <w:marTop w:val="0"/>
                  <w:marBottom w:val="0"/>
                  <w:divBdr>
                    <w:top w:val="none" w:sz="0" w:space="0" w:color="auto"/>
                    <w:left w:val="none" w:sz="0" w:space="0" w:color="auto"/>
                    <w:bottom w:val="none" w:sz="0" w:space="0" w:color="auto"/>
                    <w:right w:val="none" w:sz="0" w:space="0" w:color="auto"/>
                  </w:divBdr>
                </w:div>
                <w:div w:id="1448423846">
                  <w:marLeft w:val="0"/>
                  <w:marRight w:val="0"/>
                  <w:marTop w:val="0"/>
                  <w:marBottom w:val="0"/>
                  <w:divBdr>
                    <w:top w:val="none" w:sz="0" w:space="0" w:color="auto"/>
                    <w:left w:val="none" w:sz="0" w:space="0" w:color="auto"/>
                    <w:bottom w:val="none" w:sz="0" w:space="0" w:color="auto"/>
                    <w:right w:val="none" w:sz="0" w:space="0" w:color="auto"/>
                  </w:divBdr>
                </w:div>
              </w:divsChild>
            </w:div>
            <w:div w:id="1680883371">
              <w:marLeft w:val="0"/>
              <w:marRight w:val="0"/>
              <w:marTop w:val="0"/>
              <w:marBottom w:val="0"/>
              <w:divBdr>
                <w:top w:val="none" w:sz="0" w:space="0" w:color="auto"/>
                <w:left w:val="none" w:sz="0" w:space="0" w:color="auto"/>
                <w:bottom w:val="none" w:sz="0" w:space="0" w:color="auto"/>
                <w:right w:val="none" w:sz="0" w:space="0" w:color="auto"/>
              </w:divBdr>
            </w:div>
            <w:div w:id="1159731716">
              <w:marLeft w:val="0"/>
              <w:marRight w:val="0"/>
              <w:marTop w:val="0"/>
              <w:marBottom w:val="0"/>
              <w:divBdr>
                <w:top w:val="none" w:sz="0" w:space="0" w:color="auto"/>
                <w:left w:val="none" w:sz="0" w:space="0" w:color="auto"/>
                <w:bottom w:val="none" w:sz="0" w:space="0" w:color="auto"/>
                <w:right w:val="none" w:sz="0" w:space="0" w:color="auto"/>
              </w:divBdr>
            </w:div>
          </w:divsChild>
        </w:div>
        <w:div w:id="1843005014">
          <w:marLeft w:val="0"/>
          <w:marRight w:val="0"/>
          <w:marTop w:val="0"/>
          <w:marBottom w:val="0"/>
          <w:divBdr>
            <w:top w:val="none" w:sz="0" w:space="0" w:color="auto"/>
            <w:left w:val="none" w:sz="0" w:space="0" w:color="auto"/>
            <w:bottom w:val="none" w:sz="0" w:space="0" w:color="auto"/>
            <w:right w:val="none" w:sz="0" w:space="0" w:color="auto"/>
          </w:divBdr>
        </w:div>
      </w:divsChild>
    </w:div>
    <w:div w:id="673802668">
      <w:bodyDiv w:val="1"/>
      <w:marLeft w:val="0"/>
      <w:marRight w:val="0"/>
      <w:marTop w:val="0"/>
      <w:marBottom w:val="0"/>
      <w:divBdr>
        <w:top w:val="none" w:sz="0" w:space="0" w:color="auto"/>
        <w:left w:val="none" w:sz="0" w:space="0" w:color="auto"/>
        <w:bottom w:val="none" w:sz="0" w:space="0" w:color="auto"/>
        <w:right w:val="none" w:sz="0" w:space="0" w:color="auto"/>
      </w:divBdr>
      <w:divsChild>
        <w:div w:id="1958946100">
          <w:marLeft w:val="0"/>
          <w:marRight w:val="0"/>
          <w:marTop w:val="0"/>
          <w:marBottom w:val="0"/>
          <w:divBdr>
            <w:top w:val="single" w:sz="6" w:space="2" w:color="DDDDDD"/>
            <w:left w:val="single" w:sz="6" w:space="2" w:color="DDDDDD"/>
            <w:bottom w:val="single" w:sz="6" w:space="2" w:color="DDDDDD"/>
            <w:right w:val="single" w:sz="6" w:space="2" w:color="DDDDDD"/>
          </w:divBdr>
          <w:divsChild>
            <w:div w:id="950743060">
              <w:marLeft w:val="0"/>
              <w:marRight w:val="0"/>
              <w:marTop w:val="0"/>
              <w:marBottom w:val="0"/>
              <w:divBdr>
                <w:top w:val="none" w:sz="0" w:space="0" w:color="auto"/>
                <w:left w:val="none" w:sz="0" w:space="0" w:color="auto"/>
                <w:bottom w:val="none" w:sz="0" w:space="0" w:color="auto"/>
                <w:right w:val="none" w:sz="0" w:space="0" w:color="auto"/>
              </w:divBdr>
              <w:divsChild>
                <w:div w:id="1645967106">
                  <w:marLeft w:val="0"/>
                  <w:marRight w:val="0"/>
                  <w:marTop w:val="0"/>
                  <w:marBottom w:val="0"/>
                  <w:divBdr>
                    <w:top w:val="none" w:sz="0" w:space="0" w:color="auto"/>
                    <w:left w:val="none" w:sz="0" w:space="0" w:color="auto"/>
                    <w:bottom w:val="none" w:sz="0" w:space="0" w:color="auto"/>
                    <w:right w:val="none" w:sz="0" w:space="0" w:color="auto"/>
                  </w:divBdr>
                </w:div>
                <w:div w:id="1031146608">
                  <w:marLeft w:val="0"/>
                  <w:marRight w:val="0"/>
                  <w:marTop w:val="0"/>
                  <w:marBottom w:val="0"/>
                  <w:divBdr>
                    <w:top w:val="none" w:sz="0" w:space="0" w:color="auto"/>
                    <w:left w:val="none" w:sz="0" w:space="0" w:color="auto"/>
                    <w:bottom w:val="none" w:sz="0" w:space="0" w:color="auto"/>
                    <w:right w:val="none" w:sz="0" w:space="0" w:color="auto"/>
                  </w:divBdr>
                </w:div>
              </w:divsChild>
            </w:div>
            <w:div w:id="897941271">
              <w:marLeft w:val="0"/>
              <w:marRight w:val="0"/>
              <w:marTop w:val="0"/>
              <w:marBottom w:val="0"/>
              <w:divBdr>
                <w:top w:val="none" w:sz="0" w:space="0" w:color="auto"/>
                <w:left w:val="none" w:sz="0" w:space="0" w:color="auto"/>
                <w:bottom w:val="none" w:sz="0" w:space="0" w:color="auto"/>
                <w:right w:val="none" w:sz="0" w:space="0" w:color="auto"/>
              </w:divBdr>
              <w:divsChild>
                <w:div w:id="5057696">
                  <w:marLeft w:val="0"/>
                  <w:marRight w:val="0"/>
                  <w:marTop w:val="0"/>
                  <w:marBottom w:val="0"/>
                  <w:divBdr>
                    <w:top w:val="none" w:sz="0" w:space="0" w:color="auto"/>
                    <w:left w:val="none" w:sz="0" w:space="0" w:color="auto"/>
                    <w:bottom w:val="none" w:sz="0" w:space="0" w:color="auto"/>
                    <w:right w:val="none" w:sz="0" w:space="0" w:color="auto"/>
                  </w:divBdr>
                </w:div>
                <w:div w:id="190263461">
                  <w:marLeft w:val="0"/>
                  <w:marRight w:val="0"/>
                  <w:marTop w:val="0"/>
                  <w:marBottom w:val="0"/>
                  <w:divBdr>
                    <w:top w:val="none" w:sz="0" w:space="0" w:color="auto"/>
                    <w:left w:val="none" w:sz="0" w:space="0" w:color="auto"/>
                    <w:bottom w:val="none" w:sz="0" w:space="0" w:color="auto"/>
                    <w:right w:val="none" w:sz="0" w:space="0" w:color="auto"/>
                  </w:divBdr>
                </w:div>
              </w:divsChild>
            </w:div>
            <w:div w:id="331294827">
              <w:marLeft w:val="0"/>
              <w:marRight w:val="0"/>
              <w:marTop w:val="0"/>
              <w:marBottom w:val="0"/>
              <w:divBdr>
                <w:top w:val="none" w:sz="0" w:space="0" w:color="auto"/>
                <w:left w:val="none" w:sz="0" w:space="0" w:color="auto"/>
                <w:bottom w:val="none" w:sz="0" w:space="0" w:color="auto"/>
                <w:right w:val="none" w:sz="0" w:space="0" w:color="auto"/>
              </w:divBdr>
              <w:divsChild>
                <w:div w:id="1155293492">
                  <w:marLeft w:val="0"/>
                  <w:marRight w:val="0"/>
                  <w:marTop w:val="0"/>
                  <w:marBottom w:val="0"/>
                  <w:divBdr>
                    <w:top w:val="none" w:sz="0" w:space="0" w:color="auto"/>
                    <w:left w:val="none" w:sz="0" w:space="0" w:color="auto"/>
                    <w:bottom w:val="none" w:sz="0" w:space="0" w:color="auto"/>
                    <w:right w:val="none" w:sz="0" w:space="0" w:color="auto"/>
                  </w:divBdr>
                </w:div>
                <w:div w:id="905534070">
                  <w:marLeft w:val="0"/>
                  <w:marRight w:val="0"/>
                  <w:marTop w:val="0"/>
                  <w:marBottom w:val="0"/>
                  <w:divBdr>
                    <w:top w:val="none" w:sz="0" w:space="0" w:color="auto"/>
                    <w:left w:val="none" w:sz="0" w:space="0" w:color="auto"/>
                    <w:bottom w:val="none" w:sz="0" w:space="0" w:color="auto"/>
                    <w:right w:val="none" w:sz="0" w:space="0" w:color="auto"/>
                  </w:divBdr>
                </w:div>
              </w:divsChild>
            </w:div>
            <w:div w:id="1765371797">
              <w:marLeft w:val="0"/>
              <w:marRight w:val="0"/>
              <w:marTop w:val="0"/>
              <w:marBottom w:val="0"/>
              <w:divBdr>
                <w:top w:val="none" w:sz="0" w:space="0" w:color="auto"/>
                <w:left w:val="none" w:sz="0" w:space="0" w:color="auto"/>
                <w:bottom w:val="none" w:sz="0" w:space="0" w:color="auto"/>
                <w:right w:val="none" w:sz="0" w:space="0" w:color="auto"/>
              </w:divBdr>
              <w:divsChild>
                <w:div w:id="480971633">
                  <w:marLeft w:val="0"/>
                  <w:marRight w:val="0"/>
                  <w:marTop w:val="0"/>
                  <w:marBottom w:val="0"/>
                  <w:divBdr>
                    <w:top w:val="none" w:sz="0" w:space="0" w:color="auto"/>
                    <w:left w:val="none" w:sz="0" w:space="0" w:color="auto"/>
                    <w:bottom w:val="none" w:sz="0" w:space="0" w:color="auto"/>
                    <w:right w:val="none" w:sz="0" w:space="0" w:color="auto"/>
                  </w:divBdr>
                </w:div>
                <w:div w:id="2054185493">
                  <w:marLeft w:val="0"/>
                  <w:marRight w:val="0"/>
                  <w:marTop w:val="0"/>
                  <w:marBottom w:val="0"/>
                  <w:divBdr>
                    <w:top w:val="none" w:sz="0" w:space="0" w:color="auto"/>
                    <w:left w:val="none" w:sz="0" w:space="0" w:color="auto"/>
                    <w:bottom w:val="none" w:sz="0" w:space="0" w:color="auto"/>
                    <w:right w:val="none" w:sz="0" w:space="0" w:color="auto"/>
                  </w:divBdr>
                </w:div>
              </w:divsChild>
            </w:div>
            <w:div w:id="1158885647">
              <w:marLeft w:val="0"/>
              <w:marRight w:val="0"/>
              <w:marTop w:val="0"/>
              <w:marBottom w:val="0"/>
              <w:divBdr>
                <w:top w:val="none" w:sz="0" w:space="0" w:color="auto"/>
                <w:left w:val="none" w:sz="0" w:space="0" w:color="auto"/>
                <w:bottom w:val="none" w:sz="0" w:space="0" w:color="auto"/>
                <w:right w:val="none" w:sz="0" w:space="0" w:color="auto"/>
              </w:divBdr>
            </w:div>
            <w:div w:id="287052654">
              <w:marLeft w:val="0"/>
              <w:marRight w:val="0"/>
              <w:marTop w:val="0"/>
              <w:marBottom w:val="0"/>
              <w:divBdr>
                <w:top w:val="none" w:sz="0" w:space="0" w:color="auto"/>
                <w:left w:val="none" w:sz="0" w:space="0" w:color="auto"/>
                <w:bottom w:val="none" w:sz="0" w:space="0" w:color="auto"/>
                <w:right w:val="none" w:sz="0" w:space="0" w:color="auto"/>
              </w:divBdr>
            </w:div>
          </w:divsChild>
        </w:div>
        <w:div w:id="1044254515">
          <w:marLeft w:val="0"/>
          <w:marRight w:val="0"/>
          <w:marTop w:val="0"/>
          <w:marBottom w:val="0"/>
          <w:divBdr>
            <w:top w:val="none" w:sz="0" w:space="0" w:color="auto"/>
            <w:left w:val="none" w:sz="0" w:space="0" w:color="auto"/>
            <w:bottom w:val="none" w:sz="0" w:space="0" w:color="auto"/>
            <w:right w:val="none" w:sz="0" w:space="0" w:color="auto"/>
          </w:divBdr>
        </w:div>
      </w:divsChild>
    </w:div>
    <w:div w:id="677998475">
      <w:bodyDiv w:val="1"/>
      <w:marLeft w:val="0"/>
      <w:marRight w:val="0"/>
      <w:marTop w:val="0"/>
      <w:marBottom w:val="0"/>
      <w:divBdr>
        <w:top w:val="none" w:sz="0" w:space="0" w:color="auto"/>
        <w:left w:val="none" w:sz="0" w:space="0" w:color="auto"/>
        <w:bottom w:val="none" w:sz="0" w:space="0" w:color="auto"/>
        <w:right w:val="none" w:sz="0" w:space="0" w:color="auto"/>
      </w:divBdr>
      <w:divsChild>
        <w:div w:id="571162908">
          <w:marLeft w:val="0"/>
          <w:marRight w:val="0"/>
          <w:marTop w:val="0"/>
          <w:marBottom w:val="0"/>
          <w:divBdr>
            <w:top w:val="single" w:sz="6" w:space="2" w:color="DDDDDD"/>
            <w:left w:val="single" w:sz="6" w:space="2" w:color="DDDDDD"/>
            <w:bottom w:val="single" w:sz="6" w:space="2" w:color="DDDDDD"/>
            <w:right w:val="single" w:sz="6" w:space="2" w:color="DDDDDD"/>
          </w:divBdr>
          <w:divsChild>
            <w:div w:id="1941059701">
              <w:marLeft w:val="0"/>
              <w:marRight w:val="0"/>
              <w:marTop w:val="0"/>
              <w:marBottom w:val="0"/>
              <w:divBdr>
                <w:top w:val="none" w:sz="0" w:space="0" w:color="auto"/>
                <w:left w:val="none" w:sz="0" w:space="0" w:color="auto"/>
                <w:bottom w:val="none" w:sz="0" w:space="0" w:color="auto"/>
                <w:right w:val="none" w:sz="0" w:space="0" w:color="auto"/>
              </w:divBdr>
              <w:divsChild>
                <w:div w:id="1075711990">
                  <w:marLeft w:val="0"/>
                  <w:marRight w:val="0"/>
                  <w:marTop w:val="0"/>
                  <w:marBottom w:val="0"/>
                  <w:divBdr>
                    <w:top w:val="none" w:sz="0" w:space="0" w:color="auto"/>
                    <w:left w:val="none" w:sz="0" w:space="0" w:color="auto"/>
                    <w:bottom w:val="none" w:sz="0" w:space="0" w:color="auto"/>
                    <w:right w:val="none" w:sz="0" w:space="0" w:color="auto"/>
                  </w:divBdr>
                </w:div>
                <w:div w:id="1860270218">
                  <w:marLeft w:val="0"/>
                  <w:marRight w:val="0"/>
                  <w:marTop w:val="0"/>
                  <w:marBottom w:val="0"/>
                  <w:divBdr>
                    <w:top w:val="none" w:sz="0" w:space="0" w:color="auto"/>
                    <w:left w:val="none" w:sz="0" w:space="0" w:color="auto"/>
                    <w:bottom w:val="none" w:sz="0" w:space="0" w:color="auto"/>
                    <w:right w:val="none" w:sz="0" w:space="0" w:color="auto"/>
                  </w:divBdr>
                </w:div>
              </w:divsChild>
            </w:div>
            <w:div w:id="958948920">
              <w:marLeft w:val="0"/>
              <w:marRight w:val="0"/>
              <w:marTop w:val="0"/>
              <w:marBottom w:val="0"/>
              <w:divBdr>
                <w:top w:val="none" w:sz="0" w:space="0" w:color="auto"/>
                <w:left w:val="none" w:sz="0" w:space="0" w:color="auto"/>
                <w:bottom w:val="none" w:sz="0" w:space="0" w:color="auto"/>
                <w:right w:val="none" w:sz="0" w:space="0" w:color="auto"/>
              </w:divBdr>
              <w:divsChild>
                <w:div w:id="81997478">
                  <w:marLeft w:val="0"/>
                  <w:marRight w:val="0"/>
                  <w:marTop w:val="0"/>
                  <w:marBottom w:val="0"/>
                  <w:divBdr>
                    <w:top w:val="none" w:sz="0" w:space="0" w:color="auto"/>
                    <w:left w:val="none" w:sz="0" w:space="0" w:color="auto"/>
                    <w:bottom w:val="none" w:sz="0" w:space="0" w:color="auto"/>
                    <w:right w:val="none" w:sz="0" w:space="0" w:color="auto"/>
                  </w:divBdr>
                </w:div>
                <w:div w:id="821191134">
                  <w:marLeft w:val="0"/>
                  <w:marRight w:val="0"/>
                  <w:marTop w:val="0"/>
                  <w:marBottom w:val="0"/>
                  <w:divBdr>
                    <w:top w:val="none" w:sz="0" w:space="0" w:color="auto"/>
                    <w:left w:val="none" w:sz="0" w:space="0" w:color="auto"/>
                    <w:bottom w:val="none" w:sz="0" w:space="0" w:color="auto"/>
                    <w:right w:val="none" w:sz="0" w:space="0" w:color="auto"/>
                  </w:divBdr>
                </w:div>
              </w:divsChild>
            </w:div>
            <w:div w:id="1801023865">
              <w:marLeft w:val="0"/>
              <w:marRight w:val="0"/>
              <w:marTop w:val="0"/>
              <w:marBottom w:val="0"/>
              <w:divBdr>
                <w:top w:val="none" w:sz="0" w:space="0" w:color="auto"/>
                <w:left w:val="none" w:sz="0" w:space="0" w:color="auto"/>
                <w:bottom w:val="none" w:sz="0" w:space="0" w:color="auto"/>
                <w:right w:val="none" w:sz="0" w:space="0" w:color="auto"/>
              </w:divBdr>
              <w:divsChild>
                <w:div w:id="336421550">
                  <w:marLeft w:val="0"/>
                  <w:marRight w:val="0"/>
                  <w:marTop w:val="0"/>
                  <w:marBottom w:val="0"/>
                  <w:divBdr>
                    <w:top w:val="none" w:sz="0" w:space="0" w:color="auto"/>
                    <w:left w:val="none" w:sz="0" w:space="0" w:color="auto"/>
                    <w:bottom w:val="none" w:sz="0" w:space="0" w:color="auto"/>
                    <w:right w:val="none" w:sz="0" w:space="0" w:color="auto"/>
                  </w:divBdr>
                </w:div>
                <w:div w:id="1216315320">
                  <w:marLeft w:val="0"/>
                  <w:marRight w:val="0"/>
                  <w:marTop w:val="0"/>
                  <w:marBottom w:val="0"/>
                  <w:divBdr>
                    <w:top w:val="none" w:sz="0" w:space="0" w:color="auto"/>
                    <w:left w:val="none" w:sz="0" w:space="0" w:color="auto"/>
                    <w:bottom w:val="none" w:sz="0" w:space="0" w:color="auto"/>
                    <w:right w:val="none" w:sz="0" w:space="0" w:color="auto"/>
                  </w:divBdr>
                </w:div>
              </w:divsChild>
            </w:div>
            <w:div w:id="248779860">
              <w:marLeft w:val="0"/>
              <w:marRight w:val="0"/>
              <w:marTop w:val="0"/>
              <w:marBottom w:val="0"/>
              <w:divBdr>
                <w:top w:val="none" w:sz="0" w:space="0" w:color="auto"/>
                <w:left w:val="none" w:sz="0" w:space="0" w:color="auto"/>
                <w:bottom w:val="none" w:sz="0" w:space="0" w:color="auto"/>
                <w:right w:val="none" w:sz="0" w:space="0" w:color="auto"/>
              </w:divBdr>
              <w:divsChild>
                <w:div w:id="1520969833">
                  <w:marLeft w:val="0"/>
                  <w:marRight w:val="0"/>
                  <w:marTop w:val="0"/>
                  <w:marBottom w:val="0"/>
                  <w:divBdr>
                    <w:top w:val="none" w:sz="0" w:space="0" w:color="auto"/>
                    <w:left w:val="none" w:sz="0" w:space="0" w:color="auto"/>
                    <w:bottom w:val="none" w:sz="0" w:space="0" w:color="auto"/>
                    <w:right w:val="none" w:sz="0" w:space="0" w:color="auto"/>
                  </w:divBdr>
                </w:div>
                <w:div w:id="1652906344">
                  <w:marLeft w:val="0"/>
                  <w:marRight w:val="0"/>
                  <w:marTop w:val="0"/>
                  <w:marBottom w:val="0"/>
                  <w:divBdr>
                    <w:top w:val="none" w:sz="0" w:space="0" w:color="auto"/>
                    <w:left w:val="none" w:sz="0" w:space="0" w:color="auto"/>
                    <w:bottom w:val="none" w:sz="0" w:space="0" w:color="auto"/>
                    <w:right w:val="none" w:sz="0" w:space="0" w:color="auto"/>
                  </w:divBdr>
                </w:div>
              </w:divsChild>
            </w:div>
            <w:div w:id="1913926567">
              <w:marLeft w:val="0"/>
              <w:marRight w:val="0"/>
              <w:marTop w:val="0"/>
              <w:marBottom w:val="0"/>
              <w:divBdr>
                <w:top w:val="none" w:sz="0" w:space="0" w:color="auto"/>
                <w:left w:val="none" w:sz="0" w:space="0" w:color="auto"/>
                <w:bottom w:val="none" w:sz="0" w:space="0" w:color="auto"/>
                <w:right w:val="none" w:sz="0" w:space="0" w:color="auto"/>
              </w:divBdr>
            </w:div>
            <w:div w:id="793794904">
              <w:marLeft w:val="0"/>
              <w:marRight w:val="0"/>
              <w:marTop w:val="0"/>
              <w:marBottom w:val="0"/>
              <w:divBdr>
                <w:top w:val="none" w:sz="0" w:space="0" w:color="auto"/>
                <w:left w:val="none" w:sz="0" w:space="0" w:color="auto"/>
                <w:bottom w:val="none" w:sz="0" w:space="0" w:color="auto"/>
                <w:right w:val="none" w:sz="0" w:space="0" w:color="auto"/>
              </w:divBdr>
            </w:div>
          </w:divsChild>
        </w:div>
        <w:div w:id="1514883048">
          <w:marLeft w:val="0"/>
          <w:marRight w:val="0"/>
          <w:marTop w:val="0"/>
          <w:marBottom w:val="0"/>
          <w:divBdr>
            <w:top w:val="none" w:sz="0" w:space="0" w:color="auto"/>
            <w:left w:val="none" w:sz="0" w:space="0" w:color="auto"/>
            <w:bottom w:val="none" w:sz="0" w:space="0" w:color="auto"/>
            <w:right w:val="none" w:sz="0" w:space="0" w:color="auto"/>
          </w:divBdr>
        </w:div>
      </w:divsChild>
    </w:div>
    <w:div w:id="689331646">
      <w:bodyDiv w:val="1"/>
      <w:marLeft w:val="0"/>
      <w:marRight w:val="0"/>
      <w:marTop w:val="0"/>
      <w:marBottom w:val="0"/>
      <w:divBdr>
        <w:top w:val="none" w:sz="0" w:space="0" w:color="auto"/>
        <w:left w:val="none" w:sz="0" w:space="0" w:color="auto"/>
        <w:bottom w:val="none" w:sz="0" w:space="0" w:color="auto"/>
        <w:right w:val="none" w:sz="0" w:space="0" w:color="auto"/>
      </w:divBdr>
      <w:divsChild>
        <w:div w:id="1661427679">
          <w:marLeft w:val="0"/>
          <w:marRight w:val="0"/>
          <w:marTop w:val="0"/>
          <w:marBottom w:val="0"/>
          <w:divBdr>
            <w:top w:val="single" w:sz="6" w:space="2" w:color="DDDDDD"/>
            <w:left w:val="single" w:sz="6" w:space="2" w:color="DDDDDD"/>
            <w:bottom w:val="single" w:sz="6" w:space="2" w:color="DDDDDD"/>
            <w:right w:val="single" w:sz="6" w:space="2" w:color="DDDDDD"/>
          </w:divBdr>
          <w:divsChild>
            <w:div w:id="794174462">
              <w:marLeft w:val="0"/>
              <w:marRight w:val="0"/>
              <w:marTop w:val="0"/>
              <w:marBottom w:val="0"/>
              <w:divBdr>
                <w:top w:val="none" w:sz="0" w:space="0" w:color="auto"/>
                <w:left w:val="none" w:sz="0" w:space="0" w:color="auto"/>
                <w:bottom w:val="none" w:sz="0" w:space="0" w:color="auto"/>
                <w:right w:val="none" w:sz="0" w:space="0" w:color="auto"/>
              </w:divBdr>
              <w:divsChild>
                <w:div w:id="1276324923">
                  <w:marLeft w:val="0"/>
                  <w:marRight w:val="0"/>
                  <w:marTop w:val="0"/>
                  <w:marBottom w:val="0"/>
                  <w:divBdr>
                    <w:top w:val="none" w:sz="0" w:space="0" w:color="auto"/>
                    <w:left w:val="none" w:sz="0" w:space="0" w:color="auto"/>
                    <w:bottom w:val="none" w:sz="0" w:space="0" w:color="auto"/>
                    <w:right w:val="none" w:sz="0" w:space="0" w:color="auto"/>
                  </w:divBdr>
                </w:div>
                <w:div w:id="1914317945">
                  <w:marLeft w:val="0"/>
                  <w:marRight w:val="0"/>
                  <w:marTop w:val="0"/>
                  <w:marBottom w:val="0"/>
                  <w:divBdr>
                    <w:top w:val="none" w:sz="0" w:space="0" w:color="auto"/>
                    <w:left w:val="none" w:sz="0" w:space="0" w:color="auto"/>
                    <w:bottom w:val="none" w:sz="0" w:space="0" w:color="auto"/>
                    <w:right w:val="none" w:sz="0" w:space="0" w:color="auto"/>
                  </w:divBdr>
                </w:div>
              </w:divsChild>
            </w:div>
            <w:div w:id="414203333">
              <w:marLeft w:val="0"/>
              <w:marRight w:val="0"/>
              <w:marTop w:val="0"/>
              <w:marBottom w:val="0"/>
              <w:divBdr>
                <w:top w:val="none" w:sz="0" w:space="0" w:color="auto"/>
                <w:left w:val="none" w:sz="0" w:space="0" w:color="auto"/>
                <w:bottom w:val="none" w:sz="0" w:space="0" w:color="auto"/>
                <w:right w:val="none" w:sz="0" w:space="0" w:color="auto"/>
              </w:divBdr>
              <w:divsChild>
                <w:div w:id="1222252110">
                  <w:marLeft w:val="0"/>
                  <w:marRight w:val="0"/>
                  <w:marTop w:val="0"/>
                  <w:marBottom w:val="0"/>
                  <w:divBdr>
                    <w:top w:val="none" w:sz="0" w:space="0" w:color="auto"/>
                    <w:left w:val="none" w:sz="0" w:space="0" w:color="auto"/>
                    <w:bottom w:val="none" w:sz="0" w:space="0" w:color="auto"/>
                    <w:right w:val="none" w:sz="0" w:space="0" w:color="auto"/>
                  </w:divBdr>
                </w:div>
                <w:div w:id="1087076448">
                  <w:marLeft w:val="0"/>
                  <w:marRight w:val="0"/>
                  <w:marTop w:val="0"/>
                  <w:marBottom w:val="0"/>
                  <w:divBdr>
                    <w:top w:val="none" w:sz="0" w:space="0" w:color="auto"/>
                    <w:left w:val="none" w:sz="0" w:space="0" w:color="auto"/>
                    <w:bottom w:val="none" w:sz="0" w:space="0" w:color="auto"/>
                    <w:right w:val="none" w:sz="0" w:space="0" w:color="auto"/>
                  </w:divBdr>
                </w:div>
              </w:divsChild>
            </w:div>
            <w:div w:id="795372575">
              <w:marLeft w:val="0"/>
              <w:marRight w:val="0"/>
              <w:marTop w:val="0"/>
              <w:marBottom w:val="0"/>
              <w:divBdr>
                <w:top w:val="none" w:sz="0" w:space="0" w:color="auto"/>
                <w:left w:val="none" w:sz="0" w:space="0" w:color="auto"/>
                <w:bottom w:val="none" w:sz="0" w:space="0" w:color="auto"/>
                <w:right w:val="none" w:sz="0" w:space="0" w:color="auto"/>
              </w:divBdr>
              <w:divsChild>
                <w:div w:id="1298997518">
                  <w:marLeft w:val="0"/>
                  <w:marRight w:val="0"/>
                  <w:marTop w:val="0"/>
                  <w:marBottom w:val="0"/>
                  <w:divBdr>
                    <w:top w:val="none" w:sz="0" w:space="0" w:color="auto"/>
                    <w:left w:val="none" w:sz="0" w:space="0" w:color="auto"/>
                    <w:bottom w:val="none" w:sz="0" w:space="0" w:color="auto"/>
                    <w:right w:val="none" w:sz="0" w:space="0" w:color="auto"/>
                  </w:divBdr>
                </w:div>
                <w:div w:id="598879423">
                  <w:marLeft w:val="0"/>
                  <w:marRight w:val="0"/>
                  <w:marTop w:val="0"/>
                  <w:marBottom w:val="0"/>
                  <w:divBdr>
                    <w:top w:val="none" w:sz="0" w:space="0" w:color="auto"/>
                    <w:left w:val="none" w:sz="0" w:space="0" w:color="auto"/>
                    <w:bottom w:val="none" w:sz="0" w:space="0" w:color="auto"/>
                    <w:right w:val="none" w:sz="0" w:space="0" w:color="auto"/>
                  </w:divBdr>
                </w:div>
              </w:divsChild>
            </w:div>
            <w:div w:id="1114591774">
              <w:marLeft w:val="0"/>
              <w:marRight w:val="0"/>
              <w:marTop w:val="0"/>
              <w:marBottom w:val="0"/>
              <w:divBdr>
                <w:top w:val="none" w:sz="0" w:space="0" w:color="auto"/>
                <w:left w:val="none" w:sz="0" w:space="0" w:color="auto"/>
                <w:bottom w:val="none" w:sz="0" w:space="0" w:color="auto"/>
                <w:right w:val="none" w:sz="0" w:space="0" w:color="auto"/>
              </w:divBdr>
              <w:divsChild>
                <w:div w:id="238489917">
                  <w:marLeft w:val="0"/>
                  <w:marRight w:val="0"/>
                  <w:marTop w:val="0"/>
                  <w:marBottom w:val="0"/>
                  <w:divBdr>
                    <w:top w:val="none" w:sz="0" w:space="0" w:color="auto"/>
                    <w:left w:val="none" w:sz="0" w:space="0" w:color="auto"/>
                    <w:bottom w:val="none" w:sz="0" w:space="0" w:color="auto"/>
                    <w:right w:val="none" w:sz="0" w:space="0" w:color="auto"/>
                  </w:divBdr>
                </w:div>
                <w:div w:id="1469467982">
                  <w:marLeft w:val="0"/>
                  <w:marRight w:val="0"/>
                  <w:marTop w:val="0"/>
                  <w:marBottom w:val="0"/>
                  <w:divBdr>
                    <w:top w:val="none" w:sz="0" w:space="0" w:color="auto"/>
                    <w:left w:val="none" w:sz="0" w:space="0" w:color="auto"/>
                    <w:bottom w:val="none" w:sz="0" w:space="0" w:color="auto"/>
                    <w:right w:val="none" w:sz="0" w:space="0" w:color="auto"/>
                  </w:divBdr>
                </w:div>
              </w:divsChild>
            </w:div>
            <w:div w:id="2019387169">
              <w:marLeft w:val="0"/>
              <w:marRight w:val="0"/>
              <w:marTop w:val="0"/>
              <w:marBottom w:val="0"/>
              <w:divBdr>
                <w:top w:val="none" w:sz="0" w:space="0" w:color="auto"/>
                <w:left w:val="none" w:sz="0" w:space="0" w:color="auto"/>
                <w:bottom w:val="none" w:sz="0" w:space="0" w:color="auto"/>
                <w:right w:val="none" w:sz="0" w:space="0" w:color="auto"/>
              </w:divBdr>
            </w:div>
            <w:div w:id="100535303">
              <w:marLeft w:val="0"/>
              <w:marRight w:val="0"/>
              <w:marTop w:val="0"/>
              <w:marBottom w:val="0"/>
              <w:divBdr>
                <w:top w:val="none" w:sz="0" w:space="0" w:color="auto"/>
                <w:left w:val="none" w:sz="0" w:space="0" w:color="auto"/>
                <w:bottom w:val="none" w:sz="0" w:space="0" w:color="auto"/>
                <w:right w:val="none" w:sz="0" w:space="0" w:color="auto"/>
              </w:divBdr>
            </w:div>
          </w:divsChild>
        </w:div>
        <w:div w:id="505286798">
          <w:marLeft w:val="0"/>
          <w:marRight w:val="0"/>
          <w:marTop w:val="0"/>
          <w:marBottom w:val="0"/>
          <w:divBdr>
            <w:top w:val="none" w:sz="0" w:space="0" w:color="auto"/>
            <w:left w:val="none" w:sz="0" w:space="0" w:color="auto"/>
            <w:bottom w:val="none" w:sz="0" w:space="0" w:color="auto"/>
            <w:right w:val="none" w:sz="0" w:space="0" w:color="auto"/>
          </w:divBdr>
        </w:div>
      </w:divsChild>
    </w:div>
    <w:div w:id="703099443">
      <w:bodyDiv w:val="1"/>
      <w:marLeft w:val="0"/>
      <w:marRight w:val="0"/>
      <w:marTop w:val="0"/>
      <w:marBottom w:val="0"/>
      <w:divBdr>
        <w:top w:val="none" w:sz="0" w:space="0" w:color="auto"/>
        <w:left w:val="none" w:sz="0" w:space="0" w:color="auto"/>
        <w:bottom w:val="none" w:sz="0" w:space="0" w:color="auto"/>
        <w:right w:val="none" w:sz="0" w:space="0" w:color="auto"/>
      </w:divBdr>
      <w:divsChild>
        <w:div w:id="830877181">
          <w:marLeft w:val="0"/>
          <w:marRight w:val="0"/>
          <w:marTop w:val="0"/>
          <w:marBottom w:val="0"/>
          <w:divBdr>
            <w:top w:val="single" w:sz="6" w:space="2" w:color="DDDDDD"/>
            <w:left w:val="single" w:sz="6" w:space="2" w:color="DDDDDD"/>
            <w:bottom w:val="single" w:sz="6" w:space="2" w:color="DDDDDD"/>
            <w:right w:val="single" w:sz="6" w:space="2" w:color="DDDDDD"/>
          </w:divBdr>
          <w:divsChild>
            <w:div w:id="1522477690">
              <w:marLeft w:val="0"/>
              <w:marRight w:val="0"/>
              <w:marTop w:val="0"/>
              <w:marBottom w:val="0"/>
              <w:divBdr>
                <w:top w:val="none" w:sz="0" w:space="0" w:color="auto"/>
                <w:left w:val="none" w:sz="0" w:space="0" w:color="auto"/>
                <w:bottom w:val="none" w:sz="0" w:space="0" w:color="auto"/>
                <w:right w:val="none" w:sz="0" w:space="0" w:color="auto"/>
              </w:divBdr>
              <w:divsChild>
                <w:div w:id="665865074">
                  <w:marLeft w:val="0"/>
                  <w:marRight w:val="0"/>
                  <w:marTop w:val="0"/>
                  <w:marBottom w:val="0"/>
                  <w:divBdr>
                    <w:top w:val="none" w:sz="0" w:space="0" w:color="auto"/>
                    <w:left w:val="none" w:sz="0" w:space="0" w:color="auto"/>
                    <w:bottom w:val="none" w:sz="0" w:space="0" w:color="auto"/>
                    <w:right w:val="none" w:sz="0" w:space="0" w:color="auto"/>
                  </w:divBdr>
                </w:div>
                <w:div w:id="2067793966">
                  <w:marLeft w:val="0"/>
                  <w:marRight w:val="0"/>
                  <w:marTop w:val="0"/>
                  <w:marBottom w:val="0"/>
                  <w:divBdr>
                    <w:top w:val="none" w:sz="0" w:space="0" w:color="auto"/>
                    <w:left w:val="none" w:sz="0" w:space="0" w:color="auto"/>
                    <w:bottom w:val="none" w:sz="0" w:space="0" w:color="auto"/>
                    <w:right w:val="none" w:sz="0" w:space="0" w:color="auto"/>
                  </w:divBdr>
                </w:div>
              </w:divsChild>
            </w:div>
            <w:div w:id="338431034">
              <w:marLeft w:val="0"/>
              <w:marRight w:val="0"/>
              <w:marTop w:val="0"/>
              <w:marBottom w:val="0"/>
              <w:divBdr>
                <w:top w:val="none" w:sz="0" w:space="0" w:color="auto"/>
                <w:left w:val="none" w:sz="0" w:space="0" w:color="auto"/>
                <w:bottom w:val="none" w:sz="0" w:space="0" w:color="auto"/>
                <w:right w:val="none" w:sz="0" w:space="0" w:color="auto"/>
              </w:divBdr>
              <w:divsChild>
                <w:div w:id="361901571">
                  <w:marLeft w:val="0"/>
                  <w:marRight w:val="0"/>
                  <w:marTop w:val="0"/>
                  <w:marBottom w:val="0"/>
                  <w:divBdr>
                    <w:top w:val="none" w:sz="0" w:space="0" w:color="auto"/>
                    <w:left w:val="none" w:sz="0" w:space="0" w:color="auto"/>
                    <w:bottom w:val="none" w:sz="0" w:space="0" w:color="auto"/>
                    <w:right w:val="none" w:sz="0" w:space="0" w:color="auto"/>
                  </w:divBdr>
                </w:div>
                <w:div w:id="1144852198">
                  <w:marLeft w:val="0"/>
                  <w:marRight w:val="0"/>
                  <w:marTop w:val="0"/>
                  <w:marBottom w:val="0"/>
                  <w:divBdr>
                    <w:top w:val="none" w:sz="0" w:space="0" w:color="auto"/>
                    <w:left w:val="none" w:sz="0" w:space="0" w:color="auto"/>
                    <w:bottom w:val="none" w:sz="0" w:space="0" w:color="auto"/>
                    <w:right w:val="none" w:sz="0" w:space="0" w:color="auto"/>
                  </w:divBdr>
                </w:div>
              </w:divsChild>
            </w:div>
            <w:div w:id="674848286">
              <w:marLeft w:val="0"/>
              <w:marRight w:val="0"/>
              <w:marTop w:val="0"/>
              <w:marBottom w:val="0"/>
              <w:divBdr>
                <w:top w:val="none" w:sz="0" w:space="0" w:color="auto"/>
                <w:left w:val="none" w:sz="0" w:space="0" w:color="auto"/>
                <w:bottom w:val="none" w:sz="0" w:space="0" w:color="auto"/>
                <w:right w:val="none" w:sz="0" w:space="0" w:color="auto"/>
              </w:divBdr>
              <w:divsChild>
                <w:div w:id="248973770">
                  <w:marLeft w:val="0"/>
                  <w:marRight w:val="0"/>
                  <w:marTop w:val="0"/>
                  <w:marBottom w:val="0"/>
                  <w:divBdr>
                    <w:top w:val="none" w:sz="0" w:space="0" w:color="auto"/>
                    <w:left w:val="none" w:sz="0" w:space="0" w:color="auto"/>
                    <w:bottom w:val="none" w:sz="0" w:space="0" w:color="auto"/>
                    <w:right w:val="none" w:sz="0" w:space="0" w:color="auto"/>
                  </w:divBdr>
                </w:div>
                <w:div w:id="329646575">
                  <w:marLeft w:val="0"/>
                  <w:marRight w:val="0"/>
                  <w:marTop w:val="0"/>
                  <w:marBottom w:val="0"/>
                  <w:divBdr>
                    <w:top w:val="none" w:sz="0" w:space="0" w:color="auto"/>
                    <w:left w:val="none" w:sz="0" w:space="0" w:color="auto"/>
                    <w:bottom w:val="none" w:sz="0" w:space="0" w:color="auto"/>
                    <w:right w:val="none" w:sz="0" w:space="0" w:color="auto"/>
                  </w:divBdr>
                </w:div>
              </w:divsChild>
            </w:div>
            <w:div w:id="1697120713">
              <w:marLeft w:val="0"/>
              <w:marRight w:val="0"/>
              <w:marTop w:val="0"/>
              <w:marBottom w:val="0"/>
              <w:divBdr>
                <w:top w:val="none" w:sz="0" w:space="0" w:color="auto"/>
                <w:left w:val="none" w:sz="0" w:space="0" w:color="auto"/>
                <w:bottom w:val="none" w:sz="0" w:space="0" w:color="auto"/>
                <w:right w:val="none" w:sz="0" w:space="0" w:color="auto"/>
              </w:divBdr>
              <w:divsChild>
                <w:div w:id="1254319763">
                  <w:marLeft w:val="0"/>
                  <w:marRight w:val="0"/>
                  <w:marTop w:val="0"/>
                  <w:marBottom w:val="0"/>
                  <w:divBdr>
                    <w:top w:val="none" w:sz="0" w:space="0" w:color="auto"/>
                    <w:left w:val="none" w:sz="0" w:space="0" w:color="auto"/>
                    <w:bottom w:val="none" w:sz="0" w:space="0" w:color="auto"/>
                    <w:right w:val="none" w:sz="0" w:space="0" w:color="auto"/>
                  </w:divBdr>
                </w:div>
                <w:div w:id="1129788068">
                  <w:marLeft w:val="0"/>
                  <w:marRight w:val="0"/>
                  <w:marTop w:val="0"/>
                  <w:marBottom w:val="0"/>
                  <w:divBdr>
                    <w:top w:val="none" w:sz="0" w:space="0" w:color="auto"/>
                    <w:left w:val="none" w:sz="0" w:space="0" w:color="auto"/>
                    <w:bottom w:val="none" w:sz="0" w:space="0" w:color="auto"/>
                    <w:right w:val="none" w:sz="0" w:space="0" w:color="auto"/>
                  </w:divBdr>
                </w:div>
              </w:divsChild>
            </w:div>
            <w:div w:id="378827199">
              <w:marLeft w:val="0"/>
              <w:marRight w:val="0"/>
              <w:marTop w:val="0"/>
              <w:marBottom w:val="0"/>
              <w:divBdr>
                <w:top w:val="none" w:sz="0" w:space="0" w:color="auto"/>
                <w:left w:val="none" w:sz="0" w:space="0" w:color="auto"/>
                <w:bottom w:val="none" w:sz="0" w:space="0" w:color="auto"/>
                <w:right w:val="none" w:sz="0" w:space="0" w:color="auto"/>
              </w:divBdr>
            </w:div>
            <w:div w:id="1218974946">
              <w:marLeft w:val="0"/>
              <w:marRight w:val="0"/>
              <w:marTop w:val="0"/>
              <w:marBottom w:val="0"/>
              <w:divBdr>
                <w:top w:val="none" w:sz="0" w:space="0" w:color="auto"/>
                <w:left w:val="none" w:sz="0" w:space="0" w:color="auto"/>
                <w:bottom w:val="none" w:sz="0" w:space="0" w:color="auto"/>
                <w:right w:val="none" w:sz="0" w:space="0" w:color="auto"/>
              </w:divBdr>
            </w:div>
          </w:divsChild>
        </w:div>
        <w:div w:id="1614823596">
          <w:marLeft w:val="0"/>
          <w:marRight w:val="0"/>
          <w:marTop w:val="0"/>
          <w:marBottom w:val="0"/>
          <w:divBdr>
            <w:top w:val="none" w:sz="0" w:space="0" w:color="auto"/>
            <w:left w:val="none" w:sz="0" w:space="0" w:color="auto"/>
            <w:bottom w:val="none" w:sz="0" w:space="0" w:color="auto"/>
            <w:right w:val="none" w:sz="0" w:space="0" w:color="auto"/>
          </w:divBdr>
        </w:div>
      </w:divsChild>
    </w:div>
    <w:div w:id="709111038">
      <w:bodyDiv w:val="1"/>
      <w:marLeft w:val="0"/>
      <w:marRight w:val="0"/>
      <w:marTop w:val="0"/>
      <w:marBottom w:val="0"/>
      <w:divBdr>
        <w:top w:val="none" w:sz="0" w:space="0" w:color="auto"/>
        <w:left w:val="none" w:sz="0" w:space="0" w:color="auto"/>
        <w:bottom w:val="none" w:sz="0" w:space="0" w:color="auto"/>
        <w:right w:val="none" w:sz="0" w:space="0" w:color="auto"/>
      </w:divBdr>
      <w:divsChild>
        <w:div w:id="1436097547">
          <w:marLeft w:val="0"/>
          <w:marRight w:val="0"/>
          <w:marTop w:val="0"/>
          <w:marBottom w:val="0"/>
          <w:divBdr>
            <w:top w:val="single" w:sz="6" w:space="2" w:color="DDDDDD"/>
            <w:left w:val="single" w:sz="6" w:space="2" w:color="DDDDDD"/>
            <w:bottom w:val="single" w:sz="6" w:space="2" w:color="DDDDDD"/>
            <w:right w:val="single" w:sz="6" w:space="2" w:color="DDDDDD"/>
          </w:divBdr>
          <w:divsChild>
            <w:div w:id="2020542879">
              <w:marLeft w:val="0"/>
              <w:marRight w:val="0"/>
              <w:marTop w:val="0"/>
              <w:marBottom w:val="0"/>
              <w:divBdr>
                <w:top w:val="none" w:sz="0" w:space="0" w:color="auto"/>
                <w:left w:val="none" w:sz="0" w:space="0" w:color="auto"/>
                <w:bottom w:val="none" w:sz="0" w:space="0" w:color="auto"/>
                <w:right w:val="none" w:sz="0" w:space="0" w:color="auto"/>
              </w:divBdr>
              <w:divsChild>
                <w:div w:id="1256745027">
                  <w:marLeft w:val="0"/>
                  <w:marRight w:val="0"/>
                  <w:marTop w:val="0"/>
                  <w:marBottom w:val="0"/>
                  <w:divBdr>
                    <w:top w:val="none" w:sz="0" w:space="0" w:color="auto"/>
                    <w:left w:val="none" w:sz="0" w:space="0" w:color="auto"/>
                    <w:bottom w:val="none" w:sz="0" w:space="0" w:color="auto"/>
                    <w:right w:val="none" w:sz="0" w:space="0" w:color="auto"/>
                  </w:divBdr>
                </w:div>
                <w:div w:id="2069839549">
                  <w:marLeft w:val="0"/>
                  <w:marRight w:val="0"/>
                  <w:marTop w:val="0"/>
                  <w:marBottom w:val="0"/>
                  <w:divBdr>
                    <w:top w:val="none" w:sz="0" w:space="0" w:color="auto"/>
                    <w:left w:val="none" w:sz="0" w:space="0" w:color="auto"/>
                    <w:bottom w:val="none" w:sz="0" w:space="0" w:color="auto"/>
                    <w:right w:val="none" w:sz="0" w:space="0" w:color="auto"/>
                  </w:divBdr>
                </w:div>
              </w:divsChild>
            </w:div>
            <w:div w:id="1217861448">
              <w:marLeft w:val="0"/>
              <w:marRight w:val="0"/>
              <w:marTop w:val="0"/>
              <w:marBottom w:val="0"/>
              <w:divBdr>
                <w:top w:val="none" w:sz="0" w:space="0" w:color="auto"/>
                <w:left w:val="none" w:sz="0" w:space="0" w:color="auto"/>
                <w:bottom w:val="none" w:sz="0" w:space="0" w:color="auto"/>
                <w:right w:val="none" w:sz="0" w:space="0" w:color="auto"/>
              </w:divBdr>
              <w:divsChild>
                <w:div w:id="569313707">
                  <w:marLeft w:val="0"/>
                  <w:marRight w:val="0"/>
                  <w:marTop w:val="0"/>
                  <w:marBottom w:val="0"/>
                  <w:divBdr>
                    <w:top w:val="none" w:sz="0" w:space="0" w:color="auto"/>
                    <w:left w:val="none" w:sz="0" w:space="0" w:color="auto"/>
                    <w:bottom w:val="none" w:sz="0" w:space="0" w:color="auto"/>
                    <w:right w:val="none" w:sz="0" w:space="0" w:color="auto"/>
                  </w:divBdr>
                </w:div>
                <w:div w:id="2001038515">
                  <w:marLeft w:val="0"/>
                  <w:marRight w:val="0"/>
                  <w:marTop w:val="0"/>
                  <w:marBottom w:val="0"/>
                  <w:divBdr>
                    <w:top w:val="none" w:sz="0" w:space="0" w:color="auto"/>
                    <w:left w:val="none" w:sz="0" w:space="0" w:color="auto"/>
                    <w:bottom w:val="none" w:sz="0" w:space="0" w:color="auto"/>
                    <w:right w:val="none" w:sz="0" w:space="0" w:color="auto"/>
                  </w:divBdr>
                </w:div>
              </w:divsChild>
            </w:div>
            <w:div w:id="648285278">
              <w:marLeft w:val="0"/>
              <w:marRight w:val="0"/>
              <w:marTop w:val="0"/>
              <w:marBottom w:val="0"/>
              <w:divBdr>
                <w:top w:val="none" w:sz="0" w:space="0" w:color="auto"/>
                <w:left w:val="none" w:sz="0" w:space="0" w:color="auto"/>
                <w:bottom w:val="none" w:sz="0" w:space="0" w:color="auto"/>
                <w:right w:val="none" w:sz="0" w:space="0" w:color="auto"/>
              </w:divBdr>
              <w:divsChild>
                <w:div w:id="949976330">
                  <w:marLeft w:val="0"/>
                  <w:marRight w:val="0"/>
                  <w:marTop w:val="0"/>
                  <w:marBottom w:val="0"/>
                  <w:divBdr>
                    <w:top w:val="none" w:sz="0" w:space="0" w:color="auto"/>
                    <w:left w:val="none" w:sz="0" w:space="0" w:color="auto"/>
                    <w:bottom w:val="none" w:sz="0" w:space="0" w:color="auto"/>
                    <w:right w:val="none" w:sz="0" w:space="0" w:color="auto"/>
                  </w:divBdr>
                </w:div>
                <w:div w:id="339167054">
                  <w:marLeft w:val="0"/>
                  <w:marRight w:val="0"/>
                  <w:marTop w:val="0"/>
                  <w:marBottom w:val="0"/>
                  <w:divBdr>
                    <w:top w:val="none" w:sz="0" w:space="0" w:color="auto"/>
                    <w:left w:val="none" w:sz="0" w:space="0" w:color="auto"/>
                    <w:bottom w:val="none" w:sz="0" w:space="0" w:color="auto"/>
                    <w:right w:val="none" w:sz="0" w:space="0" w:color="auto"/>
                  </w:divBdr>
                </w:div>
              </w:divsChild>
            </w:div>
            <w:div w:id="1282303963">
              <w:marLeft w:val="0"/>
              <w:marRight w:val="0"/>
              <w:marTop w:val="0"/>
              <w:marBottom w:val="0"/>
              <w:divBdr>
                <w:top w:val="none" w:sz="0" w:space="0" w:color="auto"/>
                <w:left w:val="none" w:sz="0" w:space="0" w:color="auto"/>
                <w:bottom w:val="none" w:sz="0" w:space="0" w:color="auto"/>
                <w:right w:val="none" w:sz="0" w:space="0" w:color="auto"/>
              </w:divBdr>
              <w:divsChild>
                <w:div w:id="165635831">
                  <w:marLeft w:val="0"/>
                  <w:marRight w:val="0"/>
                  <w:marTop w:val="0"/>
                  <w:marBottom w:val="0"/>
                  <w:divBdr>
                    <w:top w:val="none" w:sz="0" w:space="0" w:color="auto"/>
                    <w:left w:val="none" w:sz="0" w:space="0" w:color="auto"/>
                    <w:bottom w:val="none" w:sz="0" w:space="0" w:color="auto"/>
                    <w:right w:val="none" w:sz="0" w:space="0" w:color="auto"/>
                  </w:divBdr>
                </w:div>
                <w:div w:id="1092698999">
                  <w:marLeft w:val="0"/>
                  <w:marRight w:val="0"/>
                  <w:marTop w:val="0"/>
                  <w:marBottom w:val="0"/>
                  <w:divBdr>
                    <w:top w:val="none" w:sz="0" w:space="0" w:color="auto"/>
                    <w:left w:val="none" w:sz="0" w:space="0" w:color="auto"/>
                    <w:bottom w:val="none" w:sz="0" w:space="0" w:color="auto"/>
                    <w:right w:val="none" w:sz="0" w:space="0" w:color="auto"/>
                  </w:divBdr>
                </w:div>
              </w:divsChild>
            </w:div>
            <w:div w:id="1790590794">
              <w:marLeft w:val="0"/>
              <w:marRight w:val="0"/>
              <w:marTop w:val="0"/>
              <w:marBottom w:val="0"/>
              <w:divBdr>
                <w:top w:val="none" w:sz="0" w:space="0" w:color="auto"/>
                <w:left w:val="none" w:sz="0" w:space="0" w:color="auto"/>
                <w:bottom w:val="none" w:sz="0" w:space="0" w:color="auto"/>
                <w:right w:val="none" w:sz="0" w:space="0" w:color="auto"/>
              </w:divBdr>
            </w:div>
            <w:div w:id="651913816">
              <w:marLeft w:val="0"/>
              <w:marRight w:val="0"/>
              <w:marTop w:val="0"/>
              <w:marBottom w:val="0"/>
              <w:divBdr>
                <w:top w:val="none" w:sz="0" w:space="0" w:color="auto"/>
                <w:left w:val="none" w:sz="0" w:space="0" w:color="auto"/>
                <w:bottom w:val="none" w:sz="0" w:space="0" w:color="auto"/>
                <w:right w:val="none" w:sz="0" w:space="0" w:color="auto"/>
              </w:divBdr>
            </w:div>
          </w:divsChild>
        </w:div>
        <w:div w:id="1465346717">
          <w:marLeft w:val="0"/>
          <w:marRight w:val="0"/>
          <w:marTop w:val="0"/>
          <w:marBottom w:val="0"/>
          <w:divBdr>
            <w:top w:val="none" w:sz="0" w:space="0" w:color="auto"/>
            <w:left w:val="none" w:sz="0" w:space="0" w:color="auto"/>
            <w:bottom w:val="none" w:sz="0" w:space="0" w:color="auto"/>
            <w:right w:val="none" w:sz="0" w:space="0" w:color="auto"/>
          </w:divBdr>
        </w:div>
      </w:divsChild>
    </w:div>
    <w:div w:id="713624940">
      <w:bodyDiv w:val="1"/>
      <w:marLeft w:val="0"/>
      <w:marRight w:val="0"/>
      <w:marTop w:val="0"/>
      <w:marBottom w:val="0"/>
      <w:divBdr>
        <w:top w:val="none" w:sz="0" w:space="0" w:color="auto"/>
        <w:left w:val="none" w:sz="0" w:space="0" w:color="auto"/>
        <w:bottom w:val="none" w:sz="0" w:space="0" w:color="auto"/>
        <w:right w:val="none" w:sz="0" w:space="0" w:color="auto"/>
      </w:divBdr>
      <w:divsChild>
        <w:div w:id="998464268">
          <w:marLeft w:val="0"/>
          <w:marRight w:val="0"/>
          <w:marTop w:val="0"/>
          <w:marBottom w:val="0"/>
          <w:divBdr>
            <w:top w:val="single" w:sz="6" w:space="2" w:color="DDDDDD"/>
            <w:left w:val="single" w:sz="6" w:space="2" w:color="DDDDDD"/>
            <w:bottom w:val="single" w:sz="6" w:space="2" w:color="DDDDDD"/>
            <w:right w:val="single" w:sz="6" w:space="2" w:color="DDDDDD"/>
          </w:divBdr>
          <w:divsChild>
            <w:div w:id="756639219">
              <w:marLeft w:val="0"/>
              <w:marRight w:val="0"/>
              <w:marTop w:val="0"/>
              <w:marBottom w:val="0"/>
              <w:divBdr>
                <w:top w:val="none" w:sz="0" w:space="0" w:color="auto"/>
                <w:left w:val="none" w:sz="0" w:space="0" w:color="auto"/>
                <w:bottom w:val="none" w:sz="0" w:space="0" w:color="auto"/>
                <w:right w:val="none" w:sz="0" w:space="0" w:color="auto"/>
              </w:divBdr>
              <w:divsChild>
                <w:div w:id="1162165572">
                  <w:marLeft w:val="0"/>
                  <w:marRight w:val="0"/>
                  <w:marTop w:val="0"/>
                  <w:marBottom w:val="0"/>
                  <w:divBdr>
                    <w:top w:val="none" w:sz="0" w:space="0" w:color="auto"/>
                    <w:left w:val="none" w:sz="0" w:space="0" w:color="auto"/>
                    <w:bottom w:val="none" w:sz="0" w:space="0" w:color="auto"/>
                    <w:right w:val="none" w:sz="0" w:space="0" w:color="auto"/>
                  </w:divBdr>
                </w:div>
                <w:div w:id="2513077">
                  <w:marLeft w:val="0"/>
                  <w:marRight w:val="0"/>
                  <w:marTop w:val="0"/>
                  <w:marBottom w:val="0"/>
                  <w:divBdr>
                    <w:top w:val="none" w:sz="0" w:space="0" w:color="auto"/>
                    <w:left w:val="none" w:sz="0" w:space="0" w:color="auto"/>
                    <w:bottom w:val="none" w:sz="0" w:space="0" w:color="auto"/>
                    <w:right w:val="none" w:sz="0" w:space="0" w:color="auto"/>
                  </w:divBdr>
                </w:div>
              </w:divsChild>
            </w:div>
            <w:div w:id="701249737">
              <w:marLeft w:val="0"/>
              <w:marRight w:val="0"/>
              <w:marTop w:val="0"/>
              <w:marBottom w:val="0"/>
              <w:divBdr>
                <w:top w:val="none" w:sz="0" w:space="0" w:color="auto"/>
                <w:left w:val="none" w:sz="0" w:space="0" w:color="auto"/>
                <w:bottom w:val="none" w:sz="0" w:space="0" w:color="auto"/>
                <w:right w:val="none" w:sz="0" w:space="0" w:color="auto"/>
              </w:divBdr>
              <w:divsChild>
                <w:div w:id="1112171667">
                  <w:marLeft w:val="0"/>
                  <w:marRight w:val="0"/>
                  <w:marTop w:val="0"/>
                  <w:marBottom w:val="0"/>
                  <w:divBdr>
                    <w:top w:val="none" w:sz="0" w:space="0" w:color="auto"/>
                    <w:left w:val="none" w:sz="0" w:space="0" w:color="auto"/>
                    <w:bottom w:val="none" w:sz="0" w:space="0" w:color="auto"/>
                    <w:right w:val="none" w:sz="0" w:space="0" w:color="auto"/>
                  </w:divBdr>
                </w:div>
                <w:div w:id="2030327595">
                  <w:marLeft w:val="0"/>
                  <w:marRight w:val="0"/>
                  <w:marTop w:val="0"/>
                  <w:marBottom w:val="0"/>
                  <w:divBdr>
                    <w:top w:val="none" w:sz="0" w:space="0" w:color="auto"/>
                    <w:left w:val="none" w:sz="0" w:space="0" w:color="auto"/>
                    <w:bottom w:val="none" w:sz="0" w:space="0" w:color="auto"/>
                    <w:right w:val="none" w:sz="0" w:space="0" w:color="auto"/>
                  </w:divBdr>
                </w:div>
              </w:divsChild>
            </w:div>
            <w:div w:id="1753819694">
              <w:marLeft w:val="0"/>
              <w:marRight w:val="0"/>
              <w:marTop w:val="0"/>
              <w:marBottom w:val="0"/>
              <w:divBdr>
                <w:top w:val="none" w:sz="0" w:space="0" w:color="auto"/>
                <w:left w:val="none" w:sz="0" w:space="0" w:color="auto"/>
                <w:bottom w:val="none" w:sz="0" w:space="0" w:color="auto"/>
                <w:right w:val="none" w:sz="0" w:space="0" w:color="auto"/>
              </w:divBdr>
              <w:divsChild>
                <w:div w:id="582253513">
                  <w:marLeft w:val="0"/>
                  <w:marRight w:val="0"/>
                  <w:marTop w:val="0"/>
                  <w:marBottom w:val="0"/>
                  <w:divBdr>
                    <w:top w:val="none" w:sz="0" w:space="0" w:color="auto"/>
                    <w:left w:val="none" w:sz="0" w:space="0" w:color="auto"/>
                    <w:bottom w:val="none" w:sz="0" w:space="0" w:color="auto"/>
                    <w:right w:val="none" w:sz="0" w:space="0" w:color="auto"/>
                  </w:divBdr>
                </w:div>
                <w:div w:id="1746299344">
                  <w:marLeft w:val="0"/>
                  <w:marRight w:val="0"/>
                  <w:marTop w:val="0"/>
                  <w:marBottom w:val="0"/>
                  <w:divBdr>
                    <w:top w:val="none" w:sz="0" w:space="0" w:color="auto"/>
                    <w:left w:val="none" w:sz="0" w:space="0" w:color="auto"/>
                    <w:bottom w:val="none" w:sz="0" w:space="0" w:color="auto"/>
                    <w:right w:val="none" w:sz="0" w:space="0" w:color="auto"/>
                  </w:divBdr>
                </w:div>
              </w:divsChild>
            </w:div>
            <w:div w:id="321394316">
              <w:marLeft w:val="0"/>
              <w:marRight w:val="0"/>
              <w:marTop w:val="0"/>
              <w:marBottom w:val="0"/>
              <w:divBdr>
                <w:top w:val="none" w:sz="0" w:space="0" w:color="auto"/>
                <w:left w:val="none" w:sz="0" w:space="0" w:color="auto"/>
                <w:bottom w:val="none" w:sz="0" w:space="0" w:color="auto"/>
                <w:right w:val="none" w:sz="0" w:space="0" w:color="auto"/>
              </w:divBdr>
              <w:divsChild>
                <w:div w:id="1084959696">
                  <w:marLeft w:val="0"/>
                  <w:marRight w:val="0"/>
                  <w:marTop w:val="0"/>
                  <w:marBottom w:val="0"/>
                  <w:divBdr>
                    <w:top w:val="none" w:sz="0" w:space="0" w:color="auto"/>
                    <w:left w:val="none" w:sz="0" w:space="0" w:color="auto"/>
                    <w:bottom w:val="none" w:sz="0" w:space="0" w:color="auto"/>
                    <w:right w:val="none" w:sz="0" w:space="0" w:color="auto"/>
                  </w:divBdr>
                </w:div>
                <w:div w:id="1433282523">
                  <w:marLeft w:val="0"/>
                  <w:marRight w:val="0"/>
                  <w:marTop w:val="0"/>
                  <w:marBottom w:val="0"/>
                  <w:divBdr>
                    <w:top w:val="none" w:sz="0" w:space="0" w:color="auto"/>
                    <w:left w:val="none" w:sz="0" w:space="0" w:color="auto"/>
                    <w:bottom w:val="none" w:sz="0" w:space="0" w:color="auto"/>
                    <w:right w:val="none" w:sz="0" w:space="0" w:color="auto"/>
                  </w:divBdr>
                </w:div>
              </w:divsChild>
            </w:div>
            <w:div w:id="98720837">
              <w:marLeft w:val="0"/>
              <w:marRight w:val="0"/>
              <w:marTop w:val="0"/>
              <w:marBottom w:val="0"/>
              <w:divBdr>
                <w:top w:val="none" w:sz="0" w:space="0" w:color="auto"/>
                <w:left w:val="none" w:sz="0" w:space="0" w:color="auto"/>
                <w:bottom w:val="none" w:sz="0" w:space="0" w:color="auto"/>
                <w:right w:val="none" w:sz="0" w:space="0" w:color="auto"/>
              </w:divBdr>
            </w:div>
            <w:div w:id="1560936516">
              <w:marLeft w:val="0"/>
              <w:marRight w:val="0"/>
              <w:marTop w:val="0"/>
              <w:marBottom w:val="0"/>
              <w:divBdr>
                <w:top w:val="none" w:sz="0" w:space="0" w:color="auto"/>
                <w:left w:val="none" w:sz="0" w:space="0" w:color="auto"/>
                <w:bottom w:val="none" w:sz="0" w:space="0" w:color="auto"/>
                <w:right w:val="none" w:sz="0" w:space="0" w:color="auto"/>
              </w:divBdr>
            </w:div>
          </w:divsChild>
        </w:div>
        <w:div w:id="1853716099">
          <w:marLeft w:val="0"/>
          <w:marRight w:val="0"/>
          <w:marTop w:val="0"/>
          <w:marBottom w:val="0"/>
          <w:divBdr>
            <w:top w:val="none" w:sz="0" w:space="0" w:color="auto"/>
            <w:left w:val="none" w:sz="0" w:space="0" w:color="auto"/>
            <w:bottom w:val="none" w:sz="0" w:space="0" w:color="auto"/>
            <w:right w:val="none" w:sz="0" w:space="0" w:color="auto"/>
          </w:divBdr>
        </w:div>
      </w:divsChild>
    </w:div>
    <w:div w:id="741759612">
      <w:bodyDiv w:val="1"/>
      <w:marLeft w:val="0"/>
      <w:marRight w:val="0"/>
      <w:marTop w:val="0"/>
      <w:marBottom w:val="0"/>
      <w:divBdr>
        <w:top w:val="none" w:sz="0" w:space="0" w:color="auto"/>
        <w:left w:val="none" w:sz="0" w:space="0" w:color="auto"/>
        <w:bottom w:val="none" w:sz="0" w:space="0" w:color="auto"/>
        <w:right w:val="none" w:sz="0" w:space="0" w:color="auto"/>
      </w:divBdr>
      <w:divsChild>
        <w:div w:id="1624966890">
          <w:marLeft w:val="0"/>
          <w:marRight w:val="0"/>
          <w:marTop w:val="0"/>
          <w:marBottom w:val="0"/>
          <w:divBdr>
            <w:top w:val="single" w:sz="6" w:space="2" w:color="DDDDDD"/>
            <w:left w:val="single" w:sz="6" w:space="2" w:color="DDDDDD"/>
            <w:bottom w:val="single" w:sz="6" w:space="2" w:color="DDDDDD"/>
            <w:right w:val="single" w:sz="6" w:space="2" w:color="DDDDDD"/>
          </w:divBdr>
          <w:divsChild>
            <w:div w:id="887571901">
              <w:marLeft w:val="0"/>
              <w:marRight w:val="0"/>
              <w:marTop w:val="0"/>
              <w:marBottom w:val="0"/>
              <w:divBdr>
                <w:top w:val="none" w:sz="0" w:space="0" w:color="auto"/>
                <w:left w:val="none" w:sz="0" w:space="0" w:color="auto"/>
                <w:bottom w:val="none" w:sz="0" w:space="0" w:color="auto"/>
                <w:right w:val="none" w:sz="0" w:space="0" w:color="auto"/>
              </w:divBdr>
              <w:divsChild>
                <w:div w:id="822283229">
                  <w:marLeft w:val="0"/>
                  <w:marRight w:val="0"/>
                  <w:marTop w:val="0"/>
                  <w:marBottom w:val="0"/>
                  <w:divBdr>
                    <w:top w:val="none" w:sz="0" w:space="0" w:color="auto"/>
                    <w:left w:val="none" w:sz="0" w:space="0" w:color="auto"/>
                    <w:bottom w:val="none" w:sz="0" w:space="0" w:color="auto"/>
                    <w:right w:val="none" w:sz="0" w:space="0" w:color="auto"/>
                  </w:divBdr>
                </w:div>
                <w:div w:id="741758890">
                  <w:marLeft w:val="0"/>
                  <w:marRight w:val="0"/>
                  <w:marTop w:val="0"/>
                  <w:marBottom w:val="0"/>
                  <w:divBdr>
                    <w:top w:val="none" w:sz="0" w:space="0" w:color="auto"/>
                    <w:left w:val="none" w:sz="0" w:space="0" w:color="auto"/>
                    <w:bottom w:val="none" w:sz="0" w:space="0" w:color="auto"/>
                    <w:right w:val="none" w:sz="0" w:space="0" w:color="auto"/>
                  </w:divBdr>
                </w:div>
              </w:divsChild>
            </w:div>
            <w:div w:id="1756898474">
              <w:marLeft w:val="0"/>
              <w:marRight w:val="0"/>
              <w:marTop w:val="0"/>
              <w:marBottom w:val="0"/>
              <w:divBdr>
                <w:top w:val="none" w:sz="0" w:space="0" w:color="auto"/>
                <w:left w:val="none" w:sz="0" w:space="0" w:color="auto"/>
                <w:bottom w:val="none" w:sz="0" w:space="0" w:color="auto"/>
                <w:right w:val="none" w:sz="0" w:space="0" w:color="auto"/>
              </w:divBdr>
              <w:divsChild>
                <w:div w:id="1936403075">
                  <w:marLeft w:val="0"/>
                  <w:marRight w:val="0"/>
                  <w:marTop w:val="0"/>
                  <w:marBottom w:val="0"/>
                  <w:divBdr>
                    <w:top w:val="none" w:sz="0" w:space="0" w:color="auto"/>
                    <w:left w:val="none" w:sz="0" w:space="0" w:color="auto"/>
                    <w:bottom w:val="none" w:sz="0" w:space="0" w:color="auto"/>
                    <w:right w:val="none" w:sz="0" w:space="0" w:color="auto"/>
                  </w:divBdr>
                </w:div>
                <w:div w:id="2111316640">
                  <w:marLeft w:val="0"/>
                  <w:marRight w:val="0"/>
                  <w:marTop w:val="0"/>
                  <w:marBottom w:val="0"/>
                  <w:divBdr>
                    <w:top w:val="none" w:sz="0" w:space="0" w:color="auto"/>
                    <w:left w:val="none" w:sz="0" w:space="0" w:color="auto"/>
                    <w:bottom w:val="none" w:sz="0" w:space="0" w:color="auto"/>
                    <w:right w:val="none" w:sz="0" w:space="0" w:color="auto"/>
                  </w:divBdr>
                </w:div>
              </w:divsChild>
            </w:div>
            <w:div w:id="1824472138">
              <w:marLeft w:val="0"/>
              <w:marRight w:val="0"/>
              <w:marTop w:val="0"/>
              <w:marBottom w:val="0"/>
              <w:divBdr>
                <w:top w:val="none" w:sz="0" w:space="0" w:color="auto"/>
                <w:left w:val="none" w:sz="0" w:space="0" w:color="auto"/>
                <w:bottom w:val="none" w:sz="0" w:space="0" w:color="auto"/>
                <w:right w:val="none" w:sz="0" w:space="0" w:color="auto"/>
              </w:divBdr>
              <w:divsChild>
                <w:div w:id="252786962">
                  <w:marLeft w:val="0"/>
                  <w:marRight w:val="0"/>
                  <w:marTop w:val="0"/>
                  <w:marBottom w:val="0"/>
                  <w:divBdr>
                    <w:top w:val="none" w:sz="0" w:space="0" w:color="auto"/>
                    <w:left w:val="none" w:sz="0" w:space="0" w:color="auto"/>
                    <w:bottom w:val="none" w:sz="0" w:space="0" w:color="auto"/>
                    <w:right w:val="none" w:sz="0" w:space="0" w:color="auto"/>
                  </w:divBdr>
                </w:div>
                <w:div w:id="65568449">
                  <w:marLeft w:val="0"/>
                  <w:marRight w:val="0"/>
                  <w:marTop w:val="0"/>
                  <w:marBottom w:val="0"/>
                  <w:divBdr>
                    <w:top w:val="none" w:sz="0" w:space="0" w:color="auto"/>
                    <w:left w:val="none" w:sz="0" w:space="0" w:color="auto"/>
                    <w:bottom w:val="none" w:sz="0" w:space="0" w:color="auto"/>
                    <w:right w:val="none" w:sz="0" w:space="0" w:color="auto"/>
                  </w:divBdr>
                </w:div>
              </w:divsChild>
            </w:div>
            <w:div w:id="523904230">
              <w:marLeft w:val="0"/>
              <w:marRight w:val="0"/>
              <w:marTop w:val="0"/>
              <w:marBottom w:val="0"/>
              <w:divBdr>
                <w:top w:val="none" w:sz="0" w:space="0" w:color="auto"/>
                <w:left w:val="none" w:sz="0" w:space="0" w:color="auto"/>
                <w:bottom w:val="none" w:sz="0" w:space="0" w:color="auto"/>
                <w:right w:val="none" w:sz="0" w:space="0" w:color="auto"/>
              </w:divBdr>
              <w:divsChild>
                <w:div w:id="1982997951">
                  <w:marLeft w:val="0"/>
                  <w:marRight w:val="0"/>
                  <w:marTop w:val="0"/>
                  <w:marBottom w:val="0"/>
                  <w:divBdr>
                    <w:top w:val="none" w:sz="0" w:space="0" w:color="auto"/>
                    <w:left w:val="none" w:sz="0" w:space="0" w:color="auto"/>
                    <w:bottom w:val="none" w:sz="0" w:space="0" w:color="auto"/>
                    <w:right w:val="none" w:sz="0" w:space="0" w:color="auto"/>
                  </w:divBdr>
                </w:div>
                <w:div w:id="546066348">
                  <w:marLeft w:val="0"/>
                  <w:marRight w:val="0"/>
                  <w:marTop w:val="0"/>
                  <w:marBottom w:val="0"/>
                  <w:divBdr>
                    <w:top w:val="none" w:sz="0" w:space="0" w:color="auto"/>
                    <w:left w:val="none" w:sz="0" w:space="0" w:color="auto"/>
                    <w:bottom w:val="none" w:sz="0" w:space="0" w:color="auto"/>
                    <w:right w:val="none" w:sz="0" w:space="0" w:color="auto"/>
                  </w:divBdr>
                </w:div>
              </w:divsChild>
            </w:div>
            <w:div w:id="701637938">
              <w:marLeft w:val="0"/>
              <w:marRight w:val="0"/>
              <w:marTop w:val="0"/>
              <w:marBottom w:val="0"/>
              <w:divBdr>
                <w:top w:val="none" w:sz="0" w:space="0" w:color="auto"/>
                <w:left w:val="none" w:sz="0" w:space="0" w:color="auto"/>
                <w:bottom w:val="none" w:sz="0" w:space="0" w:color="auto"/>
                <w:right w:val="none" w:sz="0" w:space="0" w:color="auto"/>
              </w:divBdr>
            </w:div>
            <w:div w:id="1900969705">
              <w:marLeft w:val="0"/>
              <w:marRight w:val="0"/>
              <w:marTop w:val="0"/>
              <w:marBottom w:val="0"/>
              <w:divBdr>
                <w:top w:val="none" w:sz="0" w:space="0" w:color="auto"/>
                <w:left w:val="none" w:sz="0" w:space="0" w:color="auto"/>
                <w:bottom w:val="none" w:sz="0" w:space="0" w:color="auto"/>
                <w:right w:val="none" w:sz="0" w:space="0" w:color="auto"/>
              </w:divBdr>
            </w:div>
          </w:divsChild>
        </w:div>
        <w:div w:id="1525904727">
          <w:marLeft w:val="0"/>
          <w:marRight w:val="0"/>
          <w:marTop w:val="0"/>
          <w:marBottom w:val="0"/>
          <w:divBdr>
            <w:top w:val="none" w:sz="0" w:space="0" w:color="auto"/>
            <w:left w:val="none" w:sz="0" w:space="0" w:color="auto"/>
            <w:bottom w:val="none" w:sz="0" w:space="0" w:color="auto"/>
            <w:right w:val="none" w:sz="0" w:space="0" w:color="auto"/>
          </w:divBdr>
        </w:div>
      </w:divsChild>
    </w:div>
    <w:div w:id="775758914">
      <w:bodyDiv w:val="1"/>
      <w:marLeft w:val="0"/>
      <w:marRight w:val="0"/>
      <w:marTop w:val="0"/>
      <w:marBottom w:val="0"/>
      <w:divBdr>
        <w:top w:val="none" w:sz="0" w:space="0" w:color="auto"/>
        <w:left w:val="none" w:sz="0" w:space="0" w:color="auto"/>
        <w:bottom w:val="none" w:sz="0" w:space="0" w:color="auto"/>
        <w:right w:val="none" w:sz="0" w:space="0" w:color="auto"/>
      </w:divBdr>
      <w:divsChild>
        <w:div w:id="1599488773">
          <w:marLeft w:val="0"/>
          <w:marRight w:val="0"/>
          <w:marTop w:val="0"/>
          <w:marBottom w:val="0"/>
          <w:divBdr>
            <w:top w:val="single" w:sz="6" w:space="2" w:color="DDDDDD"/>
            <w:left w:val="single" w:sz="6" w:space="2" w:color="DDDDDD"/>
            <w:bottom w:val="single" w:sz="6" w:space="2" w:color="DDDDDD"/>
            <w:right w:val="single" w:sz="6" w:space="2" w:color="DDDDDD"/>
          </w:divBdr>
          <w:divsChild>
            <w:div w:id="1902327464">
              <w:marLeft w:val="0"/>
              <w:marRight w:val="0"/>
              <w:marTop w:val="0"/>
              <w:marBottom w:val="0"/>
              <w:divBdr>
                <w:top w:val="none" w:sz="0" w:space="0" w:color="auto"/>
                <w:left w:val="none" w:sz="0" w:space="0" w:color="auto"/>
                <w:bottom w:val="none" w:sz="0" w:space="0" w:color="auto"/>
                <w:right w:val="none" w:sz="0" w:space="0" w:color="auto"/>
              </w:divBdr>
              <w:divsChild>
                <w:div w:id="567498037">
                  <w:marLeft w:val="0"/>
                  <w:marRight w:val="0"/>
                  <w:marTop w:val="0"/>
                  <w:marBottom w:val="0"/>
                  <w:divBdr>
                    <w:top w:val="none" w:sz="0" w:space="0" w:color="auto"/>
                    <w:left w:val="none" w:sz="0" w:space="0" w:color="auto"/>
                    <w:bottom w:val="none" w:sz="0" w:space="0" w:color="auto"/>
                    <w:right w:val="none" w:sz="0" w:space="0" w:color="auto"/>
                  </w:divBdr>
                </w:div>
                <w:div w:id="2010909436">
                  <w:marLeft w:val="0"/>
                  <w:marRight w:val="0"/>
                  <w:marTop w:val="0"/>
                  <w:marBottom w:val="0"/>
                  <w:divBdr>
                    <w:top w:val="none" w:sz="0" w:space="0" w:color="auto"/>
                    <w:left w:val="none" w:sz="0" w:space="0" w:color="auto"/>
                    <w:bottom w:val="none" w:sz="0" w:space="0" w:color="auto"/>
                    <w:right w:val="none" w:sz="0" w:space="0" w:color="auto"/>
                  </w:divBdr>
                </w:div>
              </w:divsChild>
            </w:div>
            <w:div w:id="739837522">
              <w:marLeft w:val="0"/>
              <w:marRight w:val="0"/>
              <w:marTop w:val="0"/>
              <w:marBottom w:val="0"/>
              <w:divBdr>
                <w:top w:val="none" w:sz="0" w:space="0" w:color="auto"/>
                <w:left w:val="none" w:sz="0" w:space="0" w:color="auto"/>
                <w:bottom w:val="none" w:sz="0" w:space="0" w:color="auto"/>
                <w:right w:val="none" w:sz="0" w:space="0" w:color="auto"/>
              </w:divBdr>
              <w:divsChild>
                <w:div w:id="1770733737">
                  <w:marLeft w:val="0"/>
                  <w:marRight w:val="0"/>
                  <w:marTop w:val="0"/>
                  <w:marBottom w:val="0"/>
                  <w:divBdr>
                    <w:top w:val="none" w:sz="0" w:space="0" w:color="auto"/>
                    <w:left w:val="none" w:sz="0" w:space="0" w:color="auto"/>
                    <w:bottom w:val="none" w:sz="0" w:space="0" w:color="auto"/>
                    <w:right w:val="none" w:sz="0" w:space="0" w:color="auto"/>
                  </w:divBdr>
                </w:div>
                <w:div w:id="873349426">
                  <w:marLeft w:val="0"/>
                  <w:marRight w:val="0"/>
                  <w:marTop w:val="0"/>
                  <w:marBottom w:val="0"/>
                  <w:divBdr>
                    <w:top w:val="none" w:sz="0" w:space="0" w:color="auto"/>
                    <w:left w:val="none" w:sz="0" w:space="0" w:color="auto"/>
                    <w:bottom w:val="none" w:sz="0" w:space="0" w:color="auto"/>
                    <w:right w:val="none" w:sz="0" w:space="0" w:color="auto"/>
                  </w:divBdr>
                </w:div>
              </w:divsChild>
            </w:div>
            <w:div w:id="1587883880">
              <w:marLeft w:val="0"/>
              <w:marRight w:val="0"/>
              <w:marTop w:val="0"/>
              <w:marBottom w:val="0"/>
              <w:divBdr>
                <w:top w:val="none" w:sz="0" w:space="0" w:color="auto"/>
                <w:left w:val="none" w:sz="0" w:space="0" w:color="auto"/>
                <w:bottom w:val="none" w:sz="0" w:space="0" w:color="auto"/>
                <w:right w:val="none" w:sz="0" w:space="0" w:color="auto"/>
              </w:divBdr>
              <w:divsChild>
                <w:div w:id="330718732">
                  <w:marLeft w:val="0"/>
                  <w:marRight w:val="0"/>
                  <w:marTop w:val="0"/>
                  <w:marBottom w:val="0"/>
                  <w:divBdr>
                    <w:top w:val="none" w:sz="0" w:space="0" w:color="auto"/>
                    <w:left w:val="none" w:sz="0" w:space="0" w:color="auto"/>
                    <w:bottom w:val="none" w:sz="0" w:space="0" w:color="auto"/>
                    <w:right w:val="none" w:sz="0" w:space="0" w:color="auto"/>
                  </w:divBdr>
                </w:div>
                <w:div w:id="695735697">
                  <w:marLeft w:val="0"/>
                  <w:marRight w:val="0"/>
                  <w:marTop w:val="0"/>
                  <w:marBottom w:val="0"/>
                  <w:divBdr>
                    <w:top w:val="none" w:sz="0" w:space="0" w:color="auto"/>
                    <w:left w:val="none" w:sz="0" w:space="0" w:color="auto"/>
                    <w:bottom w:val="none" w:sz="0" w:space="0" w:color="auto"/>
                    <w:right w:val="none" w:sz="0" w:space="0" w:color="auto"/>
                  </w:divBdr>
                </w:div>
              </w:divsChild>
            </w:div>
            <w:div w:id="1763990880">
              <w:marLeft w:val="0"/>
              <w:marRight w:val="0"/>
              <w:marTop w:val="0"/>
              <w:marBottom w:val="0"/>
              <w:divBdr>
                <w:top w:val="none" w:sz="0" w:space="0" w:color="auto"/>
                <w:left w:val="none" w:sz="0" w:space="0" w:color="auto"/>
                <w:bottom w:val="none" w:sz="0" w:space="0" w:color="auto"/>
                <w:right w:val="none" w:sz="0" w:space="0" w:color="auto"/>
              </w:divBdr>
              <w:divsChild>
                <w:div w:id="826439896">
                  <w:marLeft w:val="0"/>
                  <w:marRight w:val="0"/>
                  <w:marTop w:val="0"/>
                  <w:marBottom w:val="0"/>
                  <w:divBdr>
                    <w:top w:val="none" w:sz="0" w:space="0" w:color="auto"/>
                    <w:left w:val="none" w:sz="0" w:space="0" w:color="auto"/>
                    <w:bottom w:val="none" w:sz="0" w:space="0" w:color="auto"/>
                    <w:right w:val="none" w:sz="0" w:space="0" w:color="auto"/>
                  </w:divBdr>
                </w:div>
                <w:div w:id="264533450">
                  <w:marLeft w:val="0"/>
                  <w:marRight w:val="0"/>
                  <w:marTop w:val="0"/>
                  <w:marBottom w:val="0"/>
                  <w:divBdr>
                    <w:top w:val="none" w:sz="0" w:space="0" w:color="auto"/>
                    <w:left w:val="none" w:sz="0" w:space="0" w:color="auto"/>
                    <w:bottom w:val="none" w:sz="0" w:space="0" w:color="auto"/>
                    <w:right w:val="none" w:sz="0" w:space="0" w:color="auto"/>
                  </w:divBdr>
                </w:div>
              </w:divsChild>
            </w:div>
            <w:div w:id="1073158049">
              <w:marLeft w:val="0"/>
              <w:marRight w:val="0"/>
              <w:marTop w:val="0"/>
              <w:marBottom w:val="0"/>
              <w:divBdr>
                <w:top w:val="none" w:sz="0" w:space="0" w:color="auto"/>
                <w:left w:val="none" w:sz="0" w:space="0" w:color="auto"/>
                <w:bottom w:val="none" w:sz="0" w:space="0" w:color="auto"/>
                <w:right w:val="none" w:sz="0" w:space="0" w:color="auto"/>
              </w:divBdr>
            </w:div>
            <w:div w:id="2029137582">
              <w:marLeft w:val="0"/>
              <w:marRight w:val="0"/>
              <w:marTop w:val="0"/>
              <w:marBottom w:val="0"/>
              <w:divBdr>
                <w:top w:val="none" w:sz="0" w:space="0" w:color="auto"/>
                <w:left w:val="none" w:sz="0" w:space="0" w:color="auto"/>
                <w:bottom w:val="none" w:sz="0" w:space="0" w:color="auto"/>
                <w:right w:val="none" w:sz="0" w:space="0" w:color="auto"/>
              </w:divBdr>
            </w:div>
          </w:divsChild>
        </w:div>
        <w:div w:id="1084883916">
          <w:marLeft w:val="0"/>
          <w:marRight w:val="0"/>
          <w:marTop w:val="0"/>
          <w:marBottom w:val="0"/>
          <w:divBdr>
            <w:top w:val="none" w:sz="0" w:space="0" w:color="auto"/>
            <w:left w:val="none" w:sz="0" w:space="0" w:color="auto"/>
            <w:bottom w:val="none" w:sz="0" w:space="0" w:color="auto"/>
            <w:right w:val="none" w:sz="0" w:space="0" w:color="auto"/>
          </w:divBdr>
        </w:div>
      </w:divsChild>
    </w:div>
    <w:div w:id="782729213">
      <w:bodyDiv w:val="1"/>
      <w:marLeft w:val="0"/>
      <w:marRight w:val="0"/>
      <w:marTop w:val="0"/>
      <w:marBottom w:val="0"/>
      <w:divBdr>
        <w:top w:val="none" w:sz="0" w:space="0" w:color="auto"/>
        <w:left w:val="none" w:sz="0" w:space="0" w:color="auto"/>
        <w:bottom w:val="none" w:sz="0" w:space="0" w:color="auto"/>
        <w:right w:val="none" w:sz="0" w:space="0" w:color="auto"/>
      </w:divBdr>
      <w:divsChild>
        <w:div w:id="1023551960">
          <w:marLeft w:val="0"/>
          <w:marRight w:val="0"/>
          <w:marTop w:val="0"/>
          <w:marBottom w:val="0"/>
          <w:divBdr>
            <w:top w:val="none" w:sz="0" w:space="0" w:color="auto"/>
            <w:left w:val="none" w:sz="0" w:space="0" w:color="auto"/>
            <w:bottom w:val="none" w:sz="0" w:space="0" w:color="auto"/>
            <w:right w:val="none" w:sz="0" w:space="0" w:color="auto"/>
          </w:divBdr>
          <w:divsChild>
            <w:div w:id="1938636606">
              <w:marLeft w:val="0"/>
              <w:marRight w:val="0"/>
              <w:marTop w:val="0"/>
              <w:marBottom w:val="0"/>
              <w:divBdr>
                <w:top w:val="none" w:sz="0" w:space="0" w:color="auto"/>
                <w:left w:val="none" w:sz="0" w:space="0" w:color="auto"/>
                <w:bottom w:val="none" w:sz="0" w:space="0" w:color="auto"/>
                <w:right w:val="none" w:sz="0" w:space="0" w:color="auto"/>
              </w:divBdr>
            </w:div>
          </w:divsChild>
        </w:div>
        <w:div w:id="716705110">
          <w:marLeft w:val="150"/>
          <w:marRight w:val="0"/>
          <w:marTop w:val="0"/>
          <w:marBottom w:val="0"/>
          <w:divBdr>
            <w:top w:val="single" w:sz="6" w:space="7" w:color="F5F5F5"/>
            <w:left w:val="single" w:sz="6" w:space="9" w:color="F5F5F5"/>
            <w:bottom w:val="single" w:sz="6" w:space="7" w:color="F5F5F5"/>
            <w:right w:val="single" w:sz="6" w:space="9" w:color="F5F5F5"/>
          </w:divBdr>
          <w:divsChild>
            <w:div w:id="1365138495">
              <w:marLeft w:val="0"/>
              <w:marRight w:val="0"/>
              <w:marTop w:val="0"/>
              <w:marBottom w:val="0"/>
              <w:divBdr>
                <w:top w:val="none" w:sz="0" w:space="0" w:color="auto"/>
                <w:left w:val="none" w:sz="0" w:space="0" w:color="auto"/>
                <w:bottom w:val="none" w:sz="0" w:space="0" w:color="auto"/>
                <w:right w:val="none" w:sz="0" w:space="0" w:color="auto"/>
              </w:divBdr>
            </w:div>
            <w:div w:id="184909093">
              <w:marLeft w:val="0"/>
              <w:marRight w:val="0"/>
              <w:marTop w:val="0"/>
              <w:marBottom w:val="0"/>
              <w:divBdr>
                <w:top w:val="none" w:sz="0" w:space="0" w:color="auto"/>
                <w:left w:val="none" w:sz="0" w:space="0" w:color="auto"/>
                <w:bottom w:val="none" w:sz="0" w:space="0" w:color="auto"/>
                <w:right w:val="none" w:sz="0" w:space="0" w:color="auto"/>
              </w:divBdr>
            </w:div>
            <w:div w:id="606470467">
              <w:marLeft w:val="0"/>
              <w:marRight w:val="0"/>
              <w:marTop w:val="0"/>
              <w:marBottom w:val="0"/>
              <w:divBdr>
                <w:top w:val="none" w:sz="0" w:space="0" w:color="auto"/>
                <w:left w:val="none" w:sz="0" w:space="0" w:color="auto"/>
                <w:bottom w:val="none" w:sz="0" w:space="0" w:color="auto"/>
                <w:right w:val="none" w:sz="0" w:space="0" w:color="auto"/>
              </w:divBdr>
            </w:div>
            <w:div w:id="2085832768">
              <w:marLeft w:val="0"/>
              <w:marRight w:val="0"/>
              <w:marTop w:val="0"/>
              <w:marBottom w:val="0"/>
              <w:divBdr>
                <w:top w:val="none" w:sz="0" w:space="0" w:color="auto"/>
                <w:left w:val="none" w:sz="0" w:space="0" w:color="auto"/>
                <w:bottom w:val="none" w:sz="0" w:space="0" w:color="auto"/>
                <w:right w:val="none" w:sz="0" w:space="0" w:color="auto"/>
              </w:divBdr>
            </w:div>
            <w:div w:id="13553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37757">
      <w:bodyDiv w:val="1"/>
      <w:marLeft w:val="0"/>
      <w:marRight w:val="0"/>
      <w:marTop w:val="0"/>
      <w:marBottom w:val="0"/>
      <w:divBdr>
        <w:top w:val="none" w:sz="0" w:space="0" w:color="auto"/>
        <w:left w:val="none" w:sz="0" w:space="0" w:color="auto"/>
        <w:bottom w:val="none" w:sz="0" w:space="0" w:color="auto"/>
        <w:right w:val="none" w:sz="0" w:space="0" w:color="auto"/>
      </w:divBdr>
      <w:divsChild>
        <w:div w:id="1210414423">
          <w:marLeft w:val="0"/>
          <w:marRight w:val="0"/>
          <w:marTop w:val="0"/>
          <w:marBottom w:val="0"/>
          <w:divBdr>
            <w:top w:val="none" w:sz="0" w:space="0" w:color="auto"/>
            <w:left w:val="none" w:sz="0" w:space="0" w:color="auto"/>
            <w:bottom w:val="none" w:sz="0" w:space="0" w:color="auto"/>
            <w:right w:val="none" w:sz="0" w:space="0" w:color="auto"/>
          </w:divBdr>
          <w:divsChild>
            <w:div w:id="6766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7363">
      <w:bodyDiv w:val="1"/>
      <w:marLeft w:val="0"/>
      <w:marRight w:val="0"/>
      <w:marTop w:val="0"/>
      <w:marBottom w:val="0"/>
      <w:divBdr>
        <w:top w:val="none" w:sz="0" w:space="0" w:color="auto"/>
        <w:left w:val="none" w:sz="0" w:space="0" w:color="auto"/>
        <w:bottom w:val="none" w:sz="0" w:space="0" w:color="auto"/>
        <w:right w:val="none" w:sz="0" w:space="0" w:color="auto"/>
      </w:divBdr>
      <w:divsChild>
        <w:div w:id="2093887281">
          <w:marLeft w:val="0"/>
          <w:marRight w:val="0"/>
          <w:marTop w:val="0"/>
          <w:marBottom w:val="0"/>
          <w:divBdr>
            <w:top w:val="single" w:sz="6" w:space="2" w:color="DDDDDD"/>
            <w:left w:val="single" w:sz="6" w:space="2" w:color="DDDDDD"/>
            <w:bottom w:val="single" w:sz="6" w:space="2" w:color="DDDDDD"/>
            <w:right w:val="single" w:sz="6" w:space="2" w:color="DDDDDD"/>
          </w:divBdr>
          <w:divsChild>
            <w:div w:id="1971550822">
              <w:marLeft w:val="0"/>
              <w:marRight w:val="0"/>
              <w:marTop w:val="0"/>
              <w:marBottom w:val="0"/>
              <w:divBdr>
                <w:top w:val="none" w:sz="0" w:space="0" w:color="auto"/>
                <w:left w:val="none" w:sz="0" w:space="0" w:color="auto"/>
                <w:bottom w:val="none" w:sz="0" w:space="0" w:color="auto"/>
                <w:right w:val="none" w:sz="0" w:space="0" w:color="auto"/>
              </w:divBdr>
              <w:divsChild>
                <w:div w:id="229773628">
                  <w:marLeft w:val="0"/>
                  <w:marRight w:val="0"/>
                  <w:marTop w:val="0"/>
                  <w:marBottom w:val="0"/>
                  <w:divBdr>
                    <w:top w:val="none" w:sz="0" w:space="0" w:color="auto"/>
                    <w:left w:val="none" w:sz="0" w:space="0" w:color="auto"/>
                    <w:bottom w:val="none" w:sz="0" w:space="0" w:color="auto"/>
                    <w:right w:val="none" w:sz="0" w:space="0" w:color="auto"/>
                  </w:divBdr>
                </w:div>
                <w:div w:id="1117330320">
                  <w:marLeft w:val="0"/>
                  <w:marRight w:val="0"/>
                  <w:marTop w:val="0"/>
                  <w:marBottom w:val="0"/>
                  <w:divBdr>
                    <w:top w:val="none" w:sz="0" w:space="0" w:color="auto"/>
                    <w:left w:val="none" w:sz="0" w:space="0" w:color="auto"/>
                    <w:bottom w:val="none" w:sz="0" w:space="0" w:color="auto"/>
                    <w:right w:val="none" w:sz="0" w:space="0" w:color="auto"/>
                  </w:divBdr>
                </w:div>
              </w:divsChild>
            </w:div>
            <w:div w:id="516848794">
              <w:marLeft w:val="0"/>
              <w:marRight w:val="0"/>
              <w:marTop w:val="0"/>
              <w:marBottom w:val="0"/>
              <w:divBdr>
                <w:top w:val="none" w:sz="0" w:space="0" w:color="auto"/>
                <w:left w:val="none" w:sz="0" w:space="0" w:color="auto"/>
                <w:bottom w:val="none" w:sz="0" w:space="0" w:color="auto"/>
                <w:right w:val="none" w:sz="0" w:space="0" w:color="auto"/>
              </w:divBdr>
              <w:divsChild>
                <w:div w:id="897863545">
                  <w:marLeft w:val="0"/>
                  <w:marRight w:val="0"/>
                  <w:marTop w:val="0"/>
                  <w:marBottom w:val="0"/>
                  <w:divBdr>
                    <w:top w:val="none" w:sz="0" w:space="0" w:color="auto"/>
                    <w:left w:val="none" w:sz="0" w:space="0" w:color="auto"/>
                    <w:bottom w:val="none" w:sz="0" w:space="0" w:color="auto"/>
                    <w:right w:val="none" w:sz="0" w:space="0" w:color="auto"/>
                  </w:divBdr>
                </w:div>
                <w:div w:id="1900238358">
                  <w:marLeft w:val="0"/>
                  <w:marRight w:val="0"/>
                  <w:marTop w:val="0"/>
                  <w:marBottom w:val="0"/>
                  <w:divBdr>
                    <w:top w:val="none" w:sz="0" w:space="0" w:color="auto"/>
                    <w:left w:val="none" w:sz="0" w:space="0" w:color="auto"/>
                    <w:bottom w:val="none" w:sz="0" w:space="0" w:color="auto"/>
                    <w:right w:val="none" w:sz="0" w:space="0" w:color="auto"/>
                  </w:divBdr>
                </w:div>
              </w:divsChild>
            </w:div>
            <w:div w:id="587738944">
              <w:marLeft w:val="0"/>
              <w:marRight w:val="0"/>
              <w:marTop w:val="0"/>
              <w:marBottom w:val="0"/>
              <w:divBdr>
                <w:top w:val="none" w:sz="0" w:space="0" w:color="auto"/>
                <w:left w:val="none" w:sz="0" w:space="0" w:color="auto"/>
                <w:bottom w:val="none" w:sz="0" w:space="0" w:color="auto"/>
                <w:right w:val="none" w:sz="0" w:space="0" w:color="auto"/>
              </w:divBdr>
              <w:divsChild>
                <w:div w:id="1141338190">
                  <w:marLeft w:val="0"/>
                  <w:marRight w:val="0"/>
                  <w:marTop w:val="0"/>
                  <w:marBottom w:val="0"/>
                  <w:divBdr>
                    <w:top w:val="none" w:sz="0" w:space="0" w:color="auto"/>
                    <w:left w:val="none" w:sz="0" w:space="0" w:color="auto"/>
                    <w:bottom w:val="none" w:sz="0" w:space="0" w:color="auto"/>
                    <w:right w:val="none" w:sz="0" w:space="0" w:color="auto"/>
                  </w:divBdr>
                </w:div>
                <w:div w:id="199437723">
                  <w:marLeft w:val="0"/>
                  <w:marRight w:val="0"/>
                  <w:marTop w:val="0"/>
                  <w:marBottom w:val="0"/>
                  <w:divBdr>
                    <w:top w:val="none" w:sz="0" w:space="0" w:color="auto"/>
                    <w:left w:val="none" w:sz="0" w:space="0" w:color="auto"/>
                    <w:bottom w:val="none" w:sz="0" w:space="0" w:color="auto"/>
                    <w:right w:val="none" w:sz="0" w:space="0" w:color="auto"/>
                  </w:divBdr>
                </w:div>
              </w:divsChild>
            </w:div>
            <w:div w:id="1467351629">
              <w:marLeft w:val="0"/>
              <w:marRight w:val="0"/>
              <w:marTop w:val="0"/>
              <w:marBottom w:val="0"/>
              <w:divBdr>
                <w:top w:val="none" w:sz="0" w:space="0" w:color="auto"/>
                <w:left w:val="none" w:sz="0" w:space="0" w:color="auto"/>
                <w:bottom w:val="none" w:sz="0" w:space="0" w:color="auto"/>
                <w:right w:val="none" w:sz="0" w:space="0" w:color="auto"/>
              </w:divBdr>
              <w:divsChild>
                <w:div w:id="1305160479">
                  <w:marLeft w:val="0"/>
                  <w:marRight w:val="0"/>
                  <w:marTop w:val="0"/>
                  <w:marBottom w:val="0"/>
                  <w:divBdr>
                    <w:top w:val="none" w:sz="0" w:space="0" w:color="auto"/>
                    <w:left w:val="none" w:sz="0" w:space="0" w:color="auto"/>
                    <w:bottom w:val="none" w:sz="0" w:space="0" w:color="auto"/>
                    <w:right w:val="none" w:sz="0" w:space="0" w:color="auto"/>
                  </w:divBdr>
                </w:div>
                <w:div w:id="1743717715">
                  <w:marLeft w:val="0"/>
                  <w:marRight w:val="0"/>
                  <w:marTop w:val="0"/>
                  <w:marBottom w:val="0"/>
                  <w:divBdr>
                    <w:top w:val="none" w:sz="0" w:space="0" w:color="auto"/>
                    <w:left w:val="none" w:sz="0" w:space="0" w:color="auto"/>
                    <w:bottom w:val="none" w:sz="0" w:space="0" w:color="auto"/>
                    <w:right w:val="none" w:sz="0" w:space="0" w:color="auto"/>
                  </w:divBdr>
                </w:div>
              </w:divsChild>
            </w:div>
            <w:div w:id="966277187">
              <w:marLeft w:val="0"/>
              <w:marRight w:val="0"/>
              <w:marTop w:val="0"/>
              <w:marBottom w:val="0"/>
              <w:divBdr>
                <w:top w:val="none" w:sz="0" w:space="0" w:color="auto"/>
                <w:left w:val="none" w:sz="0" w:space="0" w:color="auto"/>
                <w:bottom w:val="none" w:sz="0" w:space="0" w:color="auto"/>
                <w:right w:val="none" w:sz="0" w:space="0" w:color="auto"/>
              </w:divBdr>
            </w:div>
            <w:div w:id="1936746957">
              <w:marLeft w:val="0"/>
              <w:marRight w:val="0"/>
              <w:marTop w:val="0"/>
              <w:marBottom w:val="0"/>
              <w:divBdr>
                <w:top w:val="none" w:sz="0" w:space="0" w:color="auto"/>
                <w:left w:val="none" w:sz="0" w:space="0" w:color="auto"/>
                <w:bottom w:val="none" w:sz="0" w:space="0" w:color="auto"/>
                <w:right w:val="none" w:sz="0" w:space="0" w:color="auto"/>
              </w:divBdr>
            </w:div>
          </w:divsChild>
        </w:div>
        <w:div w:id="300036247">
          <w:marLeft w:val="0"/>
          <w:marRight w:val="0"/>
          <w:marTop w:val="0"/>
          <w:marBottom w:val="0"/>
          <w:divBdr>
            <w:top w:val="none" w:sz="0" w:space="0" w:color="auto"/>
            <w:left w:val="none" w:sz="0" w:space="0" w:color="auto"/>
            <w:bottom w:val="none" w:sz="0" w:space="0" w:color="auto"/>
            <w:right w:val="none" w:sz="0" w:space="0" w:color="auto"/>
          </w:divBdr>
        </w:div>
      </w:divsChild>
    </w:div>
    <w:div w:id="801119309">
      <w:bodyDiv w:val="1"/>
      <w:marLeft w:val="0"/>
      <w:marRight w:val="0"/>
      <w:marTop w:val="0"/>
      <w:marBottom w:val="0"/>
      <w:divBdr>
        <w:top w:val="none" w:sz="0" w:space="0" w:color="auto"/>
        <w:left w:val="none" w:sz="0" w:space="0" w:color="auto"/>
        <w:bottom w:val="none" w:sz="0" w:space="0" w:color="auto"/>
        <w:right w:val="none" w:sz="0" w:space="0" w:color="auto"/>
      </w:divBdr>
      <w:divsChild>
        <w:div w:id="836921465">
          <w:marLeft w:val="0"/>
          <w:marRight w:val="0"/>
          <w:marTop w:val="0"/>
          <w:marBottom w:val="0"/>
          <w:divBdr>
            <w:top w:val="single" w:sz="6" w:space="2" w:color="DDDDDD"/>
            <w:left w:val="single" w:sz="6" w:space="2" w:color="DDDDDD"/>
            <w:bottom w:val="single" w:sz="6" w:space="2" w:color="DDDDDD"/>
            <w:right w:val="single" w:sz="6" w:space="2" w:color="DDDDDD"/>
          </w:divBdr>
          <w:divsChild>
            <w:div w:id="1848641664">
              <w:marLeft w:val="0"/>
              <w:marRight w:val="0"/>
              <w:marTop w:val="0"/>
              <w:marBottom w:val="0"/>
              <w:divBdr>
                <w:top w:val="none" w:sz="0" w:space="0" w:color="auto"/>
                <w:left w:val="none" w:sz="0" w:space="0" w:color="auto"/>
                <w:bottom w:val="none" w:sz="0" w:space="0" w:color="auto"/>
                <w:right w:val="none" w:sz="0" w:space="0" w:color="auto"/>
              </w:divBdr>
              <w:divsChild>
                <w:div w:id="1131944912">
                  <w:marLeft w:val="0"/>
                  <w:marRight w:val="0"/>
                  <w:marTop w:val="0"/>
                  <w:marBottom w:val="0"/>
                  <w:divBdr>
                    <w:top w:val="none" w:sz="0" w:space="0" w:color="auto"/>
                    <w:left w:val="none" w:sz="0" w:space="0" w:color="auto"/>
                    <w:bottom w:val="none" w:sz="0" w:space="0" w:color="auto"/>
                    <w:right w:val="none" w:sz="0" w:space="0" w:color="auto"/>
                  </w:divBdr>
                </w:div>
                <w:div w:id="415522715">
                  <w:marLeft w:val="0"/>
                  <w:marRight w:val="0"/>
                  <w:marTop w:val="0"/>
                  <w:marBottom w:val="0"/>
                  <w:divBdr>
                    <w:top w:val="none" w:sz="0" w:space="0" w:color="auto"/>
                    <w:left w:val="none" w:sz="0" w:space="0" w:color="auto"/>
                    <w:bottom w:val="none" w:sz="0" w:space="0" w:color="auto"/>
                    <w:right w:val="none" w:sz="0" w:space="0" w:color="auto"/>
                  </w:divBdr>
                </w:div>
              </w:divsChild>
            </w:div>
            <w:div w:id="182130753">
              <w:marLeft w:val="0"/>
              <w:marRight w:val="0"/>
              <w:marTop w:val="0"/>
              <w:marBottom w:val="0"/>
              <w:divBdr>
                <w:top w:val="none" w:sz="0" w:space="0" w:color="auto"/>
                <w:left w:val="none" w:sz="0" w:space="0" w:color="auto"/>
                <w:bottom w:val="none" w:sz="0" w:space="0" w:color="auto"/>
                <w:right w:val="none" w:sz="0" w:space="0" w:color="auto"/>
              </w:divBdr>
              <w:divsChild>
                <w:div w:id="333340917">
                  <w:marLeft w:val="0"/>
                  <w:marRight w:val="0"/>
                  <w:marTop w:val="0"/>
                  <w:marBottom w:val="0"/>
                  <w:divBdr>
                    <w:top w:val="none" w:sz="0" w:space="0" w:color="auto"/>
                    <w:left w:val="none" w:sz="0" w:space="0" w:color="auto"/>
                    <w:bottom w:val="none" w:sz="0" w:space="0" w:color="auto"/>
                    <w:right w:val="none" w:sz="0" w:space="0" w:color="auto"/>
                  </w:divBdr>
                </w:div>
                <w:div w:id="1174303732">
                  <w:marLeft w:val="0"/>
                  <w:marRight w:val="0"/>
                  <w:marTop w:val="0"/>
                  <w:marBottom w:val="0"/>
                  <w:divBdr>
                    <w:top w:val="none" w:sz="0" w:space="0" w:color="auto"/>
                    <w:left w:val="none" w:sz="0" w:space="0" w:color="auto"/>
                    <w:bottom w:val="none" w:sz="0" w:space="0" w:color="auto"/>
                    <w:right w:val="none" w:sz="0" w:space="0" w:color="auto"/>
                  </w:divBdr>
                </w:div>
              </w:divsChild>
            </w:div>
            <w:div w:id="1375695922">
              <w:marLeft w:val="0"/>
              <w:marRight w:val="0"/>
              <w:marTop w:val="0"/>
              <w:marBottom w:val="0"/>
              <w:divBdr>
                <w:top w:val="none" w:sz="0" w:space="0" w:color="auto"/>
                <w:left w:val="none" w:sz="0" w:space="0" w:color="auto"/>
                <w:bottom w:val="none" w:sz="0" w:space="0" w:color="auto"/>
                <w:right w:val="none" w:sz="0" w:space="0" w:color="auto"/>
              </w:divBdr>
              <w:divsChild>
                <w:div w:id="229538561">
                  <w:marLeft w:val="0"/>
                  <w:marRight w:val="0"/>
                  <w:marTop w:val="0"/>
                  <w:marBottom w:val="0"/>
                  <w:divBdr>
                    <w:top w:val="none" w:sz="0" w:space="0" w:color="auto"/>
                    <w:left w:val="none" w:sz="0" w:space="0" w:color="auto"/>
                    <w:bottom w:val="none" w:sz="0" w:space="0" w:color="auto"/>
                    <w:right w:val="none" w:sz="0" w:space="0" w:color="auto"/>
                  </w:divBdr>
                </w:div>
                <w:div w:id="2053335233">
                  <w:marLeft w:val="0"/>
                  <w:marRight w:val="0"/>
                  <w:marTop w:val="0"/>
                  <w:marBottom w:val="0"/>
                  <w:divBdr>
                    <w:top w:val="none" w:sz="0" w:space="0" w:color="auto"/>
                    <w:left w:val="none" w:sz="0" w:space="0" w:color="auto"/>
                    <w:bottom w:val="none" w:sz="0" w:space="0" w:color="auto"/>
                    <w:right w:val="none" w:sz="0" w:space="0" w:color="auto"/>
                  </w:divBdr>
                </w:div>
              </w:divsChild>
            </w:div>
            <w:div w:id="1184637796">
              <w:marLeft w:val="0"/>
              <w:marRight w:val="0"/>
              <w:marTop w:val="0"/>
              <w:marBottom w:val="0"/>
              <w:divBdr>
                <w:top w:val="none" w:sz="0" w:space="0" w:color="auto"/>
                <w:left w:val="none" w:sz="0" w:space="0" w:color="auto"/>
                <w:bottom w:val="none" w:sz="0" w:space="0" w:color="auto"/>
                <w:right w:val="none" w:sz="0" w:space="0" w:color="auto"/>
              </w:divBdr>
              <w:divsChild>
                <w:div w:id="1097092099">
                  <w:marLeft w:val="0"/>
                  <w:marRight w:val="0"/>
                  <w:marTop w:val="0"/>
                  <w:marBottom w:val="0"/>
                  <w:divBdr>
                    <w:top w:val="none" w:sz="0" w:space="0" w:color="auto"/>
                    <w:left w:val="none" w:sz="0" w:space="0" w:color="auto"/>
                    <w:bottom w:val="none" w:sz="0" w:space="0" w:color="auto"/>
                    <w:right w:val="none" w:sz="0" w:space="0" w:color="auto"/>
                  </w:divBdr>
                </w:div>
                <w:div w:id="1003553817">
                  <w:marLeft w:val="0"/>
                  <w:marRight w:val="0"/>
                  <w:marTop w:val="0"/>
                  <w:marBottom w:val="0"/>
                  <w:divBdr>
                    <w:top w:val="none" w:sz="0" w:space="0" w:color="auto"/>
                    <w:left w:val="none" w:sz="0" w:space="0" w:color="auto"/>
                    <w:bottom w:val="none" w:sz="0" w:space="0" w:color="auto"/>
                    <w:right w:val="none" w:sz="0" w:space="0" w:color="auto"/>
                  </w:divBdr>
                </w:div>
              </w:divsChild>
            </w:div>
            <w:div w:id="1418095621">
              <w:marLeft w:val="0"/>
              <w:marRight w:val="0"/>
              <w:marTop w:val="0"/>
              <w:marBottom w:val="0"/>
              <w:divBdr>
                <w:top w:val="none" w:sz="0" w:space="0" w:color="auto"/>
                <w:left w:val="none" w:sz="0" w:space="0" w:color="auto"/>
                <w:bottom w:val="none" w:sz="0" w:space="0" w:color="auto"/>
                <w:right w:val="none" w:sz="0" w:space="0" w:color="auto"/>
              </w:divBdr>
            </w:div>
            <w:div w:id="843588558">
              <w:marLeft w:val="0"/>
              <w:marRight w:val="0"/>
              <w:marTop w:val="0"/>
              <w:marBottom w:val="0"/>
              <w:divBdr>
                <w:top w:val="none" w:sz="0" w:space="0" w:color="auto"/>
                <w:left w:val="none" w:sz="0" w:space="0" w:color="auto"/>
                <w:bottom w:val="none" w:sz="0" w:space="0" w:color="auto"/>
                <w:right w:val="none" w:sz="0" w:space="0" w:color="auto"/>
              </w:divBdr>
            </w:div>
          </w:divsChild>
        </w:div>
        <w:div w:id="125852296">
          <w:marLeft w:val="0"/>
          <w:marRight w:val="0"/>
          <w:marTop w:val="0"/>
          <w:marBottom w:val="0"/>
          <w:divBdr>
            <w:top w:val="none" w:sz="0" w:space="0" w:color="auto"/>
            <w:left w:val="none" w:sz="0" w:space="0" w:color="auto"/>
            <w:bottom w:val="none" w:sz="0" w:space="0" w:color="auto"/>
            <w:right w:val="none" w:sz="0" w:space="0" w:color="auto"/>
          </w:divBdr>
        </w:div>
      </w:divsChild>
    </w:div>
    <w:div w:id="801850018">
      <w:bodyDiv w:val="1"/>
      <w:marLeft w:val="0"/>
      <w:marRight w:val="0"/>
      <w:marTop w:val="0"/>
      <w:marBottom w:val="0"/>
      <w:divBdr>
        <w:top w:val="none" w:sz="0" w:space="0" w:color="auto"/>
        <w:left w:val="none" w:sz="0" w:space="0" w:color="auto"/>
        <w:bottom w:val="none" w:sz="0" w:space="0" w:color="auto"/>
        <w:right w:val="none" w:sz="0" w:space="0" w:color="auto"/>
      </w:divBdr>
      <w:divsChild>
        <w:div w:id="795634569">
          <w:marLeft w:val="0"/>
          <w:marRight w:val="0"/>
          <w:marTop w:val="0"/>
          <w:marBottom w:val="0"/>
          <w:divBdr>
            <w:top w:val="single" w:sz="6" w:space="2" w:color="DDDDDD"/>
            <w:left w:val="single" w:sz="6" w:space="2" w:color="DDDDDD"/>
            <w:bottom w:val="single" w:sz="6" w:space="2" w:color="DDDDDD"/>
            <w:right w:val="single" w:sz="6" w:space="2" w:color="DDDDDD"/>
          </w:divBdr>
          <w:divsChild>
            <w:div w:id="1914271090">
              <w:marLeft w:val="0"/>
              <w:marRight w:val="0"/>
              <w:marTop w:val="0"/>
              <w:marBottom w:val="0"/>
              <w:divBdr>
                <w:top w:val="none" w:sz="0" w:space="0" w:color="auto"/>
                <w:left w:val="none" w:sz="0" w:space="0" w:color="auto"/>
                <w:bottom w:val="none" w:sz="0" w:space="0" w:color="auto"/>
                <w:right w:val="none" w:sz="0" w:space="0" w:color="auto"/>
              </w:divBdr>
              <w:divsChild>
                <w:div w:id="550457658">
                  <w:marLeft w:val="0"/>
                  <w:marRight w:val="0"/>
                  <w:marTop w:val="0"/>
                  <w:marBottom w:val="0"/>
                  <w:divBdr>
                    <w:top w:val="none" w:sz="0" w:space="0" w:color="auto"/>
                    <w:left w:val="none" w:sz="0" w:space="0" w:color="auto"/>
                    <w:bottom w:val="none" w:sz="0" w:space="0" w:color="auto"/>
                    <w:right w:val="none" w:sz="0" w:space="0" w:color="auto"/>
                  </w:divBdr>
                </w:div>
                <w:div w:id="834420800">
                  <w:marLeft w:val="0"/>
                  <w:marRight w:val="0"/>
                  <w:marTop w:val="0"/>
                  <w:marBottom w:val="0"/>
                  <w:divBdr>
                    <w:top w:val="none" w:sz="0" w:space="0" w:color="auto"/>
                    <w:left w:val="none" w:sz="0" w:space="0" w:color="auto"/>
                    <w:bottom w:val="none" w:sz="0" w:space="0" w:color="auto"/>
                    <w:right w:val="none" w:sz="0" w:space="0" w:color="auto"/>
                  </w:divBdr>
                </w:div>
              </w:divsChild>
            </w:div>
            <w:div w:id="1488790891">
              <w:marLeft w:val="0"/>
              <w:marRight w:val="0"/>
              <w:marTop w:val="0"/>
              <w:marBottom w:val="0"/>
              <w:divBdr>
                <w:top w:val="none" w:sz="0" w:space="0" w:color="auto"/>
                <w:left w:val="none" w:sz="0" w:space="0" w:color="auto"/>
                <w:bottom w:val="none" w:sz="0" w:space="0" w:color="auto"/>
                <w:right w:val="none" w:sz="0" w:space="0" w:color="auto"/>
              </w:divBdr>
              <w:divsChild>
                <w:div w:id="1084686830">
                  <w:marLeft w:val="0"/>
                  <w:marRight w:val="0"/>
                  <w:marTop w:val="0"/>
                  <w:marBottom w:val="0"/>
                  <w:divBdr>
                    <w:top w:val="none" w:sz="0" w:space="0" w:color="auto"/>
                    <w:left w:val="none" w:sz="0" w:space="0" w:color="auto"/>
                    <w:bottom w:val="none" w:sz="0" w:space="0" w:color="auto"/>
                    <w:right w:val="none" w:sz="0" w:space="0" w:color="auto"/>
                  </w:divBdr>
                </w:div>
                <w:div w:id="253513896">
                  <w:marLeft w:val="0"/>
                  <w:marRight w:val="0"/>
                  <w:marTop w:val="0"/>
                  <w:marBottom w:val="0"/>
                  <w:divBdr>
                    <w:top w:val="none" w:sz="0" w:space="0" w:color="auto"/>
                    <w:left w:val="none" w:sz="0" w:space="0" w:color="auto"/>
                    <w:bottom w:val="none" w:sz="0" w:space="0" w:color="auto"/>
                    <w:right w:val="none" w:sz="0" w:space="0" w:color="auto"/>
                  </w:divBdr>
                </w:div>
              </w:divsChild>
            </w:div>
            <w:div w:id="1855411441">
              <w:marLeft w:val="0"/>
              <w:marRight w:val="0"/>
              <w:marTop w:val="0"/>
              <w:marBottom w:val="0"/>
              <w:divBdr>
                <w:top w:val="none" w:sz="0" w:space="0" w:color="auto"/>
                <w:left w:val="none" w:sz="0" w:space="0" w:color="auto"/>
                <w:bottom w:val="none" w:sz="0" w:space="0" w:color="auto"/>
                <w:right w:val="none" w:sz="0" w:space="0" w:color="auto"/>
              </w:divBdr>
              <w:divsChild>
                <w:div w:id="530805133">
                  <w:marLeft w:val="0"/>
                  <w:marRight w:val="0"/>
                  <w:marTop w:val="0"/>
                  <w:marBottom w:val="0"/>
                  <w:divBdr>
                    <w:top w:val="none" w:sz="0" w:space="0" w:color="auto"/>
                    <w:left w:val="none" w:sz="0" w:space="0" w:color="auto"/>
                    <w:bottom w:val="none" w:sz="0" w:space="0" w:color="auto"/>
                    <w:right w:val="none" w:sz="0" w:space="0" w:color="auto"/>
                  </w:divBdr>
                </w:div>
                <w:div w:id="1702365788">
                  <w:marLeft w:val="0"/>
                  <w:marRight w:val="0"/>
                  <w:marTop w:val="0"/>
                  <w:marBottom w:val="0"/>
                  <w:divBdr>
                    <w:top w:val="none" w:sz="0" w:space="0" w:color="auto"/>
                    <w:left w:val="none" w:sz="0" w:space="0" w:color="auto"/>
                    <w:bottom w:val="none" w:sz="0" w:space="0" w:color="auto"/>
                    <w:right w:val="none" w:sz="0" w:space="0" w:color="auto"/>
                  </w:divBdr>
                </w:div>
              </w:divsChild>
            </w:div>
            <w:div w:id="1356999407">
              <w:marLeft w:val="0"/>
              <w:marRight w:val="0"/>
              <w:marTop w:val="0"/>
              <w:marBottom w:val="0"/>
              <w:divBdr>
                <w:top w:val="none" w:sz="0" w:space="0" w:color="auto"/>
                <w:left w:val="none" w:sz="0" w:space="0" w:color="auto"/>
                <w:bottom w:val="none" w:sz="0" w:space="0" w:color="auto"/>
                <w:right w:val="none" w:sz="0" w:space="0" w:color="auto"/>
              </w:divBdr>
              <w:divsChild>
                <w:div w:id="950430195">
                  <w:marLeft w:val="0"/>
                  <w:marRight w:val="0"/>
                  <w:marTop w:val="0"/>
                  <w:marBottom w:val="0"/>
                  <w:divBdr>
                    <w:top w:val="none" w:sz="0" w:space="0" w:color="auto"/>
                    <w:left w:val="none" w:sz="0" w:space="0" w:color="auto"/>
                    <w:bottom w:val="none" w:sz="0" w:space="0" w:color="auto"/>
                    <w:right w:val="none" w:sz="0" w:space="0" w:color="auto"/>
                  </w:divBdr>
                </w:div>
                <w:div w:id="744645371">
                  <w:marLeft w:val="0"/>
                  <w:marRight w:val="0"/>
                  <w:marTop w:val="0"/>
                  <w:marBottom w:val="0"/>
                  <w:divBdr>
                    <w:top w:val="none" w:sz="0" w:space="0" w:color="auto"/>
                    <w:left w:val="none" w:sz="0" w:space="0" w:color="auto"/>
                    <w:bottom w:val="none" w:sz="0" w:space="0" w:color="auto"/>
                    <w:right w:val="none" w:sz="0" w:space="0" w:color="auto"/>
                  </w:divBdr>
                </w:div>
              </w:divsChild>
            </w:div>
            <w:div w:id="471947967">
              <w:marLeft w:val="0"/>
              <w:marRight w:val="0"/>
              <w:marTop w:val="0"/>
              <w:marBottom w:val="0"/>
              <w:divBdr>
                <w:top w:val="none" w:sz="0" w:space="0" w:color="auto"/>
                <w:left w:val="none" w:sz="0" w:space="0" w:color="auto"/>
                <w:bottom w:val="none" w:sz="0" w:space="0" w:color="auto"/>
                <w:right w:val="none" w:sz="0" w:space="0" w:color="auto"/>
              </w:divBdr>
            </w:div>
            <w:div w:id="2007854542">
              <w:marLeft w:val="0"/>
              <w:marRight w:val="0"/>
              <w:marTop w:val="0"/>
              <w:marBottom w:val="0"/>
              <w:divBdr>
                <w:top w:val="none" w:sz="0" w:space="0" w:color="auto"/>
                <w:left w:val="none" w:sz="0" w:space="0" w:color="auto"/>
                <w:bottom w:val="none" w:sz="0" w:space="0" w:color="auto"/>
                <w:right w:val="none" w:sz="0" w:space="0" w:color="auto"/>
              </w:divBdr>
            </w:div>
          </w:divsChild>
        </w:div>
        <w:div w:id="79638623">
          <w:marLeft w:val="0"/>
          <w:marRight w:val="0"/>
          <w:marTop w:val="0"/>
          <w:marBottom w:val="0"/>
          <w:divBdr>
            <w:top w:val="none" w:sz="0" w:space="0" w:color="auto"/>
            <w:left w:val="none" w:sz="0" w:space="0" w:color="auto"/>
            <w:bottom w:val="none" w:sz="0" w:space="0" w:color="auto"/>
            <w:right w:val="none" w:sz="0" w:space="0" w:color="auto"/>
          </w:divBdr>
        </w:div>
      </w:divsChild>
    </w:div>
    <w:div w:id="817721096">
      <w:bodyDiv w:val="1"/>
      <w:marLeft w:val="0"/>
      <w:marRight w:val="0"/>
      <w:marTop w:val="0"/>
      <w:marBottom w:val="0"/>
      <w:divBdr>
        <w:top w:val="none" w:sz="0" w:space="0" w:color="auto"/>
        <w:left w:val="none" w:sz="0" w:space="0" w:color="auto"/>
        <w:bottom w:val="none" w:sz="0" w:space="0" w:color="auto"/>
        <w:right w:val="none" w:sz="0" w:space="0" w:color="auto"/>
      </w:divBdr>
      <w:divsChild>
        <w:div w:id="1388258723">
          <w:marLeft w:val="0"/>
          <w:marRight w:val="0"/>
          <w:marTop w:val="0"/>
          <w:marBottom w:val="0"/>
          <w:divBdr>
            <w:top w:val="none" w:sz="0" w:space="0" w:color="auto"/>
            <w:left w:val="none" w:sz="0" w:space="0" w:color="auto"/>
            <w:bottom w:val="none" w:sz="0" w:space="0" w:color="auto"/>
            <w:right w:val="none" w:sz="0" w:space="0" w:color="auto"/>
          </w:divBdr>
        </w:div>
        <w:div w:id="1917861427">
          <w:marLeft w:val="0"/>
          <w:marRight w:val="0"/>
          <w:marTop w:val="0"/>
          <w:marBottom w:val="0"/>
          <w:divBdr>
            <w:top w:val="none" w:sz="0" w:space="0" w:color="auto"/>
            <w:left w:val="none" w:sz="0" w:space="0" w:color="auto"/>
            <w:bottom w:val="none" w:sz="0" w:space="0" w:color="auto"/>
            <w:right w:val="none" w:sz="0" w:space="0" w:color="auto"/>
          </w:divBdr>
        </w:div>
        <w:div w:id="1283918749">
          <w:marLeft w:val="0"/>
          <w:marRight w:val="0"/>
          <w:marTop w:val="0"/>
          <w:marBottom w:val="0"/>
          <w:divBdr>
            <w:top w:val="none" w:sz="0" w:space="0" w:color="auto"/>
            <w:left w:val="none" w:sz="0" w:space="0" w:color="auto"/>
            <w:bottom w:val="none" w:sz="0" w:space="0" w:color="auto"/>
            <w:right w:val="none" w:sz="0" w:space="0" w:color="auto"/>
          </w:divBdr>
        </w:div>
        <w:div w:id="342127515">
          <w:marLeft w:val="0"/>
          <w:marRight w:val="0"/>
          <w:marTop w:val="0"/>
          <w:marBottom w:val="0"/>
          <w:divBdr>
            <w:top w:val="none" w:sz="0" w:space="0" w:color="auto"/>
            <w:left w:val="none" w:sz="0" w:space="0" w:color="auto"/>
            <w:bottom w:val="none" w:sz="0" w:space="0" w:color="auto"/>
            <w:right w:val="none" w:sz="0" w:space="0" w:color="auto"/>
          </w:divBdr>
        </w:div>
        <w:div w:id="802431640">
          <w:marLeft w:val="0"/>
          <w:marRight w:val="0"/>
          <w:marTop w:val="0"/>
          <w:marBottom w:val="0"/>
          <w:divBdr>
            <w:top w:val="none" w:sz="0" w:space="0" w:color="auto"/>
            <w:left w:val="none" w:sz="0" w:space="0" w:color="auto"/>
            <w:bottom w:val="none" w:sz="0" w:space="0" w:color="auto"/>
            <w:right w:val="none" w:sz="0" w:space="0" w:color="auto"/>
          </w:divBdr>
        </w:div>
        <w:div w:id="601963188">
          <w:marLeft w:val="0"/>
          <w:marRight w:val="0"/>
          <w:marTop w:val="0"/>
          <w:marBottom w:val="0"/>
          <w:divBdr>
            <w:top w:val="none" w:sz="0" w:space="0" w:color="auto"/>
            <w:left w:val="none" w:sz="0" w:space="0" w:color="auto"/>
            <w:bottom w:val="none" w:sz="0" w:space="0" w:color="auto"/>
            <w:right w:val="none" w:sz="0" w:space="0" w:color="auto"/>
          </w:divBdr>
        </w:div>
        <w:div w:id="581834345">
          <w:marLeft w:val="0"/>
          <w:marRight w:val="0"/>
          <w:marTop w:val="0"/>
          <w:marBottom w:val="0"/>
          <w:divBdr>
            <w:top w:val="none" w:sz="0" w:space="0" w:color="auto"/>
            <w:left w:val="none" w:sz="0" w:space="0" w:color="auto"/>
            <w:bottom w:val="none" w:sz="0" w:space="0" w:color="auto"/>
            <w:right w:val="none" w:sz="0" w:space="0" w:color="auto"/>
          </w:divBdr>
        </w:div>
        <w:div w:id="1311520366">
          <w:marLeft w:val="0"/>
          <w:marRight w:val="0"/>
          <w:marTop w:val="0"/>
          <w:marBottom w:val="0"/>
          <w:divBdr>
            <w:top w:val="none" w:sz="0" w:space="0" w:color="auto"/>
            <w:left w:val="none" w:sz="0" w:space="0" w:color="auto"/>
            <w:bottom w:val="none" w:sz="0" w:space="0" w:color="auto"/>
            <w:right w:val="none" w:sz="0" w:space="0" w:color="auto"/>
          </w:divBdr>
        </w:div>
        <w:div w:id="638806470">
          <w:marLeft w:val="0"/>
          <w:marRight w:val="0"/>
          <w:marTop w:val="0"/>
          <w:marBottom w:val="0"/>
          <w:divBdr>
            <w:top w:val="none" w:sz="0" w:space="0" w:color="auto"/>
            <w:left w:val="none" w:sz="0" w:space="0" w:color="auto"/>
            <w:bottom w:val="none" w:sz="0" w:space="0" w:color="auto"/>
            <w:right w:val="none" w:sz="0" w:space="0" w:color="auto"/>
          </w:divBdr>
        </w:div>
        <w:div w:id="1829205525">
          <w:marLeft w:val="0"/>
          <w:marRight w:val="0"/>
          <w:marTop w:val="0"/>
          <w:marBottom w:val="0"/>
          <w:divBdr>
            <w:top w:val="none" w:sz="0" w:space="0" w:color="auto"/>
            <w:left w:val="none" w:sz="0" w:space="0" w:color="auto"/>
            <w:bottom w:val="none" w:sz="0" w:space="0" w:color="auto"/>
            <w:right w:val="none" w:sz="0" w:space="0" w:color="auto"/>
          </w:divBdr>
        </w:div>
        <w:div w:id="765425718">
          <w:marLeft w:val="0"/>
          <w:marRight w:val="0"/>
          <w:marTop w:val="0"/>
          <w:marBottom w:val="0"/>
          <w:divBdr>
            <w:top w:val="none" w:sz="0" w:space="0" w:color="auto"/>
            <w:left w:val="none" w:sz="0" w:space="0" w:color="auto"/>
            <w:bottom w:val="none" w:sz="0" w:space="0" w:color="auto"/>
            <w:right w:val="none" w:sz="0" w:space="0" w:color="auto"/>
          </w:divBdr>
        </w:div>
        <w:div w:id="1254977540">
          <w:marLeft w:val="0"/>
          <w:marRight w:val="0"/>
          <w:marTop w:val="0"/>
          <w:marBottom w:val="0"/>
          <w:divBdr>
            <w:top w:val="none" w:sz="0" w:space="0" w:color="auto"/>
            <w:left w:val="none" w:sz="0" w:space="0" w:color="auto"/>
            <w:bottom w:val="none" w:sz="0" w:space="0" w:color="auto"/>
            <w:right w:val="none" w:sz="0" w:space="0" w:color="auto"/>
          </w:divBdr>
        </w:div>
        <w:div w:id="1636181014">
          <w:marLeft w:val="0"/>
          <w:marRight w:val="0"/>
          <w:marTop w:val="0"/>
          <w:marBottom w:val="0"/>
          <w:divBdr>
            <w:top w:val="none" w:sz="0" w:space="0" w:color="auto"/>
            <w:left w:val="none" w:sz="0" w:space="0" w:color="auto"/>
            <w:bottom w:val="none" w:sz="0" w:space="0" w:color="auto"/>
            <w:right w:val="none" w:sz="0" w:space="0" w:color="auto"/>
          </w:divBdr>
        </w:div>
        <w:div w:id="488450496">
          <w:marLeft w:val="0"/>
          <w:marRight w:val="0"/>
          <w:marTop w:val="0"/>
          <w:marBottom w:val="0"/>
          <w:divBdr>
            <w:top w:val="none" w:sz="0" w:space="0" w:color="auto"/>
            <w:left w:val="none" w:sz="0" w:space="0" w:color="auto"/>
            <w:bottom w:val="none" w:sz="0" w:space="0" w:color="auto"/>
            <w:right w:val="none" w:sz="0" w:space="0" w:color="auto"/>
          </w:divBdr>
        </w:div>
        <w:div w:id="1309553097">
          <w:marLeft w:val="0"/>
          <w:marRight w:val="0"/>
          <w:marTop w:val="0"/>
          <w:marBottom w:val="0"/>
          <w:divBdr>
            <w:top w:val="none" w:sz="0" w:space="0" w:color="auto"/>
            <w:left w:val="none" w:sz="0" w:space="0" w:color="auto"/>
            <w:bottom w:val="none" w:sz="0" w:space="0" w:color="auto"/>
            <w:right w:val="none" w:sz="0" w:space="0" w:color="auto"/>
          </w:divBdr>
        </w:div>
        <w:div w:id="231819950">
          <w:marLeft w:val="0"/>
          <w:marRight w:val="0"/>
          <w:marTop w:val="0"/>
          <w:marBottom w:val="0"/>
          <w:divBdr>
            <w:top w:val="none" w:sz="0" w:space="0" w:color="auto"/>
            <w:left w:val="none" w:sz="0" w:space="0" w:color="auto"/>
            <w:bottom w:val="none" w:sz="0" w:space="0" w:color="auto"/>
            <w:right w:val="none" w:sz="0" w:space="0" w:color="auto"/>
          </w:divBdr>
        </w:div>
        <w:div w:id="1204999">
          <w:marLeft w:val="0"/>
          <w:marRight w:val="0"/>
          <w:marTop w:val="0"/>
          <w:marBottom w:val="0"/>
          <w:divBdr>
            <w:top w:val="none" w:sz="0" w:space="0" w:color="auto"/>
            <w:left w:val="none" w:sz="0" w:space="0" w:color="auto"/>
            <w:bottom w:val="none" w:sz="0" w:space="0" w:color="auto"/>
            <w:right w:val="none" w:sz="0" w:space="0" w:color="auto"/>
          </w:divBdr>
          <w:divsChild>
            <w:div w:id="461119961">
              <w:marLeft w:val="0"/>
              <w:marRight w:val="0"/>
              <w:marTop w:val="0"/>
              <w:marBottom w:val="0"/>
              <w:divBdr>
                <w:top w:val="none" w:sz="0" w:space="0" w:color="auto"/>
                <w:left w:val="none" w:sz="0" w:space="0" w:color="auto"/>
                <w:bottom w:val="none" w:sz="0" w:space="0" w:color="auto"/>
                <w:right w:val="none" w:sz="0" w:space="0" w:color="auto"/>
              </w:divBdr>
            </w:div>
            <w:div w:id="574556447">
              <w:marLeft w:val="0"/>
              <w:marRight w:val="0"/>
              <w:marTop w:val="0"/>
              <w:marBottom w:val="0"/>
              <w:divBdr>
                <w:top w:val="none" w:sz="0" w:space="0" w:color="auto"/>
                <w:left w:val="none" w:sz="0" w:space="0" w:color="auto"/>
                <w:bottom w:val="none" w:sz="0" w:space="0" w:color="auto"/>
                <w:right w:val="none" w:sz="0" w:space="0" w:color="auto"/>
              </w:divBdr>
            </w:div>
          </w:divsChild>
        </w:div>
        <w:div w:id="712123647">
          <w:marLeft w:val="0"/>
          <w:marRight w:val="0"/>
          <w:marTop w:val="0"/>
          <w:marBottom w:val="0"/>
          <w:divBdr>
            <w:top w:val="none" w:sz="0" w:space="0" w:color="auto"/>
            <w:left w:val="none" w:sz="0" w:space="0" w:color="auto"/>
            <w:bottom w:val="none" w:sz="0" w:space="0" w:color="auto"/>
            <w:right w:val="none" w:sz="0" w:space="0" w:color="auto"/>
          </w:divBdr>
        </w:div>
        <w:div w:id="1608149956">
          <w:marLeft w:val="0"/>
          <w:marRight w:val="0"/>
          <w:marTop w:val="0"/>
          <w:marBottom w:val="0"/>
          <w:divBdr>
            <w:top w:val="none" w:sz="0" w:space="0" w:color="auto"/>
            <w:left w:val="none" w:sz="0" w:space="0" w:color="auto"/>
            <w:bottom w:val="none" w:sz="0" w:space="0" w:color="auto"/>
            <w:right w:val="none" w:sz="0" w:space="0" w:color="auto"/>
          </w:divBdr>
        </w:div>
        <w:div w:id="768817066">
          <w:marLeft w:val="0"/>
          <w:marRight w:val="0"/>
          <w:marTop w:val="0"/>
          <w:marBottom w:val="0"/>
          <w:divBdr>
            <w:top w:val="none" w:sz="0" w:space="0" w:color="auto"/>
            <w:left w:val="none" w:sz="0" w:space="0" w:color="auto"/>
            <w:bottom w:val="none" w:sz="0" w:space="0" w:color="auto"/>
            <w:right w:val="none" w:sz="0" w:space="0" w:color="auto"/>
          </w:divBdr>
        </w:div>
        <w:div w:id="139421314">
          <w:marLeft w:val="0"/>
          <w:marRight w:val="0"/>
          <w:marTop w:val="0"/>
          <w:marBottom w:val="0"/>
          <w:divBdr>
            <w:top w:val="none" w:sz="0" w:space="0" w:color="auto"/>
            <w:left w:val="none" w:sz="0" w:space="0" w:color="auto"/>
            <w:bottom w:val="none" w:sz="0" w:space="0" w:color="auto"/>
            <w:right w:val="none" w:sz="0" w:space="0" w:color="auto"/>
          </w:divBdr>
        </w:div>
      </w:divsChild>
    </w:div>
    <w:div w:id="842478585">
      <w:bodyDiv w:val="1"/>
      <w:marLeft w:val="0"/>
      <w:marRight w:val="0"/>
      <w:marTop w:val="0"/>
      <w:marBottom w:val="0"/>
      <w:divBdr>
        <w:top w:val="none" w:sz="0" w:space="0" w:color="auto"/>
        <w:left w:val="none" w:sz="0" w:space="0" w:color="auto"/>
        <w:bottom w:val="none" w:sz="0" w:space="0" w:color="auto"/>
        <w:right w:val="none" w:sz="0" w:space="0" w:color="auto"/>
      </w:divBdr>
      <w:divsChild>
        <w:div w:id="1824078843">
          <w:marLeft w:val="0"/>
          <w:marRight w:val="0"/>
          <w:marTop w:val="0"/>
          <w:marBottom w:val="0"/>
          <w:divBdr>
            <w:top w:val="single" w:sz="6" w:space="2" w:color="DDDDDD"/>
            <w:left w:val="single" w:sz="6" w:space="2" w:color="DDDDDD"/>
            <w:bottom w:val="single" w:sz="6" w:space="2" w:color="DDDDDD"/>
            <w:right w:val="single" w:sz="6" w:space="2" w:color="DDDDDD"/>
          </w:divBdr>
          <w:divsChild>
            <w:div w:id="337579927">
              <w:marLeft w:val="0"/>
              <w:marRight w:val="0"/>
              <w:marTop w:val="0"/>
              <w:marBottom w:val="0"/>
              <w:divBdr>
                <w:top w:val="none" w:sz="0" w:space="0" w:color="auto"/>
                <w:left w:val="none" w:sz="0" w:space="0" w:color="auto"/>
                <w:bottom w:val="none" w:sz="0" w:space="0" w:color="auto"/>
                <w:right w:val="none" w:sz="0" w:space="0" w:color="auto"/>
              </w:divBdr>
              <w:divsChild>
                <w:div w:id="1824588406">
                  <w:marLeft w:val="0"/>
                  <w:marRight w:val="0"/>
                  <w:marTop w:val="0"/>
                  <w:marBottom w:val="0"/>
                  <w:divBdr>
                    <w:top w:val="none" w:sz="0" w:space="0" w:color="auto"/>
                    <w:left w:val="none" w:sz="0" w:space="0" w:color="auto"/>
                    <w:bottom w:val="none" w:sz="0" w:space="0" w:color="auto"/>
                    <w:right w:val="none" w:sz="0" w:space="0" w:color="auto"/>
                  </w:divBdr>
                </w:div>
                <w:div w:id="1705592968">
                  <w:marLeft w:val="0"/>
                  <w:marRight w:val="0"/>
                  <w:marTop w:val="0"/>
                  <w:marBottom w:val="0"/>
                  <w:divBdr>
                    <w:top w:val="none" w:sz="0" w:space="0" w:color="auto"/>
                    <w:left w:val="none" w:sz="0" w:space="0" w:color="auto"/>
                    <w:bottom w:val="none" w:sz="0" w:space="0" w:color="auto"/>
                    <w:right w:val="none" w:sz="0" w:space="0" w:color="auto"/>
                  </w:divBdr>
                </w:div>
              </w:divsChild>
            </w:div>
            <w:div w:id="1602568582">
              <w:marLeft w:val="0"/>
              <w:marRight w:val="0"/>
              <w:marTop w:val="0"/>
              <w:marBottom w:val="0"/>
              <w:divBdr>
                <w:top w:val="none" w:sz="0" w:space="0" w:color="auto"/>
                <w:left w:val="none" w:sz="0" w:space="0" w:color="auto"/>
                <w:bottom w:val="none" w:sz="0" w:space="0" w:color="auto"/>
                <w:right w:val="none" w:sz="0" w:space="0" w:color="auto"/>
              </w:divBdr>
              <w:divsChild>
                <w:div w:id="685864214">
                  <w:marLeft w:val="0"/>
                  <w:marRight w:val="0"/>
                  <w:marTop w:val="0"/>
                  <w:marBottom w:val="0"/>
                  <w:divBdr>
                    <w:top w:val="none" w:sz="0" w:space="0" w:color="auto"/>
                    <w:left w:val="none" w:sz="0" w:space="0" w:color="auto"/>
                    <w:bottom w:val="none" w:sz="0" w:space="0" w:color="auto"/>
                    <w:right w:val="none" w:sz="0" w:space="0" w:color="auto"/>
                  </w:divBdr>
                </w:div>
                <w:div w:id="1755474577">
                  <w:marLeft w:val="0"/>
                  <w:marRight w:val="0"/>
                  <w:marTop w:val="0"/>
                  <w:marBottom w:val="0"/>
                  <w:divBdr>
                    <w:top w:val="none" w:sz="0" w:space="0" w:color="auto"/>
                    <w:left w:val="none" w:sz="0" w:space="0" w:color="auto"/>
                    <w:bottom w:val="none" w:sz="0" w:space="0" w:color="auto"/>
                    <w:right w:val="none" w:sz="0" w:space="0" w:color="auto"/>
                  </w:divBdr>
                </w:div>
              </w:divsChild>
            </w:div>
            <w:div w:id="1627812826">
              <w:marLeft w:val="0"/>
              <w:marRight w:val="0"/>
              <w:marTop w:val="0"/>
              <w:marBottom w:val="0"/>
              <w:divBdr>
                <w:top w:val="none" w:sz="0" w:space="0" w:color="auto"/>
                <w:left w:val="none" w:sz="0" w:space="0" w:color="auto"/>
                <w:bottom w:val="none" w:sz="0" w:space="0" w:color="auto"/>
                <w:right w:val="none" w:sz="0" w:space="0" w:color="auto"/>
              </w:divBdr>
              <w:divsChild>
                <w:div w:id="1117213110">
                  <w:marLeft w:val="0"/>
                  <w:marRight w:val="0"/>
                  <w:marTop w:val="0"/>
                  <w:marBottom w:val="0"/>
                  <w:divBdr>
                    <w:top w:val="none" w:sz="0" w:space="0" w:color="auto"/>
                    <w:left w:val="none" w:sz="0" w:space="0" w:color="auto"/>
                    <w:bottom w:val="none" w:sz="0" w:space="0" w:color="auto"/>
                    <w:right w:val="none" w:sz="0" w:space="0" w:color="auto"/>
                  </w:divBdr>
                </w:div>
                <w:div w:id="1099526541">
                  <w:marLeft w:val="0"/>
                  <w:marRight w:val="0"/>
                  <w:marTop w:val="0"/>
                  <w:marBottom w:val="0"/>
                  <w:divBdr>
                    <w:top w:val="none" w:sz="0" w:space="0" w:color="auto"/>
                    <w:left w:val="none" w:sz="0" w:space="0" w:color="auto"/>
                    <w:bottom w:val="none" w:sz="0" w:space="0" w:color="auto"/>
                    <w:right w:val="none" w:sz="0" w:space="0" w:color="auto"/>
                  </w:divBdr>
                </w:div>
              </w:divsChild>
            </w:div>
            <w:div w:id="252206404">
              <w:marLeft w:val="0"/>
              <w:marRight w:val="0"/>
              <w:marTop w:val="0"/>
              <w:marBottom w:val="0"/>
              <w:divBdr>
                <w:top w:val="none" w:sz="0" w:space="0" w:color="auto"/>
                <w:left w:val="none" w:sz="0" w:space="0" w:color="auto"/>
                <w:bottom w:val="none" w:sz="0" w:space="0" w:color="auto"/>
                <w:right w:val="none" w:sz="0" w:space="0" w:color="auto"/>
              </w:divBdr>
              <w:divsChild>
                <w:div w:id="398480597">
                  <w:marLeft w:val="0"/>
                  <w:marRight w:val="0"/>
                  <w:marTop w:val="0"/>
                  <w:marBottom w:val="0"/>
                  <w:divBdr>
                    <w:top w:val="none" w:sz="0" w:space="0" w:color="auto"/>
                    <w:left w:val="none" w:sz="0" w:space="0" w:color="auto"/>
                    <w:bottom w:val="none" w:sz="0" w:space="0" w:color="auto"/>
                    <w:right w:val="none" w:sz="0" w:space="0" w:color="auto"/>
                  </w:divBdr>
                </w:div>
                <w:div w:id="278142692">
                  <w:marLeft w:val="0"/>
                  <w:marRight w:val="0"/>
                  <w:marTop w:val="0"/>
                  <w:marBottom w:val="0"/>
                  <w:divBdr>
                    <w:top w:val="none" w:sz="0" w:space="0" w:color="auto"/>
                    <w:left w:val="none" w:sz="0" w:space="0" w:color="auto"/>
                    <w:bottom w:val="none" w:sz="0" w:space="0" w:color="auto"/>
                    <w:right w:val="none" w:sz="0" w:space="0" w:color="auto"/>
                  </w:divBdr>
                </w:div>
              </w:divsChild>
            </w:div>
            <w:div w:id="470247086">
              <w:marLeft w:val="0"/>
              <w:marRight w:val="0"/>
              <w:marTop w:val="0"/>
              <w:marBottom w:val="0"/>
              <w:divBdr>
                <w:top w:val="none" w:sz="0" w:space="0" w:color="auto"/>
                <w:left w:val="none" w:sz="0" w:space="0" w:color="auto"/>
                <w:bottom w:val="none" w:sz="0" w:space="0" w:color="auto"/>
                <w:right w:val="none" w:sz="0" w:space="0" w:color="auto"/>
              </w:divBdr>
            </w:div>
            <w:div w:id="1059858928">
              <w:marLeft w:val="0"/>
              <w:marRight w:val="0"/>
              <w:marTop w:val="0"/>
              <w:marBottom w:val="0"/>
              <w:divBdr>
                <w:top w:val="none" w:sz="0" w:space="0" w:color="auto"/>
                <w:left w:val="none" w:sz="0" w:space="0" w:color="auto"/>
                <w:bottom w:val="none" w:sz="0" w:space="0" w:color="auto"/>
                <w:right w:val="none" w:sz="0" w:space="0" w:color="auto"/>
              </w:divBdr>
            </w:div>
          </w:divsChild>
        </w:div>
        <w:div w:id="433094192">
          <w:marLeft w:val="0"/>
          <w:marRight w:val="0"/>
          <w:marTop w:val="0"/>
          <w:marBottom w:val="0"/>
          <w:divBdr>
            <w:top w:val="none" w:sz="0" w:space="0" w:color="auto"/>
            <w:left w:val="none" w:sz="0" w:space="0" w:color="auto"/>
            <w:bottom w:val="none" w:sz="0" w:space="0" w:color="auto"/>
            <w:right w:val="none" w:sz="0" w:space="0" w:color="auto"/>
          </w:divBdr>
        </w:div>
      </w:divsChild>
    </w:div>
    <w:div w:id="854418875">
      <w:bodyDiv w:val="1"/>
      <w:marLeft w:val="0"/>
      <w:marRight w:val="0"/>
      <w:marTop w:val="0"/>
      <w:marBottom w:val="0"/>
      <w:divBdr>
        <w:top w:val="none" w:sz="0" w:space="0" w:color="auto"/>
        <w:left w:val="none" w:sz="0" w:space="0" w:color="auto"/>
        <w:bottom w:val="none" w:sz="0" w:space="0" w:color="auto"/>
        <w:right w:val="none" w:sz="0" w:space="0" w:color="auto"/>
      </w:divBdr>
      <w:divsChild>
        <w:div w:id="1170098929">
          <w:marLeft w:val="0"/>
          <w:marRight w:val="0"/>
          <w:marTop w:val="0"/>
          <w:marBottom w:val="0"/>
          <w:divBdr>
            <w:top w:val="single" w:sz="6" w:space="2" w:color="DDDDDD"/>
            <w:left w:val="single" w:sz="6" w:space="2" w:color="DDDDDD"/>
            <w:bottom w:val="single" w:sz="6" w:space="2" w:color="DDDDDD"/>
            <w:right w:val="single" w:sz="6" w:space="2" w:color="DDDDDD"/>
          </w:divBdr>
          <w:divsChild>
            <w:div w:id="1230654979">
              <w:marLeft w:val="0"/>
              <w:marRight w:val="0"/>
              <w:marTop w:val="0"/>
              <w:marBottom w:val="0"/>
              <w:divBdr>
                <w:top w:val="none" w:sz="0" w:space="0" w:color="auto"/>
                <w:left w:val="none" w:sz="0" w:space="0" w:color="auto"/>
                <w:bottom w:val="none" w:sz="0" w:space="0" w:color="auto"/>
                <w:right w:val="none" w:sz="0" w:space="0" w:color="auto"/>
              </w:divBdr>
              <w:divsChild>
                <w:div w:id="1213037568">
                  <w:marLeft w:val="0"/>
                  <w:marRight w:val="0"/>
                  <w:marTop w:val="0"/>
                  <w:marBottom w:val="0"/>
                  <w:divBdr>
                    <w:top w:val="none" w:sz="0" w:space="0" w:color="auto"/>
                    <w:left w:val="none" w:sz="0" w:space="0" w:color="auto"/>
                    <w:bottom w:val="none" w:sz="0" w:space="0" w:color="auto"/>
                    <w:right w:val="none" w:sz="0" w:space="0" w:color="auto"/>
                  </w:divBdr>
                </w:div>
                <w:div w:id="1267344889">
                  <w:marLeft w:val="0"/>
                  <w:marRight w:val="0"/>
                  <w:marTop w:val="0"/>
                  <w:marBottom w:val="0"/>
                  <w:divBdr>
                    <w:top w:val="none" w:sz="0" w:space="0" w:color="auto"/>
                    <w:left w:val="none" w:sz="0" w:space="0" w:color="auto"/>
                    <w:bottom w:val="none" w:sz="0" w:space="0" w:color="auto"/>
                    <w:right w:val="none" w:sz="0" w:space="0" w:color="auto"/>
                  </w:divBdr>
                </w:div>
              </w:divsChild>
            </w:div>
            <w:div w:id="754670336">
              <w:marLeft w:val="0"/>
              <w:marRight w:val="0"/>
              <w:marTop w:val="0"/>
              <w:marBottom w:val="0"/>
              <w:divBdr>
                <w:top w:val="none" w:sz="0" w:space="0" w:color="auto"/>
                <w:left w:val="none" w:sz="0" w:space="0" w:color="auto"/>
                <w:bottom w:val="none" w:sz="0" w:space="0" w:color="auto"/>
                <w:right w:val="none" w:sz="0" w:space="0" w:color="auto"/>
              </w:divBdr>
              <w:divsChild>
                <w:div w:id="2035496491">
                  <w:marLeft w:val="0"/>
                  <w:marRight w:val="0"/>
                  <w:marTop w:val="0"/>
                  <w:marBottom w:val="0"/>
                  <w:divBdr>
                    <w:top w:val="none" w:sz="0" w:space="0" w:color="auto"/>
                    <w:left w:val="none" w:sz="0" w:space="0" w:color="auto"/>
                    <w:bottom w:val="none" w:sz="0" w:space="0" w:color="auto"/>
                    <w:right w:val="none" w:sz="0" w:space="0" w:color="auto"/>
                  </w:divBdr>
                </w:div>
                <w:div w:id="546844663">
                  <w:marLeft w:val="0"/>
                  <w:marRight w:val="0"/>
                  <w:marTop w:val="0"/>
                  <w:marBottom w:val="0"/>
                  <w:divBdr>
                    <w:top w:val="none" w:sz="0" w:space="0" w:color="auto"/>
                    <w:left w:val="none" w:sz="0" w:space="0" w:color="auto"/>
                    <w:bottom w:val="none" w:sz="0" w:space="0" w:color="auto"/>
                    <w:right w:val="none" w:sz="0" w:space="0" w:color="auto"/>
                  </w:divBdr>
                </w:div>
              </w:divsChild>
            </w:div>
            <w:div w:id="75329001">
              <w:marLeft w:val="0"/>
              <w:marRight w:val="0"/>
              <w:marTop w:val="0"/>
              <w:marBottom w:val="0"/>
              <w:divBdr>
                <w:top w:val="none" w:sz="0" w:space="0" w:color="auto"/>
                <w:left w:val="none" w:sz="0" w:space="0" w:color="auto"/>
                <w:bottom w:val="none" w:sz="0" w:space="0" w:color="auto"/>
                <w:right w:val="none" w:sz="0" w:space="0" w:color="auto"/>
              </w:divBdr>
              <w:divsChild>
                <w:div w:id="780732697">
                  <w:marLeft w:val="0"/>
                  <w:marRight w:val="0"/>
                  <w:marTop w:val="0"/>
                  <w:marBottom w:val="0"/>
                  <w:divBdr>
                    <w:top w:val="none" w:sz="0" w:space="0" w:color="auto"/>
                    <w:left w:val="none" w:sz="0" w:space="0" w:color="auto"/>
                    <w:bottom w:val="none" w:sz="0" w:space="0" w:color="auto"/>
                    <w:right w:val="none" w:sz="0" w:space="0" w:color="auto"/>
                  </w:divBdr>
                </w:div>
                <w:div w:id="360283769">
                  <w:marLeft w:val="0"/>
                  <w:marRight w:val="0"/>
                  <w:marTop w:val="0"/>
                  <w:marBottom w:val="0"/>
                  <w:divBdr>
                    <w:top w:val="none" w:sz="0" w:space="0" w:color="auto"/>
                    <w:left w:val="none" w:sz="0" w:space="0" w:color="auto"/>
                    <w:bottom w:val="none" w:sz="0" w:space="0" w:color="auto"/>
                    <w:right w:val="none" w:sz="0" w:space="0" w:color="auto"/>
                  </w:divBdr>
                </w:div>
              </w:divsChild>
            </w:div>
            <w:div w:id="1952318631">
              <w:marLeft w:val="0"/>
              <w:marRight w:val="0"/>
              <w:marTop w:val="0"/>
              <w:marBottom w:val="0"/>
              <w:divBdr>
                <w:top w:val="none" w:sz="0" w:space="0" w:color="auto"/>
                <w:left w:val="none" w:sz="0" w:space="0" w:color="auto"/>
                <w:bottom w:val="none" w:sz="0" w:space="0" w:color="auto"/>
                <w:right w:val="none" w:sz="0" w:space="0" w:color="auto"/>
              </w:divBdr>
              <w:divsChild>
                <w:div w:id="589658741">
                  <w:marLeft w:val="0"/>
                  <w:marRight w:val="0"/>
                  <w:marTop w:val="0"/>
                  <w:marBottom w:val="0"/>
                  <w:divBdr>
                    <w:top w:val="none" w:sz="0" w:space="0" w:color="auto"/>
                    <w:left w:val="none" w:sz="0" w:space="0" w:color="auto"/>
                    <w:bottom w:val="none" w:sz="0" w:space="0" w:color="auto"/>
                    <w:right w:val="none" w:sz="0" w:space="0" w:color="auto"/>
                  </w:divBdr>
                </w:div>
                <w:div w:id="324165562">
                  <w:marLeft w:val="0"/>
                  <w:marRight w:val="0"/>
                  <w:marTop w:val="0"/>
                  <w:marBottom w:val="0"/>
                  <w:divBdr>
                    <w:top w:val="none" w:sz="0" w:space="0" w:color="auto"/>
                    <w:left w:val="none" w:sz="0" w:space="0" w:color="auto"/>
                    <w:bottom w:val="none" w:sz="0" w:space="0" w:color="auto"/>
                    <w:right w:val="none" w:sz="0" w:space="0" w:color="auto"/>
                  </w:divBdr>
                </w:div>
              </w:divsChild>
            </w:div>
            <w:div w:id="2020040084">
              <w:marLeft w:val="0"/>
              <w:marRight w:val="0"/>
              <w:marTop w:val="0"/>
              <w:marBottom w:val="0"/>
              <w:divBdr>
                <w:top w:val="none" w:sz="0" w:space="0" w:color="auto"/>
                <w:left w:val="none" w:sz="0" w:space="0" w:color="auto"/>
                <w:bottom w:val="none" w:sz="0" w:space="0" w:color="auto"/>
                <w:right w:val="none" w:sz="0" w:space="0" w:color="auto"/>
              </w:divBdr>
            </w:div>
            <w:div w:id="329991281">
              <w:marLeft w:val="0"/>
              <w:marRight w:val="0"/>
              <w:marTop w:val="0"/>
              <w:marBottom w:val="0"/>
              <w:divBdr>
                <w:top w:val="none" w:sz="0" w:space="0" w:color="auto"/>
                <w:left w:val="none" w:sz="0" w:space="0" w:color="auto"/>
                <w:bottom w:val="none" w:sz="0" w:space="0" w:color="auto"/>
                <w:right w:val="none" w:sz="0" w:space="0" w:color="auto"/>
              </w:divBdr>
            </w:div>
          </w:divsChild>
        </w:div>
        <w:div w:id="357703630">
          <w:marLeft w:val="0"/>
          <w:marRight w:val="0"/>
          <w:marTop w:val="0"/>
          <w:marBottom w:val="0"/>
          <w:divBdr>
            <w:top w:val="none" w:sz="0" w:space="0" w:color="auto"/>
            <w:left w:val="none" w:sz="0" w:space="0" w:color="auto"/>
            <w:bottom w:val="none" w:sz="0" w:space="0" w:color="auto"/>
            <w:right w:val="none" w:sz="0" w:space="0" w:color="auto"/>
          </w:divBdr>
        </w:div>
      </w:divsChild>
    </w:div>
    <w:div w:id="857351705">
      <w:bodyDiv w:val="1"/>
      <w:marLeft w:val="0"/>
      <w:marRight w:val="0"/>
      <w:marTop w:val="0"/>
      <w:marBottom w:val="0"/>
      <w:divBdr>
        <w:top w:val="none" w:sz="0" w:space="0" w:color="auto"/>
        <w:left w:val="none" w:sz="0" w:space="0" w:color="auto"/>
        <w:bottom w:val="none" w:sz="0" w:space="0" w:color="auto"/>
        <w:right w:val="none" w:sz="0" w:space="0" w:color="auto"/>
      </w:divBdr>
      <w:divsChild>
        <w:div w:id="1305311713">
          <w:marLeft w:val="0"/>
          <w:marRight w:val="0"/>
          <w:marTop w:val="0"/>
          <w:marBottom w:val="0"/>
          <w:divBdr>
            <w:top w:val="single" w:sz="6" w:space="2" w:color="DDDDDD"/>
            <w:left w:val="single" w:sz="6" w:space="2" w:color="DDDDDD"/>
            <w:bottom w:val="single" w:sz="6" w:space="2" w:color="DDDDDD"/>
            <w:right w:val="single" w:sz="6" w:space="2" w:color="DDDDDD"/>
          </w:divBdr>
          <w:divsChild>
            <w:div w:id="1483547629">
              <w:marLeft w:val="0"/>
              <w:marRight w:val="0"/>
              <w:marTop w:val="0"/>
              <w:marBottom w:val="0"/>
              <w:divBdr>
                <w:top w:val="none" w:sz="0" w:space="0" w:color="auto"/>
                <w:left w:val="none" w:sz="0" w:space="0" w:color="auto"/>
                <w:bottom w:val="none" w:sz="0" w:space="0" w:color="auto"/>
                <w:right w:val="none" w:sz="0" w:space="0" w:color="auto"/>
              </w:divBdr>
              <w:divsChild>
                <w:div w:id="372315136">
                  <w:marLeft w:val="0"/>
                  <w:marRight w:val="0"/>
                  <w:marTop w:val="0"/>
                  <w:marBottom w:val="0"/>
                  <w:divBdr>
                    <w:top w:val="none" w:sz="0" w:space="0" w:color="auto"/>
                    <w:left w:val="none" w:sz="0" w:space="0" w:color="auto"/>
                    <w:bottom w:val="none" w:sz="0" w:space="0" w:color="auto"/>
                    <w:right w:val="none" w:sz="0" w:space="0" w:color="auto"/>
                  </w:divBdr>
                </w:div>
                <w:div w:id="1481923286">
                  <w:marLeft w:val="0"/>
                  <w:marRight w:val="0"/>
                  <w:marTop w:val="0"/>
                  <w:marBottom w:val="0"/>
                  <w:divBdr>
                    <w:top w:val="none" w:sz="0" w:space="0" w:color="auto"/>
                    <w:left w:val="none" w:sz="0" w:space="0" w:color="auto"/>
                    <w:bottom w:val="none" w:sz="0" w:space="0" w:color="auto"/>
                    <w:right w:val="none" w:sz="0" w:space="0" w:color="auto"/>
                  </w:divBdr>
                </w:div>
              </w:divsChild>
            </w:div>
            <w:div w:id="1595549241">
              <w:marLeft w:val="0"/>
              <w:marRight w:val="0"/>
              <w:marTop w:val="0"/>
              <w:marBottom w:val="0"/>
              <w:divBdr>
                <w:top w:val="none" w:sz="0" w:space="0" w:color="auto"/>
                <w:left w:val="none" w:sz="0" w:space="0" w:color="auto"/>
                <w:bottom w:val="none" w:sz="0" w:space="0" w:color="auto"/>
                <w:right w:val="none" w:sz="0" w:space="0" w:color="auto"/>
              </w:divBdr>
              <w:divsChild>
                <w:div w:id="1489245296">
                  <w:marLeft w:val="0"/>
                  <w:marRight w:val="0"/>
                  <w:marTop w:val="0"/>
                  <w:marBottom w:val="0"/>
                  <w:divBdr>
                    <w:top w:val="none" w:sz="0" w:space="0" w:color="auto"/>
                    <w:left w:val="none" w:sz="0" w:space="0" w:color="auto"/>
                    <w:bottom w:val="none" w:sz="0" w:space="0" w:color="auto"/>
                    <w:right w:val="none" w:sz="0" w:space="0" w:color="auto"/>
                  </w:divBdr>
                </w:div>
                <w:div w:id="768358213">
                  <w:marLeft w:val="0"/>
                  <w:marRight w:val="0"/>
                  <w:marTop w:val="0"/>
                  <w:marBottom w:val="0"/>
                  <w:divBdr>
                    <w:top w:val="none" w:sz="0" w:space="0" w:color="auto"/>
                    <w:left w:val="none" w:sz="0" w:space="0" w:color="auto"/>
                    <w:bottom w:val="none" w:sz="0" w:space="0" w:color="auto"/>
                    <w:right w:val="none" w:sz="0" w:space="0" w:color="auto"/>
                  </w:divBdr>
                </w:div>
              </w:divsChild>
            </w:div>
            <w:div w:id="1449273830">
              <w:marLeft w:val="0"/>
              <w:marRight w:val="0"/>
              <w:marTop w:val="0"/>
              <w:marBottom w:val="0"/>
              <w:divBdr>
                <w:top w:val="none" w:sz="0" w:space="0" w:color="auto"/>
                <w:left w:val="none" w:sz="0" w:space="0" w:color="auto"/>
                <w:bottom w:val="none" w:sz="0" w:space="0" w:color="auto"/>
                <w:right w:val="none" w:sz="0" w:space="0" w:color="auto"/>
              </w:divBdr>
              <w:divsChild>
                <w:div w:id="1891647923">
                  <w:marLeft w:val="0"/>
                  <w:marRight w:val="0"/>
                  <w:marTop w:val="0"/>
                  <w:marBottom w:val="0"/>
                  <w:divBdr>
                    <w:top w:val="none" w:sz="0" w:space="0" w:color="auto"/>
                    <w:left w:val="none" w:sz="0" w:space="0" w:color="auto"/>
                    <w:bottom w:val="none" w:sz="0" w:space="0" w:color="auto"/>
                    <w:right w:val="none" w:sz="0" w:space="0" w:color="auto"/>
                  </w:divBdr>
                </w:div>
                <w:div w:id="301232732">
                  <w:marLeft w:val="0"/>
                  <w:marRight w:val="0"/>
                  <w:marTop w:val="0"/>
                  <w:marBottom w:val="0"/>
                  <w:divBdr>
                    <w:top w:val="none" w:sz="0" w:space="0" w:color="auto"/>
                    <w:left w:val="none" w:sz="0" w:space="0" w:color="auto"/>
                    <w:bottom w:val="none" w:sz="0" w:space="0" w:color="auto"/>
                    <w:right w:val="none" w:sz="0" w:space="0" w:color="auto"/>
                  </w:divBdr>
                </w:div>
              </w:divsChild>
            </w:div>
            <w:div w:id="263467274">
              <w:marLeft w:val="0"/>
              <w:marRight w:val="0"/>
              <w:marTop w:val="0"/>
              <w:marBottom w:val="0"/>
              <w:divBdr>
                <w:top w:val="none" w:sz="0" w:space="0" w:color="auto"/>
                <w:left w:val="none" w:sz="0" w:space="0" w:color="auto"/>
                <w:bottom w:val="none" w:sz="0" w:space="0" w:color="auto"/>
                <w:right w:val="none" w:sz="0" w:space="0" w:color="auto"/>
              </w:divBdr>
              <w:divsChild>
                <w:div w:id="5206711">
                  <w:marLeft w:val="0"/>
                  <w:marRight w:val="0"/>
                  <w:marTop w:val="0"/>
                  <w:marBottom w:val="0"/>
                  <w:divBdr>
                    <w:top w:val="none" w:sz="0" w:space="0" w:color="auto"/>
                    <w:left w:val="none" w:sz="0" w:space="0" w:color="auto"/>
                    <w:bottom w:val="none" w:sz="0" w:space="0" w:color="auto"/>
                    <w:right w:val="none" w:sz="0" w:space="0" w:color="auto"/>
                  </w:divBdr>
                </w:div>
                <w:div w:id="31997556">
                  <w:marLeft w:val="0"/>
                  <w:marRight w:val="0"/>
                  <w:marTop w:val="0"/>
                  <w:marBottom w:val="0"/>
                  <w:divBdr>
                    <w:top w:val="none" w:sz="0" w:space="0" w:color="auto"/>
                    <w:left w:val="none" w:sz="0" w:space="0" w:color="auto"/>
                    <w:bottom w:val="none" w:sz="0" w:space="0" w:color="auto"/>
                    <w:right w:val="none" w:sz="0" w:space="0" w:color="auto"/>
                  </w:divBdr>
                </w:div>
              </w:divsChild>
            </w:div>
            <w:div w:id="1960335331">
              <w:marLeft w:val="0"/>
              <w:marRight w:val="0"/>
              <w:marTop w:val="0"/>
              <w:marBottom w:val="0"/>
              <w:divBdr>
                <w:top w:val="none" w:sz="0" w:space="0" w:color="auto"/>
                <w:left w:val="none" w:sz="0" w:space="0" w:color="auto"/>
                <w:bottom w:val="none" w:sz="0" w:space="0" w:color="auto"/>
                <w:right w:val="none" w:sz="0" w:space="0" w:color="auto"/>
              </w:divBdr>
            </w:div>
            <w:div w:id="890700926">
              <w:marLeft w:val="0"/>
              <w:marRight w:val="0"/>
              <w:marTop w:val="0"/>
              <w:marBottom w:val="0"/>
              <w:divBdr>
                <w:top w:val="none" w:sz="0" w:space="0" w:color="auto"/>
                <w:left w:val="none" w:sz="0" w:space="0" w:color="auto"/>
                <w:bottom w:val="none" w:sz="0" w:space="0" w:color="auto"/>
                <w:right w:val="none" w:sz="0" w:space="0" w:color="auto"/>
              </w:divBdr>
            </w:div>
          </w:divsChild>
        </w:div>
        <w:div w:id="1266378507">
          <w:marLeft w:val="0"/>
          <w:marRight w:val="0"/>
          <w:marTop w:val="0"/>
          <w:marBottom w:val="0"/>
          <w:divBdr>
            <w:top w:val="none" w:sz="0" w:space="0" w:color="auto"/>
            <w:left w:val="none" w:sz="0" w:space="0" w:color="auto"/>
            <w:bottom w:val="none" w:sz="0" w:space="0" w:color="auto"/>
            <w:right w:val="none" w:sz="0" w:space="0" w:color="auto"/>
          </w:divBdr>
        </w:div>
      </w:divsChild>
    </w:div>
    <w:div w:id="866060380">
      <w:bodyDiv w:val="1"/>
      <w:marLeft w:val="0"/>
      <w:marRight w:val="0"/>
      <w:marTop w:val="0"/>
      <w:marBottom w:val="0"/>
      <w:divBdr>
        <w:top w:val="none" w:sz="0" w:space="0" w:color="auto"/>
        <w:left w:val="none" w:sz="0" w:space="0" w:color="auto"/>
        <w:bottom w:val="none" w:sz="0" w:space="0" w:color="auto"/>
        <w:right w:val="none" w:sz="0" w:space="0" w:color="auto"/>
      </w:divBdr>
      <w:divsChild>
        <w:div w:id="1490751998">
          <w:marLeft w:val="0"/>
          <w:marRight w:val="0"/>
          <w:marTop w:val="0"/>
          <w:marBottom w:val="0"/>
          <w:divBdr>
            <w:top w:val="single" w:sz="6" w:space="2" w:color="DDDDDD"/>
            <w:left w:val="single" w:sz="6" w:space="2" w:color="DDDDDD"/>
            <w:bottom w:val="single" w:sz="6" w:space="2" w:color="DDDDDD"/>
            <w:right w:val="single" w:sz="6" w:space="2" w:color="DDDDDD"/>
          </w:divBdr>
          <w:divsChild>
            <w:div w:id="863446438">
              <w:marLeft w:val="0"/>
              <w:marRight w:val="0"/>
              <w:marTop w:val="0"/>
              <w:marBottom w:val="0"/>
              <w:divBdr>
                <w:top w:val="none" w:sz="0" w:space="0" w:color="auto"/>
                <w:left w:val="none" w:sz="0" w:space="0" w:color="auto"/>
                <w:bottom w:val="none" w:sz="0" w:space="0" w:color="auto"/>
                <w:right w:val="none" w:sz="0" w:space="0" w:color="auto"/>
              </w:divBdr>
              <w:divsChild>
                <w:div w:id="1056901795">
                  <w:marLeft w:val="0"/>
                  <w:marRight w:val="0"/>
                  <w:marTop w:val="0"/>
                  <w:marBottom w:val="0"/>
                  <w:divBdr>
                    <w:top w:val="none" w:sz="0" w:space="0" w:color="auto"/>
                    <w:left w:val="none" w:sz="0" w:space="0" w:color="auto"/>
                    <w:bottom w:val="none" w:sz="0" w:space="0" w:color="auto"/>
                    <w:right w:val="none" w:sz="0" w:space="0" w:color="auto"/>
                  </w:divBdr>
                </w:div>
                <w:div w:id="332344401">
                  <w:marLeft w:val="0"/>
                  <w:marRight w:val="0"/>
                  <w:marTop w:val="0"/>
                  <w:marBottom w:val="0"/>
                  <w:divBdr>
                    <w:top w:val="none" w:sz="0" w:space="0" w:color="auto"/>
                    <w:left w:val="none" w:sz="0" w:space="0" w:color="auto"/>
                    <w:bottom w:val="none" w:sz="0" w:space="0" w:color="auto"/>
                    <w:right w:val="none" w:sz="0" w:space="0" w:color="auto"/>
                  </w:divBdr>
                </w:div>
              </w:divsChild>
            </w:div>
            <w:div w:id="603340684">
              <w:marLeft w:val="0"/>
              <w:marRight w:val="0"/>
              <w:marTop w:val="0"/>
              <w:marBottom w:val="0"/>
              <w:divBdr>
                <w:top w:val="none" w:sz="0" w:space="0" w:color="auto"/>
                <w:left w:val="none" w:sz="0" w:space="0" w:color="auto"/>
                <w:bottom w:val="none" w:sz="0" w:space="0" w:color="auto"/>
                <w:right w:val="none" w:sz="0" w:space="0" w:color="auto"/>
              </w:divBdr>
              <w:divsChild>
                <w:div w:id="1536885536">
                  <w:marLeft w:val="0"/>
                  <w:marRight w:val="0"/>
                  <w:marTop w:val="0"/>
                  <w:marBottom w:val="0"/>
                  <w:divBdr>
                    <w:top w:val="none" w:sz="0" w:space="0" w:color="auto"/>
                    <w:left w:val="none" w:sz="0" w:space="0" w:color="auto"/>
                    <w:bottom w:val="none" w:sz="0" w:space="0" w:color="auto"/>
                    <w:right w:val="none" w:sz="0" w:space="0" w:color="auto"/>
                  </w:divBdr>
                </w:div>
                <w:div w:id="2057970334">
                  <w:marLeft w:val="0"/>
                  <w:marRight w:val="0"/>
                  <w:marTop w:val="0"/>
                  <w:marBottom w:val="0"/>
                  <w:divBdr>
                    <w:top w:val="none" w:sz="0" w:space="0" w:color="auto"/>
                    <w:left w:val="none" w:sz="0" w:space="0" w:color="auto"/>
                    <w:bottom w:val="none" w:sz="0" w:space="0" w:color="auto"/>
                    <w:right w:val="none" w:sz="0" w:space="0" w:color="auto"/>
                  </w:divBdr>
                </w:div>
              </w:divsChild>
            </w:div>
            <w:div w:id="1846092063">
              <w:marLeft w:val="0"/>
              <w:marRight w:val="0"/>
              <w:marTop w:val="0"/>
              <w:marBottom w:val="0"/>
              <w:divBdr>
                <w:top w:val="none" w:sz="0" w:space="0" w:color="auto"/>
                <w:left w:val="none" w:sz="0" w:space="0" w:color="auto"/>
                <w:bottom w:val="none" w:sz="0" w:space="0" w:color="auto"/>
                <w:right w:val="none" w:sz="0" w:space="0" w:color="auto"/>
              </w:divBdr>
              <w:divsChild>
                <w:div w:id="1820682316">
                  <w:marLeft w:val="0"/>
                  <w:marRight w:val="0"/>
                  <w:marTop w:val="0"/>
                  <w:marBottom w:val="0"/>
                  <w:divBdr>
                    <w:top w:val="none" w:sz="0" w:space="0" w:color="auto"/>
                    <w:left w:val="none" w:sz="0" w:space="0" w:color="auto"/>
                    <w:bottom w:val="none" w:sz="0" w:space="0" w:color="auto"/>
                    <w:right w:val="none" w:sz="0" w:space="0" w:color="auto"/>
                  </w:divBdr>
                </w:div>
                <w:div w:id="1441875876">
                  <w:marLeft w:val="0"/>
                  <w:marRight w:val="0"/>
                  <w:marTop w:val="0"/>
                  <w:marBottom w:val="0"/>
                  <w:divBdr>
                    <w:top w:val="none" w:sz="0" w:space="0" w:color="auto"/>
                    <w:left w:val="none" w:sz="0" w:space="0" w:color="auto"/>
                    <w:bottom w:val="none" w:sz="0" w:space="0" w:color="auto"/>
                    <w:right w:val="none" w:sz="0" w:space="0" w:color="auto"/>
                  </w:divBdr>
                </w:div>
              </w:divsChild>
            </w:div>
            <w:div w:id="1989699358">
              <w:marLeft w:val="0"/>
              <w:marRight w:val="0"/>
              <w:marTop w:val="0"/>
              <w:marBottom w:val="0"/>
              <w:divBdr>
                <w:top w:val="none" w:sz="0" w:space="0" w:color="auto"/>
                <w:left w:val="none" w:sz="0" w:space="0" w:color="auto"/>
                <w:bottom w:val="none" w:sz="0" w:space="0" w:color="auto"/>
                <w:right w:val="none" w:sz="0" w:space="0" w:color="auto"/>
              </w:divBdr>
              <w:divsChild>
                <w:div w:id="965165454">
                  <w:marLeft w:val="0"/>
                  <w:marRight w:val="0"/>
                  <w:marTop w:val="0"/>
                  <w:marBottom w:val="0"/>
                  <w:divBdr>
                    <w:top w:val="none" w:sz="0" w:space="0" w:color="auto"/>
                    <w:left w:val="none" w:sz="0" w:space="0" w:color="auto"/>
                    <w:bottom w:val="none" w:sz="0" w:space="0" w:color="auto"/>
                    <w:right w:val="none" w:sz="0" w:space="0" w:color="auto"/>
                  </w:divBdr>
                </w:div>
                <w:div w:id="252665709">
                  <w:marLeft w:val="0"/>
                  <w:marRight w:val="0"/>
                  <w:marTop w:val="0"/>
                  <w:marBottom w:val="0"/>
                  <w:divBdr>
                    <w:top w:val="none" w:sz="0" w:space="0" w:color="auto"/>
                    <w:left w:val="none" w:sz="0" w:space="0" w:color="auto"/>
                    <w:bottom w:val="none" w:sz="0" w:space="0" w:color="auto"/>
                    <w:right w:val="none" w:sz="0" w:space="0" w:color="auto"/>
                  </w:divBdr>
                </w:div>
              </w:divsChild>
            </w:div>
            <w:div w:id="542838104">
              <w:marLeft w:val="0"/>
              <w:marRight w:val="0"/>
              <w:marTop w:val="0"/>
              <w:marBottom w:val="0"/>
              <w:divBdr>
                <w:top w:val="none" w:sz="0" w:space="0" w:color="auto"/>
                <w:left w:val="none" w:sz="0" w:space="0" w:color="auto"/>
                <w:bottom w:val="none" w:sz="0" w:space="0" w:color="auto"/>
                <w:right w:val="none" w:sz="0" w:space="0" w:color="auto"/>
              </w:divBdr>
            </w:div>
            <w:div w:id="6061584">
              <w:marLeft w:val="0"/>
              <w:marRight w:val="0"/>
              <w:marTop w:val="0"/>
              <w:marBottom w:val="0"/>
              <w:divBdr>
                <w:top w:val="none" w:sz="0" w:space="0" w:color="auto"/>
                <w:left w:val="none" w:sz="0" w:space="0" w:color="auto"/>
                <w:bottom w:val="none" w:sz="0" w:space="0" w:color="auto"/>
                <w:right w:val="none" w:sz="0" w:space="0" w:color="auto"/>
              </w:divBdr>
            </w:div>
          </w:divsChild>
        </w:div>
        <w:div w:id="962225511">
          <w:marLeft w:val="0"/>
          <w:marRight w:val="0"/>
          <w:marTop w:val="0"/>
          <w:marBottom w:val="0"/>
          <w:divBdr>
            <w:top w:val="none" w:sz="0" w:space="0" w:color="auto"/>
            <w:left w:val="none" w:sz="0" w:space="0" w:color="auto"/>
            <w:bottom w:val="none" w:sz="0" w:space="0" w:color="auto"/>
            <w:right w:val="none" w:sz="0" w:space="0" w:color="auto"/>
          </w:divBdr>
        </w:div>
      </w:divsChild>
    </w:div>
    <w:div w:id="873032618">
      <w:bodyDiv w:val="1"/>
      <w:marLeft w:val="0"/>
      <w:marRight w:val="0"/>
      <w:marTop w:val="0"/>
      <w:marBottom w:val="0"/>
      <w:divBdr>
        <w:top w:val="none" w:sz="0" w:space="0" w:color="auto"/>
        <w:left w:val="none" w:sz="0" w:space="0" w:color="auto"/>
        <w:bottom w:val="none" w:sz="0" w:space="0" w:color="auto"/>
        <w:right w:val="none" w:sz="0" w:space="0" w:color="auto"/>
      </w:divBdr>
      <w:divsChild>
        <w:div w:id="665933928">
          <w:marLeft w:val="0"/>
          <w:marRight w:val="0"/>
          <w:marTop w:val="0"/>
          <w:marBottom w:val="0"/>
          <w:divBdr>
            <w:top w:val="single" w:sz="6" w:space="2" w:color="DDDDDD"/>
            <w:left w:val="single" w:sz="6" w:space="2" w:color="DDDDDD"/>
            <w:bottom w:val="single" w:sz="6" w:space="2" w:color="DDDDDD"/>
            <w:right w:val="single" w:sz="6" w:space="2" w:color="DDDDDD"/>
          </w:divBdr>
          <w:divsChild>
            <w:div w:id="2130277933">
              <w:marLeft w:val="0"/>
              <w:marRight w:val="0"/>
              <w:marTop w:val="0"/>
              <w:marBottom w:val="0"/>
              <w:divBdr>
                <w:top w:val="none" w:sz="0" w:space="0" w:color="auto"/>
                <w:left w:val="none" w:sz="0" w:space="0" w:color="auto"/>
                <w:bottom w:val="none" w:sz="0" w:space="0" w:color="auto"/>
                <w:right w:val="none" w:sz="0" w:space="0" w:color="auto"/>
              </w:divBdr>
              <w:divsChild>
                <w:div w:id="463355945">
                  <w:marLeft w:val="0"/>
                  <w:marRight w:val="0"/>
                  <w:marTop w:val="0"/>
                  <w:marBottom w:val="0"/>
                  <w:divBdr>
                    <w:top w:val="none" w:sz="0" w:space="0" w:color="auto"/>
                    <w:left w:val="none" w:sz="0" w:space="0" w:color="auto"/>
                    <w:bottom w:val="none" w:sz="0" w:space="0" w:color="auto"/>
                    <w:right w:val="none" w:sz="0" w:space="0" w:color="auto"/>
                  </w:divBdr>
                </w:div>
                <w:div w:id="157304667">
                  <w:marLeft w:val="0"/>
                  <w:marRight w:val="0"/>
                  <w:marTop w:val="0"/>
                  <w:marBottom w:val="0"/>
                  <w:divBdr>
                    <w:top w:val="none" w:sz="0" w:space="0" w:color="auto"/>
                    <w:left w:val="none" w:sz="0" w:space="0" w:color="auto"/>
                    <w:bottom w:val="none" w:sz="0" w:space="0" w:color="auto"/>
                    <w:right w:val="none" w:sz="0" w:space="0" w:color="auto"/>
                  </w:divBdr>
                </w:div>
              </w:divsChild>
            </w:div>
            <w:div w:id="1125541599">
              <w:marLeft w:val="0"/>
              <w:marRight w:val="0"/>
              <w:marTop w:val="0"/>
              <w:marBottom w:val="0"/>
              <w:divBdr>
                <w:top w:val="none" w:sz="0" w:space="0" w:color="auto"/>
                <w:left w:val="none" w:sz="0" w:space="0" w:color="auto"/>
                <w:bottom w:val="none" w:sz="0" w:space="0" w:color="auto"/>
                <w:right w:val="none" w:sz="0" w:space="0" w:color="auto"/>
              </w:divBdr>
              <w:divsChild>
                <w:div w:id="997805784">
                  <w:marLeft w:val="0"/>
                  <w:marRight w:val="0"/>
                  <w:marTop w:val="0"/>
                  <w:marBottom w:val="0"/>
                  <w:divBdr>
                    <w:top w:val="none" w:sz="0" w:space="0" w:color="auto"/>
                    <w:left w:val="none" w:sz="0" w:space="0" w:color="auto"/>
                    <w:bottom w:val="none" w:sz="0" w:space="0" w:color="auto"/>
                    <w:right w:val="none" w:sz="0" w:space="0" w:color="auto"/>
                  </w:divBdr>
                </w:div>
                <w:div w:id="1387334095">
                  <w:marLeft w:val="0"/>
                  <w:marRight w:val="0"/>
                  <w:marTop w:val="0"/>
                  <w:marBottom w:val="0"/>
                  <w:divBdr>
                    <w:top w:val="none" w:sz="0" w:space="0" w:color="auto"/>
                    <w:left w:val="none" w:sz="0" w:space="0" w:color="auto"/>
                    <w:bottom w:val="none" w:sz="0" w:space="0" w:color="auto"/>
                    <w:right w:val="none" w:sz="0" w:space="0" w:color="auto"/>
                  </w:divBdr>
                </w:div>
              </w:divsChild>
            </w:div>
            <w:div w:id="615600655">
              <w:marLeft w:val="0"/>
              <w:marRight w:val="0"/>
              <w:marTop w:val="0"/>
              <w:marBottom w:val="0"/>
              <w:divBdr>
                <w:top w:val="none" w:sz="0" w:space="0" w:color="auto"/>
                <w:left w:val="none" w:sz="0" w:space="0" w:color="auto"/>
                <w:bottom w:val="none" w:sz="0" w:space="0" w:color="auto"/>
                <w:right w:val="none" w:sz="0" w:space="0" w:color="auto"/>
              </w:divBdr>
              <w:divsChild>
                <w:div w:id="630018712">
                  <w:marLeft w:val="0"/>
                  <w:marRight w:val="0"/>
                  <w:marTop w:val="0"/>
                  <w:marBottom w:val="0"/>
                  <w:divBdr>
                    <w:top w:val="none" w:sz="0" w:space="0" w:color="auto"/>
                    <w:left w:val="none" w:sz="0" w:space="0" w:color="auto"/>
                    <w:bottom w:val="none" w:sz="0" w:space="0" w:color="auto"/>
                    <w:right w:val="none" w:sz="0" w:space="0" w:color="auto"/>
                  </w:divBdr>
                </w:div>
                <w:div w:id="1082331512">
                  <w:marLeft w:val="0"/>
                  <w:marRight w:val="0"/>
                  <w:marTop w:val="0"/>
                  <w:marBottom w:val="0"/>
                  <w:divBdr>
                    <w:top w:val="none" w:sz="0" w:space="0" w:color="auto"/>
                    <w:left w:val="none" w:sz="0" w:space="0" w:color="auto"/>
                    <w:bottom w:val="none" w:sz="0" w:space="0" w:color="auto"/>
                    <w:right w:val="none" w:sz="0" w:space="0" w:color="auto"/>
                  </w:divBdr>
                </w:div>
              </w:divsChild>
            </w:div>
            <w:div w:id="1935162101">
              <w:marLeft w:val="0"/>
              <w:marRight w:val="0"/>
              <w:marTop w:val="0"/>
              <w:marBottom w:val="0"/>
              <w:divBdr>
                <w:top w:val="none" w:sz="0" w:space="0" w:color="auto"/>
                <w:left w:val="none" w:sz="0" w:space="0" w:color="auto"/>
                <w:bottom w:val="none" w:sz="0" w:space="0" w:color="auto"/>
                <w:right w:val="none" w:sz="0" w:space="0" w:color="auto"/>
              </w:divBdr>
              <w:divsChild>
                <w:div w:id="923299071">
                  <w:marLeft w:val="0"/>
                  <w:marRight w:val="0"/>
                  <w:marTop w:val="0"/>
                  <w:marBottom w:val="0"/>
                  <w:divBdr>
                    <w:top w:val="none" w:sz="0" w:space="0" w:color="auto"/>
                    <w:left w:val="none" w:sz="0" w:space="0" w:color="auto"/>
                    <w:bottom w:val="none" w:sz="0" w:space="0" w:color="auto"/>
                    <w:right w:val="none" w:sz="0" w:space="0" w:color="auto"/>
                  </w:divBdr>
                </w:div>
                <w:div w:id="226190062">
                  <w:marLeft w:val="0"/>
                  <w:marRight w:val="0"/>
                  <w:marTop w:val="0"/>
                  <w:marBottom w:val="0"/>
                  <w:divBdr>
                    <w:top w:val="none" w:sz="0" w:space="0" w:color="auto"/>
                    <w:left w:val="none" w:sz="0" w:space="0" w:color="auto"/>
                    <w:bottom w:val="none" w:sz="0" w:space="0" w:color="auto"/>
                    <w:right w:val="none" w:sz="0" w:space="0" w:color="auto"/>
                  </w:divBdr>
                </w:div>
              </w:divsChild>
            </w:div>
            <w:div w:id="1368331090">
              <w:marLeft w:val="0"/>
              <w:marRight w:val="0"/>
              <w:marTop w:val="0"/>
              <w:marBottom w:val="0"/>
              <w:divBdr>
                <w:top w:val="none" w:sz="0" w:space="0" w:color="auto"/>
                <w:left w:val="none" w:sz="0" w:space="0" w:color="auto"/>
                <w:bottom w:val="none" w:sz="0" w:space="0" w:color="auto"/>
                <w:right w:val="none" w:sz="0" w:space="0" w:color="auto"/>
              </w:divBdr>
            </w:div>
            <w:div w:id="1356999991">
              <w:marLeft w:val="0"/>
              <w:marRight w:val="0"/>
              <w:marTop w:val="0"/>
              <w:marBottom w:val="0"/>
              <w:divBdr>
                <w:top w:val="none" w:sz="0" w:space="0" w:color="auto"/>
                <w:left w:val="none" w:sz="0" w:space="0" w:color="auto"/>
                <w:bottom w:val="none" w:sz="0" w:space="0" w:color="auto"/>
                <w:right w:val="none" w:sz="0" w:space="0" w:color="auto"/>
              </w:divBdr>
            </w:div>
          </w:divsChild>
        </w:div>
        <w:div w:id="1026173005">
          <w:marLeft w:val="0"/>
          <w:marRight w:val="0"/>
          <w:marTop w:val="0"/>
          <w:marBottom w:val="0"/>
          <w:divBdr>
            <w:top w:val="none" w:sz="0" w:space="0" w:color="auto"/>
            <w:left w:val="none" w:sz="0" w:space="0" w:color="auto"/>
            <w:bottom w:val="none" w:sz="0" w:space="0" w:color="auto"/>
            <w:right w:val="none" w:sz="0" w:space="0" w:color="auto"/>
          </w:divBdr>
        </w:div>
      </w:divsChild>
    </w:div>
    <w:div w:id="878661742">
      <w:bodyDiv w:val="1"/>
      <w:marLeft w:val="0"/>
      <w:marRight w:val="0"/>
      <w:marTop w:val="0"/>
      <w:marBottom w:val="0"/>
      <w:divBdr>
        <w:top w:val="none" w:sz="0" w:space="0" w:color="auto"/>
        <w:left w:val="none" w:sz="0" w:space="0" w:color="auto"/>
        <w:bottom w:val="none" w:sz="0" w:space="0" w:color="auto"/>
        <w:right w:val="none" w:sz="0" w:space="0" w:color="auto"/>
      </w:divBdr>
      <w:divsChild>
        <w:div w:id="2097821041">
          <w:marLeft w:val="0"/>
          <w:marRight w:val="0"/>
          <w:marTop w:val="0"/>
          <w:marBottom w:val="0"/>
          <w:divBdr>
            <w:top w:val="single" w:sz="6" w:space="2" w:color="DDDDDD"/>
            <w:left w:val="single" w:sz="6" w:space="2" w:color="DDDDDD"/>
            <w:bottom w:val="single" w:sz="6" w:space="2" w:color="DDDDDD"/>
            <w:right w:val="single" w:sz="6" w:space="2" w:color="DDDDDD"/>
          </w:divBdr>
          <w:divsChild>
            <w:div w:id="1979065214">
              <w:marLeft w:val="0"/>
              <w:marRight w:val="0"/>
              <w:marTop w:val="0"/>
              <w:marBottom w:val="0"/>
              <w:divBdr>
                <w:top w:val="none" w:sz="0" w:space="0" w:color="auto"/>
                <w:left w:val="none" w:sz="0" w:space="0" w:color="auto"/>
                <w:bottom w:val="none" w:sz="0" w:space="0" w:color="auto"/>
                <w:right w:val="none" w:sz="0" w:space="0" w:color="auto"/>
              </w:divBdr>
              <w:divsChild>
                <w:div w:id="1076786440">
                  <w:marLeft w:val="0"/>
                  <w:marRight w:val="0"/>
                  <w:marTop w:val="0"/>
                  <w:marBottom w:val="0"/>
                  <w:divBdr>
                    <w:top w:val="none" w:sz="0" w:space="0" w:color="auto"/>
                    <w:left w:val="none" w:sz="0" w:space="0" w:color="auto"/>
                    <w:bottom w:val="none" w:sz="0" w:space="0" w:color="auto"/>
                    <w:right w:val="none" w:sz="0" w:space="0" w:color="auto"/>
                  </w:divBdr>
                </w:div>
                <w:div w:id="1290666094">
                  <w:marLeft w:val="0"/>
                  <w:marRight w:val="0"/>
                  <w:marTop w:val="0"/>
                  <w:marBottom w:val="0"/>
                  <w:divBdr>
                    <w:top w:val="none" w:sz="0" w:space="0" w:color="auto"/>
                    <w:left w:val="none" w:sz="0" w:space="0" w:color="auto"/>
                    <w:bottom w:val="none" w:sz="0" w:space="0" w:color="auto"/>
                    <w:right w:val="none" w:sz="0" w:space="0" w:color="auto"/>
                  </w:divBdr>
                </w:div>
              </w:divsChild>
            </w:div>
            <w:div w:id="1704791503">
              <w:marLeft w:val="0"/>
              <w:marRight w:val="0"/>
              <w:marTop w:val="0"/>
              <w:marBottom w:val="0"/>
              <w:divBdr>
                <w:top w:val="none" w:sz="0" w:space="0" w:color="auto"/>
                <w:left w:val="none" w:sz="0" w:space="0" w:color="auto"/>
                <w:bottom w:val="none" w:sz="0" w:space="0" w:color="auto"/>
                <w:right w:val="none" w:sz="0" w:space="0" w:color="auto"/>
              </w:divBdr>
              <w:divsChild>
                <w:div w:id="1024743488">
                  <w:marLeft w:val="0"/>
                  <w:marRight w:val="0"/>
                  <w:marTop w:val="0"/>
                  <w:marBottom w:val="0"/>
                  <w:divBdr>
                    <w:top w:val="none" w:sz="0" w:space="0" w:color="auto"/>
                    <w:left w:val="none" w:sz="0" w:space="0" w:color="auto"/>
                    <w:bottom w:val="none" w:sz="0" w:space="0" w:color="auto"/>
                    <w:right w:val="none" w:sz="0" w:space="0" w:color="auto"/>
                  </w:divBdr>
                </w:div>
                <w:div w:id="895119611">
                  <w:marLeft w:val="0"/>
                  <w:marRight w:val="0"/>
                  <w:marTop w:val="0"/>
                  <w:marBottom w:val="0"/>
                  <w:divBdr>
                    <w:top w:val="none" w:sz="0" w:space="0" w:color="auto"/>
                    <w:left w:val="none" w:sz="0" w:space="0" w:color="auto"/>
                    <w:bottom w:val="none" w:sz="0" w:space="0" w:color="auto"/>
                    <w:right w:val="none" w:sz="0" w:space="0" w:color="auto"/>
                  </w:divBdr>
                </w:div>
              </w:divsChild>
            </w:div>
            <w:div w:id="1115835013">
              <w:marLeft w:val="0"/>
              <w:marRight w:val="0"/>
              <w:marTop w:val="0"/>
              <w:marBottom w:val="0"/>
              <w:divBdr>
                <w:top w:val="none" w:sz="0" w:space="0" w:color="auto"/>
                <w:left w:val="none" w:sz="0" w:space="0" w:color="auto"/>
                <w:bottom w:val="none" w:sz="0" w:space="0" w:color="auto"/>
                <w:right w:val="none" w:sz="0" w:space="0" w:color="auto"/>
              </w:divBdr>
              <w:divsChild>
                <w:div w:id="927228847">
                  <w:marLeft w:val="0"/>
                  <w:marRight w:val="0"/>
                  <w:marTop w:val="0"/>
                  <w:marBottom w:val="0"/>
                  <w:divBdr>
                    <w:top w:val="none" w:sz="0" w:space="0" w:color="auto"/>
                    <w:left w:val="none" w:sz="0" w:space="0" w:color="auto"/>
                    <w:bottom w:val="none" w:sz="0" w:space="0" w:color="auto"/>
                    <w:right w:val="none" w:sz="0" w:space="0" w:color="auto"/>
                  </w:divBdr>
                </w:div>
                <w:div w:id="1651979523">
                  <w:marLeft w:val="0"/>
                  <w:marRight w:val="0"/>
                  <w:marTop w:val="0"/>
                  <w:marBottom w:val="0"/>
                  <w:divBdr>
                    <w:top w:val="none" w:sz="0" w:space="0" w:color="auto"/>
                    <w:left w:val="none" w:sz="0" w:space="0" w:color="auto"/>
                    <w:bottom w:val="none" w:sz="0" w:space="0" w:color="auto"/>
                    <w:right w:val="none" w:sz="0" w:space="0" w:color="auto"/>
                  </w:divBdr>
                </w:div>
              </w:divsChild>
            </w:div>
            <w:div w:id="1453018630">
              <w:marLeft w:val="0"/>
              <w:marRight w:val="0"/>
              <w:marTop w:val="0"/>
              <w:marBottom w:val="0"/>
              <w:divBdr>
                <w:top w:val="none" w:sz="0" w:space="0" w:color="auto"/>
                <w:left w:val="none" w:sz="0" w:space="0" w:color="auto"/>
                <w:bottom w:val="none" w:sz="0" w:space="0" w:color="auto"/>
                <w:right w:val="none" w:sz="0" w:space="0" w:color="auto"/>
              </w:divBdr>
              <w:divsChild>
                <w:div w:id="2114208941">
                  <w:marLeft w:val="0"/>
                  <w:marRight w:val="0"/>
                  <w:marTop w:val="0"/>
                  <w:marBottom w:val="0"/>
                  <w:divBdr>
                    <w:top w:val="none" w:sz="0" w:space="0" w:color="auto"/>
                    <w:left w:val="none" w:sz="0" w:space="0" w:color="auto"/>
                    <w:bottom w:val="none" w:sz="0" w:space="0" w:color="auto"/>
                    <w:right w:val="none" w:sz="0" w:space="0" w:color="auto"/>
                  </w:divBdr>
                </w:div>
                <w:div w:id="843478567">
                  <w:marLeft w:val="0"/>
                  <w:marRight w:val="0"/>
                  <w:marTop w:val="0"/>
                  <w:marBottom w:val="0"/>
                  <w:divBdr>
                    <w:top w:val="none" w:sz="0" w:space="0" w:color="auto"/>
                    <w:left w:val="none" w:sz="0" w:space="0" w:color="auto"/>
                    <w:bottom w:val="none" w:sz="0" w:space="0" w:color="auto"/>
                    <w:right w:val="none" w:sz="0" w:space="0" w:color="auto"/>
                  </w:divBdr>
                </w:div>
              </w:divsChild>
            </w:div>
            <w:div w:id="1834291798">
              <w:marLeft w:val="0"/>
              <w:marRight w:val="0"/>
              <w:marTop w:val="0"/>
              <w:marBottom w:val="0"/>
              <w:divBdr>
                <w:top w:val="none" w:sz="0" w:space="0" w:color="auto"/>
                <w:left w:val="none" w:sz="0" w:space="0" w:color="auto"/>
                <w:bottom w:val="none" w:sz="0" w:space="0" w:color="auto"/>
                <w:right w:val="none" w:sz="0" w:space="0" w:color="auto"/>
              </w:divBdr>
            </w:div>
            <w:div w:id="1838301035">
              <w:marLeft w:val="0"/>
              <w:marRight w:val="0"/>
              <w:marTop w:val="0"/>
              <w:marBottom w:val="0"/>
              <w:divBdr>
                <w:top w:val="none" w:sz="0" w:space="0" w:color="auto"/>
                <w:left w:val="none" w:sz="0" w:space="0" w:color="auto"/>
                <w:bottom w:val="none" w:sz="0" w:space="0" w:color="auto"/>
                <w:right w:val="none" w:sz="0" w:space="0" w:color="auto"/>
              </w:divBdr>
            </w:div>
          </w:divsChild>
        </w:div>
        <w:div w:id="1512450145">
          <w:marLeft w:val="0"/>
          <w:marRight w:val="0"/>
          <w:marTop w:val="0"/>
          <w:marBottom w:val="0"/>
          <w:divBdr>
            <w:top w:val="none" w:sz="0" w:space="0" w:color="auto"/>
            <w:left w:val="none" w:sz="0" w:space="0" w:color="auto"/>
            <w:bottom w:val="none" w:sz="0" w:space="0" w:color="auto"/>
            <w:right w:val="none" w:sz="0" w:space="0" w:color="auto"/>
          </w:divBdr>
        </w:div>
      </w:divsChild>
    </w:div>
    <w:div w:id="933051660">
      <w:bodyDiv w:val="1"/>
      <w:marLeft w:val="0"/>
      <w:marRight w:val="0"/>
      <w:marTop w:val="0"/>
      <w:marBottom w:val="0"/>
      <w:divBdr>
        <w:top w:val="none" w:sz="0" w:space="0" w:color="auto"/>
        <w:left w:val="none" w:sz="0" w:space="0" w:color="auto"/>
        <w:bottom w:val="none" w:sz="0" w:space="0" w:color="auto"/>
        <w:right w:val="none" w:sz="0" w:space="0" w:color="auto"/>
      </w:divBdr>
      <w:divsChild>
        <w:div w:id="993068443">
          <w:marLeft w:val="0"/>
          <w:marRight w:val="0"/>
          <w:marTop w:val="0"/>
          <w:marBottom w:val="0"/>
          <w:divBdr>
            <w:top w:val="single" w:sz="6" w:space="2" w:color="DDDDDD"/>
            <w:left w:val="single" w:sz="6" w:space="2" w:color="DDDDDD"/>
            <w:bottom w:val="single" w:sz="6" w:space="2" w:color="DDDDDD"/>
            <w:right w:val="single" w:sz="6" w:space="2" w:color="DDDDDD"/>
          </w:divBdr>
          <w:divsChild>
            <w:div w:id="1095829444">
              <w:marLeft w:val="0"/>
              <w:marRight w:val="0"/>
              <w:marTop w:val="0"/>
              <w:marBottom w:val="0"/>
              <w:divBdr>
                <w:top w:val="none" w:sz="0" w:space="0" w:color="auto"/>
                <w:left w:val="none" w:sz="0" w:space="0" w:color="auto"/>
                <w:bottom w:val="none" w:sz="0" w:space="0" w:color="auto"/>
                <w:right w:val="none" w:sz="0" w:space="0" w:color="auto"/>
              </w:divBdr>
              <w:divsChild>
                <w:div w:id="1601375739">
                  <w:marLeft w:val="0"/>
                  <w:marRight w:val="0"/>
                  <w:marTop w:val="0"/>
                  <w:marBottom w:val="0"/>
                  <w:divBdr>
                    <w:top w:val="none" w:sz="0" w:space="0" w:color="auto"/>
                    <w:left w:val="none" w:sz="0" w:space="0" w:color="auto"/>
                    <w:bottom w:val="none" w:sz="0" w:space="0" w:color="auto"/>
                    <w:right w:val="none" w:sz="0" w:space="0" w:color="auto"/>
                  </w:divBdr>
                </w:div>
                <w:div w:id="1482502546">
                  <w:marLeft w:val="0"/>
                  <w:marRight w:val="0"/>
                  <w:marTop w:val="0"/>
                  <w:marBottom w:val="0"/>
                  <w:divBdr>
                    <w:top w:val="none" w:sz="0" w:space="0" w:color="auto"/>
                    <w:left w:val="none" w:sz="0" w:space="0" w:color="auto"/>
                    <w:bottom w:val="none" w:sz="0" w:space="0" w:color="auto"/>
                    <w:right w:val="none" w:sz="0" w:space="0" w:color="auto"/>
                  </w:divBdr>
                </w:div>
              </w:divsChild>
            </w:div>
            <w:div w:id="756558181">
              <w:marLeft w:val="0"/>
              <w:marRight w:val="0"/>
              <w:marTop w:val="0"/>
              <w:marBottom w:val="0"/>
              <w:divBdr>
                <w:top w:val="none" w:sz="0" w:space="0" w:color="auto"/>
                <w:left w:val="none" w:sz="0" w:space="0" w:color="auto"/>
                <w:bottom w:val="none" w:sz="0" w:space="0" w:color="auto"/>
                <w:right w:val="none" w:sz="0" w:space="0" w:color="auto"/>
              </w:divBdr>
              <w:divsChild>
                <w:div w:id="72699544">
                  <w:marLeft w:val="0"/>
                  <w:marRight w:val="0"/>
                  <w:marTop w:val="0"/>
                  <w:marBottom w:val="0"/>
                  <w:divBdr>
                    <w:top w:val="none" w:sz="0" w:space="0" w:color="auto"/>
                    <w:left w:val="none" w:sz="0" w:space="0" w:color="auto"/>
                    <w:bottom w:val="none" w:sz="0" w:space="0" w:color="auto"/>
                    <w:right w:val="none" w:sz="0" w:space="0" w:color="auto"/>
                  </w:divBdr>
                </w:div>
                <w:div w:id="1074619927">
                  <w:marLeft w:val="0"/>
                  <w:marRight w:val="0"/>
                  <w:marTop w:val="0"/>
                  <w:marBottom w:val="0"/>
                  <w:divBdr>
                    <w:top w:val="none" w:sz="0" w:space="0" w:color="auto"/>
                    <w:left w:val="none" w:sz="0" w:space="0" w:color="auto"/>
                    <w:bottom w:val="none" w:sz="0" w:space="0" w:color="auto"/>
                    <w:right w:val="none" w:sz="0" w:space="0" w:color="auto"/>
                  </w:divBdr>
                </w:div>
              </w:divsChild>
            </w:div>
            <w:div w:id="1002507600">
              <w:marLeft w:val="0"/>
              <w:marRight w:val="0"/>
              <w:marTop w:val="0"/>
              <w:marBottom w:val="0"/>
              <w:divBdr>
                <w:top w:val="none" w:sz="0" w:space="0" w:color="auto"/>
                <w:left w:val="none" w:sz="0" w:space="0" w:color="auto"/>
                <w:bottom w:val="none" w:sz="0" w:space="0" w:color="auto"/>
                <w:right w:val="none" w:sz="0" w:space="0" w:color="auto"/>
              </w:divBdr>
              <w:divsChild>
                <w:div w:id="514151930">
                  <w:marLeft w:val="0"/>
                  <w:marRight w:val="0"/>
                  <w:marTop w:val="0"/>
                  <w:marBottom w:val="0"/>
                  <w:divBdr>
                    <w:top w:val="none" w:sz="0" w:space="0" w:color="auto"/>
                    <w:left w:val="none" w:sz="0" w:space="0" w:color="auto"/>
                    <w:bottom w:val="none" w:sz="0" w:space="0" w:color="auto"/>
                    <w:right w:val="none" w:sz="0" w:space="0" w:color="auto"/>
                  </w:divBdr>
                </w:div>
                <w:div w:id="161312097">
                  <w:marLeft w:val="0"/>
                  <w:marRight w:val="0"/>
                  <w:marTop w:val="0"/>
                  <w:marBottom w:val="0"/>
                  <w:divBdr>
                    <w:top w:val="none" w:sz="0" w:space="0" w:color="auto"/>
                    <w:left w:val="none" w:sz="0" w:space="0" w:color="auto"/>
                    <w:bottom w:val="none" w:sz="0" w:space="0" w:color="auto"/>
                    <w:right w:val="none" w:sz="0" w:space="0" w:color="auto"/>
                  </w:divBdr>
                </w:div>
              </w:divsChild>
            </w:div>
            <w:div w:id="836961794">
              <w:marLeft w:val="0"/>
              <w:marRight w:val="0"/>
              <w:marTop w:val="0"/>
              <w:marBottom w:val="0"/>
              <w:divBdr>
                <w:top w:val="none" w:sz="0" w:space="0" w:color="auto"/>
                <w:left w:val="none" w:sz="0" w:space="0" w:color="auto"/>
                <w:bottom w:val="none" w:sz="0" w:space="0" w:color="auto"/>
                <w:right w:val="none" w:sz="0" w:space="0" w:color="auto"/>
              </w:divBdr>
              <w:divsChild>
                <w:div w:id="1368876548">
                  <w:marLeft w:val="0"/>
                  <w:marRight w:val="0"/>
                  <w:marTop w:val="0"/>
                  <w:marBottom w:val="0"/>
                  <w:divBdr>
                    <w:top w:val="none" w:sz="0" w:space="0" w:color="auto"/>
                    <w:left w:val="none" w:sz="0" w:space="0" w:color="auto"/>
                    <w:bottom w:val="none" w:sz="0" w:space="0" w:color="auto"/>
                    <w:right w:val="none" w:sz="0" w:space="0" w:color="auto"/>
                  </w:divBdr>
                </w:div>
                <w:div w:id="1223249523">
                  <w:marLeft w:val="0"/>
                  <w:marRight w:val="0"/>
                  <w:marTop w:val="0"/>
                  <w:marBottom w:val="0"/>
                  <w:divBdr>
                    <w:top w:val="none" w:sz="0" w:space="0" w:color="auto"/>
                    <w:left w:val="none" w:sz="0" w:space="0" w:color="auto"/>
                    <w:bottom w:val="none" w:sz="0" w:space="0" w:color="auto"/>
                    <w:right w:val="none" w:sz="0" w:space="0" w:color="auto"/>
                  </w:divBdr>
                </w:div>
              </w:divsChild>
            </w:div>
            <w:div w:id="157504936">
              <w:marLeft w:val="0"/>
              <w:marRight w:val="0"/>
              <w:marTop w:val="0"/>
              <w:marBottom w:val="0"/>
              <w:divBdr>
                <w:top w:val="none" w:sz="0" w:space="0" w:color="auto"/>
                <w:left w:val="none" w:sz="0" w:space="0" w:color="auto"/>
                <w:bottom w:val="none" w:sz="0" w:space="0" w:color="auto"/>
                <w:right w:val="none" w:sz="0" w:space="0" w:color="auto"/>
              </w:divBdr>
            </w:div>
            <w:div w:id="799539618">
              <w:marLeft w:val="0"/>
              <w:marRight w:val="0"/>
              <w:marTop w:val="0"/>
              <w:marBottom w:val="0"/>
              <w:divBdr>
                <w:top w:val="none" w:sz="0" w:space="0" w:color="auto"/>
                <w:left w:val="none" w:sz="0" w:space="0" w:color="auto"/>
                <w:bottom w:val="none" w:sz="0" w:space="0" w:color="auto"/>
                <w:right w:val="none" w:sz="0" w:space="0" w:color="auto"/>
              </w:divBdr>
            </w:div>
          </w:divsChild>
        </w:div>
        <w:div w:id="537012412">
          <w:marLeft w:val="0"/>
          <w:marRight w:val="0"/>
          <w:marTop w:val="0"/>
          <w:marBottom w:val="0"/>
          <w:divBdr>
            <w:top w:val="none" w:sz="0" w:space="0" w:color="auto"/>
            <w:left w:val="none" w:sz="0" w:space="0" w:color="auto"/>
            <w:bottom w:val="none" w:sz="0" w:space="0" w:color="auto"/>
            <w:right w:val="none" w:sz="0" w:space="0" w:color="auto"/>
          </w:divBdr>
        </w:div>
      </w:divsChild>
    </w:div>
    <w:div w:id="939682147">
      <w:bodyDiv w:val="1"/>
      <w:marLeft w:val="0"/>
      <w:marRight w:val="0"/>
      <w:marTop w:val="0"/>
      <w:marBottom w:val="0"/>
      <w:divBdr>
        <w:top w:val="none" w:sz="0" w:space="0" w:color="auto"/>
        <w:left w:val="none" w:sz="0" w:space="0" w:color="auto"/>
        <w:bottom w:val="none" w:sz="0" w:space="0" w:color="auto"/>
        <w:right w:val="none" w:sz="0" w:space="0" w:color="auto"/>
      </w:divBdr>
      <w:divsChild>
        <w:div w:id="1035038271">
          <w:marLeft w:val="0"/>
          <w:marRight w:val="0"/>
          <w:marTop w:val="0"/>
          <w:marBottom w:val="0"/>
          <w:divBdr>
            <w:top w:val="single" w:sz="6" w:space="2" w:color="DDDDDD"/>
            <w:left w:val="single" w:sz="6" w:space="2" w:color="DDDDDD"/>
            <w:bottom w:val="single" w:sz="6" w:space="2" w:color="DDDDDD"/>
            <w:right w:val="single" w:sz="6" w:space="2" w:color="DDDDDD"/>
          </w:divBdr>
          <w:divsChild>
            <w:div w:id="972633293">
              <w:marLeft w:val="0"/>
              <w:marRight w:val="0"/>
              <w:marTop w:val="0"/>
              <w:marBottom w:val="0"/>
              <w:divBdr>
                <w:top w:val="none" w:sz="0" w:space="0" w:color="auto"/>
                <w:left w:val="none" w:sz="0" w:space="0" w:color="auto"/>
                <w:bottom w:val="none" w:sz="0" w:space="0" w:color="auto"/>
                <w:right w:val="none" w:sz="0" w:space="0" w:color="auto"/>
              </w:divBdr>
              <w:divsChild>
                <w:div w:id="761726329">
                  <w:marLeft w:val="0"/>
                  <w:marRight w:val="0"/>
                  <w:marTop w:val="0"/>
                  <w:marBottom w:val="0"/>
                  <w:divBdr>
                    <w:top w:val="none" w:sz="0" w:space="0" w:color="auto"/>
                    <w:left w:val="none" w:sz="0" w:space="0" w:color="auto"/>
                    <w:bottom w:val="none" w:sz="0" w:space="0" w:color="auto"/>
                    <w:right w:val="none" w:sz="0" w:space="0" w:color="auto"/>
                  </w:divBdr>
                </w:div>
                <w:div w:id="109249534">
                  <w:marLeft w:val="0"/>
                  <w:marRight w:val="0"/>
                  <w:marTop w:val="0"/>
                  <w:marBottom w:val="0"/>
                  <w:divBdr>
                    <w:top w:val="none" w:sz="0" w:space="0" w:color="auto"/>
                    <w:left w:val="none" w:sz="0" w:space="0" w:color="auto"/>
                    <w:bottom w:val="none" w:sz="0" w:space="0" w:color="auto"/>
                    <w:right w:val="none" w:sz="0" w:space="0" w:color="auto"/>
                  </w:divBdr>
                </w:div>
              </w:divsChild>
            </w:div>
            <w:div w:id="1437361125">
              <w:marLeft w:val="0"/>
              <w:marRight w:val="0"/>
              <w:marTop w:val="0"/>
              <w:marBottom w:val="0"/>
              <w:divBdr>
                <w:top w:val="none" w:sz="0" w:space="0" w:color="auto"/>
                <w:left w:val="none" w:sz="0" w:space="0" w:color="auto"/>
                <w:bottom w:val="none" w:sz="0" w:space="0" w:color="auto"/>
                <w:right w:val="none" w:sz="0" w:space="0" w:color="auto"/>
              </w:divBdr>
              <w:divsChild>
                <w:div w:id="772475389">
                  <w:marLeft w:val="0"/>
                  <w:marRight w:val="0"/>
                  <w:marTop w:val="0"/>
                  <w:marBottom w:val="0"/>
                  <w:divBdr>
                    <w:top w:val="none" w:sz="0" w:space="0" w:color="auto"/>
                    <w:left w:val="none" w:sz="0" w:space="0" w:color="auto"/>
                    <w:bottom w:val="none" w:sz="0" w:space="0" w:color="auto"/>
                    <w:right w:val="none" w:sz="0" w:space="0" w:color="auto"/>
                  </w:divBdr>
                </w:div>
                <w:div w:id="839469070">
                  <w:marLeft w:val="0"/>
                  <w:marRight w:val="0"/>
                  <w:marTop w:val="0"/>
                  <w:marBottom w:val="0"/>
                  <w:divBdr>
                    <w:top w:val="none" w:sz="0" w:space="0" w:color="auto"/>
                    <w:left w:val="none" w:sz="0" w:space="0" w:color="auto"/>
                    <w:bottom w:val="none" w:sz="0" w:space="0" w:color="auto"/>
                    <w:right w:val="none" w:sz="0" w:space="0" w:color="auto"/>
                  </w:divBdr>
                </w:div>
              </w:divsChild>
            </w:div>
            <w:div w:id="793327300">
              <w:marLeft w:val="0"/>
              <w:marRight w:val="0"/>
              <w:marTop w:val="0"/>
              <w:marBottom w:val="0"/>
              <w:divBdr>
                <w:top w:val="none" w:sz="0" w:space="0" w:color="auto"/>
                <w:left w:val="none" w:sz="0" w:space="0" w:color="auto"/>
                <w:bottom w:val="none" w:sz="0" w:space="0" w:color="auto"/>
                <w:right w:val="none" w:sz="0" w:space="0" w:color="auto"/>
              </w:divBdr>
              <w:divsChild>
                <w:div w:id="6103049">
                  <w:marLeft w:val="0"/>
                  <w:marRight w:val="0"/>
                  <w:marTop w:val="0"/>
                  <w:marBottom w:val="0"/>
                  <w:divBdr>
                    <w:top w:val="none" w:sz="0" w:space="0" w:color="auto"/>
                    <w:left w:val="none" w:sz="0" w:space="0" w:color="auto"/>
                    <w:bottom w:val="none" w:sz="0" w:space="0" w:color="auto"/>
                    <w:right w:val="none" w:sz="0" w:space="0" w:color="auto"/>
                  </w:divBdr>
                </w:div>
                <w:div w:id="494692364">
                  <w:marLeft w:val="0"/>
                  <w:marRight w:val="0"/>
                  <w:marTop w:val="0"/>
                  <w:marBottom w:val="0"/>
                  <w:divBdr>
                    <w:top w:val="none" w:sz="0" w:space="0" w:color="auto"/>
                    <w:left w:val="none" w:sz="0" w:space="0" w:color="auto"/>
                    <w:bottom w:val="none" w:sz="0" w:space="0" w:color="auto"/>
                    <w:right w:val="none" w:sz="0" w:space="0" w:color="auto"/>
                  </w:divBdr>
                </w:div>
              </w:divsChild>
            </w:div>
            <w:div w:id="262493899">
              <w:marLeft w:val="0"/>
              <w:marRight w:val="0"/>
              <w:marTop w:val="0"/>
              <w:marBottom w:val="0"/>
              <w:divBdr>
                <w:top w:val="none" w:sz="0" w:space="0" w:color="auto"/>
                <w:left w:val="none" w:sz="0" w:space="0" w:color="auto"/>
                <w:bottom w:val="none" w:sz="0" w:space="0" w:color="auto"/>
                <w:right w:val="none" w:sz="0" w:space="0" w:color="auto"/>
              </w:divBdr>
              <w:divsChild>
                <w:div w:id="491263825">
                  <w:marLeft w:val="0"/>
                  <w:marRight w:val="0"/>
                  <w:marTop w:val="0"/>
                  <w:marBottom w:val="0"/>
                  <w:divBdr>
                    <w:top w:val="none" w:sz="0" w:space="0" w:color="auto"/>
                    <w:left w:val="none" w:sz="0" w:space="0" w:color="auto"/>
                    <w:bottom w:val="none" w:sz="0" w:space="0" w:color="auto"/>
                    <w:right w:val="none" w:sz="0" w:space="0" w:color="auto"/>
                  </w:divBdr>
                </w:div>
                <w:div w:id="126508930">
                  <w:marLeft w:val="0"/>
                  <w:marRight w:val="0"/>
                  <w:marTop w:val="0"/>
                  <w:marBottom w:val="0"/>
                  <w:divBdr>
                    <w:top w:val="none" w:sz="0" w:space="0" w:color="auto"/>
                    <w:left w:val="none" w:sz="0" w:space="0" w:color="auto"/>
                    <w:bottom w:val="none" w:sz="0" w:space="0" w:color="auto"/>
                    <w:right w:val="none" w:sz="0" w:space="0" w:color="auto"/>
                  </w:divBdr>
                </w:div>
              </w:divsChild>
            </w:div>
            <w:div w:id="1074663950">
              <w:marLeft w:val="0"/>
              <w:marRight w:val="0"/>
              <w:marTop w:val="0"/>
              <w:marBottom w:val="0"/>
              <w:divBdr>
                <w:top w:val="none" w:sz="0" w:space="0" w:color="auto"/>
                <w:left w:val="none" w:sz="0" w:space="0" w:color="auto"/>
                <w:bottom w:val="none" w:sz="0" w:space="0" w:color="auto"/>
                <w:right w:val="none" w:sz="0" w:space="0" w:color="auto"/>
              </w:divBdr>
            </w:div>
            <w:div w:id="1042555274">
              <w:marLeft w:val="0"/>
              <w:marRight w:val="0"/>
              <w:marTop w:val="0"/>
              <w:marBottom w:val="0"/>
              <w:divBdr>
                <w:top w:val="none" w:sz="0" w:space="0" w:color="auto"/>
                <w:left w:val="none" w:sz="0" w:space="0" w:color="auto"/>
                <w:bottom w:val="none" w:sz="0" w:space="0" w:color="auto"/>
                <w:right w:val="none" w:sz="0" w:space="0" w:color="auto"/>
              </w:divBdr>
            </w:div>
          </w:divsChild>
        </w:div>
        <w:div w:id="152717845">
          <w:marLeft w:val="0"/>
          <w:marRight w:val="0"/>
          <w:marTop w:val="0"/>
          <w:marBottom w:val="0"/>
          <w:divBdr>
            <w:top w:val="none" w:sz="0" w:space="0" w:color="auto"/>
            <w:left w:val="none" w:sz="0" w:space="0" w:color="auto"/>
            <w:bottom w:val="none" w:sz="0" w:space="0" w:color="auto"/>
            <w:right w:val="none" w:sz="0" w:space="0" w:color="auto"/>
          </w:divBdr>
        </w:div>
      </w:divsChild>
    </w:div>
    <w:div w:id="973952298">
      <w:bodyDiv w:val="1"/>
      <w:marLeft w:val="0"/>
      <w:marRight w:val="0"/>
      <w:marTop w:val="0"/>
      <w:marBottom w:val="0"/>
      <w:divBdr>
        <w:top w:val="none" w:sz="0" w:space="0" w:color="auto"/>
        <w:left w:val="none" w:sz="0" w:space="0" w:color="auto"/>
        <w:bottom w:val="none" w:sz="0" w:space="0" w:color="auto"/>
        <w:right w:val="none" w:sz="0" w:space="0" w:color="auto"/>
      </w:divBdr>
      <w:divsChild>
        <w:div w:id="129059253">
          <w:marLeft w:val="0"/>
          <w:marRight w:val="0"/>
          <w:marTop w:val="0"/>
          <w:marBottom w:val="0"/>
          <w:divBdr>
            <w:top w:val="none" w:sz="0" w:space="0" w:color="auto"/>
            <w:left w:val="none" w:sz="0" w:space="0" w:color="auto"/>
            <w:bottom w:val="none" w:sz="0" w:space="0" w:color="auto"/>
            <w:right w:val="none" w:sz="0" w:space="0" w:color="auto"/>
          </w:divBdr>
          <w:divsChild>
            <w:div w:id="16853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6933">
      <w:bodyDiv w:val="1"/>
      <w:marLeft w:val="0"/>
      <w:marRight w:val="0"/>
      <w:marTop w:val="0"/>
      <w:marBottom w:val="0"/>
      <w:divBdr>
        <w:top w:val="none" w:sz="0" w:space="0" w:color="auto"/>
        <w:left w:val="none" w:sz="0" w:space="0" w:color="auto"/>
        <w:bottom w:val="none" w:sz="0" w:space="0" w:color="auto"/>
        <w:right w:val="none" w:sz="0" w:space="0" w:color="auto"/>
      </w:divBdr>
      <w:divsChild>
        <w:div w:id="2086995180">
          <w:marLeft w:val="0"/>
          <w:marRight w:val="0"/>
          <w:marTop w:val="0"/>
          <w:marBottom w:val="0"/>
          <w:divBdr>
            <w:top w:val="single" w:sz="6" w:space="2" w:color="DDDDDD"/>
            <w:left w:val="single" w:sz="6" w:space="2" w:color="DDDDDD"/>
            <w:bottom w:val="single" w:sz="6" w:space="2" w:color="DDDDDD"/>
            <w:right w:val="single" w:sz="6" w:space="2" w:color="DDDDDD"/>
          </w:divBdr>
          <w:divsChild>
            <w:div w:id="455484751">
              <w:marLeft w:val="0"/>
              <w:marRight w:val="0"/>
              <w:marTop w:val="0"/>
              <w:marBottom w:val="0"/>
              <w:divBdr>
                <w:top w:val="none" w:sz="0" w:space="0" w:color="auto"/>
                <w:left w:val="none" w:sz="0" w:space="0" w:color="auto"/>
                <w:bottom w:val="none" w:sz="0" w:space="0" w:color="auto"/>
                <w:right w:val="none" w:sz="0" w:space="0" w:color="auto"/>
              </w:divBdr>
              <w:divsChild>
                <w:div w:id="744687979">
                  <w:marLeft w:val="0"/>
                  <w:marRight w:val="0"/>
                  <w:marTop w:val="0"/>
                  <w:marBottom w:val="0"/>
                  <w:divBdr>
                    <w:top w:val="none" w:sz="0" w:space="0" w:color="auto"/>
                    <w:left w:val="none" w:sz="0" w:space="0" w:color="auto"/>
                    <w:bottom w:val="none" w:sz="0" w:space="0" w:color="auto"/>
                    <w:right w:val="none" w:sz="0" w:space="0" w:color="auto"/>
                  </w:divBdr>
                </w:div>
                <w:div w:id="1339500761">
                  <w:marLeft w:val="0"/>
                  <w:marRight w:val="0"/>
                  <w:marTop w:val="0"/>
                  <w:marBottom w:val="0"/>
                  <w:divBdr>
                    <w:top w:val="none" w:sz="0" w:space="0" w:color="auto"/>
                    <w:left w:val="none" w:sz="0" w:space="0" w:color="auto"/>
                    <w:bottom w:val="none" w:sz="0" w:space="0" w:color="auto"/>
                    <w:right w:val="none" w:sz="0" w:space="0" w:color="auto"/>
                  </w:divBdr>
                </w:div>
              </w:divsChild>
            </w:div>
            <w:div w:id="1329362910">
              <w:marLeft w:val="0"/>
              <w:marRight w:val="0"/>
              <w:marTop w:val="0"/>
              <w:marBottom w:val="0"/>
              <w:divBdr>
                <w:top w:val="none" w:sz="0" w:space="0" w:color="auto"/>
                <w:left w:val="none" w:sz="0" w:space="0" w:color="auto"/>
                <w:bottom w:val="none" w:sz="0" w:space="0" w:color="auto"/>
                <w:right w:val="none" w:sz="0" w:space="0" w:color="auto"/>
              </w:divBdr>
              <w:divsChild>
                <w:div w:id="1452213616">
                  <w:marLeft w:val="0"/>
                  <w:marRight w:val="0"/>
                  <w:marTop w:val="0"/>
                  <w:marBottom w:val="0"/>
                  <w:divBdr>
                    <w:top w:val="none" w:sz="0" w:space="0" w:color="auto"/>
                    <w:left w:val="none" w:sz="0" w:space="0" w:color="auto"/>
                    <w:bottom w:val="none" w:sz="0" w:space="0" w:color="auto"/>
                    <w:right w:val="none" w:sz="0" w:space="0" w:color="auto"/>
                  </w:divBdr>
                </w:div>
                <w:div w:id="328219060">
                  <w:marLeft w:val="0"/>
                  <w:marRight w:val="0"/>
                  <w:marTop w:val="0"/>
                  <w:marBottom w:val="0"/>
                  <w:divBdr>
                    <w:top w:val="none" w:sz="0" w:space="0" w:color="auto"/>
                    <w:left w:val="none" w:sz="0" w:space="0" w:color="auto"/>
                    <w:bottom w:val="none" w:sz="0" w:space="0" w:color="auto"/>
                    <w:right w:val="none" w:sz="0" w:space="0" w:color="auto"/>
                  </w:divBdr>
                </w:div>
              </w:divsChild>
            </w:div>
            <w:div w:id="1899315447">
              <w:marLeft w:val="0"/>
              <w:marRight w:val="0"/>
              <w:marTop w:val="0"/>
              <w:marBottom w:val="0"/>
              <w:divBdr>
                <w:top w:val="none" w:sz="0" w:space="0" w:color="auto"/>
                <w:left w:val="none" w:sz="0" w:space="0" w:color="auto"/>
                <w:bottom w:val="none" w:sz="0" w:space="0" w:color="auto"/>
                <w:right w:val="none" w:sz="0" w:space="0" w:color="auto"/>
              </w:divBdr>
              <w:divsChild>
                <w:div w:id="435909812">
                  <w:marLeft w:val="0"/>
                  <w:marRight w:val="0"/>
                  <w:marTop w:val="0"/>
                  <w:marBottom w:val="0"/>
                  <w:divBdr>
                    <w:top w:val="none" w:sz="0" w:space="0" w:color="auto"/>
                    <w:left w:val="none" w:sz="0" w:space="0" w:color="auto"/>
                    <w:bottom w:val="none" w:sz="0" w:space="0" w:color="auto"/>
                    <w:right w:val="none" w:sz="0" w:space="0" w:color="auto"/>
                  </w:divBdr>
                </w:div>
                <w:div w:id="1056663779">
                  <w:marLeft w:val="0"/>
                  <w:marRight w:val="0"/>
                  <w:marTop w:val="0"/>
                  <w:marBottom w:val="0"/>
                  <w:divBdr>
                    <w:top w:val="none" w:sz="0" w:space="0" w:color="auto"/>
                    <w:left w:val="none" w:sz="0" w:space="0" w:color="auto"/>
                    <w:bottom w:val="none" w:sz="0" w:space="0" w:color="auto"/>
                    <w:right w:val="none" w:sz="0" w:space="0" w:color="auto"/>
                  </w:divBdr>
                </w:div>
              </w:divsChild>
            </w:div>
            <w:div w:id="1737774227">
              <w:marLeft w:val="0"/>
              <w:marRight w:val="0"/>
              <w:marTop w:val="0"/>
              <w:marBottom w:val="0"/>
              <w:divBdr>
                <w:top w:val="none" w:sz="0" w:space="0" w:color="auto"/>
                <w:left w:val="none" w:sz="0" w:space="0" w:color="auto"/>
                <w:bottom w:val="none" w:sz="0" w:space="0" w:color="auto"/>
                <w:right w:val="none" w:sz="0" w:space="0" w:color="auto"/>
              </w:divBdr>
              <w:divsChild>
                <w:div w:id="1756895198">
                  <w:marLeft w:val="0"/>
                  <w:marRight w:val="0"/>
                  <w:marTop w:val="0"/>
                  <w:marBottom w:val="0"/>
                  <w:divBdr>
                    <w:top w:val="none" w:sz="0" w:space="0" w:color="auto"/>
                    <w:left w:val="none" w:sz="0" w:space="0" w:color="auto"/>
                    <w:bottom w:val="none" w:sz="0" w:space="0" w:color="auto"/>
                    <w:right w:val="none" w:sz="0" w:space="0" w:color="auto"/>
                  </w:divBdr>
                </w:div>
                <w:div w:id="600183455">
                  <w:marLeft w:val="0"/>
                  <w:marRight w:val="0"/>
                  <w:marTop w:val="0"/>
                  <w:marBottom w:val="0"/>
                  <w:divBdr>
                    <w:top w:val="none" w:sz="0" w:space="0" w:color="auto"/>
                    <w:left w:val="none" w:sz="0" w:space="0" w:color="auto"/>
                    <w:bottom w:val="none" w:sz="0" w:space="0" w:color="auto"/>
                    <w:right w:val="none" w:sz="0" w:space="0" w:color="auto"/>
                  </w:divBdr>
                </w:div>
              </w:divsChild>
            </w:div>
            <w:div w:id="632520377">
              <w:marLeft w:val="0"/>
              <w:marRight w:val="0"/>
              <w:marTop w:val="0"/>
              <w:marBottom w:val="0"/>
              <w:divBdr>
                <w:top w:val="none" w:sz="0" w:space="0" w:color="auto"/>
                <w:left w:val="none" w:sz="0" w:space="0" w:color="auto"/>
                <w:bottom w:val="none" w:sz="0" w:space="0" w:color="auto"/>
                <w:right w:val="none" w:sz="0" w:space="0" w:color="auto"/>
              </w:divBdr>
            </w:div>
            <w:div w:id="959339870">
              <w:marLeft w:val="0"/>
              <w:marRight w:val="0"/>
              <w:marTop w:val="0"/>
              <w:marBottom w:val="0"/>
              <w:divBdr>
                <w:top w:val="none" w:sz="0" w:space="0" w:color="auto"/>
                <w:left w:val="none" w:sz="0" w:space="0" w:color="auto"/>
                <w:bottom w:val="none" w:sz="0" w:space="0" w:color="auto"/>
                <w:right w:val="none" w:sz="0" w:space="0" w:color="auto"/>
              </w:divBdr>
            </w:div>
          </w:divsChild>
        </w:div>
        <w:div w:id="1384870331">
          <w:marLeft w:val="0"/>
          <w:marRight w:val="0"/>
          <w:marTop w:val="0"/>
          <w:marBottom w:val="0"/>
          <w:divBdr>
            <w:top w:val="none" w:sz="0" w:space="0" w:color="auto"/>
            <w:left w:val="none" w:sz="0" w:space="0" w:color="auto"/>
            <w:bottom w:val="none" w:sz="0" w:space="0" w:color="auto"/>
            <w:right w:val="none" w:sz="0" w:space="0" w:color="auto"/>
          </w:divBdr>
        </w:div>
      </w:divsChild>
    </w:div>
    <w:div w:id="978726044">
      <w:bodyDiv w:val="1"/>
      <w:marLeft w:val="0"/>
      <w:marRight w:val="0"/>
      <w:marTop w:val="0"/>
      <w:marBottom w:val="0"/>
      <w:divBdr>
        <w:top w:val="none" w:sz="0" w:space="0" w:color="auto"/>
        <w:left w:val="none" w:sz="0" w:space="0" w:color="auto"/>
        <w:bottom w:val="none" w:sz="0" w:space="0" w:color="auto"/>
        <w:right w:val="none" w:sz="0" w:space="0" w:color="auto"/>
      </w:divBdr>
      <w:divsChild>
        <w:div w:id="2044793312">
          <w:marLeft w:val="0"/>
          <w:marRight w:val="0"/>
          <w:marTop w:val="0"/>
          <w:marBottom w:val="0"/>
          <w:divBdr>
            <w:top w:val="single" w:sz="6" w:space="2" w:color="DDDDDD"/>
            <w:left w:val="single" w:sz="6" w:space="2" w:color="DDDDDD"/>
            <w:bottom w:val="single" w:sz="6" w:space="2" w:color="DDDDDD"/>
            <w:right w:val="single" w:sz="6" w:space="2" w:color="DDDDDD"/>
          </w:divBdr>
          <w:divsChild>
            <w:div w:id="1211191124">
              <w:marLeft w:val="0"/>
              <w:marRight w:val="0"/>
              <w:marTop w:val="0"/>
              <w:marBottom w:val="0"/>
              <w:divBdr>
                <w:top w:val="none" w:sz="0" w:space="0" w:color="auto"/>
                <w:left w:val="none" w:sz="0" w:space="0" w:color="auto"/>
                <w:bottom w:val="none" w:sz="0" w:space="0" w:color="auto"/>
                <w:right w:val="none" w:sz="0" w:space="0" w:color="auto"/>
              </w:divBdr>
              <w:divsChild>
                <w:div w:id="578910713">
                  <w:marLeft w:val="0"/>
                  <w:marRight w:val="0"/>
                  <w:marTop w:val="0"/>
                  <w:marBottom w:val="0"/>
                  <w:divBdr>
                    <w:top w:val="none" w:sz="0" w:space="0" w:color="auto"/>
                    <w:left w:val="none" w:sz="0" w:space="0" w:color="auto"/>
                    <w:bottom w:val="none" w:sz="0" w:space="0" w:color="auto"/>
                    <w:right w:val="none" w:sz="0" w:space="0" w:color="auto"/>
                  </w:divBdr>
                </w:div>
                <w:div w:id="1855415325">
                  <w:marLeft w:val="0"/>
                  <w:marRight w:val="0"/>
                  <w:marTop w:val="0"/>
                  <w:marBottom w:val="0"/>
                  <w:divBdr>
                    <w:top w:val="none" w:sz="0" w:space="0" w:color="auto"/>
                    <w:left w:val="none" w:sz="0" w:space="0" w:color="auto"/>
                    <w:bottom w:val="none" w:sz="0" w:space="0" w:color="auto"/>
                    <w:right w:val="none" w:sz="0" w:space="0" w:color="auto"/>
                  </w:divBdr>
                </w:div>
              </w:divsChild>
            </w:div>
            <w:div w:id="1222903378">
              <w:marLeft w:val="0"/>
              <w:marRight w:val="0"/>
              <w:marTop w:val="0"/>
              <w:marBottom w:val="0"/>
              <w:divBdr>
                <w:top w:val="none" w:sz="0" w:space="0" w:color="auto"/>
                <w:left w:val="none" w:sz="0" w:space="0" w:color="auto"/>
                <w:bottom w:val="none" w:sz="0" w:space="0" w:color="auto"/>
                <w:right w:val="none" w:sz="0" w:space="0" w:color="auto"/>
              </w:divBdr>
              <w:divsChild>
                <w:div w:id="1830440094">
                  <w:marLeft w:val="0"/>
                  <w:marRight w:val="0"/>
                  <w:marTop w:val="0"/>
                  <w:marBottom w:val="0"/>
                  <w:divBdr>
                    <w:top w:val="none" w:sz="0" w:space="0" w:color="auto"/>
                    <w:left w:val="none" w:sz="0" w:space="0" w:color="auto"/>
                    <w:bottom w:val="none" w:sz="0" w:space="0" w:color="auto"/>
                    <w:right w:val="none" w:sz="0" w:space="0" w:color="auto"/>
                  </w:divBdr>
                </w:div>
                <w:div w:id="1854563066">
                  <w:marLeft w:val="0"/>
                  <w:marRight w:val="0"/>
                  <w:marTop w:val="0"/>
                  <w:marBottom w:val="0"/>
                  <w:divBdr>
                    <w:top w:val="none" w:sz="0" w:space="0" w:color="auto"/>
                    <w:left w:val="none" w:sz="0" w:space="0" w:color="auto"/>
                    <w:bottom w:val="none" w:sz="0" w:space="0" w:color="auto"/>
                    <w:right w:val="none" w:sz="0" w:space="0" w:color="auto"/>
                  </w:divBdr>
                </w:div>
              </w:divsChild>
            </w:div>
            <w:div w:id="1572618290">
              <w:marLeft w:val="0"/>
              <w:marRight w:val="0"/>
              <w:marTop w:val="0"/>
              <w:marBottom w:val="0"/>
              <w:divBdr>
                <w:top w:val="none" w:sz="0" w:space="0" w:color="auto"/>
                <w:left w:val="none" w:sz="0" w:space="0" w:color="auto"/>
                <w:bottom w:val="none" w:sz="0" w:space="0" w:color="auto"/>
                <w:right w:val="none" w:sz="0" w:space="0" w:color="auto"/>
              </w:divBdr>
              <w:divsChild>
                <w:div w:id="215704481">
                  <w:marLeft w:val="0"/>
                  <w:marRight w:val="0"/>
                  <w:marTop w:val="0"/>
                  <w:marBottom w:val="0"/>
                  <w:divBdr>
                    <w:top w:val="none" w:sz="0" w:space="0" w:color="auto"/>
                    <w:left w:val="none" w:sz="0" w:space="0" w:color="auto"/>
                    <w:bottom w:val="none" w:sz="0" w:space="0" w:color="auto"/>
                    <w:right w:val="none" w:sz="0" w:space="0" w:color="auto"/>
                  </w:divBdr>
                </w:div>
                <w:div w:id="926423491">
                  <w:marLeft w:val="0"/>
                  <w:marRight w:val="0"/>
                  <w:marTop w:val="0"/>
                  <w:marBottom w:val="0"/>
                  <w:divBdr>
                    <w:top w:val="none" w:sz="0" w:space="0" w:color="auto"/>
                    <w:left w:val="none" w:sz="0" w:space="0" w:color="auto"/>
                    <w:bottom w:val="none" w:sz="0" w:space="0" w:color="auto"/>
                    <w:right w:val="none" w:sz="0" w:space="0" w:color="auto"/>
                  </w:divBdr>
                </w:div>
              </w:divsChild>
            </w:div>
            <w:div w:id="53239250">
              <w:marLeft w:val="0"/>
              <w:marRight w:val="0"/>
              <w:marTop w:val="0"/>
              <w:marBottom w:val="0"/>
              <w:divBdr>
                <w:top w:val="none" w:sz="0" w:space="0" w:color="auto"/>
                <w:left w:val="none" w:sz="0" w:space="0" w:color="auto"/>
                <w:bottom w:val="none" w:sz="0" w:space="0" w:color="auto"/>
                <w:right w:val="none" w:sz="0" w:space="0" w:color="auto"/>
              </w:divBdr>
              <w:divsChild>
                <w:div w:id="1434200968">
                  <w:marLeft w:val="0"/>
                  <w:marRight w:val="0"/>
                  <w:marTop w:val="0"/>
                  <w:marBottom w:val="0"/>
                  <w:divBdr>
                    <w:top w:val="none" w:sz="0" w:space="0" w:color="auto"/>
                    <w:left w:val="none" w:sz="0" w:space="0" w:color="auto"/>
                    <w:bottom w:val="none" w:sz="0" w:space="0" w:color="auto"/>
                    <w:right w:val="none" w:sz="0" w:space="0" w:color="auto"/>
                  </w:divBdr>
                </w:div>
                <w:div w:id="138311051">
                  <w:marLeft w:val="0"/>
                  <w:marRight w:val="0"/>
                  <w:marTop w:val="0"/>
                  <w:marBottom w:val="0"/>
                  <w:divBdr>
                    <w:top w:val="none" w:sz="0" w:space="0" w:color="auto"/>
                    <w:left w:val="none" w:sz="0" w:space="0" w:color="auto"/>
                    <w:bottom w:val="none" w:sz="0" w:space="0" w:color="auto"/>
                    <w:right w:val="none" w:sz="0" w:space="0" w:color="auto"/>
                  </w:divBdr>
                </w:div>
              </w:divsChild>
            </w:div>
            <w:div w:id="1824157337">
              <w:marLeft w:val="0"/>
              <w:marRight w:val="0"/>
              <w:marTop w:val="0"/>
              <w:marBottom w:val="0"/>
              <w:divBdr>
                <w:top w:val="none" w:sz="0" w:space="0" w:color="auto"/>
                <w:left w:val="none" w:sz="0" w:space="0" w:color="auto"/>
                <w:bottom w:val="none" w:sz="0" w:space="0" w:color="auto"/>
                <w:right w:val="none" w:sz="0" w:space="0" w:color="auto"/>
              </w:divBdr>
            </w:div>
            <w:div w:id="2130272232">
              <w:marLeft w:val="0"/>
              <w:marRight w:val="0"/>
              <w:marTop w:val="0"/>
              <w:marBottom w:val="0"/>
              <w:divBdr>
                <w:top w:val="none" w:sz="0" w:space="0" w:color="auto"/>
                <w:left w:val="none" w:sz="0" w:space="0" w:color="auto"/>
                <w:bottom w:val="none" w:sz="0" w:space="0" w:color="auto"/>
                <w:right w:val="none" w:sz="0" w:space="0" w:color="auto"/>
              </w:divBdr>
            </w:div>
          </w:divsChild>
        </w:div>
        <w:div w:id="1004741923">
          <w:marLeft w:val="0"/>
          <w:marRight w:val="0"/>
          <w:marTop w:val="0"/>
          <w:marBottom w:val="0"/>
          <w:divBdr>
            <w:top w:val="none" w:sz="0" w:space="0" w:color="auto"/>
            <w:left w:val="none" w:sz="0" w:space="0" w:color="auto"/>
            <w:bottom w:val="none" w:sz="0" w:space="0" w:color="auto"/>
            <w:right w:val="none" w:sz="0" w:space="0" w:color="auto"/>
          </w:divBdr>
        </w:div>
      </w:divsChild>
    </w:div>
    <w:div w:id="985671831">
      <w:bodyDiv w:val="1"/>
      <w:marLeft w:val="0"/>
      <w:marRight w:val="0"/>
      <w:marTop w:val="0"/>
      <w:marBottom w:val="0"/>
      <w:divBdr>
        <w:top w:val="none" w:sz="0" w:space="0" w:color="auto"/>
        <w:left w:val="none" w:sz="0" w:space="0" w:color="auto"/>
        <w:bottom w:val="none" w:sz="0" w:space="0" w:color="auto"/>
        <w:right w:val="none" w:sz="0" w:space="0" w:color="auto"/>
      </w:divBdr>
      <w:divsChild>
        <w:div w:id="1167794386">
          <w:marLeft w:val="0"/>
          <w:marRight w:val="0"/>
          <w:marTop w:val="0"/>
          <w:marBottom w:val="0"/>
          <w:divBdr>
            <w:top w:val="single" w:sz="6" w:space="2" w:color="DDDDDD"/>
            <w:left w:val="single" w:sz="6" w:space="2" w:color="DDDDDD"/>
            <w:bottom w:val="single" w:sz="6" w:space="2" w:color="DDDDDD"/>
            <w:right w:val="single" w:sz="6" w:space="2" w:color="DDDDDD"/>
          </w:divBdr>
          <w:divsChild>
            <w:div w:id="1405103962">
              <w:marLeft w:val="0"/>
              <w:marRight w:val="0"/>
              <w:marTop w:val="0"/>
              <w:marBottom w:val="0"/>
              <w:divBdr>
                <w:top w:val="none" w:sz="0" w:space="0" w:color="auto"/>
                <w:left w:val="none" w:sz="0" w:space="0" w:color="auto"/>
                <w:bottom w:val="none" w:sz="0" w:space="0" w:color="auto"/>
                <w:right w:val="none" w:sz="0" w:space="0" w:color="auto"/>
              </w:divBdr>
              <w:divsChild>
                <w:div w:id="1881748343">
                  <w:marLeft w:val="0"/>
                  <w:marRight w:val="0"/>
                  <w:marTop w:val="0"/>
                  <w:marBottom w:val="0"/>
                  <w:divBdr>
                    <w:top w:val="none" w:sz="0" w:space="0" w:color="auto"/>
                    <w:left w:val="none" w:sz="0" w:space="0" w:color="auto"/>
                    <w:bottom w:val="none" w:sz="0" w:space="0" w:color="auto"/>
                    <w:right w:val="none" w:sz="0" w:space="0" w:color="auto"/>
                  </w:divBdr>
                </w:div>
                <w:div w:id="2115400731">
                  <w:marLeft w:val="0"/>
                  <w:marRight w:val="0"/>
                  <w:marTop w:val="0"/>
                  <w:marBottom w:val="0"/>
                  <w:divBdr>
                    <w:top w:val="none" w:sz="0" w:space="0" w:color="auto"/>
                    <w:left w:val="none" w:sz="0" w:space="0" w:color="auto"/>
                    <w:bottom w:val="none" w:sz="0" w:space="0" w:color="auto"/>
                    <w:right w:val="none" w:sz="0" w:space="0" w:color="auto"/>
                  </w:divBdr>
                </w:div>
              </w:divsChild>
            </w:div>
            <w:div w:id="143208075">
              <w:marLeft w:val="0"/>
              <w:marRight w:val="0"/>
              <w:marTop w:val="0"/>
              <w:marBottom w:val="0"/>
              <w:divBdr>
                <w:top w:val="none" w:sz="0" w:space="0" w:color="auto"/>
                <w:left w:val="none" w:sz="0" w:space="0" w:color="auto"/>
                <w:bottom w:val="none" w:sz="0" w:space="0" w:color="auto"/>
                <w:right w:val="none" w:sz="0" w:space="0" w:color="auto"/>
              </w:divBdr>
              <w:divsChild>
                <w:div w:id="535898003">
                  <w:marLeft w:val="0"/>
                  <w:marRight w:val="0"/>
                  <w:marTop w:val="0"/>
                  <w:marBottom w:val="0"/>
                  <w:divBdr>
                    <w:top w:val="none" w:sz="0" w:space="0" w:color="auto"/>
                    <w:left w:val="none" w:sz="0" w:space="0" w:color="auto"/>
                    <w:bottom w:val="none" w:sz="0" w:space="0" w:color="auto"/>
                    <w:right w:val="none" w:sz="0" w:space="0" w:color="auto"/>
                  </w:divBdr>
                </w:div>
                <w:div w:id="1371806862">
                  <w:marLeft w:val="0"/>
                  <w:marRight w:val="0"/>
                  <w:marTop w:val="0"/>
                  <w:marBottom w:val="0"/>
                  <w:divBdr>
                    <w:top w:val="none" w:sz="0" w:space="0" w:color="auto"/>
                    <w:left w:val="none" w:sz="0" w:space="0" w:color="auto"/>
                    <w:bottom w:val="none" w:sz="0" w:space="0" w:color="auto"/>
                    <w:right w:val="none" w:sz="0" w:space="0" w:color="auto"/>
                  </w:divBdr>
                </w:div>
              </w:divsChild>
            </w:div>
            <w:div w:id="1040861574">
              <w:marLeft w:val="0"/>
              <w:marRight w:val="0"/>
              <w:marTop w:val="0"/>
              <w:marBottom w:val="0"/>
              <w:divBdr>
                <w:top w:val="none" w:sz="0" w:space="0" w:color="auto"/>
                <w:left w:val="none" w:sz="0" w:space="0" w:color="auto"/>
                <w:bottom w:val="none" w:sz="0" w:space="0" w:color="auto"/>
                <w:right w:val="none" w:sz="0" w:space="0" w:color="auto"/>
              </w:divBdr>
              <w:divsChild>
                <w:div w:id="556163133">
                  <w:marLeft w:val="0"/>
                  <w:marRight w:val="0"/>
                  <w:marTop w:val="0"/>
                  <w:marBottom w:val="0"/>
                  <w:divBdr>
                    <w:top w:val="none" w:sz="0" w:space="0" w:color="auto"/>
                    <w:left w:val="none" w:sz="0" w:space="0" w:color="auto"/>
                    <w:bottom w:val="none" w:sz="0" w:space="0" w:color="auto"/>
                    <w:right w:val="none" w:sz="0" w:space="0" w:color="auto"/>
                  </w:divBdr>
                </w:div>
                <w:div w:id="975067634">
                  <w:marLeft w:val="0"/>
                  <w:marRight w:val="0"/>
                  <w:marTop w:val="0"/>
                  <w:marBottom w:val="0"/>
                  <w:divBdr>
                    <w:top w:val="none" w:sz="0" w:space="0" w:color="auto"/>
                    <w:left w:val="none" w:sz="0" w:space="0" w:color="auto"/>
                    <w:bottom w:val="none" w:sz="0" w:space="0" w:color="auto"/>
                    <w:right w:val="none" w:sz="0" w:space="0" w:color="auto"/>
                  </w:divBdr>
                </w:div>
              </w:divsChild>
            </w:div>
            <w:div w:id="818349896">
              <w:marLeft w:val="0"/>
              <w:marRight w:val="0"/>
              <w:marTop w:val="0"/>
              <w:marBottom w:val="0"/>
              <w:divBdr>
                <w:top w:val="none" w:sz="0" w:space="0" w:color="auto"/>
                <w:left w:val="none" w:sz="0" w:space="0" w:color="auto"/>
                <w:bottom w:val="none" w:sz="0" w:space="0" w:color="auto"/>
                <w:right w:val="none" w:sz="0" w:space="0" w:color="auto"/>
              </w:divBdr>
              <w:divsChild>
                <w:div w:id="1244097773">
                  <w:marLeft w:val="0"/>
                  <w:marRight w:val="0"/>
                  <w:marTop w:val="0"/>
                  <w:marBottom w:val="0"/>
                  <w:divBdr>
                    <w:top w:val="none" w:sz="0" w:space="0" w:color="auto"/>
                    <w:left w:val="none" w:sz="0" w:space="0" w:color="auto"/>
                    <w:bottom w:val="none" w:sz="0" w:space="0" w:color="auto"/>
                    <w:right w:val="none" w:sz="0" w:space="0" w:color="auto"/>
                  </w:divBdr>
                </w:div>
                <w:div w:id="1569655089">
                  <w:marLeft w:val="0"/>
                  <w:marRight w:val="0"/>
                  <w:marTop w:val="0"/>
                  <w:marBottom w:val="0"/>
                  <w:divBdr>
                    <w:top w:val="none" w:sz="0" w:space="0" w:color="auto"/>
                    <w:left w:val="none" w:sz="0" w:space="0" w:color="auto"/>
                    <w:bottom w:val="none" w:sz="0" w:space="0" w:color="auto"/>
                    <w:right w:val="none" w:sz="0" w:space="0" w:color="auto"/>
                  </w:divBdr>
                </w:div>
              </w:divsChild>
            </w:div>
            <w:div w:id="1804344494">
              <w:marLeft w:val="0"/>
              <w:marRight w:val="0"/>
              <w:marTop w:val="0"/>
              <w:marBottom w:val="0"/>
              <w:divBdr>
                <w:top w:val="none" w:sz="0" w:space="0" w:color="auto"/>
                <w:left w:val="none" w:sz="0" w:space="0" w:color="auto"/>
                <w:bottom w:val="none" w:sz="0" w:space="0" w:color="auto"/>
                <w:right w:val="none" w:sz="0" w:space="0" w:color="auto"/>
              </w:divBdr>
            </w:div>
            <w:div w:id="1553541715">
              <w:marLeft w:val="0"/>
              <w:marRight w:val="0"/>
              <w:marTop w:val="0"/>
              <w:marBottom w:val="0"/>
              <w:divBdr>
                <w:top w:val="none" w:sz="0" w:space="0" w:color="auto"/>
                <w:left w:val="none" w:sz="0" w:space="0" w:color="auto"/>
                <w:bottom w:val="none" w:sz="0" w:space="0" w:color="auto"/>
                <w:right w:val="none" w:sz="0" w:space="0" w:color="auto"/>
              </w:divBdr>
            </w:div>
          </w:divsChild>
        </w:div>
        <w:div w:id="567610921">
          <w:marLeft w:val="0"/>
          <w:marRight w:val="0"/>
          <w:marTop w:val="0"/>
          <w:marBottom w:val="0"/>
          <w:divBdr>
            <w:top w:val="none" w:sz="0" w:space="0" w:color="auto"/>
            <w:left w:val="none" w:sz="0" w:space="0" w:color="auto"/>
            <w:bottom w:val="none" w:sz="0" w:space="0" w:color="auto"/>
            <w:right w:val="none" w:sz="0" w:space="0" w:color="auto"/>
          </w:divBdr>
        </w:div>
      </w:divsChild>
    </w:div>
    <w:div w:id="988941490">
      <w:bodyDiv w:val="1"/>
      <w:marLeft w:val="0"/>
      <w:marRight w:val="0"/>
      <w:marTop w:val="0"/>
      <w:marBottom w:val="0"/>
      <w:divBdr>
        <w:top w:val="none" w:sz="0" w:space="0" w:color="auto"/>
        <w:left w:val="none" w:sz="0" w:space="0" w:color="auto"/>
        <w:bottom w:val="none" w:sz="0" w:space="0" w:color="auto"/>
        <w:right w:val="none" w:sz="0" w:space="0" w:color="auto"/>
      </w:divBdr>
      <w:divsChild>
        <w:div w:id="850874643">
          <w:marLeft w:val="0"/>
          <w:marRight w:val="0"/>
          <w:marTop w:val="0"/>
          <w:marBottom w:val="0"/>
          <w:divBdr>
            <w:top w:val="single" w:sz="6" w:space="2" w:color="DDDDDD"/>
            <w:left w:val="single" w:sz="6" w:space="2" w:color="DDDDDD"/>
            <w:bottom w:val="single" w:sz="6" w:space="2" w:color="DDDDDD"/>
            <w:right w:val="single" w:sz="6" w:space="2" w:color="DDDDDD"/>
          </w:divBdr>
          <w:divsChild>
            <w:div w:id="628172485">
              <w:marLeft w:val="0"/>
              <w:marRight w:val="0"/>
              <w:marTop w:val="0"/>
              <w:marBottom w:val="0"/>
              <w:divBdr>
                <w:top w:val="none" w:sz="0" w:space="0" w:color="auto"/>
                <w:left w:val="none" w:sz="0" w:space="0" w:color="auto"/>
                <w:bottom w:val="none" w:sz="0" w:space="0" w:color="auto"/>
                <w:right w:val="none" w:sz="0" w:space="0" w:color="auto"/>
              </w:divBdr>
              <w:divsChild>
                <w:div w:id="1015615835">
                  <w:marLeft w:val="0"/>
                  <w:marRight w:val="0"/>
                  <w:marTop w:val="0"/>
                  <w:marBottom w:val="0"/>
                  <w:divBdr>
                    <w:top w:val="none" w:sz="0" w:space="0" w:color="auto"/>
                    <w:left w:val="none" w:sz="0" w:space="0" w:color="auto"/>
                    <w:bottom w:val="none" w:sz="0" w:space="0" w:color="auto"/>
                    <w:right w:val="none" w:sz="0" w:space="0" w:color="auto"/>
                  </w:divBdr>
                </w:div>
                <w:div w:id="1599678678">
                  <w:marLeft w:val="0"/>
                  <w:marRight w:val="0"/>
                  <w:marTop w:val="0"/>
                  <w:marBottom w:val="0"/>
                  <w:divBdr>
                    <w:top w:val="none" w:sz="0" w:space="0" w:color="auto"/>
                    <w:left w:val="none" w:sz="0" w:space="0" w:color="auto"/>
                    <w:bottom w:val="none" w:sz="0" w:space="0" w:color="auto"/>
                    <w:right w:val="none" w:sz="0" w:space="0" w:color="auto"/>
                  </w:divBdr>
                </w:div>
              </w:divsChild>
            </w:div>
            <w:div w:id="1623726731">
              <w:marLeft w:val="0"/>
              <w:marRight w:val="0"/>
              <w:marTop w:val="0"/>
              <w:marBottom w:val="0"/>
              <w:divBdr>
                <w:top w:val="none" w:sz="0" w:space="0" w:color="auto"/>
                <w:left w:val="none" w:sz="0" w:space="0" w:color="auto"/>
                <w:bottom w:val="none" w:sz="0" w:space="0" w:color="auto"/>
                <w:right w:val="none" w:sz="0" w:space="0" w:color="auto"/>
              </w:divBdr>
              <w:divsChild>
                <w:div w:id="1813862599">
                  <w:marLeft w:val="0"/>
                  <w:marRight w:val="0"/>
                  <w:marTop w:val="0"/>
                  <w:marBottom w:val="0"/>
                  <w:divBdr>
                    <w:top w:val="none" w:sz="0" w:space="0" w:color="auto"/>
                    <w:left w:val="none" w:sz="0" w:space="0" w:color="auto"/>
                    <w:bottom w:val="none" w:sz="0" w:space="0" w:color="auto"/>
                    <w:right w:val="none" w:sz="0" w:space="0" w:color="auto"/>
                  </w:divBdr>
                </w:div>
                <w:div w:id="1698695561">
                  <w:marLeft w:val="0"/>
                  <w:marRight w:val="0"/>
                  <w:marTop w:val="0"/>
                  <w:marBottom w:val="0"/>
                  <w:divBdr>
                    <w:top w:val="none" w:sz="0" w:space="0" w:color="auto"/>
                    <w:left w:val="none" w:sz="0" w:space="0" w:color="auto"/>
                    <w:bottom w:val="none" w:sz="0" w:space="0" w:color="auto"/>
                    <w:right w:val="none" w:sz="0" w:space="0" w:color="auto"/>
                  </w:divBdr>
                </w:div>
              </w:divsChild>
            </w:div>
            <w:div w:id="2140799437">
              <w:marLeft w:val="0"/>
              <w:marRight w:val="0"/>
              <w:marTop w:val="0"/>
              <w:marBottom w:val="0"/>
              <w:divBdr>
                <w:top w:val="none" w:sz="0" w:space="0" w:color="auto"/>
                <w:left w:val="none" w:sz="0" w:space="0" w:color="auto"/>
                <w:bottom w:val="none" w:sz="0" w:space="0" w:color="auto"/>
                <w:right w:val="none" w:sz="0" w:space="0" w:color="auto"/>
              </w:divBdr>
              <w:divsChild>
                <w:div w:id="1224172413">
                  <w:marLeft w:val="0"/>
                  <w:marRight w:val="0"/>
                  <w:marTop w:val="0"/>
                  <w:marBottom w:val="0"/>
                  <w:divBdr>
                    <w:top w:val="none" w:sz="0" w:space="0" w:color="auto"/>
                    <w:left w:val="none" w:sz="0" w:space="0" w:color="auto"/>
                    <w:bottom w:val="none" w:sz="0" w:space="0" w:color="auto"/>
                    <w:right w:val="none" w:sz="0" w:space="0" w:color="auto"/>
                  </w:divBdr>
                </w:div>
                <w:div w:id="1305888666">
                  <w:marLeft w:val="0"/>
                  <w:marRight w:val="0"/>
                  <w:marTop w:val="0"/>
                  <w:marBottom w:val="0"/>
                  <w:divBdr>
                    <w:top w:val="none" w:sz="0" w:space="0" w:color="auto"/>
                    <w:left w:val="none" w:sz="0" w:space="0" w:color="auto"/>
                    <w:bottom w:val="none" w:sz="0" w:space="0" w:color="auto"/>
                    <w:right w:val="none" w:sz="0" w:space="0" w:color="auto"/>
                  </w:divBdr>
                </w:div>
              </w:divsChild>
            </w:div>
            <w:div w:id="1953239864">
              <w:marLeft w:val="0"/>
              <w:marRight w:val="0"/>
              <w:marTop w:val="0"/>
              <w:marBottom w:val="0"/>
              <w:divBdr>
                <w:top w:val="none" w:sz="0" w:space="0" w:color="auto"/>
                <w:left w:val="none" w:sz="0" w:space="0" w:color="auto"/>
                <w:bottom w:val="none" w:sz="0" w:space="0" w:color="auto"/>
                <w:right w:val="none" w:sz="0" w:space="0" w:color="auto"/>
              </w:divBdr>
              <w:divsChild>
                <w:div w:id="272785569">
                  <w:marLeft w:val="0"/>
                  <w:marRight w:val="0"/>
                  <w:marTop w:val="0"/>
                  <w:marBottom w:val="0"/>
                  <w:divBdr>
                    <w:top w:val="none" w:sz="0" w:space="0" w:color="auto"/>
                    <w:left w:val="none" w:sz="0" w:space="0" w:color="auto"/>
                    <w:bottom w:val="none" w:sz="0" w:space="0" w:color="auto"/>
                    <w:right w:val="none" w:sz="0" w:space="0" w:color="auto"/>
                  </w:divBdr>
                </w:div>
                <w:div w:id="328366632">
                  <w:marLeft w:val="0"/>
                  <w:marRight w:val="0"/>
                  <w:marTop w:val="0"/>
                  <w:marBottom w:val="0"/>
                  <w:divBdr>
                    <w:top w:val="none" w:sz="0" w:space="0" w:color="auto"/>
                    <w:left w:val="none" w:sz="0" w:space="0" w:color="auto"/>
                    <w:bottom w:val="none" w:sz="0" w:space="0" w:color="auto"/>
                    <w:right w:val="none" w:sz="0" w:space="0" w:color="auto"/>
                  </w:divBdr>
                </w:div>
              </w:divsChild>
            </w:div>
            <w:div w:id="1330981917">
              <w:marLeft w:val="0"/>
              <w:marRight w:val="0"/>
              <w:marTop w:val="0"/>
              <w:marBottom w:val="0"/>
              <w:divBdr>
                <w:top w:val="none" w:sz="0" w:space="0" w:color="auto"/>
                <w:left w:val="none" w:sz="0" w:space="0" w:color="auto"/>
                <w:bottom w:val="none" w:sz="0" w:space="0" w:color="auto"/>
                <w:right w:val="none" w:sz="0" w:space="0" w:color="auto"/>
              </w:divBdr>
            </w:div>
            <w:div w:id="1483541780">
              <w:marLeft w:val="0"/>
              <w:marRight w:val="0"/>
              <w:marTop w:val="0"/>
              <w:marBottom w:val="0"/>
              <w:divBdr>
                <w:top w:val="none" w:sz="0" w:space="0" w:color="auto"/>
                <w:left w:val="none" w:sz="0" w:space="0" w:color="auto"/>
                <w:bottom w:val="none" w:sz="0" w:space="0" w:color="auto"/>
                <w:right w:val="none" w:sz="0" w:space="0" w:color="auto"/>
              </w:divBdr>
            </w:div>
          </w:divsChild>
        </w:div>
        <w:div w:id="1530415908">
          <w:marLeft w:val="0"/>
          <w:marRight w:val="0"/>
          <w:marTop w:val="0"/>
          <w:marBottom w:val="0"/>
          <w:divBdr>
            <w:top w:val="none" w:sz="0" w:space="0" w:color="auto"/>
            <w:left w:val="none" w:sz="0" w:space="0" w:color="auto"/>
            <w:bottom w:val="none" w:sz="0" w:space="0" w:color="auto"/>
            <w:right w:val="none" w:sz="0" w:space="0" w:color="auto"/>
          </w:divBdr>
        </w:div>
      </w:divsChild>
    </w:div>
    <w:div w:id="1005398891">
      <w:bodyDiv w:val="1"/>
      <w:marLeft w:val="0"/>
      <w:marRight w:val="0"/>
      <w:marTop w:val="0"/>
      <w:marBottom w:val="0"/>
      <w:divBdr>
        <w:top w:val="none" w:sz="0" w:space="0" w:color="auto"/>
        <w:left w:val="none" w:sz="0" w:space="0" w:color="auto"/>
        <w:bottom w:val="none" w:sz="0" w:space="0" w:color="auto"/>
        <w:right w:val="none" w:sz="0" w:space="0" w:color="auto"/>
      </w:divBdr>
      <w:divsChild>
        <w:div w:id="1484616285">
          <w:marLeft w:val="0"/>
          <w:marRight w:val="0"/>
          <w:marTop w:val="0"/>
          <w:marBottom w:val="0"/>
          <w:divBdr>
            <w:top w:val="single" w:sz="6" w:space="2" w:color="DDDDDD"/>
            <w:left w:val="single" w:sz="6" w:space="2" w:color="DDDDDD"/>
            <w:bottom w:val="single" w:sz="6" w:space="2" w:color="DDDDDD"/>
            <w:right w:val="single" w:sz="6" w:space="2" w:color="DDDDDD"/>
          </w:divBdr>
          <w:divsChild>
            <w:div w:id="576789770">
              <w:marLeft w:val="0"/>
              <w:marRight w:val="0"/>
              <w:marTop w:val="0"/>
              <w:marBottom w:val="0"/>
              <w:divBdr>
                <w:top w:val="none" w:sz="0" w:space="0" w:color="auto"/>
                <w:left w:val="none" w:sz="0" w:space="0" w:color="auto"/>
                <w:bottom w:val="none" w:sz="0" w:space="0" w:color="auto"/>
                <w:right w:val="none" w:sz="0" w:space="0" w:color="auto"/>
              </w:divBdr>
              <w:divsChild>
                <w:div w:id="1927500211">
                  <w:marLeft w:val="0"/>
                  <w:marRight w:val="0"/>
                  <w:marTop w:val="0"/>
                  <w:marBottom w:val="0"/>
                  <w:divBdr>
                    <w:top w:val="none" w:sz="0" w:space="0" w:color="auto"/>
                    <w:left w:val="none" w:sz="0" w:space="0" w:color="auto"/>
                    <w:bottom w:val="none" w:sz="0" w:space="0" w:color="auto"/>
                    <w:right w:val="none" w:sz="0" w:space="0" w:color="auto"/>
                  </w:divBdr>
                </w:div>
                <w:div w:id="1383796848">
                  <w:marLeft w:val="0"/>
                  <w:marRight w:val="0"/>
                  <w:marTop w:val="0"/>
                  <w:marBottom w:val="0"/>
                  <w:divBdr>
                    <w:top w:val="none" w:sz="0" w:space="0" w:color="auto"/>
                    <w:left w:val="none" w:sz="0" w:space="0" w:color="auto"/>
                    <w:bottom w:val="none" w:sz="0" w:space="0" w:color="auto"/>
                    <w:right w:val="none" w:sz="0" w:space="0" w:color="auto"/>
                  </w:divBdr>
                </w:div>
              </w:divsChild>
            </w:div>
            <w:div w:id="2130397646">
              <w:marLeft w:val="0"/>
              <w:marRight w:val="0"/>
              <w:marTop w:val="0"/>
              <w:marBottom w:val="0"/>
              <w:divBdr>
                <w:top w:val="none" w:sz="0" w:space="0" w:color="auto"/>
                <w:left w:val="none" w:sz="0" w:space="0" w:color="auto"/>
                <w:bottom w:val="none" w:sz="0" w:space="0" w:color="auto"/>
                <w:right w:val="none" w:sz="0" w:space="0" w:color="auto"/>
              </w:divBdr>
              <w:divsChild>
                <w:div w:id="632518286">
                  <w:marLeft w:val="0"/>
                  <w:marRight w:val="0"/>
                  <w:marTop w:val="0"/>
                  <w:marBottom w:val="0"/>
                  <w:divBdr>
                    <w:top w:val="none" w:sz="0" w:space="0" w:color="auto"/>
                    <w:left w:val="none" w:sz="0" w:space="0" w:color="auto"/>
                    <w:bottom w:val="none" w:sz="0" w:space="0" w:color="auto"/>
                    <w:right w:val="none" w:sz="0" w:space="0" w:color="auto"/>
                  </w:divBdr>
                </w:div>
                <w:div w:id="1208641046">
                  <w:marLeft w:val="0"/>
                  <w:marRight w:val="0"/>
                  <w:marTop w:val="0"/>
                  <w:marBottom w:val="0"/>
                  <w:divBdr>
                    <w:top w:val="none" w:sz="0" w:space="0" w:color="auto"/>
                    <w:left w:val="none" w:sz="0" w:space="0" w:color="auto"/>
                    <w:bottom w:val="none" w:sz="0" w:space="0" w:color="auto"/>
                    <w:right w:val="none" w:sz="0" w:space="0" w:color="auto"/>
                  </w:divBdr>
                </w:div>
              </w:divsChild>
            </w:div>
            <w:div w:id="405806461">
              <w:marLeft w:val="0"/>
              <w:marRight w:val="0"/>
              <w:marTop w:val="0"/>
              <w:marBottom w:val="0"/>
              <w:divBdr>
                <w:top w:val="none" w:sz="0" w:space="0" w:color="auto"/>
                <w:left w:val="none" w:sz="0" w:space="0" w:color="auto"/>
                <w:bottom w:val="none" w:sz="0" w:space="0" w:color="auto"/>
                <w:right w:val="none" w:sz="0" w:space="0" w:color="auto"/>
              </w:divBdr>
              <w:divsChild>
                <w:div w:id="242423142">
                  <w:marLeft w:val="0"/>
                  <w:marRight w:val="0"/>
                  <w:marTop w:val="0"/>
                  <w:marBottom w:val="0"/>
                  <w:divBdr>
                    <w:top w:val="none" w:sz="0" w:space="0" w:color="auto"/>
                    <w:left w:val="none" w:sz="0" w:space="0" w:color="auto"/>
                    <w:bottom w:val="none" w:sz="0" w:space="0" w:color="auto"/>
                    <w:right w:val="none" w:sz="0" w:space="0" w:color="auto"/>
                  </w:divBdr>
                </w:div>
                <w:div w:id="1700427748">
                  <w:marLeft w:val="0"/>
                  <w:marRight w:val="0"/>
                  <w:marTop w:val="0"/>
                  <w:marBottom w:val="0"/>
                  <w:divBdr>
                    <w:top w:val="none" w:sz="0" w:space="0" w:color="auto"/>
                    <w:left w:val="none" w:sz="0" w:space="0" w:color="auto"/>
                    <w:bottom w:val="none" w:sz="0" w:space="0" w:color="auto"/>
                    <w:right w:val="none" w:sz="0" w:space="0" w:color="auto"/>
                  </w:divBdr>
                </w:div>
              </w:divsChild>
            </w:div>
            <w:div w:id="2110082468">
              <w:marLeft w:val="0"/>
              <w:marRight w:val="0"/>
              <w:marTop w:val="0"/>
              <w:marBottom w:val="0"/>
              <w:divBdr>
                <w:top w:val="none" w:sz="0" w:space="0" w:color="auto"/>
                <w:left w:val="none" w:sz="0" w:space="0" w:color="auto"/>
                <w:bottom w:val="none" w:sz="0" w:space="0" w:color="auto"/>
                <w:right w:val="none" w:sz="0" w:space="0" w:color="auto"/>
              </w:divBdr>
              <w:divsChild>
                <w:div w:id="1424110974">
                  <w:marLeft w:val="0"/>
                  <w:marRight w:val="0"/>
                  <w:marTop w:val="0"/>
                  <w:marBottom w:val="0"/>
                  <w:divBdr>
                    <w:top w:val="none" w:sz="0" w:space="0" w:color="auto"/>
                    <w:left w:val="none" w:sz="0" w:space="0" w:color="auto"/>
                    <w:bottom w:val="none" w:sz="0" w:space="0" w:color="auto"/>
                    <w:right w:val="none" w:sz="0" w:space="0" w:color="auto"/>
                  </w:divBdr>
                </w:div>
                <w:div w:id="682247293">
                  <w:marLeft w:val="0"/>
                  <w:marRight w:val="0"/>
                  <w:marTop w:val="0"/>
                  <w:marBottom w:val="0"/>
                  <w:divBdr>
                    <w:top w:val="none" w:sz="0" w:space="0" w:color="auto"/>
                    <w:left w:val="none" w:sz="0" w:space="0" w:color="auto"/>
                    <w:bottom w:val="none" w:sz="0" w:space="0" w:color="auto"/>
                    <w:right w:val="none" w:sz="0" w:space="0" w:color="auto"/>
                  </w:divBdr>
                </w:div>
              </w:divsChild>
            </w:div>
            <w:div w:id="784692650">
              <w:marLeft w:val="0"/>
              <w:marRight w:val="0"/>
              <w:marTop w:val="0"/>
              <w:marBottom w:val="0"/>
              <w:divBdr>
                <w:top w:val="none" w:sz="0" w:space="0" w:color="auto"/>
                <w:left w:val="none" w:sz="0" w:space="0" w:color="auto"/>
                <w:bottom w:val="none" w:sz="0" w:space="0" w:color="auto"/>
                <w:right w:val="none" w:sz="0" w:space="0" w:color="auto"/>
              </w:divBdr>
            </w:div>
            <w:div w:id="749809776">
              <w:marLeft w:val="0"/>
              <w:marRight w:val="0"/>
              <w:marTop w:val="0"/>
              <w:marBottom w:val="0"/>
              <w:divBdr>
                <w:top w:val="none" w:sz="0" w:space="0" w:color="auto"/>
                <w:left w:val="none" w:sz="0" w:space="0" w:color="auto"/>
                <w:bottom w:val="none" w:sz="0" w:space="0" w:color="auto"/>
                <w:right w:val="none" w:sz="0" w:space="0" w:color="auto"/>
              </w:divBdr>
            </w:div>
          </w:divsChild>
        </w:div>
        <w:div w:id="174538855">
          <w:marLeft w:val="0"/>
          <w:marRight w:val="0"/>
          <w:marTop w:val="0"/>
          <w:marBottom w:val="0"/>
          <w:divBdr>
            <w:top w:val="none" w:sz="0" w:space="0" w:color="auto"/>
            <w:left w:val="none" w:sz="0" w:space="0" w:color="auto"/>
            <w:bottom w:val="none" w:sz="0" w:space="0" w:color="auto"/>
            <w:right w:val="none" w:sz="0" w:space="0" w:color="auto"/>
          </w:divBdr>
        </w:div>
      </w:divsChild>
    </w:div>
    <w:div w:id="1013384615">
      <w:bodyDiv w:val="1"/>
      <w:marLeft w:val="0"/>
      <w:marRight w:val="0"/>
      <w:marTop w:val="0"/>
      <w:marBottom w:val="0"/>
      <w:divBdr>
        <w:top w:val="none" w:sz="0" w:space="0" w:color="auto"/>
        <w:left w:val="none" w:sz="0" w:space="0" w:color="auto"/>
        <w:bottom w:val="none" w:sz="0" w:space="0" w:color="auto"/>
        <w:right w:val="none" w:sz="0" w:space="0" w:color="auto"/>
      </w:divBdr>
      <w:divsChild>
        <w:div w:id="1380205343">
          <w:marLeft w:val="0"/>
          <w:marRight w:val="0"/>
          <w:marTop w:val="0"/>
          <w:marBottom w:val="0"/>
          <w:divBdr>
            <w:top w:val="single" w:sz="6" w:space="2" w:color="DDDDDD"/>
            <w:left w:val="single" w:sz="6" w:space="2" w:color="DDDDDD"/>
            <w:bottom w:val="single" w:sz="6" w:space="2" w:color="DDDDDD"/>
            <w:right w:val="single" w:sz="6" w:space="2" w:color="DDDDDD"/>
          </w:divBdr>
          <w:divsChild>
            <w:div w:id="1223176102">
              <w:marLeft w:val="0"/>
              <w:marRight w:val="0"/>
              <w:marTop w:val="0"/>
              <w:marBottom w:val="0"/>
              <w:divBdr>
                <w:top w:val="none" w:sz="0" w:space="0" w:color="auto"/>
                <w:left w:val="none" w:sz="0" w:space="0" w:color="auto"/>
                <w:bottom w:val="none" w:sz="0" w:space="0" w:color="auto"/>
                <w:right w:val="none" w:sz="0" w:space="0" w:color="auto"/>
              </w:divBdr>
              <w:divsChild>
                <w:div w:id="926498765">
                  <w:marLeft w:val="0"/>
                  <w:marRight w:val="0"/>
                  <w:marTop w:val="0"/>
                  <w:marBottom w:val="0"/>
                  <w:divBdr>
                    <w:top w:val="none" w:sz="0" w:space="0" w:color="auto"/>
                    <w:left w:val="none" w:sz="0" w:space="0" w:color="auto"/>
                    <w:bottom w:val="none" w:sz="0" w:space="0" w:color="auto"/>
                    <w:right w:val="none" w:sz="0" w:space="0" w:color="auto"/>
                  </w:divBdr>
                </w:div>
                <w:div w:id="1077626933">
                  <w:marLeft w:val="0"/>
                  <w:marRight w:val="0"/>
                  <w:marTop w:val="0"/>
                  <w:marBottom w:val="0"/>
                  <w:divBdr>
                    <w:top w:val="none" w:sz="0" w:space="0" w:color="auto"/>
                    <w:left w:val="none" w:sz="0" w:space="0" w:color="auto"/>
                    <w:bottom w:val="none" w:sz="0" w:space="0" w:color="auto"/>
                    <w:right w:val="none" w:sz="0" w:space="0" w:color="auto"/>
                  </w:divBdr>
                </w:div>
              </w:divsChild>
            </w:div>
            <w:div w:id="540436744">
              <w:marLeft w:val="0"/>
              <w:marRight w:val="0"/>
              <w:marTop w:val="0"/>
              <w:marBottom w:val="0"/>
              <w:divBdr>
                <w:top w:val="none" w:sz="0" w:space="0" w:color="auto"/>
                <w:left w:val="none" w:sz="0" w:space="0" w:color="auto"/>
                <w:bottom w:val="none" w:sz="0" w:space="0" w:color="auto"/>
                <w:right w:val="none" w:sz="0" w:space="0" w:color="auto"/>
              </w:divBdr>
              <w:divsChild>
                <w:div w:id="15427900">
                  <w:marLeft w:val="0"/>
                  <w:marRight w:val="0"/>
                  <w:marTop w:val="0"/>
                  <w:marBottom w:val="0"/>
                  <w:divBdr>
                    <w:top w:val="none" w:sz="0" w:space="0" w:color="auto"/>
                    <w:left w:val="none" w:sz="0" w:space="0" w:color="auto"/>
                    <w:bottom w:val="none" w:sz="0" w:space="0" w:color="auto"/>
                    <w:right w:val="none" w:sz="0" w:space="0" w:color="auto"/>
                  </w:divBdr>
                </w:div>
                <w:div w:id="1366056794">
                  <w:marLeft w:val="0"/>
                  <w:marRight w:val="0"/>
                  <w:marTop w:val="0"/>
                  <w:marBottom w:val="0"/>
                  <w:divBdr>
                    <w:top w:val="none" w:sz="0" w:space="0" w:color="auto"/>
                    <w:left w:val="none" w:sz="0" w:space="0" w:color="auto"/>
                    <w:bottom w:val="none" w:sz="0" w:space="0" w:color="auto"/>
                    <w:right w:val="none" w:sz="0" w:space="0" w:color="auto"/>
                  </w:divBdr>
                </w:div>
              </w:divsChild>
            </w:div>
            <w:div w:id="948926105">
              <w:marLeft w:val="0"/>
              <w:marRight w:val="0"/>
              <w:marTop w:val="0"/>
              <w:marBottom w:val="0"/>
              <w:divBdr>
                <w:top w:val="none" w:sz="0" w:space="0" w:color="auto"/>
                <w:left w:val="none" w:sz="0" w:space="0" w:color="auto"/>
                <w:bottom w:val="none" w:sz="0" w:space="0" w:color="auto"/>
                <w:right w:val="none" w:sz="0" w:space="0" w:color="auto"/>
              </w:divBdr>
              <w:divsChild>
                <w:div w:id="2130852513">
                  <w:marLeft w:val="0"/>
                  <w:marRight w:val="0"/>
                  <w:marTop w:val="0"/>
                  <w:marBottom w:val="0"/>
                  <w:divBdr>
                    <w:top w:val="none" w:sz="0" w:space="0" w:color="auto"/>
                    <w:left w:val="none" w:sz="0" w:space="0" w:color="auto"/>
                    <w:bottom w:val="none" w:sz="0" w:space="0" w:color="auto"/>
                    <w:right w:val="none" w:sz="0" w:space="0" w:color="auto"/>
                  </w:divBdr>
                </w:div>
                <w:div w:id="1229724445">
                  <w:marLeft w:val="0"/>
                  <w:marRight w:val="0"/>
                  <w:marTop w:val="0"/>
                  <w:marBottom w:val="0"/>
                  <w:divBdr>
                    <w:top w:val="none" w:sz="0" w:space="0" w:color="auto"/>
                    <w:left w:val="none" w:sz="0" w:space="0" w:color="auto"/>
                    <w:bottom w:val="none" w:sz="0" w:space="0" w:color="auto"/>
                    <w:right w:val="none" w:sz="0" w:space="0" w:color="auto"/>
                  </w:divBdr>
                </w:div>
              </w:divsChild>
            </w:div>
            <w:div w:id="1525094295">
              <w:marLeft w:val="0"/>
              <w:marRight w:val="0"/>
              <w:marTop w:val="0"/>
              <w:marBottom w:val="0"/>
              <w:divBdr>
                <w:top w:val="none" w:sz="0" w:space="0" w:color="auto"/>
                <w:left w:val="none" w:sz="0" w:space="0" w:color="auto"/>
                <w:bottom w:val="none" w:sz="0" w:space="0" w:color="auto"/>
                <w:right w:val="none" w:sz="0" w:space="0" w:color="auto"/>
              </w:divBdr>
              <w:divsChild>
                <w:div w:id="70661429">
                  <w:marLeft w:val="0"/>
                  <w:marRight w:val="0"/>
                  <w:marTop w:val="0"/>
                  <w:marBottom w:val="0"/>
                  <w:divBdr>
                    <w:top w:val="none" w:sz="0" w:space="0" w:color="auto"/>
                    <w:left w:val="none" w:sz="0" w:space="0" w:color="auto"/>
                    <w:bottom w:val="none" w:sz="0" w:space="0" w:color="auto"/>
                    <w:right w:val="none" w:sz="0" w:space="0" w:color="auto"/>
                  </w:divBdr>
                </w:div>
                <w:div w:id="1279219740">
                  <w:marLeft w:val="0"/>
                  <w:marRight w:val="0"/>
                  <w:marTop w:val="0"/>
                  <w:marBottom w:val="0"/>
                  <w:divBdr>
                    <w:top w:val="none" w:sz="0" w:space="0" w:color="auto"/>
                    <w:left w:val="none" w:sz="0" w:space="0" w:color="auto"/>
                    <w:bottom w:val="none" w:sz="0" w:space="0" w:color="auto"/>
                    <w:right w:val="none" w:sz="0" w:space="0" w:color="auto"/>
                  </w:divBdr>
                </w:div>
              </w:divsChild>
            </w:div>
            <w:div w:id="34432204">
              <w:marLeft w:val="0"/>
              <w:marRight w:val="0"/>
              <w:marTop w:val="0"/>
              <w:marBottom w:val="0"/>
              <w:divBdr>
                <w:top w:val="none" w:sz="0" w:space="0" w:color="auto"/>
                <w:left w:val="none" w:sz="0" w:space="0" w:color="auto"/>
                <w:bottom w:val="none" w:sz="0" w:space="0" w:color="auto"/>
                <w:right w:val="none" w:sz="0" w:space="0" w:color="auto"/>
              </w:divBdr>
            </w:div>
            <w:div w:id="193857535">
              <w:marLeft w:val="0"/>
              <w:marRight w:val="0"/>
              <w:marTop w:val="0"/>
              <w:marBottom w:val="0"/>
              <w:divBdr>
                <w:top w:val="none" w:sz="0" w:space="0" w:color="auto"/>
                <w:left w:val="none" w:sz="0" w:space="0" w:color="auto"/>
                <w:bottom w:val="none" w:sz="0" w:space="0" w:color="auto"/>
                <w:right w:val="none" w:sz="0" w:space="0" w:color="auto"/>
              </w:divBdr>
            </w:div>
          </w:divsChild>
        </w:div>
        <w:div w:id="408624065">
          <w:marLeft w:val="0"/>
          <w:marRight w:val="0"/>
          <w:marTop w:val="0"/>
          <w:marBottom w:val="0"/>
          <w:divBdr>
            <w:top w:val="none" w:sz="0" w:space="0" w:color="auto"/>
            <w:left w:val="none" w:sz="0" w:space="0" w:color="auto"/>
            <w:bottom w:val="none" w:sz="0" w:space="0" w:color="auto"/>
            <w:right w:val="none" w:sz="0" w:space="0" w:color="auto"/>
          </w:divBdr>
        </w:div>
      </w:divsChild>
    </w:div>
    <w:div w:id="1036278576">
      <w:bodyDiv w:val="1"/>
      <w:marLeft w:val="0"/>
      <w:marRight w:val="0"/>
      <w:marTop w:val="0"/>
      <w:marBottom w:val="0"/>
      <w:divBdr>
        <w:top w:val="none" w:sz="0" w:space="0" w:color="auto"/>
        <w:left w:val="none" w:sz="0" w:space="0" w:color="auto"/>
        <w:bottom w:val="none" w:sz="0" w:space="0" w:color="auto"/>
        <w:right w:val="none" w:sz="0" w:space="0" w:color="auto"/>
      </w:divBdr>
      <w:divsChild>
        <w:div w:id="1201162219">
          <w:marLeft w:val="0"/>
          <w:marRight w:val="0"/>
          <w:marTop w:val="0"/>
          <w:marBottom w:val="0"/>
          <w:divBdr>
            <w:top w:val="single" w:sz="6" w:space="2" w:color="DDDDDD"/>
            <w:left w:val="single" w:sz="6" w:space="2" w:color="DDDDDD"/>
            <w:bottom w:val="single" w:sz="6" w:space="2" w:color="DDDDDD"/>
            <w:right w:val="single" w:sz="6" w:space="2" w:color="DDDDDD"/>
          </w:divBdr>
          <w:divsChild>
            <w:div w:id="1127511258">
              <w:marLeft w:val="0"/>
              <w:marRight w:val="0"/>
              <w:marTop w:val="0"/>
              <w:marBottom w:val="0"/>
              <w:divBdr>
                <w:top w:val="none" w:sz="0" w:space="0" w:color="auto"/>
                <w:left w:val="none" w:sz="0" w:space="0" w:color="auto"/>
                <w:bottom w:val="none" w:sz="0" w:space="0" w:color="auto"/>
                <w:right w:val="none" w:sz="0" w:space="0" w:color="auto"/>
              </w:divBdr>
              <w:divsChild>
                <w:div w:id="126320408">
                  <w:marLeft w:val="0"/>
                  <w:marRight w:val="0"/>
                  <w:marTop w:val="0"/>
                  <w:marBottom w:val="0"/>
                  <w:divBdr>
                    <w:top w:val="none" w:sz="0" w:space="0" w:color="auto"/>
                    <w:left w:val="none" w:sz="0" w:space="0" w:color="auto"/>
                    <w:bottom w:val="none" w:sz="0" w:space="0" w:color="auto"/>
                    <w:right w:val="none" w:sz="0" w:space="0" w:color="auto"/>
                  </w:divBdr>
                </w:div>
                <w:div w:id="1501657225">
                  <w:marLeft w:val="0"/>
                  <w:marRight w:val="0"/>
                  <w:marTop w:val="0"/>
                  <w:marBottom w:val="0"/>
                  <w:divBdr>
                    <w:top w:val="none" w:sz="0" w:space="0" w:color="auto"/>
                    <w:left w:val="none" w:sz="0" w:space="0" w:color="auto"/>
                    <w:bottom w:val="none" w:sz="0" w:space="0" w:color="auto"/>
                    <w:right w:val="none" w:sz="0" w:space="0" w:color="auto"/>
                  </w:divBdr>
                </w:div>
              </w:divsChild>
            </w:div>
            <w:div w:id="1679841797">
              <w:marLeft w:val="0"/>
              <w:marRight w:val="0"/>
              <w:marTop w:val="0"/>
              <w:marBottom w:val="0"/>
              <w:divBdr>
                <w:top w:val="none" w:sz="0" w:space="0" w:color="auto"/>
                <w:left w:val="none" w:sz="0" w:space="0" w:color="auto"/>
                <w:bottom w:val="none" w:sz="0" w:space="0" w:color="auto"/>
                <w:right w:val="none" w:sz="0" w:space="0" w:color="auto"/>
              </w:divBdr>
              <w:divsChild>
                <w:div w:id="1773744504">
                  <w:marLeft w:val="0"/>
                  <w:marRight w:val="0"/>
                  <w:marTop w:val="0"/>
                  <w:marBottom w:val="0"/>
                  <w:divBdr>
                    <w:top w:val="none" w:sz="0" w:space="0" w:color="auto"/>
                    <w:left w:val="none" w:sz="0" w:space="0" w:color="auto"/>
                    <w:bottom w:val="none" w:sz="0" w:space="0" w:color="auto"/>
                    <w:right w:val="none" w:sz="0" w:space="0" w:color="auto"/>
                  </w:divBdr>
                </w:div>
                <w:div w:id="1666741255">
                  <w:marLeft w:val="0"/>
                  <w:marRight w:val="0"/>
                  <w:marTop w:val="0"/>
                  <w:marBottom w:val="0"/>
                  <w:divBdr>
                    <w:top w:val="none" w:sz="0" w:space="0" w:color="auto"/>
                    <w:left w:val="none" w:sz="0" w:space="0" w:color="auto"/>
                    <w:bottom w:val="none" w:sz="0" w:space="0" w:color="auto"/>
                    <w:right w:val="none" w:sz="0" w:space="0" w:color="auto"/>
                  </w:divBdr>
                </w:div>
              </w:divsChild>
            </w:div>
            <w:div w:id="1277131726">
              <w:marLeft w:val="0"/>
              <w:marRight w:val="0"/>
              <w:marTop w:val="0"/>
              <w:marBottom w:val="0"/>
              <w:divBdr>
                <w:top w:val="none" w:sz="0" w:space="0" w:color="auto"/>
                <w:left w:val="none" w:sz="0" w:space="0" w:color="auto"/>
                <w:bottom w:val="none" w:sz="0" w:space="0" w:color="auto"/>
                <w:right w:val="none" w:sz="0" w:space="0" w:color="auto"/>
              </w:divBdr>
              <w:divsChild>
                <w:div w:id="265501152">
                  <w:marLeft w:val="0"/>
                  <w:marRight w:val="0"/>
                  <w:marTop w:val="0"/>
                  <w:marBottom w:val="0"/>
                  <w:divBdr>
                    <w:top w:val="none" w:sz="0" w:space="0" w:color="auto"/>
                    <w:left w:val="none" w:sz="0" w:space="0" w:color="auto"/>
                    <w:bottom w:val="none" w:sz="0" w:space="0" w:color="auto"/>
                    <w:right w:val="none" w:sz="0" w:space="0" w:color="auto"/>
                  </w:divBdr>
                </w:div>
                <w:div w:id="1838375474">
                  <w:marLeft w:val="0"/>
                  <w:marRight w:val="0"/>
                  <w:marTop w:val="0"/>
                  <w:marBottom w:val="0"/>
                  <w:divBdr>
                    <w:top w:val="none" w:sz="0" w:space="0" w:color="auto"/>
                    <w:left w:val="none" w:sz="0" w:space="0" w:color="auto"/>
                    <w:bottom w:val="none" w:sz="0" w:space="0" w:color="auto"/>
                    <w:right w:val="none" w:sz="0" w:space="0" w:color="auto"/>
                  </w:divBdr>
                </w:div>
              </w:divsChild>
            </w:div>
            <w:div w:id="372921627">
              <w:marLeft w:val="0"/>
              <w:marRight w:val="0"/>
              <w:marTop w:val="0"/>
              <w:marBottom w:val="0"/>
              <w:divBdr>
                <w:top w:val="none" w:sz="0" w:space="0" w:color="auto"/>
                <w:left w:val="none" w:sz="0" w:space="0" w:color="auto"/>
                <w:bottom w:val="none" w:sz="0" w:space="0" w:color="auto"/>
                <w:right w:val="none" w:sz="0" w:space="0" w:color="auto"/>
              </w:divBdr>
              <w:divsChild>
                <w:div w:id="1007632249">
                  <w:marLeft w:val="0"/>
                  <w:marRight w:val="0"/>
                  <w:marTop w:val="0"/>
                  <w:marBottom w:val="0"/>
                  <w:divBdr>
                    <w:top w:val="none" w:sz="0" w:space="0" w:color="auto"/>
                    <w:left w:val="none" w:sz="0" w:space="0" w:color="auto"/>
                    <w:bottom w:val="none" w:sz="0" w:space="0" w:color="auto"/>
                    <w:right w:val="none" w:sz="0" w:space="0" w:color="auto"/>
                  </w:divBdr>
                </w:div>
                <w:div w:id="732974036">
                  <w:marLeft w:val="0"/>
                  <w:marRight w:val="0"/>
                  <w:marTop w:val="0"/>
                  <w:marBottom w:val="0"/>
                  <w:divBdr>
                    <w:top w:val="none" w:sz="0" w:space="0" w:color="auto"/>
                    <w:left w:val="none" w:sz="0" w:space="0" w:color="auto"/>
                    <w:bottom w:val="none" w:sz="0" w:space="0" w:color="auto"/>
                    <w:right w:val="none" w:sz="0" w:space="0" w:color="auto"/>
                  </w:divBdr>
                </w:div>
              </w:divsChild>
            </w:div>
            <w:div w:id="81069064">
              <w:marLeft w:val="0"/>
              <w:marRight w:val="0"/>
              <w:marTop w:val="0"/>
              <w:marBottom w:val="0"/>
              <w:divBdr>
                <w:top w:val="none" w:sz="0" w:space="0" w:color="auto"/>
                <w:left w:val="none" w:sz="0" w:space="0" w:color="auto"/>
                <w:bottom w:val="none" w:sz="0" w:space="0" w:color="auto"/>
                <w:right w:val="none" w:sz="0" w:space="0" w:color="auto"/>
              </w:divBdr>
            </w:div>
            <w:div w:id="754088473">
              <w:marLeft w:val="0"/>
              <w:marRight w:val="0"/>
              <w:marTop w:val="0"/>
              <w:marBottom w:val="0"/>
              <w:divBdr>
                <w:top w:val="none" w:sz="0" w:space="0" w:color="auto"/>
                <w:left w:val="none" w:sz="0" w:space="0" w:color="auto"/>
                <w:bottom w:val="none" w:sz="0" w:space="0" w:color="auto"/>
                <w:right w:val="none" w:sz="0" w:space="0" w:color="auto"/>
              </w:divBdr>
            </w:div>
          </w:divsChild>
        </w:div>
        <w:div w:id="359667515">
          <w:marLeft w:val="0"/>
          <w:marRight w:val="0"/>
          <w:marTop w:val="0"/>
          <w:marBottom w:val="0"/>
          <w:divBdr>
            <w:top w:val="none" w:sz="0" w:space="0" w:color="auto"/>
            <w:left w:val="none" w:sz="0" w:space="0" w:color="auto"/>
            <w:bottom w:val="none" w:sz="0" w:space="0" w:color="auto"/>
            <w:right w:val="none" w:sz="0" w:space="0" w:color="auto"/>
          </w:divBdr>
        </w:div>
      </w:divsChild>
    </w:div>
    <w:div w:id="1043947121">
      <w:bodyDiv w:val="1"/>
      <w:marLeft w:val="0"/>
      <w:marRight w:val="0"/>
      <w:marTop w:val="0"/>
      <w:marBottom w:val="0"/>
      <w:divBdr>
        <w:top w:val="none" w:sz="0" w:space="0" w:color="auto"/>
        <w:left w:val="none" w:sz="0" w:space="0" w:color="auto"/>
        <w:bottom w:val="none" w:sz="0" w:space="0" w:color="auto"/>
        <w:right w:val="none" w:sz="0" w:space="0" w:color="auto"/>
      </w:divBdr>
      <w:divsChild>
        <w:div w:id="2053072375">
          <w:marLeft w:val="0"/>
          <w:marRight w:val="0"/>
          <w:marTop w:val="0"/>
          <w:marBottom w:val="0"/>
          <w:divBdr>
            <w:top w:val="single" w:sz="6" w:space="2" w:color="DDDDDD"/>
            <w:left w:val="single" w:sz="6" w:space="2" w:color="DDDDDD"/>
            <w:bottom w:val="single" w:sz="6" w:space="2" w:color="DDDDDD"/>
            <w:right w:val="single" w:sz="6" w:space="2" w:color="DDDDDD"/>
          </w:divBdr>
          <w:divsChild>
            <w:div w:id="1734157231">
              <w:marLeft w:val="0"/>
              <w:marRight w:val="0"/>
              <w:marTop w:val="0"/>
              <w:marBottom w:val="0"/>
              <w:divBdr>
                <w:top w:val="none" w:sz="0" w:space="0" w:color="auto"/>
                <w:left w:val="none" w:sz="0" w:space="0" w:color="auto"/>
                <w:bottom w:val="none" w:sz="0" w:space="0" w:color="auto"/>
                <w:right w:val="none" w:sz="0" w:space="0" w:color="auto"/>
              </w:divBdr>
              <w:divsChild>
                <w:div w:id="903180807">
                  <w:marLeft w:val="0"/>
                  <w:marRight w:val="0"/>
                  <w:marTop w:val="0"/>
                  <w:marBottom w:val="0"/>
                  <w:divBdr>
                    <w:top w:val="none" w:sz="0" w:space="0" w:color="auto"/>
                    <w:left w:val="none" w:sz="0" w:space="0" w:color="auto"/>
                    <w:bottom w:val="none" w:sz="0" w:space="0" w:color="auto"/>
                    <w:right w:val="none" w:sz="0" w:space="0" w:color="auto"/>
                  </w:divBdr>
                </w:div>
                <w:div w:id="325985879">
                  <w:marLeft w:val="0"/>
                  <w:marRight w:val="0"/>
                  <w:marTop w:val="0"/>
                  <w:marBottom w:val="0"/>
                  <w:divBdr>
                    <w:top w:val="none" w:sz="0" w:space="0" w:color="auto"/>
                    <w:left w:val="none" w:sz="0" w:space="0" w:color="auto"/>
                    <w:bottom w:val="none" w:sz="0" w:space="0" w:color="auto"/>
                    <w:right w:val="none" w:sz="0" w:space="0" w:color="auto"/>
                  </w:divBdr>
                </w:div>
              </w:divsChild>
            </w:div>
            <w:div w:id="1459641542">
              <w:marLeft w:val="0"/>
              <w:marRight w:val="0"/>
              <w:marTop w:val="0"/>
              <w:marBottom w:val="0"/>
              <w:divBdr>
                <w:top w:val="none" w:sz="0" w:space="0" w:color="auto"/>
                <w:left w:val="none" w:sz="0" w:space="0" w:color="auto"/>
                <w:bottom w:val="none" w:sz="0" w:space="0" w:color="auto"/>
                <w:right w:val="none" w:sz="0" w:space="0" w:color="auto"/>
              </w:divBdr>
              <w:divsChild>
                <w:div w:id="373627736">
                  <w:marLeft w:val="0"/>
                  <w:marRight w:val="0"/>
                  <w:marTop w:val="0"/>
                  <w:marBottom w:val="0"/>
                  <w:divBdr>
                    <w:top w:val="none" w:sz="0" w:space="0" w:color="auto"/>
                    <w:left w:val="none" w:sz="0" w:space="0" w:color="auto"/>
                    <w:bottom w:val="none" w:sz="0" w:space="0" w:color="auto"/>
                    <w:right w:val="none" w:sz="0" w:space="0" w:color="auto"/>
                  </w:divBdr>
                </w:div>
                <w:div w:id="408115522">
                  <w:marLeft w:val="0"/>
                  <w:marRight w:val="0"/>
                  <w:marTop w:val="0"/>
                  <w:marBottom w:val="0"/>
                  <w:divBdr>
                    <w:top w:val="none" w:sz="0" w:space="0" w:color="auto"/>
                    <w:left w:val="none" w:sz="0" w:space="0" w:color="auto"/>
                    <w:bottom w:val="none" w:sz="0" w:space="0" w:color="auto"/>
                    <w:right w:val="none" w:sz="0" w:space="0" w:color="auto"/>
                  </w:divBdr>
                </w:div>
              </w:divsChild>
            </w:div>
            <w:div w:id="1056902069">
              <w:marLeft w:val="0"/>
              <w:marRight w:val="0"/>
              <w:marTop w:val="0"/>
              <w:marBottom w:val="0"/>
              <w:divBdr>
                <w:top w:val="none" w:sz="0" w:space="0" w:color="auto"/>
                <w:left w:val="none" w:sz="0" w:space="0" w:color="auto"/>
                <w:bottom w:val="none" w:sz="0" w:space="0" w:color="auto"/>
                <w:right w:val="none" w:sz="0" w:space="0" w:color="auto"/>
              </w:divBdr>
              <w:divsChild>
                <w:div w:id="1185558602">
                  <w:marLeft w:val="0"/>
                  <w:marRight w:val="0"/>
                  <w:marTop w:val="0"/>
                  <w:marBottom w:val="0"/>
                  <w:divBdr>
                    <w:top w:val="none" w:sz="0" w:space="0" w:color="auto"/>
                    <w:left w:val="none" w:sz="0" w:space="0" w:color="auto"/>
                    <w:bottom w:val="none" w:sz="0" w:space="0" w:color="auto"/>
                    <w:right w:val="none" w:sz="0" w:space="0" w:color="auto"/>
                  </w:divBdr>
                </w:div>
                <w:div w:id="666634476">
                  <w:marLeft w:val="0"/>
                  <w:marRight w:val="0"/>
                  <w:marTop w:val="0"/>
                  <w:marBottom w:val="0"/>
                  <w:divBdr>
                    <w:top w:val="none" w:sz="0" w:space="0" w:color="auto"/>
                    <w:left w:val="none" w:sz="0" w:space="0" w:color="auto"/>
                    <w:bottom w:val="none" w:sz="0" w:space="0" w:color="auto"/>
                    <w:right w:val="none" w:sz="0" w:space="0" w:color="auto"/>
                  </w:divBdr>
                </w:div>
              </w:divsChild>
            </w:div>
            <w:div w:id="436680225">
              <w:marLeft w:val="0"/>
              <w:marRight w:val="0"/>
              <w:marTop w:val="0"/>
              <w:marBottom w:val="0"/>
              <w:divBdr>
                <w:top w:val="none" w:sz="0" w:space="0" w:color="auto"/>
                <w:left w:val="none" w:sz="0" w:space="0" w:color="auto"/>
                <w:bottom w:val="none" w:sz="0" w:space="0" w:color="auto"/>
                <w:right w:val="none" w:sz="0" w:space="0" w:color="auto"/>
              </w:divBdr>
              <w:divsChild>
                <w:div w:id="652490188">
                  <w:marLeft w:val="0"/>
                  <w:marRight w:val="0"/>
                  <w:marTop w:val="0"/>
                  <w:marBottom w:val="0"/>
                  <w:divBdr>
                    <w:top w:val="none" w:sz="0" w:space="0" w:color="auto"/>
                    <w:left w:val="none" w:sz="0" w:space="0" w:color="auto"/>
                    <w:bottom w:val="none" w:sz="0" w:space="0" w:color="auto"/>
                    <w:right w:val="none" w:sz="0" w:space="0" w:color="auto"/>
                  </w:divBdr>
                </w:div>
                <w:div w:id="1514296607">
                  <w:marLeft w:val="0"/>
                  <w:marRight w:val="0"/>
                  <w:marTop w:val="0"/>
                  <w:marBottom w:val="0"/>
                  <w:divBdr>
                    <w:top w:val="none" w:sz="0" w:space="0" w:color="auto"/>
                    <w:left w:val="none" w:sz="0" w:space="0" w:color="auto"/>
                    <w:bottom w:val="none" w:sz="0" w:space="0" w:color="auto"/>
                    <w:right w:val="none" w:sz="0" w:space="0" w:color="auto"/>
                  </w:divBdr>
                </w:div>
              </w:divsChild>
            </w:div>
            <w:div w:id="680399877">
              <w:marLeft w:val="0"/>
              <w:marRight w:val="0"/>
              <w:marTop w:val="0"/>
              <w:marBottom w:val="0"/>
              <w:divBdr>
                <w:top w:val="none" w:sz="0" w:space="0" w:color="auto"/>
                <w:left w:val="none" w:sz="0" w:space="0" w:color="auto"/>
                <w:bottom w:val="none" w:sz="0" w:space="0" w:color="auto"/>
                <w:right w:val="none" w:sz="0" w:space="0" w:color="auto"/>
              </w:divBdr>
            </w:div>
            <w:div w:id="427123999">
              <w:marLeft w:val="0"/>
              <w:marRight w:val="0"/>
              <w:marTop w:val="0"/>
              <w:marBottom w:val="0"/>
              <w:divBdr>
                <w:top w:val="none" w:sz="0" w:space="0" w:color="auto"/>
                <w:left w:val="none" w:sz="0" w:space="0" w:color="auto"/>
                <w:bottom w:val="none" w:sz="0" w:space="0" w:color="auto"/>
                <w:right w:val="none" w:sz="0" w:space="0" w:color="auto"/>
              </w:divBdr>
            </w:div>
          </w:divsChild>
        </w:div>
        <w:div w:id="1458913032">
          <w:marLeft w:val="0"/>
          <w:marRight w:val="0"/>
          <w:marTop w:val="0"/>
          <w:marBottom w:val="0"/>
          <w:divBdr>
            <w:top w:val="none" w:sz="0" w:space="0" w:color="auto"/>
            <w:left w:val="none" w:sz="0" w:space="0" w:color="auto"/>
            <w:bottom w:val="none" w:sz="0" w:space="0" w:color="auto"/>
            <w:right w:val="none" w:sz="0" w:space="0" w:color="auto"/>
          </w:divBdr>
        </w:div>
      </w:divsChild>
    </w:div>
    <w:div w:id="1044527514">
      <w:bodyDiv w:val="1"/>
      <w:marLeft w:val="0"/>
      <w:marRight w:val="0"/>
      <w:marTop w:val="0"/>
      <w:marBottom w:val="0"/>
      <w:divBdr>
        <w:top w:val="none" w:sz="0" w:space="0" w:color="auto"/>
        <w:left w:val="none" w:sz="0" w:space="0" w:color="auto"/>
        <w:bottom w:val="none" w:sz="0" w:space="0" w:color="auto"/>
        <w:right w:val="none" w:sz="0" w:space="0" w:color="auto"/>
      </w:divBdr>
      <w:divsChild>
        <w:div w:id="204366400">
          <w:marLeft w:val="0"/>
          <w:marRight w:val="0"/>
          <w:marTop w:val="0"/>
          <w:marBottom w:val="0"/>
          <w:divBdr>
            <w:top w:val="single" w:sz="6" w:space="2" w:color="DDDDDD"/>
            <w:left w:val="single" w:sz="6" w:space="2" w:color="DDDDDD"/>
            <w:bottom w:val="single" w:sz="6" w:space="2" w:color="DDDDDD"/>
            <w:right w:val="single" w:sz="6" w:space="2" w:color="DDDDDD"/>
          </w:divBdr>
          <w:divsChild>
            <w:div w:id="1697123286">
              <w:marLeft w:val="0"/>
              <w:marRight w:val="0"/>
              <w:marTop w:val="0"/>
              <w:marBottom w:val="0"/>
              <w:divBdr>
                <w:top w:val="none" w:sz="0" w:space="0" w:color="auto"/>
                <w:left w:val="none" w:sz="0" w:space="0" w:color="auto"/>
                <w:bottom w:val="none" w:sz="0" w:space="0" w:color="auto"/>
                <w:right w:val="none" w:sz="0" w:space="0" w:color="auto"/>
              </w:divBdr>
              <w:divsChild>
                <w:div w:id="1500534444">
                  <w:marLeft w:val="0"/>
                  <w:marRight w:val="0"/>
                  <w:marTop w:val="0"/>
                  <w:marBottom w:val="0"/>
                  <w:divBdr>
                    <w:top w:val="none" w:sz="0" w:space="0" w:color="auto"/>
                    <w:left w:val="none" w:sz="0" w:space="0" w:color="auto"/>
                    <w:bottom w:val="none" w:sz="0" w:space="0" w:color="auto"/>
                    <w:right w:val="none" w:sz="0" w:space="0" w:color="auto"/>
                  </w:divBdr>
                </w:div>
                <w:div w:id="425880729">
                  <w:marLeft w:val="0"/>
                  <w:marRight w:val="0"/>
                  <w:marTop w:val="0"/>
                  <w:marBottom w:val="0"/>
                  <w:divBdr>
                    <w:top w:val="none" w:sz="0" w:space="0" w:color="auto"/>
                    <w:left w:val="none" w:sz="0" w:space="0" w:color="auto"/>
                    <w:bottom w:val="none" w:sz="0" w:space="0" w:color="auto"/>
                    <w:right w:val="none" w:sz="0" w:space="0" w:color="auto"/>
                  </w:divBdr>
                </w:div>
              </w:divsChild>
            </w:div>
            <w:div w:id="86193391">
              <w:marLeft w:val="0"/>
              <w:marRight w:val="0"/>
              <w:marTop w:val="0"/>
              <w:marBottom w:val="0"/>
              <w:divBdr>
                <w:top w:val="none" w:sz="0" w:space="0" w:color="auto"/>
                <w:left w:val="none" w:sz="0" w:space="0" w:color="auto"/>
                <w:bottom w:val="none" w:sz="0" w:space="0" w:color="auto"/>
                <w:right w:val="none" w:sz="0" w:space="0" w:color="auto"/>
              </w:divBdr>
              <w:divsChild>
                <w:div w:id="197398126">
                  <w:marLeft w:val="0"/>
                  <w:marRight w:val="0"/>
                  <w:marTop w:val="0"/>
                  <w:marBottom w:val="0"/>
                  <w:divBdr>
                    <w:top w:val="none" w:sz="0" w:space="0" w:color="auto"/>
                    <w:left w:val="none" w:sz="0" w:space="0" w:color="auto"/>
                    <w:bottom w:val="none" w:sz="0" w:space="0" w:color="auto"/>
                    <w:right w:val="none" w:sz="0" w:space="0" w:color="auto"/>
                  </w:divBdr>
                </w:div>
                <w:div w:id="736323204">
                  <w:marLeft w:val="0"/>
                  <w:marRight w:val="0"/>
                  <w:marTop w:val="0"/>
                  <w:marBottom w:val="0"/>
                  <w:divBdr>
                    <w:top w:val="none" w:sz="0" w:space="0" w:color="auto"/>
                    <w:left w:val="none" w:sz="0" w:space="0" w:color="auto"/>
                    <w:bottom w:val="none" w:sz="0" w:space="0" w:color="auto"/>
                    <w:right w:val="none" w:sz="0" w:space="0" w:color="auto"/>
                  </w:divBdr>
                </w:div>
              </w:divsChild>
            </w:div>
            <w:div w:id="1788349559">
              <w:marLeft w:val="0"/>
              <w:marRight w:val="0"/>
              <w:marTop w:val="0"/>
              <w:marBottom w:val="0"/>
              <w:divBdr>
                <w:top w:val="none" w:sz="0" w:space="0" w:color="auto"/>
                <w:left w:val="none" w:sz="0" w:space="0" w:color="auto"/>
                <w:bottom w:val="none" w:sz="0" w:space="0" w:color="auto"/>
                <w:right w:val="none" w:sz="0" w:space="0" w:color="auto"/>
              </w:divBdr>
              <w:divsChild>
                <w:div w:id="1179539255">
                  <w:marLeft w:val="0"/>
                  <w:marRight w:val="0"/>
                  <w:marTop w:val="0"/>
                  <w:marBottom w:val="0"/>
                  <w:divBdr>
                    <w:top w:val="none" w:sz="0" w:space="0" w:color="auto"/>
                    <w:left w:val="none" w:sz="0" w:space="0" w:color="auto"/>
                    <w:bottom w:val="none" w:sz="0" w:space="0" w:color="auto"/>
                    <w:right w:val="none" w:sz="0" w:space="0" w:color="auto"/>
                  </w:divBdr>
                </w:div>
                <w:div w:id="2000956869">
                  <w:marLeft w:val="0"/>
                  <w:marRight w:val="0"/>
                  <w:marTop w:val="0"/>
                  <w:marBottom w:val="0"/>
                  <w:divBdr>
                    <w:top w:val="none" w:sz="0" w:space="0" w:color="auto"/>
                    <w:left w:val="none" w:sz="0" w:space="0" w:color="auto"/>
                    <w:bottom w:val="none" w:sz="0" w:space="0" w:color="auto"/>
                    <w:right w:val="none" w:sz="0" w:space="0" w:color="auto"/>
                  </w:divBdr>
                </w:div>
              </w:divsChild>
            </w:div>
            <w:div w:id="267852089">
              <w:marLeft w:val="0"/>
              <w:marRight w:val="0"/>
              <w:marTop w:val="0"/>
              <w:marBottom w:val="0"/>
              <w:divBdr>
                <w:top w:val="none" w:sz="0" w:space="0" w:color="auto"/>
                <w:left w:val="none" w:sz="0" w:space="0" w:color="auto"/>
                <w:bottom w:val="none" w:sz="0" w:space="0" w:color="auto"/>
                <w:right w:val="none" w:sz="0" w:space="0" w:color="auto"/>
              </w:divBdr>
              <w:divsChild>
                <w:div w:id="946697306">
                  <w:marLeft w:val="0"/>
                  <w:marRight w:val="0"/>
                  <w:marTop w:val="0"/>
                  <w:marBottom w:val="0"/>
                  <w:divBdr>
                    <w:top w:val="none" w:sz="0" w:space="0" w:color="auto"/>
                    <w:left w:val="none" w:sz="0" w:space="0" w:color="auto"/>
                    <w:bottom w:val="none" w:sz="0" w:space="0" w:color="auto"/>
                    <w:right w:val="none" w:sz="0" w:space="0" w:color="auto"/>
                  </w:divBdr>
                </w:div>
                <w:div w:id="1086534553">
                  <w:marLeft w:val="0"/>
                  <w:marRight w:val="0"/>
                  <w:marTop w:val="0"/>
                  <w:marBottom w:val="0"/>
                  <w:divBdr>
                    <w:top w:val="none" w:sz="0" w:space="0" w:color="auto"/>
                    <w:left w:val="none" w:sz="0" w:space="0" w:color="auto"/>
                    <w:bottom w:val="none" w:sz="0" w:space="0" w:color="auto"/>
                    <w:right w:val="none" w:sz="0" w:space="0" w:color="auto"/>
                  </w:divBdr>
                </w:div>
              </w:divsChild>
            </w:div>
            <w:div w:id="788544582">
              <w:marLeft w:val="0"/>
              <w:marRight w:val="0"/>
              <w:marTop w:val="0"/>
              <w:marBottom w:val="0"/>
              <w:divBdr>
                <w:top w:val="none" w:sz="0" w:space="0" w:color="auto"/>
                <w:left w:val="none" w:sz="0" w:space="0" w:color="auto"/>
                <w:bottom w:val="none" w:sz="0" w:space="0" w:color="auto"/>
                <w:right w:val="none" w:sz="0" w:space="0" w:color="auto"/>
              </w:divBdr>
            </w:div>
            <w:div w:id="1746144407">
              <w:marLeft w:val="0"/>
              <w:marRight w:val="0"/>
              <w:marTop w:val="0"/>
              <w:marBottom w:val="0"/>
              <w:divBdr>
                <w:top w:val="none" w:sz="0" w:space="0" w:color="auto"/>
                <w:left w:val="none" w:sz="0" w:space="0" w:color="auto"/>
                <w:bottom w:val="none" w:sz="0" w:space="0" w:color="auto"/>
                <w:right w:val="none" w:sz="0" w:space="0" w:color="auto"/>
              </w:divBdr>
            </w:div>
          </w:divsChild>
        </w:div>
        <w:div w:id="1366249696">
          <w:marLeft w:val="0"/>
          <w:marRight w:val="0"/>
          <w:marTop w:val="0"/>
          <w:marBottom w:val="0"/>
          <w:divBdr>
            <w:top w:val="none" w:sz="0" w:space="0" w:color="auto"/>
            <w:left w:val="none" w:sz="0" w:space="0" w:color="auto"/>
            <w:bottom w:val="none" w:sz="0" w:space="0" w:color="auto"/>
            <w:right w:val="none" w:sz="0" w:space="0" w:color="auto"/>
          </w:divBdr>
        </w:div>
      </w:divsChild>
    </w:div>
    <w:div w:id="1055080790">
      <w:bodyDiv w:val="1"/>
      <w:marLeft w:val="0"/>
      <w:marRight w:val="0"/>
      <w:marTop w:val="0"/>
      <w:marBottom w:val="0"/>
      <w:divBdr>
        <w:top w:val="none" w:sz="0" w:space="0" w:color="auto"/>
        <w:left w:val="none" w:sz="0" w:space="0" w:color="auto"/>
        <w:bottom w:val="none" w:sz="0" w:space="0" w:color="auto"/>
        <w:right w:val="none" w:sz="0" w:space="0" w:color="auto"/>
      </w:divBdr>
      <w:divsChild>
        <w:div w:id="1188636378">
          <w:marLeft w:val="0"/>
          <w:marRight w:val="0"/>
          <w:marTop w:val="0"/>
          <w:marBottom w:val="0"/>
          <w:divBdr>
            <w:top w:val="single" w:sz="6" w:space="2" w:color="DDDDDD"/>
            <w:left w:val="single" w:sz="6" w:space="2" w:color="DDDDDD"/>
            <w:bottom w:val="single" w:sz="6" w:space="2" w:color="DDDDDD"/>
            <w:right w:val="single" w:sz="6" w:space="2" w:color="DDDDDD"/>
          </w:divBdr>
          <w:divsChild>
            <w:div w:id="1500464910">
              <w:marLeft w:val="0"/>
              <w:marRight w:val="0"/>
              <w:marTop w:val="0"/>
              <w:marBottom w:val="0"/>
              <w:divBdr>
                <w:top w:val="none" w:sz="0" w:space="0" w:color="auto"/>
                <w:left w:val="none" w:sz="0" w:space="0" w:color="auto"/>
                <w:bottom w:val="none" w:sz="0" w:space="0" w:color="auto"/>
                <w:right w:val="none" w:sz="0" w:space="0" w:color="auto"/>
              </w:divBdr>
              <w:divsChild>
                <w:div w:id="934090019">
                  <w:marLeft w:val="0"/>
                  <w:marRight w:val="0"/>
                  <w:marTop w:val="0"/>
                  <w:marBottom w:val="0"/>
                  <w:divBdr>
                    <w:top w:val="none" w:sz="0" w:space="0" w:color="auto"/>
                    <w:left w:val="none" w:sz="0" w:space="0" w:color="auto"/>
                    <w:bottom w:val="none" w:sz="0" w:space="0" w:color="auto"/>
                    <w:right w:val="none" w:sz="0" w:space="0" w:color="auto"/>
                  </w:divBdr>
                </w:div>
                <w:div w:id="1877350310">
                  <w:marLeft w:val="0"/>
                  <w:marRight w:val="0"/>
                  <w:marTop w:val="0"/>
                  <w:marBottom w:val="0"/>
                  <w:divBdr>
                    <w:top w:val="none" w:sz="0" w:space="0" w:color="auto"/>
                    <w:left w:val="none" w:sz="0" w:space="0" w:color="auto"/>
                    <w:bottom w:val="none" w:sz="0" w:space="0" w:color="auto"/>
                    <w:right w:val="none" w:sz="0" w:space="0" w:color="auto"/>
                  </w:divBdr>
                </w:div>
              </w:divsChild>
            </w:div>
            <w:div w:id="1414428228">
              <w:marLeft w:val="0"/>
              <w:marRight w:val="0"/>
              <w:marTop w:val="0"/>
              <w:marBottom w:val="0"/>
              <w:divBdr>
                <w:top w:val="none" w:sz="0" w:space="0" w:color="auto"/>
                <w:left w:val="none" w:sz="0" w:space="0" w:color="auto"/>
                <w:bottom w:val="none" w:sz="0" w:space="0" w:color="auto"/>
                <w:right w:val="none" w:sz="0" w:space="0" w:color="auto"/>
              </w:divBdr>
              <w:divsChild>
                <w:div w:id="2074038908">
                  <w:marLeft w:val="0"/>
                  <w:marRight w:val="0"/>
                  <w:marTop w:val="0"/>
                  <w:marBottom w:val="0"/>
                  <w:divBdr>
                    <w:top w:val="none" w:sz="0" w:space="0" w:color="auto"/>
                    <w:left w:val="none" w:sz="0" w:space="0" w:color="auto"/>
                    <w:bottom w:val="none" w:sz="0" w:space="0" w:color="auto"/>
                    <w:right w:val="none" w:sz="0" w:space="0" w:color="auto"/>
                  </w:divBdr>
                </w:div>
                <w:div w:id="2137791092">
                  <w:marLeft w:val="0"/>
                  <w:marRight w:val="0"/>
                  <w:marTop w:val="0"/>
                  <w:marBottom w:val="0"/>
                  <w:divBdr>
                    <w:top w:val="none" w:sz="0" w:space="0" w:color="auto"/>
                    <w:left w:val="none" w:sz="0" w:space="0" w:color="auto"/>
                    <w:bottom w:val="none" w:sz="0" w:space="0" w:color="auto"/>
                    <w:right w:val="none" w:sz="0" w:space="0" w:color="auto"/>
                  </w:divBdr>
                </w:div>
              </w:divsChild>
            </w:div>
            <w:div w:id="1204635768">
              <w:marLeft w:val="0"/>
              <w:marRight w:val="0"/>
              <w:marTop w:val="0"/>
              <w:marBottom w:val="0"/>
              <w:divBdr>
                <w:top w:val="none" w:sz="0" w:space="0" w:color="auto"/>
                <w:left w:val="none" w:sz="0" w:space="0" w:color="auto"/>
                <w:bottom w:val="none" w:sz="0" w:space="0" w:color="auto"/>
                <w:right w:val="none" w:sz="0" w:space="0" w:color="auto"/>
              </w:divBdr>
              <w:divsChild>
                <w:div w:id="1272856611">
                  <w:marLeft w:val="0"/>
                  <w:marRight w:val="0"/>
                  <w:marTop w:val="0"/>
                  <w:marBottom w:val="0"/>
                  <w:divBdr>
                    <w:top w:val="none" w:sz="0" w:space="0" w:color="auto"/>
                    <w:left w:val="none" w:sz="0" w:space="0" w:color="auto"/>
                    <w:bottom w:val="none" w:sz="0" w:space="0" w:color="auto"/>
                    <w:right w:val="none" w:sz="0" w:space="0" w:color="auto"/>
                  </w:divBdr>
                </w:div>
                <w:div w:id="266042845">
                  <w:marLeft w:val="0"/>
                  <w:marRight w:val="0"/>
                  <w:marTop w:val="0"/>
                  <w:marBottom w:val="0"/>
                  <w:divBdr>
                    <w:top w:val="none" w:sz="0" w:space="0" w:color="auto"/>
                    <w:left w:val="none" w:sz="0" w:space="0" w:color="auto"/>
                    <w:bottom w:val="none" w:sz="0" w:space="0" w:color="auto"/>
                    <w:right w:val="none" w:sz="0" w:space="0" w:color="auto"/>
                  </w:divBdr>
                </w:div>
              </w:divsChild>
            </w:div>
            <w:div w:id="939291595">
              <w:marLeft w:val="0"/>
              <w:marRight w:val="0"/>
              <w:marTop w:val="0"/>
              <w:marBottom w:val="0"/>
              <w:divBdr>
                <w:top w:val="none" w:sz="0" w:space="0" w:color="auto"/>
                <w:left w:val="none" w:sz="0" w:space="0" w:color="auto"/>
                <w:bottom w:val="none" w:sz="0" w:space="0" w:color="auto"/>
                <w:right w:val="none" w:sz="0" w:space="0" w:color="auto"/>
              </w:divBdr>
              <w:divsChild>
                <w:div w:id="1263104791">
                  <w:marLeft w:val="0"/>
                  <w:marRight w:val="0"/>
                  <w:marTop w:val="0"/>
                  <w:marBottom w:val="0"/>
                  <w:divBdr>
                    <w:top w:val="none" w:sz="0" w:space="0" w:color="auto"/>
                    <w:left w:val="none" w:sz="0" w:space="0" w:color="auto"/>
                    <w:bottom w:val="none" w:sz="0" w:space="0" w:color="auto"/>
                    <w:right w:val="none" w:sz="0" w:space="0" w:color="auto"/>
                  </w:divBdr>
                </w:div>
                <w:div w:id="1959146531">
                  <w:marLeft w:val="0"/>
                  <w:marRight w:val="0"/>
                  <w:marTop w:val="0"/>
                  <w:marBottom w:val="0"/>
                  <w:divBdr>
                    <w:top w:val="none" w:sz="0" w:space="0" w:color="auto"/>
                    <w:left w:val="none" w:sz="0" w:space="0" w:color="auto"/>
                    <w:bottom w:val="none" w:sz="0" w:space="0" w:color="auto"/>
                    <w:right w:val="none" w:sz="0" w:space="0" w:color="auto"/>
                  </w:divBdr>
                </w:div>
              </w:divsChild>
            </w:div>
            <w:div w:id="1728185794">
              <w:marLeft w:val="0"/>
              <w:marRight w:val="0"/>
              <w:marTop w:val="0"/>
              <w:marBottom w:val="0"/>
              <w:divBdr>
                <w:top w:val="none" w:sz="0" w:space="0" w:color="auto"/>
                <w:left w:val="none" w:sz="0" w:space="0" w:color="auto"/>
                <w:bottom w:val="none" w:sz="0" w:space="0" w:color="auto"/>
                <w:right w:val="none" w:sz="0" w:space="0" w:color="auto"/>
              </w:divBdr>
            </w:div>
            <w:div w:id="1637368755">
              <w:marLeft w:val="0"/>
              <w:marRight w:val="0"/>
              <w:marTop w:val="0"/>
              <w:marBottom w:val="0"/>
              <w:divBdr>
                <w:top w:val="none" w:sz="0" w:space="0" w:color="auto"/>
                <w:left w:val="none" w:sz="0" w:space="0" w:color="auto"/>
                <w:bottom w:val="none" w:sz="0" w:space="0" w:color="auto"/>
                <w:right w:val="none" w:sz="0" w:space="0" w:color="auto"/>
              </w:divBdr>
            </w:div>
          </w:divsChild>
        </w:div>
        <w:div w:id="332340514">
          <w:marLeft w:val="0"/>
          <w:marRight w:val="0"/>
          <w:marTop w:val="0"/>
          <w:marBottom w:val="0"/>
          <w:divBdr>
            <w:top w:val="none" w:sz="0" w:space="0" w:color="auto"/>
            <w:left w:val="none" w:sz="0" w:space="0" w:color="auto"/>
            <w:bottom w:val="none" w:sz="0" w:space="0" w:color="auto"/>
            <w:right w:val="none" w:sz="0" w:space="0" w:color="auto"/>
          </w:divBdr>
        </w:div>
      </w:divsChild>
    </w:div>
    <w:div w:id="1068302951">
      <w:bodyDiv w:val="1"/>
      <w:marLeft w:val="0"/>
      <w:marRight w:val="0"/>
      <w:marTop w:val="0"/>
      <w:marBottom w:val="0"/>
      <w:divBdr>
        <w:top w:val="none" w:sz="0" w:space="0" w:color="auto"/>
        <w:left w:val="none" w:sz="0" w:space="0" w:color="auto"/>
        <w:bottom w:val="none" w:sz="0" w:space="0" w:color="auto"/>
        <w:right w:val="none" w:sz="0" w:space="0" w:color="auto"/>
      </w:divBdr>
      <w:divsChild>
        <w:div w:id="863053890">
          <w:marLeft w:val="0"/>
          <w:marRight w:val="0"/>
          <w:marTop w:val="0"/>
          <w:marBottom w:val="0"/>
          <w:divBdr>
            <w:top w:val="single" w:sz="6" w:space="2" w:color="DDDDDD"/>
            <w:left w:val="single" w:sz="6" w:space="2" w:color="DDDDDD"/>
            <w:bottom w:val="single" w:sz="6" w:space="2" w:color="DDDDDD"/>
            <w:right w:val="single" w:sz="6" w:space="2" w:color="DDDDDD"/>
          </w:divBdr>
          <w:divsChild>
            <w:div w:id="1404839391">
              <w:marLeft w:val="0"/>
              <w:marRight w:val="0"/>
              <w:marTop w:val="0"/>
              <w:marBottom w:val="0"/>
              <w:divBdr>
                <w:top w:val="none" w:sz="0" w:space="0" w:color="auto"/>
                <w:left w:val="none" w:sz="0" w:space="0" w:color="auto"/>
                <w:bottom w:val="none" w:sz="0" w:space="0" w:color="auto"/>
                <w:right w:val="none" w:sz="0" w:space="0" w:color="auto"/>
              </w:divBdr>
              <w:divsChild>
                <w:div w:id="118691130">
                  <w:marLeft w:val="0"/>
                  <w:marRight w:val="0"/>
                  <w:marTop w:val="0"/>
                  <w:marBottom w:val="0"/>
                  <w:divBdr>
                    <w:top w:val="none" w:sz="0" w:space="0" w:color="auto"/>
                    <w:left w:val="none" w:sz="0" w:space="0" w:color="auto"/>
                    <w:bottom w:val="none" w:sz="0" w:space="0" w:color="auto"/>
                    <w:right w:val="none" w:sz="0" w:space="0" w:color="auto"/>
                  </w:divBdr>
                </w:div>
                <w:div w:id="1397317294">
                  <w:marLeft w:val="0"/>
                  <w:marRight w:val="0"/>
                  <w:marTop w:val="0"/>
                  <w:marBottom w:val="0"/>
                  <w:divBdr>
                    <w:top w:val="none" w:sz="0" w:space="0" w:color="auto"/>
                    <w:left w:val="none" w:sz="0" w:space="0" w:color="auto"/>
                    <w:bottom w:val="none" w:sz="0" w:space="0" w:color="auto"/>
                    <w:right w:val="none" w:sz="0" w:space="0" w:color="auto"/>
                  </w:divBdr>
                </w:div>
              </w:divsChild>
            </w:div>
            <w:div w:id="2118869309">
              <w:marLeft w:val="0"/>
              <w:marRight w:val="0"/>
              <w:marTop w:val="0"/>
              <w:marBottom w:val="0"/>
              <w:divBdr>
                <w:top w:val="none" w:sz="0" w:space="0" w:color="auto"/>
                <w:left w:val="none" w:sz="0" w:space="0" w:color="auto"/>
                <w:bottom w:val="none" w:sz="0" w:space="0" w:color="auto"/>
                <w:right w:val="none" w:sz="0" w:space="0" w:color="auto"/>
              </w:divBdr>
              <w:divsChild>
                <w:div w:id="1675188050">
                  <w:marLeft w:val="0"/>
                  <w:marRight w:val="0"/>
                  <w:marTop w:val="0"/>
                  <w:marBottom w:val="0"/>
                  <w:divBdr>
                    <w:top w:val="none" w:sz="0" w:space="0" w:color="auto"/>
                    <w:left w:val="none" w:sz="0" w:space="0" w:color="auto"/>
                    <w:bottom w:val="none" w:sz="0" w:space="0" w:color="auto"/>
                    <w:right w:val="none" w:sz="0" w:space="0" w:color="auto"/>
                  </w:divBdr>
                </w:div>
                <w:div w:id="3560040">
                  <w:marLeft w:val="0"/>
                  <w:marRight w:val="0"/>
                  <w:marTop w:val="0"/>
                  <w:marBottom w:val="0"/>
                  <w:divBdr>
                    <w:top w:val="none" w:sz="0" w:space="0" w:color="auto"/>
                    <w:left w:val="none" w:sz="0" w:space="0" w:color="auto"/>
                    <w:bottom w:val="none" w:sz="0" w:space="0" w:color="auto"/>
                    <w:right w:val="none" w:sz="0" w:space="0" w:color="auto"/>
                  </w:divBdr>
                </w:div>
              </w:divsChild>
            </w:div>
            <w:div w:id="1569849664">
              <w:marLeft w:val="0"/>
              <w:marRight w:val="0"/>
              <w:marTop w:val="0"/>
              <w:marBottom w:val="0"/>
              <w:divBdr>
                <w:top w:val="none" w:sz="0" w:space="0" w:color="auto"/>
                <w:left w:val="none" w:sz="0" w:space="0" w:color="auto"/>
                <w:bottom w:val="none" w:sz="0" w:space="0" w:color="auto"/>
                <w:right w:val="none" w:sz="0" w:space="0" w:color="auto"/>
              </w:divBdr>
              <w:divsChild>
                <w:div w:id="2116292301">
                  <w:marLeft w:val="0"/>
                  <w:marRight w:val="0"/>
                  <w:marTop w:val="0"/>
                  <w:marBottom w:val="0"/>
                  <w:divBdr>
                    <w:top w:val="none" w:sz="0" w:space="0" w:color="auto"/>
                    <w:left w:val="none" w:sz="0" w:space="0" w:color="auto"/>
                    <w:bottom w:val="none" w:sz="0" w:space="0" w:color="auto"/>
                    <w:right w:val="none" w:sz="0" w:space="0" w:color="auto"/>
                  </w:divBdr>
                </w:div>
                <w:div w:id="1739205657">
                  <w:marLeft w:val="0"/>
                  <w:marRight w:val="0"/>
                  <w:marTop w:val="0"/>
                  <w:marBottom w:val="0"/>
                  <w:divBdr>
                    <w:top w:val="none" w:sz="0" w:space="0" w:color="auto"/>
                    <w:left w:val="none" w:sz="0" w:space="0" w:color="auto"/>
                    <w:bottom w:val="none" w:sz="0" w:space="0" w:color="auto"/>
                    <w:right w:val="none" w:sz="0" w:space="0" w:color="auto"/>
                  </w:divBdr>
                </w:div>
              </w:divsChild>
            </w:div>
            <w:div w:id="462965169">
              <w:marLeft w:val="0"/>
              <w:marRight w:val="0"/>
              <w:marTop w:val="0"/>
              <w:marBottom w:val="0"/>
              <w:divBdr>
                <w:top w:val="none" w:sz="0" w:space="0" w:color="auto"/>
                <w:left w:val="none" w:sz="0" w:space="0" w:color="auto"/>
                <w:bottom w:val="none" w:sz="0" w:space="0" w:color="auto"/>
                <w:right w:val="none" w:sz="0" w:space="0" w:color="auto"/>
              </w:divBdr>
              <w:divsChild>
                <w:div w:id="1993018512">
                  <w:marLeft w:val="0"/>
                  <w:marRight w:val="0"/>
                  <w:marTop w:val="0"/>
                  <w:marBottom w:val="0"/>
                  <w:divBdr>
                    <w:top w:val="none" w:sz="0" w:space="0" w:color="auto"/>
                    <w:left w:val="none" w:sz="0" w:space="0" w:color="auto"/>
                    <w:bottom w:val="none" w:sz="0" w:space="0" w:color="auto"/>
                    <w:right w:val="none" w:sz="0" w:space="0" w:color="auto"/>
                  </w:divBdr>
                </w:div>
                <w:div w:id="1835103951">
                  <w:marLeft w:val="0"/>
                  <w:marRight w:val="0"/>
                  <w:marTop w:val="0"/>
                  <w:marBottom w:val="0"/>
                  <w:divBdr>
                    <w:top w:val="none" w:sz="0" w:space="0" w:color="auto"/>
                    <w:left w:val="none" w:sz="0" w:space="0" w:color="auto"/>
                    <w:bottom w:val="none" w:sz="0" w:space="0" w:color="auto"/>
                    <w:right w:val="none" w:sz="0" w:space="0" w:color="auto"/>
                  </w:divBdr>
                </w:div>
              </w:divsChild>
            </w:div>
            <w:div w:id="378016631">
              <w:marLeft w:val="0"/>
              <w:marRight w:val="0"/>
              <w:marTop w:val="0"/>
              <w:marBottom w:val="0"/>
              <w:divBdr>
                <w:top w:val="none" w:sz="0" w:space="0" w:color="auto"/>
                <w:left w:val="none" w:sz="0" w:space="0" w:color="auto"/>
                <w:bottom w:val="none" w:sz="0" w:space="0" w:color="auto"/>
                <w:right w:val="none" w:sz="0" w:space="0" w:color="auto"/>
              </w:divBdr>
            </w:div>
            <w:div w:id="1235049730">
              <w:marLeft w:val="0"/>
              <w:marRight w:val="0"/>
              <w:marTop w:val="0"/>
              <w:marBottom w:val="0"/>
              <w:divBdr>
                <w:top w:val="none" w:sz="0" w:space="0" w:color="auto"/>
                <w:left w:val="none" w:sz="0" w:space="0" w:color="auto"/>
                <w:bottom w:val="none" w:sz="0" w:space="0" w:color="auto"/>
                <w:right w:val="none" w:sz="0" w:space="0" w:color="auto"/>
              </w:divBdr>
            </w:div>
          </w:divsChild>
        </w:div>
        <w:div w:id="282735">
          <w:marLeft w:val="0"/>
          <w:marRight w:val="0"/>
          <w:marTop w:val="0"/>
          <w:marBottom w:val="0"/>
          <w:divBdr>
            <w:top w:val="none" w:sz="0" w:space="0" w:color="auto"/>
            <w:left w:val="none" w:sz="0" w:space="0" w:color="auto"/>
            <w:bottom w:val="none" w:sz="0" w:space="0" w:color="auto"/>
            <w:right w:val="none" w:sz="0" w:space="0" w:color="auto"/>
          </w:divBdr>
        </w:div>
      </w:divsChild>
    </w:div>
    <w:div w:id="1092554092">
      <w:bodyDiv w:val="1"/>
      <w:marLeft w:val="0"/>
      <w:marRight w:val="0"/>
      <w:marTop w:val="0"/>
      <w:marBottom w:val="0"/>
      <w:divBdr>
        <w:top w:val="none" w:sz="0" w:space="0" w:color="auto"/>
        <w:left w:val="none" w:sz="0" w:space="0" w:color="auto"/>
        <w:bottom w:val="none" w:sz="0" w:space="0" w:color="auto"/>
        <w:right w:val="none" w:sz="0" w:space="0" w:color="auto"/>
      </w:divBdr>
      <w:divsChild>
        <w:div w:id="1670865064">
          <w:marLeft w:val="0"/>
          <w:marRight w:val="0"/>
          <w:marTop w:val="0"/>
          <w:marBottom w:val="0"/>
          <w:divBdr>
            <w:top w:val="none" w:sz="0" w:space="0" w:color="auto"/>
            <w:left w:val="none" w:sz="0" w:space="0" w:color="auto"/>
            <w:bottom w:val="none" w:sz="0" w:space="0" w:color="auto"/>
            <w:right w:val="none" w:sz="0" w:space="0" w:color="auto"/>
          </w:divBdr>
          <w:divsChild>
            <w:div w:id="21043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5948">
      <w:bodyDiv w:val="1"/>
      <w:marLeft w:val="0"/>
      <w:marRight w:val="0"/>
      <w:marTop w:val="0"/>
      <w:marBottom w:val="0"/>
      <w:divBdr>
        <w:top w:val="none" w:sz="0" w:space="0" w:color="auto"/>
        <w:left w:val="none" w:sz="0" w:space="0" w:color="auto"/>
        <w:bottom w:val="none" w:sz="0" w:space="0" w:color="auto"/>
        <w:right w:val="none" w:sz="0" w:space="0" w:color="auto"/>
      </w:divBdr>
      <w:divsChild>
        <w:div w:id="592474938">
          <w:marLeft w:val="0"/>
          <w:marRight w:val="0"/>
          <w:marTop w:val="0"/>
          <w:marBottom w:val="0"/>
          <w:divBdr>
            <w:top w:val="single" w:sz="6" w:space="2" w:color="DDDDDD"/>
            <w:left w:val="single" w:sz="6" w:space="2" w:color="DDDDDD"/>
            <w:bottom w:val="single" w:sz="6" w:space="2" w:color="DDDDDD"/>
            <w:right w:val="single" w:sz="6" w:space="2" w:color="DDDDDD"/>
          </w:divBdr>
          <w:divsChild>
            <w:div w:id="655114501">
              <w:marLeft w:val="0"/>
              <w:marRight w:val="0"/>
              <w:marTop w:val="0"/>
              <w:marBottom w:val="0"/>
              <w:divBdr>
                <w:top w:val="none" w:sz="0" w:space="0" w:color="auto"/>
                <w:left w:val="none" w:sz="0" w:space="0" w:color="auto"/>
                <w:bottom w:val="none" w:sz="0" w:space="0" w:color="auto"/>
                <w:right w:val="none" w:sz="0" w:space="0" w:color="auto"/>
              </w:divBdr>
              <w:divsChild>
                <w:div w:id="284652849">
                  <w:marLeft w:val="0"/>
                  <w:marRight w:val="0"/>
                  <w:marTop w:val="0"/>
                  <w:marBottom w:val="0"/>
                  <w:divBdr>
                    <w:top w:val="none" w:sz="0" w:space="0" w:color="auto"/>
                    <w:left w:val="none" w:sz="0" w:space="0" w:color="auto"/>
                    <w:bottom w:val="none" w:sz="0" w:space="0" w:color="auto"/>
                    <w:right w:val="none" w:sz="0" w:space="0" w:color="auto"/>
                  </w:divBdr>
                </w:div>
                <w:div w:id="320475555">
                  <w:marLeft w:val="0"/>
                  <w:marRight w:val="0"/>
                  <w:marTop w:val="0"/>
                  <w:marBottom w:val="0"/>
                  <w:divBdr>
                    <w:top w:val="none" w:sz="0" w:space="0" w:color="auto"/>
                    <w:left w:val="none" w:sz="0" w:space="0" w:color="auto"/>
                    <w:bottom w:val="none" w:sz="0" w:space="0" w:color="auto"/>
                    <w:right w:val="none" w:sz="0" w:space="0" w:color="auto"/>
                  </w:divBdr>
                </w:div>
              </w:divsChild>
            </w:div>
            <w:div w:id="373970272">
              <w:marLeft w:val="0"/>
              <w:marRight w:val="0"/>
              <w:marTop w:val="0"/>
              <w:marBottom w:val="0"/>
              <w:divBdr>
                <w:top w:val="none" w:sz="0" w:space="0" w:color="auto"/>
                <w:left w:val="none" w:sz="0" w:space="0" w:color="auto"/>
                <w:bottom w:val="none" w:sz="0" w:space="0" w:color="auto"/>
                <w:right w:val="none" w:sz="0" w:space="0" w:color="auto"/>
              </w:divBdr>
              <w:divsChild>
                <w:div w:id="1859001781">
                  <w:marLeft w:val="0"/>
                  <w:marRight w:val="0"/>
                  <w:marTop w:val="0"/>
                  <w:marBottom w:val="0"/>
                  <w:divBdr>
                    <w:top w:val="none" w:sz="0" w:space="0" w:color="auto"/>
                    <w:left w:val="none" w:sz="0" w:space="0" w:color="auto"/>
                    <w:bottom w:val="none" w:sz="0" w:space="0" w:color="auto"/>
                    <w:right w:val="none" w:sz="0" w:space="0" w:color="auto"/>
                  </w:divBdr>
                </w:div>
                <w:div w:id="645622578">
                  <w:marLeft w:val="0"/>
                  <w:marRight w:val="0"/>
                  <w:marTop w:val="0"/>
                  <w:marBottom w:val="0"/>
                  <w:divBdr>
                    <w:top w:val="none" w:sz="0" w:space="0" w:color="auto"/>
                    <w:left w:val="none" w:sz="0" w:space="0" w:color="auto"/>
                    <w:bottom w:val="none" w:sz="0" w:space="0" w:color="auto"/>
                    <w:right w:val="none" w:sz="0" w:space="0" w:color="auto"/>
                  </w:divBdr>
                </w:div>
              </w:divsChild>
            </w:div>
            <w:div w:id="910310180">
              <w:marLeft w:val="0"/>
              <w:marRight w:val="0"/>
              <w:marTop w:val="0"/>
              <w:marBottom w:val="0"/>
              <w:divBdr>
                <w:top w:val="none" w:sz="0" w:space="0" w:color="auto"/>
                <w:left w:val="none" w:sz="0" w:space="0" w:color="auto"/>
                <w:bottom w:val="none" w:sz="0" w:space="0" w:color="auto"/>
                <w:right w:val="none" w:sz="0" w:space="0" w:color="auto"/>
              </w:divBdr>
              <w:divsChild>
                <w:div w:id="1747419032">
                  <w:marLeft w:val="0"/>
                  <w:marRight w:val="0"/>
                  <w:marTop w:val="0"/>
                  <w:marBottom w:val="0"/>
                  <w:divBdr>
                    <w:top w:val="none" w:sz="0" w:space="0" w:color="auto"/>
                    <w:left w:val="none" w:sz="0" w:space="0" w:color="auto"/>
                    <w:bottom w:val="none" w:sz="0" w:space="0" w:color="auto"/>
                    <w:right w:val="none" w:sz="0" w:space="0" w:color="auto"/>
                  </w:divBdr>
                </w:div>
                <w:div w:id="481388960">
                  <w:marLeft w:val="0"/>
                  <w:marRight w:val="0"/>
                  <w:marTop w:val="0"/>
                  <w:marBottom w:val="0"/>
                  <w:divBdr>
                    <w:top w:val="none" w:sz="0" w:space="0" w:color="auto"/>
                    <w:left w:val="none" w:sz="0" w:space="0" w:color="auto"/>
                    <w:bottom w:val="none" w:sz="0" w:space="0" w:color="auto"/>
                    <w:right w:val="none" w:sz="0" w:space="0" w:color="auto"/>
                  </w:divBdr>
                </w:div>
              </w:divsChild>
            </w:div>
            <w:div w:id="456610221">
              <w:marLeft w:val="0"/>
              <w:marRight w:val="0"/>
              <w:marTop w:val="0"/>
              <w:marBottom w:val="0"/>
              <w:divBdr>
                <w:top w:val="none" w:sz="0" w:space="0" w:color="auto"/>
                <w:left w:val="none" w:sz="0" w:space="0" w:color="auto"/>
                <w:bottom w:val="none" w:sz="0" w:space="0" w:color="auto"/>
                <w:right w:val="none" w:sz="0" w:space="0" w:color="auto"/>
              </w:divBdr>
              <w:divsChild>
                <w:div w:id="1739748817">
                  <w:marLeft w:val="0"/>
                  <w:marRight w:val="0"/>
                  <w:marTop w:val="0"/>
                  <w:marBottom w:val="0"/>
                  <w:divBdr>
                    <w:top w:val="none" w:sz="0" w:space="0" w:color="auto"/>
                    <w:left w:val="none" w:sz="0" w:space="0" w:color="auto"/>
                    <w:bottom w:val="none" w:sz="0" w:space="0" w:color="auto"/>
                    <w:right w:val="none" w:sz="0" w:space="0" w:color="auto"/>
                  </w:divBdr>
                </w:div>
                <w:div w:id="2030403227">
                  <w:marLeft w:val="0"/>
                  <w:marRight w:val="0"/>
                  <w:marTop w:val="0"/>
                  <w:marBottom w:val="0"/>
                  <w:divBdr>
                    <w:top w:val="none" w:sz="0" w:space="0" w:color="auto"/>
                    <w:left w:val="none" w:sz="0" w:space="0" w:color="auto"/>
                    <w:bottom w:val="none" w:sz="0" w:space="0" w:color="auto"/>
                    <w:right w:val="none" w:sz="0" w:space="0" w:color="auto"/>
                  </w:divBdr>
                </w:div>
              </w:divsChild>
            </w:div>
            <w:div w:id="2026400041">
              <w:marLeft w:val="0"/>
              <w:marRight w:val="0"/>
              <w:marTop w:val="0"/>
              <w:marBottom w:val="0"/>
              <w:divBdr>
                <w:top w:val="none" w:sz="0" w:space="0" w:color="auto"/>
                <w:left w:val="none" w:sz="0" w:space="0" w:color="auto"/>
                <w:bottom w:val="none" w:sz="0" w:space="0" w:color="auto"/>
                <w:right w:val="none" w:sz="0" w:space="0" w:color="auto"/>
              </w:divBdr>
            </w:div>
            <w:div w:id="1586497260">
              <w:marLeft w:val="0"/>
              <w:marRight w:val="0"/>
              <w:marTop w:val="0"/>
              <w:marBottom w:val="0"/>
              <w:divBdr>
                <w:top w:val="none" w:sz="0" w:space="0" w:color="auto"/>
                <w:left w:val="none" w:sz="0" w:space="0" w:color="auto"/>
                <w:bottom w:val="none" w:sz="0" w:space="0" w:color="auto"/>
                <w:right w:val="none" w:sz="0" w:space="0" w:color="auto"/>
              </w:divBdr>
            </w:div>
          </w:divsChild>
        </w:div>
        <w:div w:id="1660958942">
          <w:marLeft w:val="0"/>
          <w:marRight w:val="0"/>
          <w:marTop w:val="0"/>
          <w:marBottom w:val="0"/>
          <w:divBdr>
            <w:top w:val="none" w:sz="0" w:space="0" w:color="auto"/>
            <w:left w:val="none" w:sz="0" w:space="0" w:color="auto"/>
            <w:bottom w:val="none" w:sz="0" w:space="0" w:color="auto"/>
            <w:right w:val="none" w:sz="0" w:space="0" w:color="auto"/>
          </w:divBdr>
        </w:div>
      </w:divsChild>
    </w:div>
    <w:div w:id="1118453974">
      <w:bodyDiv w:val="1"/>
      <w:marLeft w:val="0"/>
      <w:marRight w:val="0"/>
      <w:marTop w:val="0"/>
      <w:marBottom w:val="0"/>
      <w:divBdr>
        <w:top w:val="none" w:sz="0" w:space="0" w:color="auto"/>
        <w:left w:val="none" w:sz="0" w:space="0" w:color="auto"/>
        <w:bottom w:val="none" w:sz="0" w:space="0" w:color="auto"/>
        <w:right w:val="none" w:sz="0" w:space="0" w:color="auto"/>
      </w:divBdr>
      <w:divsChild>
        <w:div w:id="1249344622">
          <w:marLeft w:val="0"/>
          <w:marRight w:val="0"/>
          <w:marTop w:val="0"/>
          <w:marBottom w:val="0"/>
          <w:divBdr>
            <w:top w:val="single" w:sz="6" w:space="2" w:color="DDDDDD"/>
            <w:left w:val="single" w:sz="6" w:space="2" w:color="DDDDDD"/>
            <w:bottom w:val="single" w:sz="6" w:space="2" w:color="DDDDDD"/>
            <w:right w:val="single" w:sz="6" w:space="2" w:color="DDDDDD"/>
          </w:divBdr>
          <w:divsChild>
            <w:div w:id="2129738512">
              <w:marLeft w:val="0"/>
              <w:marRight w:val="0"/>
              <w:marTop w:val="0"/>
              <w:marBottom w:val="0"/>
              <w:divBdr>
                <w:top w:val="none" w:sz="0" w:space="0" w:color="auto"/>
                <w:left w:val="none" w:sz="0" w:space="0" w:color="auto"/>
                <w:bottom w:val="none" w:sz="0" w:space="0" w:color="auto"/>
                <w:right w:val="none" w:sz="0" w:space="0" w:color="auto"/>
              </w:divBdr>
              <w:divsChild>
                <w:div w:id="1368869556">
                  <w:marLeft w:val="0"/>
                  <w:marRight w:val="0"/>
                  <w:marTop w:val="0"/>
                  <w:marBottom w:val="0"/>
                  <w:divBdr>
                    <w:top w:val="none" w:sz="0" w:space="0" w:color="auto"/>
                    <w:left w:val="none" w:sz="0" w:space="0" w:color="auto"/>
                    <w:bottom w:val="none" w:sz="0" w:space="0" w:color="auto"/>
                    <w:right w:val="none" w:sz="0" w:space="0" w:color="auto"/>
                  </w:divBdr>
                </w:div>
                <w:div w:id="2077707346">
                  <w:marLeft w:val="0"/>
                  <w:marRight w:val="0"/>
                  <w:marTop w:val="0"/>
                  <w:marBottom w:val="0"/>
                  <w:divBdr>
                    <w:top w:val="none" w:sz="0" w:space="0" w:color="auto"/>
                    <w:left w:val="none" w:sz="0" w:space="0" w:color="auto"/>
                    <w:bottom w:val="none" w:sz="0" w:space="0" w:color="auto"/>
                    <w:right w:val="none" w:sz="0" w:space="0" w:color="auto"/>
                  </w:divBdr>
                </w:div>
              </w:divsChild>
            </w:div>
            <w:div w:id="1436440534">
              <w:marLeft w:val="0"/>
              <w:marRight w:val="0"/>
              <w:marTop w:val="0"/>
              <w:marBottom w:val="0"/>
              <w:divBdr>
                <w:top w:val="none" w:sz="0" w:space="0" w:color="auto"/>
                <w:left w:val="none" w:sz="0" w:space="0" w:color="auto"/>
                <w:bottom w:val="none" w:sz="0" w:space="0" w:color="auto"/>
                <w:right w:val="none" w:sz="0" w:space="0" w:color="auto"/>
              </w:divBdr>
              <w:divsChild>
                <w:div w:id="1539776576">
                  <w:marLeft w:val="0"/>
                  <w:marRight w:val="0"/>
                  <w:marTop w:val="0"/>
                  <w:marBottom w:val="0"/>
                  <w:divBdr>
                    <w:top w:val="none" w:sz="0" w:space="0" w:color="auto"/>
                    <w:left w:val="none" w:sz="0" w:space="0" w:color="auto"/>
                    <w:bottom w:val="none" w:sz="0" w:space="0" w:color="auto"/>
                    <w:right w:val="none" w:sz="0" w:space="0" w:color="auto"/>
                  </w:divBdr>
                </w:div>
                <w:div w:id="1101028831">
                  <w:marLeft w:val="0"/>
                  <w:marRight w:val="0"/>
                  <w:marTop w:val="0"/>
                  <w:marBottom w:val="0"/>
                  <w:divBdr>
                    <w:top w:val="none" w:sz="0" w:space="0" w:color="auto"/>
                    <w:left w:val="none" w:sz="0" w:space="0" w:color="auto"/>
                    <w:bottom w:val="none" w:sz="0" w:space="0" w:color="auto"/>
                    <w:right w:val="none" w:sz="0" w:space="0" w:color="auto"/>
                  </w:divBdr>
                </w:div>
              </w:divsChild>
            </w:div>
            <w:div w:id="515774863">
              <w:marLeft w:val="0"/>
              <w:marRight w:val="0"/>
              <w:marTop w:val="0"/>
              <w:marBottom w:val="0"/>
              <w:divBdr>
                <w:top w:val="none" w:sz="0" w:space="0" w:color="auto"/>
                <w:left w:val="none" w:sz="0" w:space="0" w:color="auto"/>
                <w:bottom w:val="none" w:sz="0" w:space="0" w:color="auto"/>
                <w:right w:val="none" w:sz="0" w:space="0" w:color="auto"/>
              </w:divBdr>
              <w:divsChild>
                <w:div w:id="1401177128">
                  <w:marLeft w:val="0"/>
                  <w:marRight w:val="0"/>
                  <w:marTop w:val="0"/>
                  <w:marBottom w:val="0"/>
                  <w:divBdr>
                    <w:top w:val="none" w:sz="0" w:space="0" w:color="auto"/>
                    <w:left w:val="none" w:sz="0" w:space="0" w:color="auto"/>
                    <w:bottom w:val="none" w:sz="0" w:space="0" w:color="auto"/>
                    <w:right w:val="none" w:sz="0" w:space="0" w:color="auto"/>
                  </w:divBdr>
                </w:div>
                <w:div w:id="1323851026">
                  <w:marLeft w:val="0"/>
                  <w:marRight w:val="0"/>
                  <w:marTop w:val="0"/>
                  <w:marBottom w:val="0"/>
                  <w:divBdr>
                    <w:top w:val="none" w:sz="0" w:space="0" w:color="auto"/>
                    <w:left w:val="none" w:sz="0" w:space="0" w:color="auto"/>
                    <w:bottom w:val="none" w:sz="0" w:space="0" w:color="auto"/>
                    <w:right w:val="none" w:sz="0" w:space="0" w:color="auto"/>
                  </w:divBdr>
                </w:div>
              </w:divsChild>
            </w:div>
            <w:div w:id="17388860">
              <w:marLeft w:val="0"/>
              <w:marRight w:val="0"/>
              <w:marTop w:val="0"/>
              <w:marBottom w:val="0"/>
              <w:divBdr>
                <w:top w:val="none" w:sz="0" w:space="0" w:color="auto"/>
                <w:left w:val="none" w:sz="0" w:space="0" w:color="auto"/>
                <w:bottom w:val="none" w:sz="0" w:space="0" w:color="auto"/>
                <w:right w:val="none" w:sz="0" w:space="0" w:color="auto"/>
              </w:divBdr>
              <w:divsChild>
                <w:div w:id="49111090">
                  <w:marLeft w:val="0"/>
                  <w:marRight w:val="0"/>
                  <w:marTop w:val="0"/>
                  <w:marBottom w:val="0"/>
                  <w:divBdr>
                    <w:top w:val="none" w:sz="0" w:space="0" w:color="auto"/>
                    <w:left w:val="none" w:sz="0" w:space="0" w:color="auto"/>
                    <w:bottom w:val="none" w:sz="0" w:space="0" w:color="auto"/>
                    <w:right w:val="none" w:sz="0" w:space="0" w:color="auto"/>
                  </w:divBdr>
                </w:div>
                <w:div w:id="2142571971">
                  <w:marLeft w:val="0"/>
                  <w:marRight w:val="0"/>
                  <w:marTop w:val="0"/>
                  <w:marBottom w:val="0"/>
                  <w:divBdr>
                    <w:top w:val="none" w:sz="0" w:space="0" w:color="auto"/>
                    <w:left w:val="none" w:sz="0" w:space="0" w:color="auto"/>
                    <w:bottom w:val="none" w:sz="0" w:space="0" w:color="auto"/>
                    <w:right w:val="none" w:sz="0" w:space="0" w:color="auto"/>
                  </w:divBdr>
                </w:div>
              </w:divsChild>
            </w:div>
            <w:div w:id="110786685">
              <w:marLeft w:val="0"/>
              <w:marRight w:val="0"/>
              <w:marTop w:val="0"/>
              <w:marBottom w:val="0"/>
              <w:divBdr>
                <w:top w:val="none" w:sz="0" w:space="0" w:color="auto"/>
                <w:left w:val="none" w:sz="0" w:space="0" w:color="auto"/>
                <w:bottom w:val="none" w:sz="0" w:space="0" w:color="auto"/>
                <w:right w:val="none" w:sz="0" w:space="0" w:color="auto"/>
              </w:divBdr>
            </w:div>
            <w:div w:id="2043702622">
              <w:marLeft w:val="0"/>
              <w:marRight w:val="0"/>
              <w:marTop w:val="0"/>
              <w:marBottom w:val="0"/>
              <w:divBdr>
                <w:top w:val="none" w:sz="0" w:space="0" w:color="auto"/>
                <w:left w:val="none" w:sz="0" w:space="0" w:color="auto"/>
                <w:bottom w:val="none" w:sz="0" w:space="0" w:color="auto"/>
                <w:right w:val="none" w:sz="0" w:space="0" w:color="auto"/>
              </w:divBdr>
            </w:div>
          </w:divsChild>
        </w:div>
        <w:div w:id="812065186">
          <w:marLeft w:val="0"/>
          <w:marRight w:val="0"/>
          <w:marTop w:val="0"/>
          <w:marBottom w:val="0"/>
          <w:divBdr>
            <w:top w:val="none" w:sz="0" w:space="0" w:color="auto"/>
            <w:left w:val="none" w:sz="0" w:space="0" w:color="auto"/>
            <w:bottom w:val="none" w:sz="0" w:space="0" w:color="auto"/>
            <w:right w:val="none" w:sz="0" w:space="0" w:color="auto"/>
          </w:divBdr>
        </w:div>
      </w:divsChild>
    </w:div>
    <w:div w:id="1131944296">
      <w:bodyDiv w:val="1"/>
      <w:marLeft w:val="0"/>
      <w:marRight w:val="0"/>
      <w:marTop w:val="0"/>
      <w:marBottom w:val="0"/>
      <w:divBdr>
        <w:top w:val="none" w:sz="0" w:space="0" w:color="auto"/>
        <w:left w:val="none" w:sz="0" w:space="0" w:color="auto"/>
        <w:bottom w:val="none" w:sz="0" w:space="0" w:color="auto"/>
        <w:right w:val="none" w:sz="0" w:space="0" w:color="auto"/>
      </w:divBdr>
      <w:divsChild>
        <w:div w:id="1531146613">
          <w:marLeft w:val="0"/>
          <w:marRight w:val="0"/>
          <w:marTop w:val="0"/>
          <w:marBottom w:val="0"/>
          <w:divBdr>
            <w:top w:val="single" w:sz="6" w:space="2" w:color="DDDDDD"/>
            <w:left w:val="single" w:sz="6" w:space="2" w:color="DDDDDD"/>
            <w:bottom w:val="single" w:sz="6" w:space="2" w:color="DDDDDD"/>
            <w:right w:val="single" w:sz="6" w:space="2" w:color="DDDDDD"/>
          </w:divBdr>
          <w:divsChild>
            <w:div w:id="360789635">
              <w:marLeft w:val="0"/>
              <w:marRight w:val="0"/>
              <w:marTop w:val="0"/>
              <w:marBottom w:val="0"/>
              <w:divBdr>
                <w:top w:val="none" w:sz="0" w:space="0" w:color="auto"/>
                <w:left w:val="none" w:sz="0" w:space="0" w:color="auto"/>
                <w:bottom w:val="none" w:sz="0" w:space="0" w:color="auto"/>
                <w:right w:val="none" w:sz="0" w:space="0" w:color="auto"/>
              </w:divBdr>
              <w:divsChild>
                <w:div w:id="2051371087">
                  <w:marLeft w:val="0"/>
                  <w:marRight w:val="0"/>
                  <w:marTop w:val="0"/>
                  <w:marBottom w:val="0"/>
                  <w:divBdr>
                    <w:top w:val="none" w:sz="0" w:space="0" w:color="auto"/>
                    <w:left w:val="none" w:sz="0" w:space="0" w:color="auto"/>
                    <w:bottom w:val="none" w:sz="0" w:space="0" w:color="auto"/>
                    <w:right w:val="none" w:sz="0" w:space="0" w:color="auto"/>
                  </w:divBdr>
                </w:div>
                <w:div w:id="1071007586">
                  <w:marLeft w:val="0"/>
                  <w:marRight w:val="0"/>
                  <w:marTop w:val="0"/>
                  <w:marBottom w:val="0"/>
                  <w:divBdr>
                    <w:top w:val="none" w:sz="0" w:space="0" w:color="auto"/>
                    <w:left w:val="none" w:sz="0" w:space="0" w:color="auto"/>
                    <w:bottom w:val="none" w:sz="0" w:space="0" w:color="auto"/>
                    <w:right w:val="none" w:sz="0" w:space="0" w:color="auto"/>
                  </w:divBdr>
                </w:div>
              </w:divsChild>
            </w:div>
            <w:div w:id="1624190906">
              <w:marLeft w:val="0"/>
              <w:marRight w:val="0"/>
              <w:marTop w:val="0"/>
              <w:marBottom w:val="0"/>
              <w:divBdr>
                <w:top w:val="none" w:sz="0" w:space="0" w:color="auto"/>
                <w:left w:val="none" w:sz="0" w:space="0" w:color="auto"/>
                <w:bottom w:val="none" w:sz="0" w:space="0" w:color="auto"/>
                <w:right w:val="none" w:sz="0" w:space="0" w:color="auto"/>
              </w:divBdr>
              <w:divsChild>
                <w:div w:id="1606962542">
                  <w:marLeft w:val="0"/>
                  <w:marRight w:val="0"/>
                  <w:marTop w:val="0"/>
                  <w:marBottom w:val="0"/>
                  <w:divBdr>
                    <w:top w:val="none" w:sz="0" w:space="0" w:color="auto"/>
                    <w:left w:val="none" w:sz="0" w:space="0" w:color="auto"/>
                    <w:bottom w:val="none" w:sz="0" w:space="0" w:color="auto"/>
                    <w:right w:val="none" w:sz="0" w:space="0" w:color="auto"/>
                  </w:divBdr>
                </w:div>
                <w:div w:id="343285494">
                  <w:marLeft w:val="0"/>
                  <w:marRight w:val="0"/>
                  <w:marTop w:val="0"/>
                  <w:marBottom w:val="0"/>
                  <w:divBdr>
                    <w:top w:val="none" w:sz="0" w:space="0" w:color="auto"/>
                    <w:left w:val="none" w:sz="0" w:space="0" w:color="auto"/>
                    <w:bottom w:val="none" w:sz="0" w:space="0" w:color="auto"/>
                    <w:right w:val="none" w:sz="0" w:space="0" w:color="auto"/>
                  </w:divBdr>
                </w:div>
              </w:divsChild>
            </w:div>
            <w:div w:id="804547551">
              <w:marLeft w:val="0"/>
              <w:marRight w:val="0"/>
              <w:marTop w:val="0"/>
              <w:marBottom w:val="0"/>
              <w:divBdr>
                <w:top w:val="none" w:sz="0" w:space="0" w:color="auto"/>
                <w:left w:val="none" w:sz="0" w:space="0" w:color="auto"/>
                <w:bottom w:val="none" w:sz="0" w:space="0" w:color="auto"/>
                <w:right w:val="none" w:sz="0" w:space="0" w:color="auto"/>
              </w:divBdr>
              <w:divsChild>
                <w:div w:id="255987818">
                  <w:marLeft w:val="0"/>
                  <w:marRight w:val="0"/>
                  <w:marTop w:val="0"/>
                  <w:marBottom w:val="0"/>
                  <w:divBdr>
                    <w:top w:val="none" w:sz="0" w:space="0" w:color="auto"/>
                    <w:left w:val="none" w:sz="0" w:space="0" w:color="auto"/>
                    <w:bottom w:val="none" w:sz="0" w:space="0" w:color="auto"/>
                    <w:right w:val="none" w:sz="0" w:space="0" w:color="auto"/>
                  </w:divBdr>
                </w:div>
                <w:div w:id="1094403375">
                  <w:marLeft w:val="0"/>
                  <w:marRight w:val="0"/>
                  <w:marTop w:val="0"/>
                  <w:marBottom w:val="0"/>
                  <w:divBdr>
                    <w:top w:val="none" w:sz="0" w:space="0" w:color="auto"/>
                    <w:left w:val="none" w:sz="0" w:space="0" w:color="auto"/>
                    <w:bottom w:val="none" w:sz="0" w:space="0" w:color="auto"/>
                    <w:right w:val="none" w:sz="0" w:space="0" w:color="auto"/>
                  </w:divBdr>
                </w:div>
              </w:divsChild>
            </w:div>
            <w:div w:id="1029836057">
              <w:marLeft w:val="0"/>
              <w:marRight w:val="0"/>
              <w:marTop w:val="0"/>
              <w:marBottom w:val="0"/>
              <w:divBdr>
                <w:top w:val="none" w:sz="0" w:space="0" w:color="auto"/>
                <w:left w:val="none" w:sz="0" w:space="0" w:color="auto"/>
                <w:bottom w:val="none" w:sz="0" w:space="0" w:color="auto"/>
                <w:right w:val="none" w:sz="0" w:space="0" w:color="auto"/>
              </w:divBdr>
              <w:divsChild>
                <w:div w:id="2102531863">
                  <w:marLeft w:val="0"/>
                  <w:marRight w:val="0"/>
                  <w:marTop w:val="0"/>
                  <w:marBottom w:val="0"/>
                  <w:divBdr>
                    <w:top w:val="none" w:sz="0" w:space="0" w:color="auto"/>
                    <w:left w:val="none" w:sz="0" w:space="0" w:color="auto"/>
                    <w:bottom w:val="none" w:sz="0" w:space="0" w:color="auto"/>
                    <w:right w:val="none" w:sz="0" w:space="0" w:color="auto"/>
                  </w:divBdr>
                </w:div>
                <w:div w:id="1598054869">
                  <w:marLeft w:val="0"/>
                  <w:marRight w:val="0"/>
                  <w:marTop w:val="0"/>
                  <w:marBottom w:val="0"/>
                  <w:divBdr>
                    <w:top w:val="none" w:sz="0" w:space="0" w:color="auto"/>
                    <w:left w:val="none" w:sz="0" w:space="0" w:color="auto"/>
                    <w:bottom w:val="none" w:sz="0" w:space="0" w:color="auto"/>
                    <w:right w:val="none" w:sz="0" w:space="0" w:color="auto"/>
                  </w:divBdr>
                </w:div>
              </w:divsChild>
            </w:div>
            <w:div w:id="37122331">
              <w:marLeft w:val="0"/>
              <w:marRight w:val="0"/>
              <w:marTop w:val="0"/>
              <w:marBottom w:val="0"/>
              <w:divBdr>
                <w:top w:val="none" w:sz="0" w:space="0" w:color="auto"/>
                <w:left w:val="none" w:sz="0" w:space="0" w:color="auto"/>
                <w:bottom w:val="none" w:sz="0" w:space="0" w:color="auto"/>
                <w:right w:val="none" w:sz="0" w:space="0" w:color="auto"/>
              </w:divBdr>
            </w:div>
            <w:div w:id="1143499589">
              <w:marLeft w:val="0"/>
              <w:marRight w:val="0"/>
              <w:marTop w:val="0"/>
              <w:marBottom w:val="0"/>
              <w:divBdr>
                <w:top w:val="none" w:sz="0" w:space="0" w:color="auto"/>
                <w:left w:val="none" w:sz="0" w:space="0" w:color="auto"/>
                <w:bottom w:val="none" w:sz="0" w:space="0" w:color="auto"/>
                <w:right w:val="none" w:sz="0" w:space="0" w:color="auto"/>
              </w:divBdr>
            </w:div>
          </w:divsChild>
        </w:div>
        <w:div w:id="1887372413">
          <w:marLeft w:val="0"/>
          <w:marRight w:val="0"/>
          <w:marTop w:val="0"/>
          <w:marBottom w:val="0"/>
          <w:divBdr>
            <w:top w:val="none" w:sz="0" w:space="0" w:color="auto"/>
            <w:left w:val="none" w:sz="0" w:space="0" w:color="auto"/>
            <w:bottom w:val="none" w:sz="0" w:space="0" w:color="auto"/>
            <w:right w:val="none" w:sz="0" w:space="0" w:color="auto"/>
          </w:divBdr>
        </w:div>
      </w:divsChild>
    </w:div>
    <w:div w:id="1137918546">
      <w:bodyDiv w:val="1"/>
      <w:marLeft w:val="0"/>
      <w:marRight w:val="0"/>
      <w:marTop w:val="0"/>
      <w:marBottom w:val="0"/>
      <w:divBdr>
        <w:top w:val="none" w:sz="0" w:space="0" w:color="auto"/>
        <w:left w:val="none" w:sz="0" w:space="0" w:color="auto"/>
        <w:bottom w:val="none" w:sz="0" w:space="0" w:color="auto"/>
        <w:right w:val="none" w:sz="0" w:space="0" w:color="auto"/>
      </w:divBdr>
      <w:divsChild>
        <w:div w:id="1385835702">
          <w:marLeft w:val="0"/>
          <w:marRight w:val="0"/>
          <w:marTop w:val="0"/>
          <w:marBottom w:val="0"/>
          <w:divBdr>
            <w:top w:val="single" w:sz="6" w:space="2" w:color="DDDDDD"/>
            <w:left w:val="single" w:sz="6" w:space="2" w:color="DDDDDD"/>
            <w:bottom w:val="single" w:sz="6" w:space="2" w:color="DDDDDD"/>
            <w:right w:val="single" w:sz="6" w:space="2" w:color="DDDDDD"/>
          </w:divBdr>
          <w:divsChild>
            <w:div w:id="412624376">
              <w:marLeft w:val="0"/>
              <w:marRight w:val="0"/>
              <w:marTop w:val="0"/>
              <w:marBottom w:val="0"/>
              <w:divBdr>
                <w:top w:val="none" w:sz="0" w:space="0" w:color="auto"/>
                <w:left w:val="none" w:sz="0" w:space="0" w:color="auto"/>
                <w:bottom w:val="none" w:sz="0" w:space="0" w:color="auto"/>
                <w:right w:val="none" w:sz="0" w:space="0" w:color="auto"/>
              </w:divBdr>
              <w:divsChild>
                <w:div w:id="289824088">
                  <w:marLeft w:val="0"/>
                  <w:marRight w:val="0"/>
                  <w:marTop w:val="0"/>
                  <w:marBottom w:val="0"/>
                  <w:divBdr>
                    <w:top w:val="none" w:sz="0" w:space="0" w:color="auto"/>
                    <w:left w:val="none" w:sz="0" w:space="0" w:color="auto"/>
                    <w:bottom w:val="none" w:sz="0" w:space="0" w:color="auto"/>
                    <w:right w:val="none" w:sz="0" w:space="0" w:color="auto"/>
                  </w:divBdr>
                </w:div>
                <w:div w:id="591284867">
                  <w:marLeft w:val="0"/>
                  <w:marRight w:val="0"/>
                  <w:marTop w:val="0"/>
                  <w:marBottom w:val="0"/>
                  <w:divBdr>
                    <w:top w:val="none" w:sz="0" w:space="0" w:color="auto"/>
                    <w:left w:val="none" w:sz="0" w:space="0" w:color="auto"/>
                    <w:bottom w:val="none" w:sz="0" w:space="0" w:color="auto"/>
                    <w:right w:val="none" w:sz="0" w:space="0" w:color="auto"/>
                  </w:divBdr>
                </w:div>
              </w:divsChild>
            </w:div>
            <w:div w:id="618755455">
              <w:marLeft w:val="0"/>
              <w:marRight w:val="0"/>
              <w:marTop w:val="0"/>
              <w:marBottom w:val="0"/>
              <w:divBdr>
                <w:top w:val="none" w:sz="0" w:space="0" w:color="auto"/>
                <w:left w:val="none" w:sz="0" w:space="0" w:color="auto"/>
                <w:bottom w:val="none" w:sz="0" w:space="0" w:color="auto"/>
                <w:right w:val="none" w:sz="0" w:space="0" w:color="auto"/>
              </w:divBdr>
              <w:divsChild>
                <w:div w:id="1022436426">
                  <w:marLeft w:val="0"/>
                  <w:marRight w:val="0"/>
                  <w:marTop w:val="0"/>
                  <w:marBottom w:val="0"/>
                  <w:divBdr>
                    <w:top w:val="none" w:sz="0" w:space="0" w:color="auto"/>
                    <w:left w:val="none" w:sz="0" w:space="0" w:color="auto"/>
                    <w:bottom w:val="none" w:sz="0" w:space="0" w:color="auto"/>
                    <w:right w:val="none" w:sz="0" w:space="0" w:color="auto"/>
                  </w:divBdr>
                </w:div>
                <w:div w:id="1144544083">
                  <w:marLeft w:val="0"/>
                  <w:marRight w:val="0"/>
                  <w:marTop w:val="0"/>
                  <w:marBottom w:val="0"/>
                  <w:divBdr>
                    <w:top w:val="none" w:sz="0" w:space="0" w:color="auto"/>
                    <w:left w:val="none" w:sz="0" w:space="0" w:color="auto"/>
                    <w:bottom w:val="none" w:sz="0" w:space="0" w:color="auto"/>
                    <w:right w:val="none" w:sz="0" w:space="0" w:color="auto"/>
                  </w:divBdr>
                </w:div>
              </w:divsChild>
            </w:div>
            <w:div w:id="319886898">
              <w:marLeft w:val="0"/>
              <w:marRight w:val="0"/>
              <w:marTop w:val="0"/>
              <w:marBottom w:val="0"/>
              <w:divBdr>
                <w:top w:val="none" w:sz="0" w:space="0" w:color="auto"/>
                <w:left w:val="none" w:sz="0" w:space="0" w:color="auto"/>
                <w:bottom w:val="none" w:sz="0" w:space="0" w:color="auto"/>
                <w:right w:val="none" w:sz="0" w:space="0" w:color="auto"/>
              </w:divBdr>
              <w:divsChild>
                <w:div w:id="804006890">
                  <w:marLeft w:val="0"/>
                  <w:marRight w:val="0"/>
                  <w:marTop w:val="0"/>
                  <w:marBottom w:val="0"/>
                  <w:divBdr>
                    <w:top w:val="none" w:sz="0" w:space="0" w:color="auto"/>
                    <w:left w:val="none" w:sz="0" w:space="0" w:color="auto"/>
                    <w:bottom w:val="none" w:sz="0" w:space="0" w:color="auto"/>
                    <w:right w:val="none" w:sz="0" w:space="0" w:color="auto"/>
                  </w:divBdr>
                </w:div>
                <w:div w:id="955331031">
                  <w:marLeft w:val="0"/>
                  <w:marRight w:val="0"/>
                  <w:marTop w:val="0"/>
                  <w:marBottom w:val="0"/>
                  <w:divBdr>
                    <w:top w:val="none" w:sz="0" w:space="0" w:color="auto"/>
                    <w:left w:val="none" w:sz="0" w:space="0" w:color="auto"/>
                    <w:bottom w:val="none" w:sz="0" w:space="0" w:color="auto"/>
                    <w:right w:val="none" w:sz="0" w:space="0" w:color="auto"/>
                  </w:divBdr>
                </w:div>
              </w:divsChild>
            </w:div>
            <w:div w:id="1864248324">
              <w:marLeft w:val="0"/>
              <w:marRight w:val="0"/>
              <w:marTop w:val="0"/>
              <w:marBottom w:val="0"/>
              <w:divBdr>
                <w:top w:val="none" w:sz="0" w:space="0" w:color="auto"/>
                <w:left w:val="none" w:sz="0" w:space="0" w:color="auto"/>
                <w:bottom w:val="none" w:sz="0" w:space="0" w:color="auto"/>
                <w:right w:val="none" w:sz="0" w:space="0" w:color="auto"/>
              </w:divBdr>
              <w:divsChild>
                <w:div w:id="2015450178">
                  <w:marLeft w:val="0"/>
                  <w:marRight w:val="0"/>
                  <w:marTop w:val="0"/>
                  <w:marBottom w:val="0"/>
                  <w:divBdr>
                    <w:top w:val="none" w:sz="0" w:space="0" w:color="auto"/>
                    <w:left w:val="none" w:sz="0" w:space="0" w:color="auto"/>
                    <w:bottom w:val="none" w:sz="0" w:space="0" w:color="auto"/>
                    <w:right w:val="none" w:sz="0" w:space="0" w:color="auto"/>
                  </w:divBdr>
                </w:div>
                <w:div w:id="2091534791">
                  <w:marLeft w:val="0"/>
                  <w:marRight w:val="0"/>
                  <w:marTop w:val="0"/>
                  <w:marBottom w:val="0"/>
                  <w:divBdr>
                    <w:top w:val="none" w:sz="0" w:space="0" w:color="auto"/>
                    <w:left w:val="none" w:sz="0" w:space="0" w:color="auto"/>
                    <w:bottom w:val="none" w:sz="0" w:space="0" w:color="auto"/>
                    <w:right w:val="none" w:sz="0" w:space="0" w:color="auto"/>
                  </w:divBdr>
                </w:div>
              </w:divsChild>
            </w:div>
            <w:div w:id="619146303">
              <w:marLeft w:val="0"/>
              <w:marRight w:val="0"/>
              <w:marTop w:val="0"/>
              <w:marBottom w:val="0"/>
              <w:divBdr>
                <w:top w:val="none" w:sz="0" w:space="0" w:color="auto"/>
                <w:left w:val="none" w:sz="0" w:space="0" w:color="auto"/>
                <w:bottom w:val="none" w:sz="0" w:space="0" w:color="auto"/>
                <w:right w:val="none" w:sz="0" w:space="0" w:color="auto"/>
              </w:divBdr>
            </w:div>
            <w:div w:id="1471827585">
              <w:marLeft w:val="0"/>
              <w:marRight w:val="0"/>
              <w:marTop w:val="0"/>
              <w:marBottom w:val="0"/>
              <w:divBdr>
                <w:top w:val="none" w:sz="0" w:space="0" w:color="auto"/>
                <w:left w:val="none" w:sz="0" w:space="0" w:color="auto"/>
                <w:bottom w:val="none" w:sz="0" w:space="0" w:color="auto"/>
                <w:right w:val="none" w:sz="0" w:space="0" w:color="auto"/>
              </w:divBdr>
            </w:div>
          </w:divsChild>
        </w:div>
        <w:div w:id="1645693809">
          <w:marLeft w:val="0"/>
          <w:marRight w:val="0"/>
          <w:marTop w:val="0"/>
          <w:marBottom w:val="0"/>
          <w:divBdr>
            <w:top w:val="none" w:sz="0" w:space="0" w:color="auto"/>
            <w:left w:val="none" w:sz="0" w:space="0" w:color="auto"/>
            <w:bottom w:val="none" w:sz="0" w:space="0" w:color="auto"/>
            <w:right w:val="none" w:sz="0" w:space="0" w:color="auto"/>
          </w:divBdr>
        </w:div>
      </w:divsChild>
    </w:div>
    <w:div w:id="1149440060">
      <w:bodyDiv w:val="1"/>
      <w:marLeft w:val="0"/>
      <w:marRight w:val="0"/>
      <w:marTop w:val="0"/>
      <w:marBottom w:val="0"/>
      <w:divBdr>
        <w:top w:val="none" w:sz="0" w:space="0" w:color="auto"/>
        <w:left w:val="none" w:sz="0" w:space="0" w:color="auto"/>
        <w:bottom w:val="none" w:sz="0" w:space="0" w:color="auto"/>
        <w:right w:val="none" w:sz="0" w:space="0" w:color="auto"/>
      </w:divBdr>
      <w:divsChild>
        <w:div w:id="1536651799">
          <w:marLeft w:val="0"/>
          <w:marRight w:val="0"/>
          <w:marTop w:val="0"/>
          <w:marBottom w:val="0"/>
          <w:divBdr>
            <w:top w:val="none" w:sz="0" w:space="0" w:color="auto"/>
            <w:left w:val="none" w:sz="0" w:space="0" w:color="auto"/>
            <w:bottom w:val="none" w:sz="0" w:space="0" w:color="auto"/>
            <w:right w:val="none" w:sz="0" w:space="0" w:color="auto"/>
          </w:divBdr>
          <w:divsChild>
            <w:div w:id="331030765">
              <w:marLeft w:val="0"/>
              <w:marRight w:val="0"/>
              <w:marTop w:val="0"/>
              <w:marBottom w:val="0"/>
              <w:divBdr>
                <w:top w:val="none" w:sz="0" w:space="0" w:color="auto"/>
                <w:left w:val="none" w:sz="0" w:space="0" w:color="auto"/>
                <w:bottom w:val="none" w:sz="0" w:space="0" w:color="auto"/>
                <w:right w:val="none" w:sz="0" w:space="0" w:color="auto"/>
              </w:divBdr>
            </w:div>
            <w:div w:id="643003893">
              <w:marLeft w:val="0"/>
              <w:marRight w:val="0"/>
              <w:marTop w:val="0"/>
              <w:marBottom w:val="0"/>
              <w:divBdr>
                <w:top w:val="none" w:sz="0" w:space="0" w:color="auto"/>
                <w:left w:val="none" w:sz="0" w:space="0" w:color="auto"/>
                <w:bottom w:val="none" w:sz="0" w:space="0" w:color="auto"/>
                <w:right w:val="none" w:sz="0" w:space="0" w:color="auto"/>
              </w:divBdr>
            </w:div>
            <w:div w:id="1486319573">
              <w:marLeft w:val="0"/>
              <w:marRight w:val="0"/>
              <w:marTop w:val="0"/>
              <w:marBottom w:val="0"/>
              <w:divBdr>
                <w:top w:val="none" w:sz="0" w:space="0" w:color="auto"/>
                <w:left w:val="none" w:sz="0" w:space="0" w:color="auto"/>
                <w:bottom w:val="none" w:sz="0" w:space="0" w:color="auto"/>
                <w:right w:val="none" w:sz="0" w:space="0" w:color="auto"/>
              </w:divBdr>
            </w:div>
          </w:divsChild>
        </w:div>
        <w:div w:id="846598887">
          <w:marLeft w:val="0"/>
          <w:marRight w:val="0"/>
          <w:marTop w:val="0"/>
          <w:marBottom w:val="0"/>
          <w:divBdr>
            <w:top w:val="none" w:sz="0" w:space="0" w:color="auto"/>
            <w:left w:val="none" w:sz="0" w:space="0" w:color="auto"/>
            <w:bottom w:val="none" w:sz="0" w:space="0" w:color="auto"/>
            <w:right w:val="none" w:sz="0" w:space="0" w:color="auto"/>
          </w:divBdr>
          <w:divsChild>
            <w:div w:id="186140407">
              <w:marLeft w:val="0"/>
              <w:marRight w:val="0"/>
              <w:marTop w:val="0"/>
              <w:marBottom w:val="0"/>
              <w:divBdr>
                <w:top w:val="none" w:sz="0" w:space="0" w:color="auto"/>
                <w:left w:val="none" w:sz="0" w:space="0" w:color="auto"/>
                <w:bottom w:val="none" w:sz="0" w:space="0" w:color="auto"/>
                <w:right w:val="none" w:sz="0" w:space="0" w:color="auto"/>
              </w:divBdr>
              <w:divsChild>
                <w:div w:id="101726552">
                  <w:marLeft w:val="0"/>
                  <w:marRight w:val="0"/>
                  <w:marTop w:val="0"/>
                  <w:marBottom w:val="0"/>
                  <w:divBdr>
                    <w:top w:val="none" w:sz="0" w:space="0" w:color="auto"/>
                    <w:left w:val="none" w:sz="0" w:space="0" w:color="auto"/>
                    <w:bottom w:val="none" w:sz="0" w:space="0" w:color="auto"/>
                    <w:right w:val="none" w:sz="0" w:space="0" w:color="auto"/>
                  </w:divBdr>
                  <w:divsChild>
                    <w:div w:id="2002931384">
                      <w:marLeft w:val="0"/>
                      <w:marRight w:val="0"/>
                      <w:marTop w:val="0"/>
                      <w:marBottom w:val="0"/>
                      <w:divBdr>
                        <w:top w:val="none" w:sz="0" w:space="0" w:color="auto"/>
                        <w:left w:val="single" w:sz="18" w:space="8" w:color="6CE26C"/>
                        <w:bottom w:val="none" w:sz="0" w:space="0" w:color="auto"/>
                        <w:right w:val="single" w:sz="6" w:space="6" w:color="E7E5DC"/>
                      </w:divBdr>
                    </w:div>
                  </w:divsChild>
                </w:div>
                <w:div w:id="1094742877">
                  <w:marLeft w:val="0"/>
                  <w:marRight w:val="0"/>
                  <w:marTop w:val="0"/>
                  <w:marBottom w:val="0"/>
                  <w:divBdr>
                    <w:top w:val="none" w:sz="0" w:space="0" w:color="auto"/>
                    <w:left w:val="none" w:sz="0" w:space="0" w:color="auto"/>
                    <w:bottom w:val="none" w:sz="0" w:space="0" w:color="auto"/>
                    <w:right w:val="none" w:sz="0" w:space="0" w:color="auto"/>
                  </w:divBdr>
                </w:div>
                <w:div w:id="1839609939">
                  <w:marLeft w:val="0"/>
                  <w:marRight w:val="0"/>
                  <w:marTop w:val="0"/>
                  <w:marBottom w:val="0"/>
                  <w:divBdr>
                    <w:top w:val="none" w:sz="0" w:space="0" w:color="auto"/>
                    <w:left w:val="none" w:sz="0" w:space="0" w:color="auto"/>
                    <w:bottom w:val="none" w:sz="0" w:space="0" w:color="auto"/>
                    <w:right w:val="none" w:sz="0" w:space="0" w:color="auto"/>
                  </w:divBdr>
                </w:div>
                <w:div w:id="1671129686">
                  <w:marLeft w:val="0"/>
                  <w:marRight w:val="0"/>
                  <w:marTop w:val="0"/>
                  <w:marBottom w:val="0"/>
                  <w:divBdr>
                    <w:top w:val="none" w:sz="0" w:space="0" w:color="auto"/>
                    <w:left w:val="none" w:sz="0" w:space="0" w:color="auto"/>
                    <w:bottom w:val="none" w:sz="0" w:space="0" w:color="auto"/>
                    <w:right w:val="none" w:sz="0" w:space="0" w:color="auto"/>
                  </w:divBdr>
                  <w:divsChild>
                    <w:div w:id="1807429822">
                      <w:marLeft w:val="0"/>
                      <w:marRight w:val="0"/>
                      <w:marTop w:val="0"/>
                      <w:marBottom w:val="0"/>
                      <w:divBdr>
                        <w:top w:val="none" w:sz="0" w:space="0" w:color="auto"/>
                        <w:left w:val="none" w:sz="0" w:space="0" w:color="auto"/>
                        <w:bottom w:val="none" w:sz="0" w:space="0" w:color="auto"/>
                        <w:right w:val="none" w:sz="0" w:space="0" w:color="auto"/>
                      </w:divBdr>
                      <w:divsChild>
                        <w:div w:id="13637485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65380340">
              <w:marLeft w:val="0"/>
              <w:marRight w:val="0"/>
              <w:marTop w:val="0"/>
              <w:marBottom w:val="0"/>
              <w:divBdr>
                <w:top w:val="none" w:sz="0" w:space="0" w:color="auto"/>
                <w:left w:val="none" w:sz="0" w:space="0" w:color="auto"/>
                <w:bottom w:val="none" w:sz="0" w:space="0" w:color="auto"/>
                <w:right w:val="none" w:sz="0" w:space="0" w:color="auto"/>
              </w:divBdr>
              <w:divsChild>
                <w:div w:id="425031570">
                  <w:marLeft w:val="0"/>
                  <w:marRight w:val="0"/>
                  <w:marTop w:val="0"/>
                  <w:marBottom w:val="0"/>
                  <w:divBdr>
                    <w:top w:val="none" w:sz="0" w:space="0" w:color="auto"/>
                    <w:left w:val="none" w:sz="0" w:space="0" w:color="auto"/>
                    <w:bottom w:val="none" w:sz="0" w:space="0" w:color="auto"/>
                    <w:right w:val="none" w:sz="0" w:space="0" w:color="auto"/>
                  </w:divBdr>
                </w:div>
                <w:div w:id="1416315361">
                  <w:marLeft w:val="0"/>
                  <w:marRight w:val="0"/>
                  <w:marTop w:val="0"/>
                  <w:marBottom w:val="0"/>
                  <w:divBdr>
                    <w:top w:val="none" w:sz="0" w:space="0" w:color="auto"/>
                    <w:left w:val="none" w:sz="0" w:space="0" w:color="auto"/>
                    <w:bottom w:val="none" w:sz="0" w:space="0" w:color="auto"/>
                    <w:right w:val="none" w:sz="0" w:space="0" w:color="auto"/>
                  </w:divBdr>
                  <w:divsChild>
                    <w:div w:id="297078595">
                      <w:marLeft w:val="0"/>
                      <w:marRight w:val="0"/>
                      <w:marTop w:val="0"/>
                      <w:marBottom w:val="0"/>
                      <w:divBdr>
                        <w:top w:val="none" w:sz="0" w:space="0" w:color="auto"/>
                        <w:left w:val="none" w:sz="0" w:space="0" w:color="auto"/>
                        <w:bottom w:val="none" w:sz="0" w:space="0" w:color="auto"/>
                        <w:right w:val="none" w:sz="0" w:space="0" w:color="auto"/>
                      </w:divBdr>
                      <w:divsChild>
                        <w:div w:id="109231497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37782876">
              <w:marLeft w:val="0"/>
              <w:marRight w:val="0"/>
              <w:marTop w:val="0"/>
              <w:marBottom w:val="0"/>
              <w:divBdr>
                <w:top w:val="none" w:sz="0" w:space="0" w:color="auto"/>
                <w:left w:val="none" w:sz="0" w:space="0" w:color="auto"/>
                <w:bottom w:val="none" w:sz="0" w:space="0" w:color="auto"/>
                <w:right w:val="none" w:sz="0" w:space="0" w:color="auto"/>
              </w:divBdr>
            </w:div>
            <w:div w:id="1243104762">
              <w:marLeft w:val="0"/>
              <w:marRight w:val="0"/>
              <w:marTop w:val="0"/>
              <w:marBottom w:val="0"/>
              <w:divBdr>
                <w:top w:val="none" w:sz="0" w:space="0" w:color="auto"/>
                <w:left w:val="none" w:sz="0" w:space="0" w:color="auto"/>
                <w:bottom w:val="none" w:sz="0" w:space="0" w:color="auto"/>
                <w:right w:val="none" w:sz="0" w:space="0" w:color="auto"/>
              </w:divBdr>
            </w:div>
            <w:div w:id="519589342">
              <w:marLeft w:val="0"/>
              <w:marRight w:val="0"/>
              <w:marTop w:val="0"/>
              <w:marBottom w:val="0"/>
              <w:divBdr>
                <w:top w:val="none" w:sz="0" w:space="0" w:color="auto"/>
                <w:left w:val="none" w:sz="0" w:space="0" w:color="auto"/>
                <w:bottom w:val="none" w:sz="0" w:space="0" w:color="auto"/>
                <w:right w:val="none" w:sz="0" w:space="0" w:color="auto"/>
              </w:divBdr>
            </w:div>
            <w:div w:id="1533111457">
              <w:marLeft w:val="0"/>
              <w:marRight w:val="0"/>
              <w:marTop w:val="0"/>
              <w:marBottom w:val="0"/>
              <w:divBdr>
                <w:top w:val="none" w:sz="0" w:space="0" w:color="auto"/>
                <w:left w:val="none" w:sz="0" w:space="0" w:color="auto"/>
                <w:bottom w:val="none" w:sz="0" w:space="0" w:color="auto"/>
                <w:right w:val="none" w:sz="0" w:space="0" w:color="auto"/>
              </w:divBdr>
            </w:div>
            <w:div w:id="179978898">
              <w:marLeft w:val="0"/>
              <w:marRight w:val="0"/>
              <w:marTop w:val="0"/>
              <w:marBottom w:val="0"/>
              <w:divBdr>
                <w:top w:val="none" w:sz="0" w:space="0" w:color="auto"/>
                <w:left w:val="none" w:sz="0" w:space="0" w:color="auto"/>
                <w:bottom w:val="none" w:sz="0" w:space="0" w:color="auto"/>
                <w:right w:val="none" w:sz="0" w:space="0" w:color="auto"/>
              </w:divBdr>
            </w:div>
            <w:div w:id="2024161666">
              <w:marLeft w:val="0"/>
              <w:marRight w:val="0"/>
              <w:marTop w:val="0"/>
              <w:marBottom w:val="0"/>
              <w:divBdr>
                <w:top w:val="none" w:sz="0" w:space="0" w:color="auto"/>
                <w:left w:val="none" w:sz="0" w:space="0" w:color="auto"/>
                <w:bottom w:val="none" w:sz="0" w:space="0" w:color="auto"/>
                <w:right w:val="none" w:sz="0" w:space="0" w:color="auto"/>
              </w:divBdr>
            </w:div>
            <w:div w:id="1107696255">
              <w:marLeft w:val="0"/>
              <w:marRight w:val="0"/>
              <w:marTop w:val="0"/>
              <w:marBottom w:val="0"/>
              <w:divBdr>
                <w:top w:val="none" w:sz="0" w:space="0" w:color="auto"/>
                <w:left w:val="none" w:sz="0" w:space="0" w:color="auto"/>
                <w:bottom w:val="none" w:sz="0" w:space="0" w:color="auto"/>
                <w:right w:val="none" w:sz="0" w:space="0" w:color="auto"/>
              </w:divBdr>
            </w:div>
            <w:div w:id="81293724">
              <w:marLeft w:val="0"/>
              <w:marRight w:val="0"/>
              <w:marTop w:val="0"/>
              <w:marBottom w:val="0"/>
              <w:divBdr>
                <w:top w:val="none" w:sz="0" w:space="0" w:color="auto"/>
                <w:left w:val="none" w:sz="0" w:space="0" w:color="auto"/>
                <w:bottom w:val="none" w:sz="0" w:space="0" w:color="auto"/>
                <w:right w:val="none" w:sz="0" w:space="0" w:color="auto"/>
              </w:divBdr>
            </w:div>
            <w:div w:id="624654859">
              <w:marLeft w:val="0"/>
              <w:marRight w:val="0"/>
              <w:marTop w:val="0"/>
              <w:marBottom w:val="0"/>
              <w:divBdr>
                <w:top w:val="none" w:sz="0" w:space="0" w:color="auto"/>
                <w:left w:val="none" w:sz="0" w:space="0" w:color="auto"/>
                <w:bottom w:val="none" w:sz="0" w:space="0" w:color="auto"/>
                <w:right w:val="none" w:sz="0" w:space="0" w:color="auto"/>
              </w:divBdr>
            </w:div>
            <w:div w:id="824318160">
              <w:marLeft w:val="0"/>
              <w:marRight w:val="0"/>
              <w:marTop w:val="0"/>
              <w:marBottom w:val="0"/>
              <w:divBdr>
                <w:top w:val="none" w:sz="0" w:space="0" w:color="auto"/>
                <w:left w:val="none" w:sz="0" w:space="0" w:color="auto"/>
                <w:bottom w:val="none" w:sz="0" w:space="0" w:color="auto"/>
                <w:right w:val="none" w:sz="0" w:space="0" w:color="auto"/>
              </w:divBdr>
            </w:div>
            <w:div w:id="1185290437">
              <w:marLeft w:val="0"/>
              <w:marRight w:val="0"/>
              <w:marTop w:val="0"/>
              <w:marBottom w:val="0"/>
              <w:divBdr>
                <w:top w:val="none" w:sz="0" w:space="0" w:color="auto"/>
                <w:left w:val="none" w:sz="0" w:space="0" w:color="auto"/>
                <w:bottom w:val="none" w:sz="0" w:space="0" w:color="auto"/>
                <w:right w:val="none" w:sz="0" w:space="0" w:color="auto"/>
              </w:divBdr>
              <w:divsChild>
                <w:div w:id="147332321">
                  <w:marLeft w:val="0"/>
                  <w:marRight w:val="0"/>
                  <w:marTop w:val="0"/>
                  <w:marBottom w:val="0"/>
                  <w:divBdr>
                    <w:top w:val="none" w:sz="0" w:space="0" w:color="auto"/>
                    <w:left w:val="none" w:sz="0" w:space="0" w:color="auto"/>
                    <w:bottom w:val="none" w:sz="0" w:space="0" w:color="auto"/>
                    <w:right w:val="none" w:sz="0" w:space="0" w:color="auto"/>
                  </w:divBdr>
                  <w:divsChild>
                    <w:div w:id="18176470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98524334">
              <w:marLeft w:val="0"/>
              <w:marRight w:val="0"/>
              <w:marTop w:val="0"/>
              <w:marBottom w:val="0"/>
              <w:divBdr>
                <w:top w:val="none" w:sz="0" w:space="0" w:color="auto"/>
                <w:left w:val="none" w:sz="0" w:space="0" w:color="auto"/>
                <w:bottom w:val="none" w:sz="0" w:space="0" w:color="auto"/>
                <w:right w:val="none" w:sz="0" w:space="0" w:color="auto"/>
              </w:divBdr>
              <w:divsChild>
                <w:div w:id="250166489">
                  <w:marLeft w:val="0"/>
                  <w:marRight w:val="0"/>
                  <w:marTop w:val="0"/>
                  <w:marBottom w:val="0"/>
                  <w:divBdr>
                    <w:top w:val="none" w:sz="0" w:space="0" w:color="auto"/>
                    <w:left w:val="none" w:sz="0" w:space="0" w:color="auto"/>
                    <w:bottom w:val="none" w:sz="0" w:space="0" w:color="auto"/>
                    <w:right w:val="none" w:sz="0" w:space="0" w:color="auto"/>
                  </w:divBdr>
                  <w:divsChild>
                    <w:div w:id="126453225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Child>
    </w:div>
    <w:div w:id="1155341191">
      <w:bodyDiv w:val="1"/>
      <w:marLeft w:val="0"/>
      <w:marRight w:val="0"/>
      <w:marTop w:val="0"/>
      <w:marBottom w:val="0"/>
      <w:divBdr>
        <w:top w:val="none" w:sz="0" w:space="0" w:color="auto"/>
        <w:left w:val="none" w:sz="0" w:space="0" w:color="auto"/>
        <w:bottom w:val="none" w:sz="0" w:space="0" w:color="auto"/>
        <w:right w:val="none" w:sz="0" w:space="0" w:color="auto"/>
      </w:divBdr>
    </w:div>
    <w:div w:id="1174107956">
      <w:bodyDiv w:val="1"/>
      <w:marLeft w:val="0"/>
      <w:marRight w:val="0"/>
      <w:marTop w:val="0"/>
      <w:marBottom w:val="0"/>
      <w:divBdr>
        <w:top w:val="none" w:sz="0" w:space="0" w:color="auto"/>
        <w:left w:val="none" w:sz="0" w:space="0" w:color="auto"/>
        <w:bottom w:val="none" w:sz="0" w:space="0" w:color="auto"/>
        <w:right w:val="none" w:sz="0" w:space="0" w:color="auto"/>
      </w:divBdr>
      <w:divsChild>
        <w:div w:id="1184368832">
          <w:marLeft w:val="0"/>
          <w:marRight w:val="0"/>
          <w:marTop w:val="0"/>
          <w:marBottom w:val="0"/>
          <w:divBdr>
            <w:top w:val="none" w:sz="0" w:space="0" w:color="auto"/>
            <w:left w:val="none" w:sz="0" w:space="0" w:color="auto"/>
            <w:bottom w:val="none" w:sz="0" w:space="0" w:color="auto"/>
            <w:right w:val="none" w:sz="0" w:space="0" w:color="auto"/>
          </w:divBdr>
          <w:divsChild>
            <w:div w:id="4257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988">
      <w:bodyDiv w:val="1"/>
      <w:marLeft w:val="0"/>
      <w:marRight w:val="0"/>
      <w:marTop w:val="0"/>
      <w:marBottom w:val="0"/>
      <w:divBdr>
        <w:top w:val="none" w:sz="0" w:space="0" w:color="auto"/>
        <w:left w:val="none" w:sz="0" w:space="0" w:color="auto"/>
        <w:bottom w:val="none" w:sz="0" w:space="0" w:color="auto"/>
        <w:right w:val="none" w:sz="0" w:space="0" w:color="auto"/>
      </w:divBdr>
      <w:divsChild>
        <w:div w:id="859467101">
          <w:marLeft w:val="0"/>
          <w:marRight w:val="0"/>
          <w:marTop w:val="0"/>
          <w:marBottom w:val="0"/>
          <w:divBdr>
            <w:top w:val="single" w:sz="6" w:space="2" w:color="DDDDDD"/>
            <w:left w:val="single" w:sz="6" w:space="2" w:color="DDDDDD"/>
            <w:bottom w:val="single" w:sz="6" w:space="2" w:color="DDDDDD"/>
            <w:right w:val="single" w:sz="6" w:space="2" w:color="DDDDDD"/>
          </w:divBdr>
          <w:divsChild>
            <w:div w:id="1538006158">
              <w:marLeft w:val="0"/>
              <w:marRight w:val="0"/>
              <w:marTop w:val="0"/>
              <w:marBottom w:val="0"/>
              <w:divBdr>
                <w:top w:val="none" w:sz="0" w:space="0" w:color="auto"/>
                <w:left w:val="none" w:sz="0" w:space="0" w:color="auto"/>
                <w:bottom w:val="none" w:sz="0" w:space="0" w:color="auto"/>
                <w:right w:val="none" w:sz="0" w:space="0" w:color="auto"/>
              </w:divBdr>
              <w:divsChild>
                <w:div w:id="1431047115">
                  <w:marLeft w:val="0"/>
                  <w:marRight w:val="0"/>
                  <w:marTop w:val="0"/>
                  <w:marBottom w:val="0"/>
                  <w:divBdr>
                    <w:top w:val="none" w:sz="0" w:space="0" w:color="auto"/>
                    <w:left w:val="none" w:sz="0" w:space="0" w:color="auto"/>
                    <w:bottom w:val="none" w:sz="0" w:space="0" w:color="auto"/>
                    <w:right w:val="none" w:sz="0" w:space="0" w:color="auto"/>
                  </w:divBdr>
                </w:div>
                <w:div w:id="2082603681">
                  <w:marLeft w:val="0"/>
                  <w:marRight w:val="0"/>
                  <w:marTop w:val="0"/>
                  <w:marBottom w:val="0"/>
                  <w:divBdr>
                    <w:top w:val="none" w:sz="0" w:space="0" w:color="auto"/>
                    <w:left w:val="none" w:sz="0" w:space="0" w:color="auto"/>
                    <w:bottom w:val="none" w:sz="0" w:space="0" w:color="auto"/>
                    <w:right w:val="none" w:sz="0" w:space="0" w:color="auto"/>
                  </w:divBdr>
                </w:div>
              </w:divsChild>
            </w:div>
            <w:div w:id="2091074806">
              <w:marLeft w:val="0"/>
              <w:marRight w:val="0"/>
              <w:marTop w:val="0"/>
              <w:marBottom w:val="0"/>
              <w:divBdr>
                <w:top w:val="none" w:sz="0" w:space="0" w:color="auto"/>
                <w:left w:val="none" w:sz="0" w:space="0" w:color="auto"/>
                <w:bottom w:val="none" w:sz="0" w:space="0" w:color="auto"/>
                <w:right w:val="none" w:sz="0" w:space="0" w:color="auto"/>
              </w:divBdr>
              <w:divsChild>
                <w:div w:id="2021928470">
                  <w:marLeft w:val="0"/>
                  <w:marRight w:val="0"/>
                  <w:marTop w:val="0"/>
                  <w:marBottom w:val="0"/>
                  <w:divBdr>
                    <w:top w:val="none" w:sz="0" w:space="0" w:color="auto"/>
                    <w:left w:val="none" w:sz="0" w:space="0" w:color="auto"/>
                    <w:bottom w:val="none" w:sz="0" w:space="0" w:color="auto"/>
                    <w:right w:val="none" w:sz="0" w:space="0" w:color="auto"/>
                  </w:divBdr>
                </w:div>
                <w:div w:id="648829264">
                  <w:marLeft w:val="0"/>
                  <w:marRight w:val="0"/>
                  <w:marTop w:val="0"/>
                  <w:marBottom w:val="0"/>
                  <w:divBdr>
                    <w:top w:val="none" w:sz="0" w:space="0" w:color="auto"/>
                    <w:left w:val="none" w:sz="0" w:space="0" w:color="auto"/>
                    <w:bottom w:val="none" w:sz="0" w:space="0" w:color="auto"/>
                    <w:right w:val="none" w:sz="0" w:space="0" w:color="auto"/>
                  </w:divBdr>
                </w:div>
              </w:divsChild>
            </w:div>
            <w:div w:id="1272201790">
              <w:marLeft w:val="0"/>
              <w:marRight w:val="0"/>
              <w:marTop w:val="0"/>
              <w:marBottom w:val="0"/>
              <w:divBdr>
                <w:top w:val="none" w:sz="0" w:space="0" w:color="auto"/>
                <w:left w:val="none" w:sz="0" w:space="0" w:color="auto"/>
                <w:bottom w:val="none" w:sz="0" w:space="0" w:color="auto"/>
                <w:right w:val="none" w:sz="0" w:space="0" w:color="auto"/>
              </w:divBdr>
              <w:divsChild>
                <w:div w:id="948901890">
                  <w:marLeft w:val="0"/>
                  <w:marRight w:val="0"/>
                  <w:marTop w:val="0"/>
                  <w:marBottom w:val="0"/>
                  <w:divBdr>
                    <w:top w:val="none" w:sz="0" w:space="0" w:color="auto"/>
                    <w:left w:val="none" w:sz="0" w:space="0" w:color="auto"/>
                    <w:bottom w:val="none" w:sz="0" w:space="0" w:color="auto"/>
                    <w:right w:val="none" w:sz="0" w:space="0" w:color="auto"/>
                  </w:divBdr>
                </w:div>
                <w:div w:id="207880831">
                  <w:marLeft w:val="0"/>
                  <w:marRight w:val="0"/>
                  <w:marTop w:val="0"/>
                  <w:marBottom w:val="0"/>
                  <w:divBdr>
                    <w:top w:val="none" w:sz="0" w:space="0" w:color="auto"/>
                    <w:left w:val="none" w:sz="0" w:space="0" w:color="auto"/>
                    <w:bottom w:val="none" w:sz="0" w:space="0" w:color="auto"/>
                    <w:right w:val="none" w:sz="0" w:space="0" w:color="auto"/>
                  </w:divBdr>
                </w:div>
              </w:divsChild>
            </w:div>
            <w:div w:id="1543903162">
              <w:marLeft w:val="0"/>
              <w:marRight w:val="0"/>
              <w:marTop w:val="0"/>
              <w:marBottom w:val="0"/>
              <w:divBdr>
                <w:top w:val="none" w:sz="0" w:space="0" w:color="auto"/>
                <w:left w:val="none" w:sz="0" w:space="0" w:color="auto"/>
                <w:bottom w:val="none" w:sz="0" w:space="0" w:color="auto"/>
                <w:right w:val="none" w:sz="0" w:space="0" w:color="auto"/>
              </w:divBdr>
              <w:divsChild>
                <w:div w:id="1348285619">
                  <w:marLeft w:val="0"/>
                  <w:marRight w:val="0"/>
                  <w:marTop w:val="0"/>
                  <w:marBottom w:val="0"/>
                  <w:divBdr>
                    <w:top w:val="none" w:sz="0" w:space="0" w:color="auto"/>
                    <w:left w:val="none" w:sz="0" w:space="0" w:color="auto"/>
                    <w:bottom w:val="none" w:sz="0" w:space="0" w:color="auto"/>
                    <w:right w:val="none" w:sz="0" w:space="0" w:color="auto"/>
                  </w:divBdr>
                </w:div>
                <w:div w:id="1441340277">
                  <w:marLeft w:val="0"/>
                  <w:marRight w:val="0"/>
                  <w:marTop w:val="0"/>
                  <w:marBottom w:val="0"/>
                  <w:divBdr>
                    <w:top w:val="none" w:sz="0" w:space="0" w:color="auto"/>
                    <w:left w:val="none" w:sz="0" w:space="0" w:color="auto"/>
                    <w:bottom w:val="none" w:sz="0" w:space="0" w:color="auto"/>
                    <w:right w:val="none" w:sz="0" w:space="0" w:color="auto"/>
                  </w:divBdr>
                </w:div>
              </w:divsChild>
            </w:div>
            <w:div w:id="1029064701">
              <w:marLeft w:val="0"/>
              <w:marRight w:val="0"/>
              <w:marTop w:val="0"/>
              <w:marBottom w:val="0"/>
              <w:divBdr>
                <w:top w:val="none" w:sz="0" w:space="0" w:color="auto"/>
                <w:left w:val="none" w:sz="0" w:space="0" w:color="auto"/>
                <w:bottom w:val="none" w:sz="0" w:space="0" w:color="auto"/>
                <w:right w:val="none" w:sz="0" w:space="0" w:color="auto"/>
              </w:divBdr>
            </w:div>
            <w:div w:id="1682390458">
              <w:marLeft w:val="0"/>
              <w:marRight w:val="0"/>
              <w:marTop w:val="0"/>
              <w:marBottom w:val="0"/>
              <w:divBdr>
                <w:top w:val="none" w:sz="0" w:space="0" w:color="auto"/>
                <w:left w:val="none" w:sz="0" w:space="0" w:color="auto"/>
                <w:bottom w:val="none" w:sz="0" w:space="0" w:color="auto"/>
                <w:right w:val="none" w:sz="0" w:space="0" w:color="auto"/>
              </w:divBdr>
            </w:div>
          </w:divsChild>
        </w:div>
        <w:div w:id="894586787">
          <w:marLeft w:val="0"/>
          <w:marRight w:val="0"/>
          <w:marTop w:val="0"/>
          <w:marBottom w:val="0"/>
          <w:divBdr>
            <w:top w:val="none" w:sz="0" w:space="0" w:color="auto"/>
            <w:left w:val="none" w:sz="0" w:space="0" w:color="auto"/>
            <w:bottom w:val="none" w:sz="0" w:space="0" w:color="auto"/>
            <w:right w:val="none" w:sz="0" w:space="0" w:color="auto"/>
          </w:divBdr>
        </w:div>
      </w:divsChild>
    </w:div>
    <w:div w:id="1193111670">
      <w:bodyDiv w:val="1"/>
      <w:marLeft w:val="0"/>
      <w:marRight w:val="0"/>
      <w:marTop w:val="0"/>
      <w:marBottom w:val="0"/>
      <w:divBdr>
        <w:top w:val="none" w:sz="0" w:space="0" w:color="auto"/>
        <w:left w:val="none" w:sz="0" w:space="0" w:color="auto"/>
        <w:bottom w:val="none" w:sz="0" w:space="0" w:color="auto"/>
        <w:right w:val="none" w:sz="0" w:space="0" w:color="auto"/>
      </w:divBdr>
      <w:divsChild>
        <w:div w:id="1752775227">
          <w:marLeft w:val="0"/>
          <w:marRight w:val="0"/>
          <w:marTop w:val="0"/>
          <w:marBottom w:val="0"/>
          <w:divBdr>
            <w:top w:val="single" w:sz="6" w:space="2" w:color="DDDDDD"/>
            <w:left w:val="single" w:sz="6" w:space="2" w:color="DDDDDD"/>
            <w:bottom w:val="single" w:sz="6" w:space="2" w:color="DDDDDD"/>
            <w:right w:val="single" w:sz="6" w:space="2" w:color="DDDDDD"/>
          </w:divBdr>
          <w:divsChild>
            <w:div w:id="1780300164">
              <w:marLeft w:val="0"/>
              <w:marRight w:val="0"/>
              <w:marTop w:val="0"/>
              <w:marBottom w:val="0"/>
              <w:divBdr>
                <w:top w:val="none" w:sz="0" w:space="0" w:color="auto"/>
                <w:left w:val="none" w:sz="0" w:space="0" w:color="auto"/>
                <w:bottom w:val="none" w:sz="0" w:space="0" w:color="auto"/>
                <w:right w:val="none" w:sz="0" w:space="0" w:color="auto"/>
              </w:divBdr>
              <w:divsChild>
                <w:div w:id="71706899">
                  <w:marLeft w:val="0"/>
                  <w:marRight w:val="0"/>
                  <w:marTop w:val="0"/>
                  <w:marBottom w:val="0"/>
                  <w:divBdr>
                    <w:top w:val="none" w:sz="0" w:space="0" w:color="auto"/>
                    <w:left w:val="none" w:sz="0" w:space="0" w:color="auto"/>
                    <w:bottom w:val="none" w:sz="0" w:space="0" w:color="auto"/>
                    <w:right w:val="none" w:sz="0" w:space="0" w:color="auto"/>
                  </w:divBdr>
                </w:div>
                <w:div w:id="1187207847">
                  <w:marLeft w:val="0"/>
                  <w:marRight w:val="0"/>
                  <w:marTop w:val="0"/>
                  <w:marBottom w:val="0"/>
                  <w:divBdr>
                    <w:top w:val="none" w:sz="0" w:space="0" w:color="auto"/>
                    <w:left w:val="none" w:sz="0" w:space="0" w:color="auto"/>
                    <w:bottom w:val="none" w:sz="0" w:space="0" w:color="auto"/>
                    <w:right w:val="none" w:sz="0" w:space="0" w:color="auto"/>
                  </w:divBdr>
                </w:div>
              </w:divsChild>
            </w:div>
            <w:div w:id="1332828161">
              <w:marLeft w:val="0"/>
              <w:marRight w:val="0"/>
              <w:marTop w:val="0"/>
              <w:marBottom w:val="0"/>
              <w:divBdr>
                <w:top w:val="none" w:sz="0" w:space="0" w:color="auto"/>
                <w:left w:val="none" w:sz="0" w:space="0" w:color="auto"/>
                <w:bottom w:val="none" w:sz="0" w:space="0" w:color="auto"/>
                <w:right w:val="none" w:sz="0" w:space="0" w:color="auto"/>
              </w:divBdr>
              <w:divsChild>
                <w:div w:id="596063444">
                  <w:marLeft w:val="0"/>
                  <w:marRight w:val="0"/>
                  <w:marTop w:val="0"/>
                  <w:marBottom w:val="0"/>
                  <w:divBdr>
                    <w:top w:val="none" w:sz="0" w:space="0" w:color="auto"/>
                    <w:left w:val="none" w:sz="0" w:space="0" w:color="auto"/>
                    <w:bottom w:val="none" w:sz="0" w:space="0" w:color="auto"/>
                    <w:right w:val="none" w:sz="0" w:space="0" w:color="auto"/>
                  </w:divBdr>
                </w:div>
                <w:div w:id="990060908">
                  <w:marLeft w:val="0"/>
                  <w:marRight w:val="0"/>
                  <w:marTop w:val="0"/>
                  <w:marBottom w:val="0"/>
                  <w:divBdr>
                    <w:top w:val="none" w:sz="0" w:space="0" w:color="auto"/>
                    <w:left w:val="none" w:sz="0" w:space="0" w:color="auto"/>
                    <w:bottom w:val="none" w:sz="0" w:space="0" w:color="auto"/>
                    <w:right w:val="none" w:sz="0" w:space="0" w:color="auto"/>
                  </w:divBdr>
                </w:div>
              </w:divsChild>
            </w:div>
            <w:div w:id="232736418">
              <w:marLeft w:val="0"/>
              <w:marRight w:val="0"/>
              <w:marTop w:val="0"/>
              <w:marBottom w:val="0"/>
              <w:divBdr>
                <w:top w:val="none" w:sz="0" w:space="0" w:color="auto"/>
                <w:left w:val="none" w:sz="0" w:space="0" w:color="auto"/>
                <w:bottom w:val="none" w:sz="0" w:space="0" w:color="auto"/>
                <w:right w:val="none" w:sz="0" w:space="0" w:color="auto"/>
              </w:divBdr>
              <w:divsChild>
                <w:div w:id="1381050279">
                  <w:marLeft w:val="0"/>
                  <w:marRight w:val="0"/>
                  <w:marTop w:val="0"/>
                  <w:marBottom w:val="0"/>
                  <w:divBdr>
                    <w:top w:val="none" w:sz="0" w:space="0" w:color="auto"/>
                    <w:left w:val="none" w:sz="0" w:space="0" w:color="auto"/>
                    <w:bottom w:val="none" w:sz="0" w:space="0" w:color="auto"/>
                    <w:right w:val="none" w:sz="0" w:space="0" w:color="auto"/>
                  </w:divBdr>
                </w:div>
                <w:div w:id="1200313477">
                  <w:marLeft w:val="0"/>
                  <w:marRight w:val="0"/>
                  <w:marTop w:val="0"/>
                  <w:marBottom w:val="0"/>
                  <w:divBdr>
                    <w:top w:val="none" w:sz="0" w:space="0" w:color="auto"/>
                    <w:left w:val="none" w:sz="0" w:space="0" w:color="auto"/>
                    <w:bottom w:val="none" w:sz="0" w:space="0" w:color="auto"/>
                    <w:right w:val="none" w:sz="0" w:space="0" w:color="auto"/>
                  </w:divBdr>
                </w:div>
              </w:divsChild>
            </w:div>
            <w:div w:id="1339043447">
              <w:marLeft w:val="0"/>
              <w:marRight w:val="0"/>
              <w:marTop w:val="0"/>
              <w:marBottom w:val="0"/>
              <w:divBdr>
                <w:top w:val="none" w:sz="0" w:space="0" w:color="auto"/>
                <w:left w:val="none" w:sz="0" w:space="0" w:color="auto"/>
                <w:bottom w:val="none" w:sz="0" w:space="0" w:color="auto"/>
                <w:right w:val="none" w:sz="0" w:space="0" w:color="auto"/>
              </w:divBdr>
              <w:divsChild>
                <w:div w:id="1336570807">
                  <w:marLeft w:val="0"/>
                  <w:marRight w:val="0"/>
                  <w:marTop w:val="0"/>
                  <w:marBottom w:val="0"/>
                  <w:divBdr>
                    <w:top w:val="none" w:sz="0" w:space="0" w:color="auto"/>
                    <w:left w:val="none" w:sz="0" w:space="0" w:color="auto"/>
                    <w:bottom w:val="none" w:sz="0" w:space="0" w:color="auto"/>
                    <w:right w:val="none" w:sz="0" w:space="0" w:color="auto"/>
                  </w:divBdr>
                </w:div>
                <w:div w:id="1348487939">
                  <w:marLeft w:val="0"/>
                  <w:marRight w:val="0"/>
                  <w:marTop w:val="0"/>
                  <w:marBottom w:val="0"/>
                  <w:divBdr>
                    <w:top w:val="none" w:sz="0" w:space="0" w:color="auto"/>
                    <w:left w:val="none" w:sz="0" w:space="0" w:color="auto"/>
                    <w:bottom w:val="none" w:sz="0" w:space="0" w:color="auto"/>
                    <w:right w:val="none" w:sz="0" w:space="0" w:color="auto"/>
                  </w:divBdr>
                </w:div>
              </w:divsChild>
            </w:div>
            <w:div w:id="821895585">
              <w:marLeft w:val="0"/>
              <w:marRight w:val="0"/>
              <w:marTop w:val="0"/>
              <w:marBottom w:val="0"/>
              <w:divBdr>
                <w:top w:val="none" w:sz="0" w:space="0" w:color="auto"/>
                <w:left w:val="none" w:sz="0" w:space="0" w:color="auto"/>
                <w:bottom w:val="none" w:sz="0" w:space="0" w:color="auto"/>
                <w:right w:val="none" w:sz="0" w:space="0" w:color="auto"/>
              </w:divBdr>
            </w:div>
            <w:div w:id="964627089">
              <w:marLeft w:val="0"/>
              <w:marRight w:val="0"/>
              <w:marTop w:val="0"/>
              <w:marBottom w:val="0"/>
              <w:divBdr>
                <w:top w:val="none" w:sz="0" w:space="0" w:color="auto"/>
                <w:left w:val="none" w:sz="0" w:space="0" w:color="auto"/>
                <w:bottom w:val="none" w:sz="0" w:space="0" w:color="auto"/>
                <w:right w:val="none" w:sz="0" w:space="0" w:color="auto"/>
              </w:divBdr>
            </w:div>
          </w:divsChild>
        </w:div>
        <w:div w:id="142819644">
          <w:marLeft w:val="0"/>
          <w:marRight w:val="0"/>
          <w:marTop w:val="0"/>
          <w:marBottom w:val="0"/>
          <w:divBdr>
            <w:top w:val="none" w:sz="0" w:space="0" w:color="auto"/>
            <w:left w:val="none" w:sz="0" w:space="0" w:color="auto"/>
            <w:bottom w:val="none" w:sz="0" w:space="0" w:color="auto"/>
            <w:right w:val="none" w:sz="0" w:space="0" w:color="auto"/>
          </w:divBdr>
        </w:div>
      </w:divsChild>
    </w:div>
    <w:div w:id="1207910769">
      <w:bodyDiv w:val="1"/>
      <w:marLeft w:val="0"/>
      <w:marRight w:val="0"/>
      <w:marTop w:val="0"/>
      <w:marBottom w:val="0"/>
      <w:divBdr>
        <w:top w:val="none" w:sz="0" w:space="0" w:color="auto"/>
        <w:left w:val="none" w:sz="0" w:space="0" w:color="auto"/>
        <w:bottom w:val="none" w:sz="0" w:space="0" w:color="auto"/>
        <w:right w:val="none" w:sz="0" w:space="0" w:color="auto"/>
      </w:divBdr>
    </w:div>
    <w:div w:id="1209612645">
      <w:bodyDiv w:val="1"/>
      <w:marLeft w:val="0"/>
      <w:marRight w:val="0"/>
      <w:marTop w:val="0"/>
      <w:marBottom w:val="0"/>
      <w:divBdr>
        <w:top w:val="none" w:sz="0" w:space="0" w:color="auto"/>
        <w:left w:val="none" w:sz="0" w:space="0" w:color="auto"/>
        <w:bottom w:val="none" w:sz="0" w:space="0" w:color="auto"/>
        <w:right w:val="none" w:sz="0" w:space="0" w:color="auto"/>
      </w:divBdr>
      <w:divsChild>
        <w:div w:id="1653632293">
          <w:marLeft w:val="0"/>
          <w:marRight w:val="0"/>
          <w:marTop w:val="0"/>
          <w:marBottom w:val="0"/>
          <w:divBdr>
            <w:top w:val="single" w:sz="6" w:space="2" w:color="DDDDDD"/>
            <w:left w:val="single" w:sz="6" w:space="2" w:color="DDDDDD"/>
            <w:bottom w:val="single" w:sz="6" w:space="2" w:color="DDDDDD"/>
            <w:right w:val="single" w:sz="6" w:space="2" w:color="DDDDDD"/>
          </w:divBdr>
          <w:divsChild>
            <w:div w:id="1660618567">
              <w:marLeft w:val="0"/>
              <w:marRight w:val="0"/>
              <w:marTop w:val="0"/>
              <w:marBottom w:val="0"/>
              <w:divBdr>
                <w:top w:val="none" w:sz="0" w:space="0" w:color="auto"/>
                <w:left w:val="none" w:sz="0" w:space="0" w:color="auto"/>
                <w:bottom w:val="none" w:sz="0" w:space="0" w:color="auto"/>
                <w:right w:val="none" w:sz="0" w:space="0" w:color="auto"/>
              </w:divBdr>
              <w:divsChild>
                <w:div w:id="1632831527">
                  <w:marLeft w:val="0"/>
                  <w:marRight w:val="0"/>
                  <w:marTop w:val="0"/>
                  <w:marBottom w:val="0"/>
                  <w:divBdr>
                    <w:top w:val="none" w:sz="0" w:space="0" w:color="auto"/>
                    <w:left w:val="none" w:sz="0" w:space="0" w:color="auto"/>
                    <w:bottom w:val="none" w:sz="0" w:space="0" w:color="auto"/>
                    <w:right w:val="none" w:sz="0" w:space="0" w:color="auto"/>
                  </w:divBdr>
                </w:div>
                <w:div w:id="1068114268">
                  <w:marLeft w:val="0"/>
                  <w:marRight w:val="0"/>
                  <w:marTop w:val="0"/>
                  <w:marBottom w:val="0"/>
                  <w:divBdr>
                    <w:top w:val="none" w:sz="0" w:space="0" w:color="auto"/>
                    <w:left w:val="none" w:sz="0" w:space="0" w:color="auto"/>
                    <w:bottom w:val="none" w:sz="0" w:space="0" w:color="auto"/>
                    <w:right w:val="none" w:sz="0" w:space="0" w:color="auto"/>
                  </w:divBdr>
                </w:div>
              </w:divsChild>
            </w:div>
            <w:div w:id="1881822135">
              <w:marLeft w:val="0"/>
              <w:marRight w:val="0"/>
              <w:marTop w:val="0"/>
              <w:marBottom w:val="0"/>
              <w:divBdr>
                <w:top w:val="none" w:sz="0" w:space="0" w:color="auto"/>
                <w:left w:val="none" w:sz="0" w:space="0" w:color="auto"/>
                <w:bottom w:val="none" w:sz="0" w:space="0" w:color="auto"/>
                <w:right w:val="none" w:sz="0" w:space="0" w:color="auto"/>
              </w:divBdr>
              <w:divsChild>
                <w:div w:id="1153444342">
                  <w:marLeft w:val="0"/>
                  <w:marRight w:val="0"/>
                  <w:marTop w:val="0"/>
                  <w:marBottom w:val="0"/>
                  <w:divBdr>
                    <w:top w:val="none" w:sz="0" w:space="0" w:color="auto"/>
                    <w:left w:val="none" w:sz="0" w:space="0" w:color="auto"/>
                    <w:bottom w:val="none" w:sz="0" w:space="0" w:color="auto"/>
                    <w:right w:val="none" w:sz="0" w:space="0" w:color="auto"/>
                  </w:divBdr>
                </w:div>
                <w:div w:id="1556745386">
                  <w:marLeft w:val="0"/>
                  <w:marRight w:val="0"/>
                  <w:marTop w:val="0"/>
                  <w:marBottom w:val="0"/>
                  <w:divBdr>
                    <w:top w:val="none" w:sz="0" w:space="0" w:color="auto"/>
                    <w:left w:val="none" w:sz="0" w:space="0" w:color="auto"/>
                    <w:bottom w:val="none" w:sz="0" w:space="0" w:color="auto"/>
                    <w:right w:val="none" w:sz="0" w:space="0" w:color="auto"/>
                  </w:divBdr>
                </w:div>
              </w:divsChild>
            </w:div>
            <w:div w:id="1927421700">
              <w:marLeft w:val="0"/>
              <w:marRight w:val="0"/>
              <w:marTop w:val="0"/>
              <w:marBottom w:val="0"/>
              <w:divBdr>
                <w:top w:val="none" w:sz="0" w:space="0" w:color="auto"/>
                <w:left w:val="none" w:sz="0" w:space="0" w:color="auto"/>
                <w:bottom w:val="none" w:sz="0" w:space="0" w:color="auto"/>
                <w:right w:val="none" w:sz="0" w:space="0" w:color="auto"/>
              </w:divBdr>
              <w:divsChild>
                <w:div w:id="629015998">
                  <w:marLeft w:val="0"/>
                  <w:marRight w:val="0"/>
                  <w:marTop w:val="0"/>
                  <w:marBottom w:val="0"/>
                  <w:divBdr>
                    <w:top w:val="none" w:sz="0" w:space="0" w:color="auto"/>
                    <w:left w:val="none" w:sz="0" w:space="0" w:color="auto"/>
                    <w:bottom w:val="none" w:sz="0" w:space="0" w:color="auto"/>
                    <w:right w:val="none" w:sz="0" w:space="0" w:color="auto"/>
                  </w:divBdr>
                </w:div>
                <w:div w:id="1206600945">
                  <w:marLeft w:val="0"/>
                  <w:marRight w:val="0"/>
                  <w:marTop w:val="0"/>
                  <w:marBottom w:val="0"/>
                  <w:divBdr>
                    <w:top w:val="none" w:sz="0" w:space="0" w:color="auto"/>
                    <w:left w:val="none" w:sz="0" w:space="0" w:color="auto"/>
                    <w:bottom w:val="none" w:sz="0" w:space="0" w:color="auto"/>
                    <w:right w:val="none" w:sz="0" w:space="0" w:color="auto"/>
                  </w:divBdr>
                </w:div>
              </w:divsChild>
            </w:div>
            <w:div w:id="2059088174">
              <w:marLeft w:val="0"/>
              <w:marRight w:val="0"/>
              <w:marTop w:val="0"/>
              <w:marBottom w:val="0"/>
              <w:divBdr>
                <w:top w:val="none" w:sz="0" w:space="0" w:color="auto"/>
                <w:left w:val="none" w:sz="0" w:space="0" w:color="auto"/>
                <w:bottom w:val="none" w:sz="0" w:space="0" w:color="auto"/>
                <w:right w:val="none" w:sz="0" w:space="0" w:color="auto"/>
              </w:divBdr>
              <w:divsChild>
                <w:div w:id="1856336298">
                  <w:marLeft w:val="0"/>
                  <w:marRight w:val="0"/>
                  <w:marTop w:val="0"/>
                  <w:marBottom w:val="0"/>
                  <w:divBdr>
                    <w:top w:val="none" w:sz="0" w:space="0" w:color="auto"/>
                    <w:left w:val="none" w:sz="0" w:space="0" w:color="auto"/>
                    <w:bottom w:val="none" w:sz="0" w:space="0" w:color="auto"/>
                    <w:right w:val="none" w:sz="0" w:space="0" w:color="auto"/>
                  </w:divBdr>
                </w:div>
                <w:div w:id="844131816">
                  <w:marLeft w:val="0"/>
                  <w:marRight w:val="0"/>
                  <w:marTop w:val="0"/>
                  <w:marBottom w:val="0"/>
                  <w:divBdr>
                    <w:top w:val="none" w:sz="0" w:space="0" w:color="auto"/>
                    <w:left w:val="none" w:sz="0" w:space="0" w:color="auto"/>
                    <w:bottom w:val="none" w:sz="0" w:space="0" w:color="auto"/>
                    <w:right w:val="none" w:sz="0" w:space="0" w:color="auto"/>
                  </w:divBdr>
                </w:div>
              </w:divsChild>
            </w:div>
            <w:div w:id="1241796022">
              <w:marLeft w:val="0"/>
              <w:marRight w:val="0"/>
              <w:marTop w:val="0"/>
              <w:marBottom w:val="0"/>
              <w:divBdr>
                <w:top w:val="none" w:sz="0" w:space="0" w:color="auto"/>
                <w:left w:val="none" w:sz="0" w:space="0" w:color="auto"/>
                <w:bottom w:val="none" w:sz="0" w:space="0" w:color="auto"/>
                <w:right w:val="none" w:sz="0" w:space="0" w:color="auto"/>
              </w:divBdr>
            </w:div>
            <w:div w:id="1515148109">
              <w:marLeft w:val="0"/>
              <w:marRight w:val="0"/>
              <w:marTop w:val="0"/>
              <w:marBottom w:val="0"/>
              <w:divBdr>
                <w:top w:val="none" w:sz="0" w:space="0" w:color="auto"/>
                <w:left w:val="none" w:sz="0" w:space="0" w:color="auto"/>
                <w:bottom w:val="none" w:sz="0" w:space="0" w:color="auto"/>
                <w:right w:val="none" w:sz="0" w:space="0" w:color="auto"/>
              </w:divBdr>
            </w:div>
          </w:divsChild>
        </w:div>
        <w:div w:id="1071659457">
          <w:marLeft w:val="0"/>
          <w:marRight w:val="0"/>
          <w:marTop w:val="0"/>
          <w:marBottom w:val="0"/>
          <w:divBdr>
            <w:top w:val="none" w:sz="0" w:space="0" w:color="auto"/>
            <w:left w:val="none" w:sz="0" w:space="0" w:color="auto"/>
            <w:bottom w:val="none" w:sz="0" w:space="0" w:color="auto"/>
            <w:right w:val="none" w:sz="0" w:space="0" w:color="auto"/>
          </w:divBdr>
        </w:div>
      </w:divsChild>
    </w:div>
    <w:div w:id="1212883762">
      <w:bodyDiv w:val="1"/>
      <w:marLeft w:val="0"/>
      <w:marRight w:val="0"/>
      <w:marTop w:val="0"/>
      <w:marBottom w:val="0"/>
      <w:divBdr>
        <w:top w:val="none" w:sz="0" w:space="0" w:color="auto"/>
        <w:left w:val="none" w:sz="0" w:space="0" w:color="auto"/>
        <w:bottom w:val="none" w:sz="0" w:space="0" w:color="auto"/>
        <w:right w:val="none" w:sz="0" w:space="0" w:color="auto"/>
      </w:divBdr>
      <w:divsChild>
        <w:div w:id="1048531689">
          <w:marLeft w:val="0"/>
          <w:marRight w:val="0"/>
          <w:marTop w:val="0"/>
          <w:marBottom w:val="0"/>
          <w:divBdr>
            <w:top w:val="single" w:sz="6" w:space="2" w:color="DDDDDD"/>
            <w:left w:val="single" w:sz="6" w:space="2" w:color="DDDDDD"/>
            <w:bottom w:val="single" w:sz="6" w:space="2" w:color="DDDDDD"/>
            <w:right w:val="single" w:sz="6" w:space="2" w:color="DDDDDD"/>
          </w:divBdr>
          <w:divsChild>
            <w:div w:id="752819170">
              <w:marLeft w:val="0"/>
              <w:marRight w:val="0"/>
              <w:marTop w:val="0"/>
              <w:marBottom w:val="0"/>
              <w:divBdr>
                <w:top w:val="none" w:sz="0" w:space="0" w:color="auto"/>
                <w:left w:val="none" w:sz="0" w:space="0" w:color="auto"/>
                <w:bottom w:val="none" w:sz="0" w:space="0" w:color="auto"/>
                <w:right w:val="none" w:sz="0" w:space="0" w:color="auto"/>
              </w:divBdr>
              <w:divsChild>
                <w:div w:id="866676710">
                  <w:marLeft w:val="0"/>
                  <w:marRight w:val="0"/>
                  <w:marTop w:val="0"/>
                  <w:marBottom w:val="0"/>
                  <w:divBdr>
                    <w:top w:val="none" w:sz="0" w:space="0" w:color="auto"/>
                    <w:left w:val="none" w:sz="0" w:space="0" w:color="auto"/>
                    <w:bottom w:val="none" w:sz="0" w:space="0" w:color="auto"/>
                    <w:right w:val="none" w:sz="0" w:space="0" w:color="auto"/>
                  </w:divBdr>
                </w:div>
                <w:div w:id="1860775877">
                  <w:marLeft w:val="0"/>
                  <w:marRight w:val="0"/>
                  <w:marTop w:val="0"/>
                  <w:marBottom w:val="0"/>
                  <w:divBdr>
                    <w:top w:val="none" w:sz="0" w:space="0" w:color="auto"/>
                    <w:left w:val="none" w:sz="0" w:space="0" w:color="auto"/>
                    <w:bottom w:val="none" w:sz="0" w:space="0" w:color="auto"/>
                    <w:right w:val="none" w:sz="0" w:space="0" w:color="auto"/>
                  </w:divBdr>
                </w:div>
              </w:divsChild>
            </w:div>
            <w:div w:id="1158376204">
              <w:marLeft w:val="0"/>
              <w:marRight w:val="0"/>
              <w:marTop w:val="0"/>
              <w:marBottom w:val="0"/>
              <w:divBdr>
                <w:top w:val="none" w:sz="0" w:space="0" w:color="auto"/>
                <w:left w:val="none" w:sz="0" w:space="0" w:color="auto"/>
                <w:bottom w:val="none" w:sz="0" w:space="0" w:color="auto"/>
                <w:right w:val="none" w:sz="0" w:space="0" w:color="auto"/>
              </w:divBdr>
              <w:divsChild>
                <w:div w:id="1046417742">
                  <w:marLeft w:val="0"/>
                  <w:marRight w:val="0"/>
                  <w:marTop w:val="0"/>
                  <w:marBottom w:val="0"/>
                  <w:divBdr>
                    <w:top w:val="none" w:sz="0" w:space="0" w:color="auto"/>
                    <w:left w:val="none" w:sz="0" w:space="0" w:color="auto"/>
                    <w:bottom w:val="none" w:sz="0" w:space="0" w:color="auto"/>
                    <w:right w:val="none" w:sz="0" w:space="0" w:color="auto"/>
                  </w:divBdr>
                </w:div>
                <w:div w:id="1651129270">
                  <w:marLeft w:val="0"/>
                  <w:marRight w:val="0"/>
                  <w:marTop w:val="0"/>
                  <w:marBottom w:val="0"/>
                  <w:divBdr>
                    <w:top w:val="none" w:sz="0" w:space="0" w:color="auto"/>
                    <w:left w:val="none" w:sz="0" w:space="0" w:color="auto"/>
                    <w:bottom w:val="none" w:sz="0" w:space="0" w:color="auto"/>
                    <w:right w:val="none" w:sz="0" w:space="0" w:color="auto"/>
                  </w:divBdr>
                </w:div>
              </w:divsChild>
            </w:div>
            <w:div w:id="888953175">
              <w:marLeft w:val="0"/>
              <w:marRight w:val="0"/>
              <w:marTop w:val="0"/>
              <w:marBottom w:val="0"/>
              <w:divBdr>
                <w:top w:val="none" w:sz="0" w:space="0" w:color="auto"/>
                <w:left w:val="none" w:sz="0" w:space="0" w:color="auto"/>
                <w:bottom w:val="none" w:sz="0" w:space="0" w:color="auto"/>
                <w:right w:val="none" w:sz="0" w:space="0" w:color="auto"/>
              </w:divBdr>
              <w:divsChild>
                <w:div w:id="1099371321">
                  <w:marLeft w:val="0"/>
                  <w:marRight w:val="0"/>
                  <w:marTop w:val="0"/>
                  <w:marBottom w:val="0"/>
                  <w:divBdr>
                    <w:top w:val="none" w:sz="0" w:space="0" w:color="auto"/>
                    <w:left w:val="none" w:sz="0" w:space="0" w:color="auto"/>
                    <w:bottom w:val="none" w:sz="0" w:space="0" w:color="auto"/>
                    <w:right w:val="none" w:sz="0" w:space="0" w:color="auto"/>
                  </w:divBdr>
                </w:div>
                <w:div w:id="1822043661">
                  <w:marLeft w:val="0"/>
                  <w:marRight w:val="0"/>
                  <w:marTop w:val="0"/>
                  <w:marBottom w:val="0"/>
                  <w:divBdr>
                    <w:top w:val="none" w:sz="0" w:space="0" w:color="auto"/>
                    <w:left w:val="none" w:sz="0" w:space="0" w:color="auto"/>
                    <w:bottom w:val="none" w:sz="0" w:space="0" w:color="auto"/>
                    <w:right w:val="none" w:sz="0" w:space="0" w:color="auto"/>
                  </w:divBdr>
                </w:div>
              </w:divsChild>
            </w:div>
            <w:div w:id="1044670325">
              <w:marLeft w:val="0"/>
              <w:marRight w:val="0"/>
              <w:marTop w:val="0"/>
              <w:marBottom w:val="0"/>
              <w:divBdr>
                <w:top w:val="none" w:sz="0" w:space="0" w:color="auto"/>
                <w:left w:val="none" w:sz="0" w:space="0" w:color="auto"/>
                <w:bottom w:val="none" w:sz="0" w:space="0" w:color="auto"/>
                <w:right w:val="none" w:sz="0" w:space="0" w:color="auto"/>
              </w:divBdr>
              <w:divsChild>
                <w:div w:id="188228339">
                  <w:marLeft w:val="0"/>
                  <w:marRight w:val="0"/>
                  <w:marTop w:val="0"/>
                  <w:marBottom w:val="0"/>
                  <w:divBdr>
                    <w:top w:val="none" w:sz="0" w:space="0" w:color="auto"/>
                    <w:left w:val="none" w:sz="0" w:space="0" w:color="auto"/>
                    <w:bottom w:val="none" w:sz="0" w:space="0" w:color="auto"/>
                    <w:right w:val="none" w:sz="0" w:space="0" w:color="auto"/>
                  </w:divBdr>
                </w:div>
                <w:div w:id="1530608959">
                  <w:marLeft w:val="0"/>
                  <w:marRight w:val="0"/>
                  <w:marTop w:val="0"/>
                  <w:marBottom w:val="0"/>
                  <w:divBdr>
                    <w:top w:val="none" w:sz="0" w:space="0" w:color="auto"/>
                    <w:left w:val="none" w:sz="0" w:space="0" w:color="auto"/>
                    <w:bottom w:val="none" w:sz="0" w:space="0" w:color="auto"/>
                    <w:right w:val="none" w:sz="0" w:space="0" w:color="auto"/>
                  </w:divBdr>
                </w:div>
              </w:divsChild>
            </w:div>
            <w:div w:id="539972147">
              <w:marLeft w:val="0"/>
              <w:marRight w:val="0"/>
              <w:marTop w:val="0"/>
              <w:marBottom w:val="0"/>
              <w:divBdr>
                <w:top w:val="none" w:sz="0" w:space="0" w:color="auto"/>
                <w:left w:val="none" w:sz="0" w:space="0" w:color="auto"/>
                <w:bottom w:val="none" w:sz="0" w:space="0" w:color="auto"/>
                <w:right w:val="none" w:sz="0" w:space="0" w:color="auto"/>
              </w:divBdr>
            </w:div>
            <w:div w:id="98109455">
              <w:marLeft w:val="0"/>
              <w:marRight w:val="0"/>
              <w:marTop w:val="0"/>
              <w:marBottom w:val="0"/>
              <w:divBdr>
                <w:top w:val="none" w:sz="0" w:space="0" w:color="auto"/>
                <w:left w:val="none" w:sz="0" w:space="0" w:color="auto"/>
                <w:bottom w:val="none" w:sz="0" w:space="0" w:color="auto"/>
                <w:right w:val="none" w:sz="0" w:space="0" w:color="auto"/>
              </w:divBdr>
            </w:div>
          </w:divsChild>
        </w:div>
        <w:div w:id="1743023123">
          <w:marLeft w:val="0"/>
          <w:marRight w:val="0"/>
          <w:marTop w:val="0"/>
          <w:marBottom w:val="0"/>
          <w:divBdr>
            <w:top w:val="none" w:sz="0" w:space="0" w:color="auto"/>
            <w:left w:val="none" w:sz="0" w:space="0" w:color="auto"/>
            <w:bottom w:val="none" w:sz="0" w:space="0" w:color="auto"/>
            <w:right w:val="none" w:sz="0" w:space="0" w:color="auto"/>
          </w:divBdr>
        </w:div>
      </w:divsChild>
    </w:div>
    <w:div w:id="1228153017">
      <w:bodyDiv w:val="1"/>
      <w:marLeft w:val="0"/>
      <w:marRight w:val="0"/>
      <w:marTop w:val="0"/>
      <w:marBottom w:val="0"/>
      <w:divBdr>
        <w:top w:val="none" w:sz="0" w:space="0" w:color="auto"/>
        <w:left w:val="none" w:sz="0" w:space="0" w:color="auto"/>
        <w:bottom w:val="none" w:sz="0" w:space="0" w:color="auto"/>
        <w:right w:val="none" w:sz="0" w:space="0" w:color="auto"/>
      </w:divBdr>
      <w:divsChild>
        <w:div w:id="968822677">
          <w:marLeft w:val="0"/>
          <w:marRight w:val="0"/>
          <w:marTop w:val="0"/>
          <w:marBottom w:val="0"/>
          <w:divBdr>
            <w:top w:val="single" w:sz="6" w:space="2" w:color="DDDDDD"/>
            <w:left w:val="single" w:sz="6" w:space="2" w:color="DDDDDD"/>
            <w:bottom w:val="single" w:sz="6" w:space="2" w:color="DDDDDD"/>
            <w:right w:val="single" w:sz="6" w:space="2" w:color="DDDDDD"/>
          </w:divBdr>
          <w:divsChild>
            <w:div w:id="1862082931">
              <w:marLeft w:val="0"/>
              <w:marRight w:val="0"/>
              <w:marTop w:val="0"/>
              <w:marBottom w:val="0"/>
              <w:divBdr>
                <w:top w:val="none" w:sz="0" w:space="0" w:color="auto"/>
                <w:left w:val="none" w:sz="0" w:space="0" w:color="auto"/>
                <w:bottom w:val="none" w:sz="0" w:space="0" w:color="auto"/>
                <w:right w:val="none" w:sz="0" w:space="0" w:color="auto"/>
              </w:divBdr>
              <w:divsChild>
                <w:div w:id="1247882434">
                  <w:marLeft w:val="0"/>
                  <w:marRight w:val="0"/>
                  <w:marTop w:val="0"/>
                  <w:marBottom w:val="0"/>
                  <w:divBdr>
                    <w:top w:val="none" w:sz="0" w:space="0" w:color="auto"/>
                    <w:left w:val="none" w:sz="0" w:space="0" w:color="auto"/>
                    <w:bottom w:val="none" w:sz="0" w:space="0" w:color="auto"/>
                    <w:right w:val="none" w:sz="0" w:space="0" w:color="auto"/>
                  </w:divBdr>
                </w:div>
                <w:div w:id="685445878">
                  <w:marLeft w:val="0"/>
                  <w:marRight w:val="0"/>
                  <w:marTop w:val="0"/>
                  <w:marBottom w:val="0"/>
                  <w:divBdr>
                    <w:top w:val="none" w:sz="0" w:space="0" w:color="auto"/>
                    <w:left w:val="none" w:sz="0" w:space="0" w:color="auto"/>
                    <w:bottom w:val="none" w:sz="0" w:space="0" w:color="auto"/>
                    <w:right w:val="none" w:sz="0" w:space="0" w:color="auto"/>
                  </w:divBdr>
                </w:div>
              </w:divsChild>
            </w:div>
            <w:div w:id="595944513">
              <w:marLeft w:val="0"/>
              <w:marRight w:val="0"/>
              <w:marTop w:val="0"/>
              <w:marBottom w:val="0"/>
              <w:divBdr>
                <w:top w:val="none" w:sz="0" w:space="0" w:color="auto"/>
                <w:left w:val="none" w:sz="0" w:space="0" w:color="auto"/>
                <w:bottom w:val="none" w:sz="0" w:space="0" w:color="auto"/>
                <w:right w:val="none" w:sz="0" w:space="0" w:color="auto"/>
              </w:divBdr>
              <w:divsChild>
                <w:div w:id="1475178918">
                  <w:marLeft w:val="0"/>
                  <w:marRight w:val="0"/>
                  <w:marTop w:val="0"/>
                  <w:marBottom w:val="0"/>
                  <w:divBdr>
                    <w:top w:val="none" w:sz="0" w:space="0" w:color="auto"/>
                    <w:left w:val="none" w:sz="0" w:space="0" w:color="auto"/>
                    <w:bottom w:val="none" w:sz="0" w:space="0" w:color="auto"/>
                    <w:right w:val="none" w:sz="0" w:space="0" w:color="auto"/>
                  </w:divBdr>
                </w:div>
                <w:div w:id="331180340">
                  <w:marLeft w:val="0"/>
                  <w:marRight w:val="0"/>
                  <w:marTop w:val="0"/>
                  <w:marBottom w:val="0"/>
                  <w:divBdr>
                    <w:top w:val="none" w:sz="0" w:space="0" w:color="auto"/>
                    <w:left w:val="none" w:sz="0" w:space="0" w:color="auto"/>
                    <w:bottom w:val="none" w:sz="0" w:space="0" w:color="auto"/>
                    <w:right w:val="none" w:sz="0" w:space="0" w:color="auto"/>
                  </w:divBdr>
                </w:div>
              </w:divsChild>
            </w:div>
            <w:div w:id="1004937311">
              <w:marLeft w:val="0"/>
              <w:marRight w:val="0"/>
              <w:marTop w:val="0"/>
              <w:marBottom w:val="0"/>
              <w:divBdr>
                <w:top w:val="none" w:sz="0" w:space="0" w:color="auto"/>
                <w:left w:val="none" w:sz="0" w:space="0" w:color="auto"/>
                <w:bottom w:val="none" w:sz="0" w:space="0" w:color="auto"/>
                <w:right w:val="none" w:sz="0" w:space="0" w:color="auto"/>
              </w:divBdr>
              <w:divsChild>
                <w:div w:id="1174497561">
                  <w:marLeft w:val="0"/>
                  <w:marRight w:val="0"/>
                  <w:marTop w:val="0"/>
                  <w:marBottom w:val="0"/>
                  <w:divBdr>
                    <w:top w:val="none" w:sz="0" w:space="0" w:color="auto"/>
                    <w:left w:val="none" w:sz="0" w:space="0" w:color="auto"/>
                    <w:bottom w:val="none" w:sz="0" w:space="0" w:color="auto"/>
                    <w:right w:val="none" w:sz="0" w:space="0" w:color="auto"/>
                  </w:divBdr>
                </w:div>
                <w:div w:id="2043436740">
                  <w:marLeft w:val="0"/>
                  <w:marRight w:val="0"/>
                  <w:marTop w:val="0"/>
                  <w:marBottom w:val="0"/>
                  <w:divBdr>
                    <w:top w:val="none" w:sz="0" w:space="0" w:color="auto"/>
                    <w:left w:val="none" w:sz="0" w:space="0" w:color="auto"/>
                    <w:bottom w:val="none" w:sz="0" w:space="0" w:color="auto"/>
                    <w:right w:val="none" w:sz="0" w:space="0" w:color="auto"/>
                  </w:divBdr>
                </w:div>
              </w:divsChild>
            </w:div>
            <w:div w:id="1581327374">
              <w:marLeft w:val="0"/>
              <w:marRight w:val="0"/>
              <w:marTop w:val="0"/>
              <w:marBottom w:val="0"/>
              <w:divBdr>
                <w:top w:val="none" w:sz="0" w:space="0" w:color="auto"/>
                <w:left w:val="none" w:sz="0" w:space="0" w:color="auto"/>
                <w:bottom w:val="none" w:sz="0" w:space="0" w:color="auto"/>
                <w:right w:val="none" w:sz="0" w:space="0" w:color="auto"/>
              </w:divBdr>
              <w:divsChild>
                <w:div w:id="2076514033">
                  <w:marLeft w:val="0"/>
                  <w:marRight w:val="0"/>
                  <w:marTop w:val="0"/>
                  <w:marBottom w:val="0"/>
                  <w:divBdr>
                    <w:top w:val="none" w:sz="0" w:space="0" w:color="auto"/>
                    <w:left w:val="none" w:sz="0" w:space="0" w:color="auto"/>
                    <w:bottom w:val="none" w:sz="0" w:space="0" w:color="auto"/>
                    <w:right w:val="none" w:sz="0" w:space="0" w:color="auto"/>
                  </w:divBdr>
                </w:div>
                <w:div w:id="920525701">
                  <w:marLeft w:val="0"/>
                  <w:marRight w:val="0"/>
                  <w:marTop w:val="0"/>
                  <w:marBottom w:val="0"/>
                  <w:divBdr>
                    <w:top w:val="none" w:sz="0" w:space="0" w:color="auto"/>
                    <w:left w:val="none" w:sz="0" w:space="0" w:color="auto"/>
                    <w:bottom w:val="none" w:sz="0" w:space="0" w:color="auto"/>
                    <w:right w:val="none" w:sz="0" w:space="0" w:color="auto"/>
                  </w:divBdr>
                </w:div>
              </w:divsChild>
            </w:div>
            <w:div w:id="1117336310">
              <w:marLeft w:val="0"/>
              <w:marRight w:val="0"/>
              <w:marTop w:val="0"/>
              <w:marBottom w:val="0"/>
              <w:divBdr>
                <w:top w:val="none" w:sz="0" w:space="0" w:color="auto"/>
                <w:left w:val="none" w:sz="0" w:space="0" w:color="auto"/>
                <w:bottom w:val="none" w:sz="0" w:space="0" w:color="auto"/>
                <w:right w:val="none" w:sz="0" w:space="0" w:color="auto"/>
              </w:divBdr>
            </w:div>
            <w:div w:id="352149282">
              <w:marLeft w:val="0"/>
              <w:marRight w:val="0"/>
              <w:marTop w:val="0"/>
              <w:marBottom w:val="0"/>
              <w:divBdr>
                <w:top w:val="none" w:sz="0" w:space="0" w:color="auto"/>
                <w:left w:val="none" w:sz="0" w:space="0" w:color="auto"/>
                <w:bottom w:val="none" w:sz="0" w:space="0" w:color="auto"/>
                <w:right w:val="none" w:sz="0" w:space="0" w:color="auto"/>
              </w:divBdr>
            </w:div>
          </w:divsChild>
        </w:div>
        <w:div w:id="1624385150">
          <w:marLeft w:val="0"/>
          <w:marRight w:val="0"/>
          <w:marTop w:val="0"/>
          <w:marBottom w:val="0"/>
          <w:divBdr>
            <w:top w:val="none" w:sz="0" w:space="0" w:color="auto"/>
            <w:left w:val="none" w:sz="0" w:space="0" w:color="auto"/>
            <w:bottom w:val="none" w:sz="0" w:space="0" w:color="auto"/>
            <w:right w:val="none" w:sz="0" w:space="0" w:color="auto"/>
          </w:divBdr>
        </w:div>
      </w:divsChild>
    </w:div>
    <w:div w:id="1248004866">
      <w:bodyDiv w:val="1"/>
      <w:marLeft w:val="0"/>
      <w:marRight w:val="0"/>
      <w:marTop w:val="0"/>
      <w:marBottom w:val="0"/>
      <w:divBdr>
        <w:top w:val="none" w:sz="0" w:space="0" w:color="auto"/>
        <w:left w:val="none" w:sz="0" w:space="0" w:color="auto"/>
        <w:bottom w:val="none" w:sz="0" w:space="0" w:color="auto"/>
        <w:right w:val="none" w:sz="0" w:space="0" w:color="auto"/>
      </w:divBdr>
      <w:divsChild>
        <w:div w:id="1564028741">
          <w:marLeft w:val="0"/>
          <w:marRight w:val="0"/>
          <w:marTop w:val="0"/>
          <w:marBottom w:val="0"/>
          <w:divBdr>
            <w:top w:val="single" w:sz="6" w:space="2" w:color="DDDDDD"/>
            <w:left w:val="single" w:sz="6" w:space="2" w:color="DDDDDD"/>
            <w:bottom w:val="single" w:sz="6" w:space="2" w:color="DDDDDD"/>
            <w:right w:val="single" w:sz="6" w:space="2" w:color="DDDDDD"/>
          </w:divBdr>
          <w:divsChild>
            <w:div w:id="829439971">
              <w:marLeft w:val="0"/>
              <w:marRight w:val="0"/>
              <w:marTop w:val="0"/>
              <w:marBottom w:val="0"/>
              <w:divBdr>
                <w:top w:val="none" w:sz="0" w:space="0" w:color="auto"/>
                <w:left w:val="none" w:sz="0" w:space="0" w:color="auto"/>
                <w:bottom w:val="none" w:sz="0" w:space="0" w:color="auto"/>
                <w:right w:val="none" w:sz="0" w:space="0" w:color="auto"/>
              </w:divBdr>
              <w:divsChild>
                <w:div w:id="2089185114">
                  <w:marLeft w:val="0"/>
                  <w:marRight w:val="0"/>
                  <w:marTop w:val="0"/>
                  <w:marBottom w:val="0"/>
                  <w:divBdr>
                    <w:top w:val="none" w:sz="0" w:space="0" w:color="auto"/>
                    <w:left w:val="none" w:sz="0" w:space="0" w:color="auto"/>
                    <w:bottom w:val="none" w:sz="0" w:space="0" w:color="auto"/>
                    <w:right w:val="none" w:sz="0" w:space="0" w:color="auto"/>
                  </w:divBdr>
                </w:div>
                <w:div w:id="49961484">
                  <w:marLeft w:val="0"/>
                  <w:marRight w:val="0"/>
                  <w:marTop w:val="0"/>
                  <w:marBottom w:val="0"/>
                  <w:divBdr>
                    <w:top w:val="none" w:sz="0" w:space="0" w:color="auto"/>
                    <w:left w:val="none" w:sz="0" w:space="0" w:color="auto"/>
                    <w:bottom w:val="none" w:sz="0" w:space="0" w:color="auto"/>
                    <w:right w:val="none" w:sz="0" w:space="0" w:color="auto"/>
                  </w:divBdr>
                </w:div>
              </w:divsChild>
            </w:div>
            <w:div w:id="1846090461">
              <w:marLeft w:val="0"/>
              <w:marRight w:val="0"/>
              <w:marTop w:val="0"/>
              <w:marBottom w:val="0"/>
              <w:divBdr>
                <w:top w:val="none" w:sz="0" w:space="0" w:color="auto"/>
                <w:left w:val="none" w:sz="0" w:space="0" w:color="auto"/>
                <w:bottom w:val="none" w:sz="0" w:space="0" w:color="auto"/>
                <w:right w:val="none" w:sz="0" w:space="0" w:color="auto"/>
              </w:divBdr>
              <w:divsChild>
                <w:div w:id="1899366114">
                  <w:marLeft w:val="0"/>
                  <w:marRight w:val="0"/>
                  <w:marTop w:val="0"/>
                  <w:marBottom w:val="0"/>
                  <w:divBdr>
                    <w:top w:val="none" w:sz="0" w:space="0" w:color="auto"/>
                    <w:left w:val="none" w:sz="0" w:space="0" w:color="auto"/>
                    <w:bottom w:val="none" w:sz="0" w:space="0" w:color="auto"/>
                    <w:right w:val="none" w:sz="0" w:space="0" w:color="auto"/>
                  </w:divBdr>
                </w:div>
                <w:div w:id="378937716">
                  <w:marLeft w:val="0"/>
                  <w:marRight w:val="0"/>
                  <w:marTop w:val="0"/>
                  <w:marBottom w:val="0"/>
                  <w:divBdr>
                    <w:top w:val="none" w:sz="0" w:space="0" w:color="auto"/>
                    <w:left w:val="none" w:sz="0" w:space="0" w:color="auto"/>
                    <w:bottom w:val="none" w:sz="0" w:space="0" w:color="auto"/>
                    <w:right w:val="none" w:sz="0" w:space="0" w:color="auto"/>
                  </w:divBdr>
                </w:div>
              </w:divsChild>
            </w:div>
            <w:div w:id="606889744">
              <w:marLeft w:val="0"/>
              <w:marRight w:val="0"/>
              <w:marTop w:val="0"/>
              <w:marBottom w:val="0"/>
              <w:divBdr>
                <w:top w:val="none" w:sz="0" w:space="0" w:color="auto"/>
                <w:left w:val="none" w:sz="0" w:space="0" w:color="auto"/>
                <w:bottom w:val="none" w:sz="0" w:space="0" w:color="auto"/>
                <w:right w:val="none" w:sz="0" w:space="0" w:color="auto"/>
              </w:divBdr>
              <w:divsChild>
                <w:div w:id="229190759">
                  <w:marLeft w:val="0"/>
                  <w:marRight w:val="0"/>
                  <w:marTop w:val="0"/>
                  <w:marBottom w:val="0"/>
                  <w:divBdr>
                    <w:top w:val="none" w:sz="0" w:space="0" w:color="auto"/>
                    <w:left w:val="none" w:sz="0" w:space="0" w:color="auto"/>
                    <w:bottom w:val="none" w:sz="0" w:space="0" w:color="auto"/>
                    <w:right w:val="none" w:sz="0" w:space="0" w:color="auto"/>
                  </w:divBdr>
                </w:div>
                <w:div w:id="125465676">
                  <w:marLeft w:val="0"/>
                  <w:marRight w:val="0"/>
                  <w:marTop w:val="0"/>
                  <w:marBottom w:val="0"/>
                  <w:divBdr>
                    <w:top w:val="none" w:sz="0" w:space="0" w:color="auto"/>
                    <w:left w:val="none" w:sz="0" w:space="0" w:color="auto"/>
                    <w:bottom w:val="none" w:sz="0" w:space="0" w:color="auto"/>
                    <w:right w:val="none" w:sz="0" w:space="0" w:color="auto"/>
                  </w:divBdr>
                </w:div>
              </w:divsChild>
            </w:div>
            <w:div w:id="1719433558">
              <w:marLeft w:val="0"/>
              <w:marRight w:val="0"/>
              <w:marTop w:val="0"/>
              <w:marBottom w:val="0"/>
              <w:divBdr>
                <w:top w:val="none" w:sz="0" w:space="0" w:color="auto"/>
                <w:left w:val="none" w:sz="0" w:space="0" w:color="auto"/>
                <w:bottom w:val="none" w:sz="0" w:space="0" w:color="auto"/>
                <w:right w:val="none" w:sz="0" w:space="0" w:color="auto"/>
              </w:divBdr>
              <w:divsChild>
                <w:div w:id="1785152956">
                  <w:marLeft w:val="0"/>
                  <w:marRight w:val="0"/>
                  <w:marTop w:val="0"/>
                  <w:marBottom w:val="0"/>
                  <w:divBdr>
                    <w:top w:val="none" w:sz="0" w:space="0" w:color="auto"/>
                    <w:left w:val="none" w:sz="0" w:space="0" w:color="auto"/>
                    <w:bottom w:val="none" w:sz="0" w:space="0" w:color="auto"/>
                    <w:right w:val="none" w:sz="0" w:space="0" w:color="auto"/>
                  </w:divBdr>
                </w:div>
                <w:div w:id="1761222117">
                  <w:marLeft w:val="0"/>
                  <w:marRight w:val="0"/>
                  <w:marTop w:val="0"/>
                  <w:marBottom w:val="0"/>
                  <w:divBdr>
                    <w:top w:val="none" w:sz="0" w:space="0" w:color="auto"/>
                    <w:left w:val="none" w:sz="0" w:space="0" w:color="auto"/>
                    <w:bottom w:val="none" w:sz="0" w:space="0" w:color="auto"/>
                    <w:right w:val="none" w:sz="0" w:space="0" w:color="auto"/>
                  </w:divBdr>
                </w:div>
              </w:divsChild>
            </w:div>
            <w:div w:id="2019843084">
              <w:marLeft w:val="0"/>
              <w:marRight w:val="0"/>
              <w:marTop w:val="0"/>
              <w:marBottom w:val="0"/>
              <w:divBdr>
                <w:top w:val="none" w:sz="0" w:space="0" w:color="auto"/>
                <w:left w:val="none" w:sz="0" w:space="0" w:color="auto"/>
                <w:bottom w:val="none" w:sz="0" w:space="0" w:color="auto"/>
                <w:right w:val="none" w:sz="0" w:space="0" w:color="auto"/>
              </w:divBdr>
            </w:div>
            <w:div w:id="1595169277">
              <w:marLeft w:val="0"/>
              <w:marRight w:val="0"/>
              <w:marTop w:val="0"/>
              <w:marBottom w:val="0"/>
              <w:divBdr>
                <w:top w:val="none" w:sz="0" w:space="0" w:color="auto"/>
                <w:left w:val="none" w:sz="0" w:space="0" w:color="auto"/>
                <w:bottom w:val="none" w:sz="0" w:space="0" w:color="auto"/>
                <w:right w:val="none" w:sz="0" w:space="0" w:color="auto"/>
              </w:divBdr>
            </w:div>
          </w:divsChild>
        </w:div>
        <w:div w:id="88627562">
          <w:marLeft w:val="0"/>
          <w:marRight w:val="0"/>
          <w:marTop w:val="0"/>
          <w:marBottom w:val="0"/>
          <w:divBdr>
            <w:top w:val="none" w:sz="0" w:space="0" w:color="auto"/>
            <w:left w:val="none" w:sz="0" w:space="0" w:color="auto"/>
            <w:bottom w:val="none" w:sz="0" w:space="0" w:color="auto"/>
            <w:right w:val="none" w:sz="0" w:space="0" w:color="auto"/>
          </w:divBdr>
        </w:div>
      </w:divsChild>
    </w:div>
    <w:div w:id="1268732400">
      <w:bodyDiv w:val="1"/>
      <w:marLeft w:val="0"/>
      <w:marRight w:val="0"/>
      <w:marTop w:val="0"/>
      <w:marBottom w:val="0"/>
      <w:divBdr>
        <w:top w:val="none" w:sz="0" w:space="0" w:color="auto"/>
        <w:left w:val="none" w:sz="0" w:space="0" w:color="auto"/>
        <w:bottom w:val="none" w:sz="0" w:space="0" w:color="auto"/>
        <w:right w:val="none" w:sz="0" w:space="0" w:color="auto"/>
      </w:divBdr>
      <w:divsChild>
        <w:div w:id="1882589451">
          <w:marLeft w:val="0"/>
          <w:marRight w:val="0"/>
          <w:marTop w:val="0"/>
          <w:marBottom w:val="0"/>
          <w:divBdr>
            <w:top w:val="single" w:sz="6" w:space="2" w:color="DDDDDD"/>
            <w:left w:val="single" w:sz="6" w:space="2" w:color="DDDDDD"/>
            <w:bottom w:val="single" w:sz="6" w:space="2" w:color="DDDDDD"/>
            <w:right w:val="single" w:sz="6" w:space="2" w:color="DDDDDD"/>
          </w:divBdr>
          <w:divsChild>
            <w:div w:id="1068188867">
              <w:marLeft w:val="0"/>
              <w:marRight w:val="0"/>
              <w:marTop w:val="0"/>
              <w:marBottom w:val="0"/>
              <w:divBdr>
                <w:top w:val="none" w:sz="0" w:space="0" w:color="auto"/>
                <w:left w:val="none" w:sz="0" w:space="0" w:color="auto"/>
                <w:bottom w:val="none" w:sz="0" w:space="0" w:color="auto"/>
                <w:right w:val="none" w:sz="0" w:space="0" w:color="auto"/>
              </w:divBdr>
              <w:divsChild>
                <w:div w:id="1657300316">
                  <w:marLeft w:val="0"/>
                  <w:marRight w:val="0"/>
                  <w:marTop w:val="0"/>
                  <w:marBottom w:val="0"/>
                  <w:divBdr>
                    <w:top w:val="none" w:sz="0" w:space="0" w:color="auto"/>
                    <w:left w:val="none" w:sz="0" w:space="0" w:color="auto"/>
                    <w:bottom w:val="none" w:sz="0" w:space="0" w:color="auto"/>
                    <w:right w:val="none" w:sz="0" w:space="0" w:color="auto"/>
                  </w:divBdr>
                </w:div>
                <w:div w:id="252588868">
                  <w:marLeft w:val="0"/>
                  <w:marRight w:val="0"/>
                  <w:marTop w:val="0"/>
                  <w:marBottom w:val="0"/>
                  <w:divBdr>
                    <w:top w:val="none" w:sz="0" w:space="0" w:color="auto"/>
                    <w:left w:val="none" w:sz="0" w:space="0" w:color="auto"/>
                    <w:bottom w:val="none" w:sz="0" w:space="0" w:color="auto"/>
                    <w:right w:val="none" w:sz="0" w:space="0" w:color="auto"/>
                  </w:divBdr>
                </w:div>
              </w:divsChild>
            </w:div>
            <w:div w:id="313729886">
              <w:marLeft w:val="0"/>
              <w:marRight w:val="0"/>
              <w:marTop w:val="0"/>
              <w:marBottom w:val="0"/>
              <w:divBdr>
                <w:top w:val="none" w:sz="0" w:space="0" w:color="auto"/>
                <w:left w:val="none" w:sz="0" w:space="0" w:color="auto"/>
                <w:bottom w:val="none" w:sz="0" w:space="0" w:color="auto"/>
                <w:right w:val="none" w:sz="0" w:space="0" w:color="auto"/>
              </w:divBdr>
              <w:divsChild>
                <w:div w:id="431508143">
                  <w:marLeft w:val="0"/>
                  <w:marRight w:val="0"/>
                  <w:marTop w:val="0"/>
                  <w:marBottom w:val="0"/>
                  <w:divBdr>
                    <w:top w:val="none" w:sz="0" w:space="0" w:color="auto"/>
                    <w:left w:val="none" w:sz="0" w:space="0" w:color="auto"/>
                    <w:bottom w:val="none" w:sz="0" w:space="0" w:color="auto"/>
                    <w:right w:val="none" w:sz="0" w:space="0" w:color="auto"/>
                  </w:divBdr>
                </w:div>
                <w:div w:id="880871088">
                  <w:marLeft w:val="0"/>
                  <w:marRight w:val="0"/>
                  <w:marTop w:val="0"/>
                  <w:marBottom w:val="0"/>
                  <w:divBdr>
                    <w:top w:val="none" w:sz="0" w:space="0" w:color="auto"/>
                    <w:left w:val="none" w:sz="0" w:space="0" w:color="auto"/>
                    <w:bottom w:val="none" w:sz="0" w:space="0" w:color="auto"/>
                    <w:right w:val="none" w:sz="0" w:space="0" w:color="auto"/>
                  </w:divBdr>
                </w:div>
              </w:divsChild>
            </w:div>
            <w:div w:id="537816077">
              <w:marLeft w:val="0"/>
              <w:marRight w:val="0"/>
              <w:marTop w:val="0"/>
              <w:marBottom w:val="0"/>
              <w:divBdr>
                <w:top w:val="none" w:sz="0" w:space="0" w:color="auto"/>
                <w:left w:val="none" w:sz="0" w:space="0" w:color="auto"/>
                <w:bottom w:val="none" w:sz="0" w:space="0" w:color="auto"/>
                <w:right w:val="none" w:sz="0" w:space="0" w:color="auto"/>
              </w:divBdr>
              <w:divsChild>
                <w:div w:id="1631978316">
                  <w:marLeft w:val="0"/>
                  <w:marRight w:val="0"/>
                  <w:marTop w:val="0"/>
                  <w:marBottom w:val="0"/>
                  <w:divBdr>
                    <w:top w:val="none" w:sz="0" w:space="0" w:color="auto"/>
                    <w:left w:val="none" w:sz="0" w:space="0" w:color="auto"/>
                    <w:bottom w:val="none" w:sz="0" w:space="0" w:color="auto"/>
                    <w:right w:val="none" w:sz="0" w:space="0" w:color="auto"/>
                  </w:divBdr>
                </w:div>
                <w:div w:id="1942105018">
                  <w:marLeft w:val="0"/>
                  <w:marRight w:val="0"/>
                  <w:marTop w:val="0"/>
                  <w:marBottom w:val="0"/>
                  <w:divBdr>
                    <w:top w:val="none" w:sz="0" w:space="0" w:color="auto"/>
                    <w:left w:val="none" w:sz="0" w:space="0" w:color="auto"/>
                    <w:bottom w:val="none" w:sz="0" w:space="0" w:color="auto"/>
                    <w:right w:val="none" w:sz="0" w:space="0" w:color="auto"/>
                  </w:divBdr>
                </w:div>
              </w:divsChild>
            </w:div>
            <w:div w:id="715590391">
              <w:marLeft w:val="0"/>
              <w:marRight w:val="0"/>
              <w:marTop w:val="0"/>
              <w:marBottom w:val="0"/>
              <w:divBdr>
                <w:top w:val="none" w:sz="0" w:space="0" w:color="auto"/>
                <w:left w:val="none" w:sz="0" w:space="0" w:color="auto"/>
                <w:bottom w:val="none" w:sz="0" w:space="0" w:color="auto"/>
                <w:right w:val="none" w:sz="0" w:space="0" w:color="auto"/>
              </w:divBdr>
              <w:divsChild>
                <w:div w:id="1445274450">
                  <w:marLeft w:val="0"/>
                  <w:marRight w:val="0"/>
                  <w:marTop w:val="0"/>
                  <w:marBottom w:val="0"/>
                  <w:divBdr>
                    <w:top w:val="none" w:sz="0" w:space="0" w:color="auto"/>
                    <w:left w:val="none" w:sz="0" w:space="0" w:color="auto"/>
                    <w:bottom w:val="none" w:sz="0" w:space="0" w:color="auto"/>
                    <w:right w:val="none" w:sz="0" w:space="0" w:color="auto"/>
                  </w:divBdr>
                </w:div>
                <w:div w:id="344330696">
                  <w:marLeft w:val="0"/>
                  <w:marRight w:val="0"/>
                  <w:marTop w:val="0"/>
                  <w:marBottom w:val="0"/>
                  <w:divBdr>
                    <w:top w:val="none" w:sz="0" w:space="0" w:color="auto"/>
                    <w:left w:val="none" w:sz="0" w:space="0" w:color="auto"/>
                    <w:bottom w:val="none" w:sz="0" w:space="0" w:color="auto"/>
                    <w:right w:val="none" w:sz="0" w:space="0" w:color="auto"/>
                  </w:divBdr>
                </w:div>
              </w:divsChild>
            </w:div>
            <w:div w:id="1049302946">
              <w:marLeft w:val="0"/>
              <w:marRight w:val="0"/>
              <w:marTop w:val="0"/>
              <w:marBottom w:val="0"/>
              <w:divBdr>
                <w:top w:val="none" w:sz="0" w:space="0" w:color="auto"/>
                <w:left w:val="none" w:sz="0" w:space="0" w:color="auto"/>
                <w:bottom w:val="none" w:sz="0" w:space="0" w:color="auto"/>
                <w:right w:val="none" w:sz="0" w:space="0" w:color="auto"/>
              </w:divBdr>
            </w:div>
            <w:div w:id="989360292">
              <w:marLeft w:val="0"/>
              <w:marRight w:val="0"/>
              <w:marTop w:val="0"/>
              <w:marBottom w:val="0"/>
              <w:divBdr>
                <w:top w:val="none" w:sz="0" w:space="0" w:color="auto"/>
                <w:left w:val="none" w:sz="0" w:space="0" w:color="auto"/>
                <w:bottom w:val="none" w:sz="0" w:space="0" w:color="auto"/>
                <w:right w:val="none" w:sz="0" w:space="0" w:color="auto"/>
              </w:divBdr>
            </w:div>
          </w:divsChild>
        </w:div>
        <w:div w:id="1963420118">
          <w:marLeft w:val="0"/>
          <w:marRight w:val="0"/>
          <w:marTop w:val="0"/>
          <w:marBottom w:val="0"/>
          <w:divBdr>
            <w:top w:val="none" w:sz="0" w:space="0" w:color="auto"/>
            <w:left w:val="none" w:sz="0" w:space="0" w:color="auto"/>
            <w:bottom w:val="none" w:sz="0" w:space="0" w:color="auto"/>
            <w:right w:val="none" w:sz="0" w:space="0" w:color="auto"/>
          </w:divBdr>
        </w:div>
      </w:divsChild>
    </w:div>
    <w:div w:id="1269506103">
      <w:bodyDiv w:val="1"/>
      <w:marLeft w:val="0"/>
      <w:marRight w:val="0"/>
      <w:marTop w:val="0"/>
      <w:marBottom w:val="0"/>
      <w:divBdr>
        <w:top w:val="none" w:sz="0" w:space="0" w:color="auto"/>
        <w:left w:val="none" w:sz="0" w:space="0" w:color="auto"/>
        <w:bottom w:val="none" w:sz="0" w:space="0" w:color="auto"/>
        <w:right w:val="none" w:sz="0" w:space="0" w:color="auto"/>
      </w:divBdr>
      <w:divsChild>
        <w:div w:id="37051314">
          <w:marLeft w:val="0"/>
          <w:marRight w:val="0"/>
          <w:marTop w:val="0"/>
          <w:marBottom w:val="0"/>
          <w:divBdr>
            <w:top w:val="single" w:sz="6" w:space="2" w:color="DDDDDD"/>
            <w:left w:val="single" w:sz="6" w:space="2" w:color="DDDDDD"/>
            <w:bottom w:val="single" w:sz="6" w:space="2" w:color="DDDDDD"/>
            <w:right w:val="single" w:sz="6" w:space="2" w:color="DDDDDD"/>
          </w:divBdr>
          <w:divsChild>
            <w:div w:id="1423840800">
              <w:marLeft w:val="0"/>
              <w:marRight w:val="0"/>
              <w:marTop w:val="0"/>
              <w:marBottom w:val="0"/>
              <w:divBdr>
                <w:top w:val="none" w:sz="0" w:space="0" w:color="auto"/>
                <w:left w:val="none" w:sz="0" w:space="0" w:color="auto"/>
                <w:bottom w:val="none" w:sz="0" w:space="0" w:color="auto"/>
                <w:right w:val="none" w:sz="0" w:space="0" w:color="auto"/>
              </w:divBdr>
              <w:divsChild>
                <w:div w:id="958101223">
                  <w:marLeft w:val="0"/>
                  <w:marRight w:val="0"/>
                  <w:marTop w:val="0"/>
                  <w:marBottom w:val="0"/>
                  <w:divBdr>
                    <w:top w:val="none" w:sz="0" w:space="0" w:color="auto"/>
                    <w:left w:val="none" w:sz="0" w:space="0" w:color="auto"/>
                    <w:bottom w:val="none" w:sz="0" w:space="0" w:color="auto"/>
                    <w:right w:val="none" w:sz="0" w:space="0" w:color="auto"/>
                  </w:divBdr>
                </w:div>
                <w:div w:id="646544929">
                  <w:marLeft w:val="0"/>
                  <w:marRight w:val="0"/>
                  <w:marTop w:val="0"/>
                  <w:marBottom w:val="0"/>
                  <w:divBdr>
                    <w:top w:val="none" w:sz="0" w:space="0" w:color="auto"/>
                    <w:left w:val="none" w:sz="0" w:space="0" w:color="auto"/>
                    <w:bottom w:val="none" w:sz="0" w:space="0" w:color="auto"/>
                    <w:right w:val="none" w:sz="0" w:space="0" w:color="auto"/>
                  </w:divBdr>
                </w:div>
              </w:divsChild>
            </w:div>
            <w:div w:id="561446978">
              <w:marLeft w:val="0"/>
              <w:marRight w:val="0"/>
              <w:marTop w:val="0"/>
              <w:marBottom w:val="0"/>
              <w:divBdr>
                <w:top w:val="none" w:sz="0" w:space="0" w:color="auto"/>
                <w:left w:val="none" w:sz="0" w:space="0" w:color="auto"/>
                <w:bottom w:val="none" w:sz="0" w:space="0" w:color="auto"/>
                <w:right w:val="none" w:sz="0" w:space="0" w:color="auto"/>
              </w:divBdr>
              <w:divsChild>
                <w:div w:id="1337264127">
                  <w:marLeft w:val="0"/>
                  <w:marRight w:val="0"/>
                  <w:marTop w:val="0"/>
                  <w:marBottom w:val="0"/>
                  <w:divBdr>
                    <w:top w:val="none" w:sz="0" w:space="0" w:color="auto"/>
                    <w:left w:val="none" w:sz="0" w:space="0" w:color="auto"/>
                    <w:bottom w:val="none" w:sz="0" w:space="0" w:color="auto"/>
                    <w:right w:val="none" w:sz="0" w:space="0" w:color="auto"/>
                  </w:divBdr>
                </w:div>
                <w:div w:id="1041708927">
                  <w:marLeft w:val="0"/>
                  <w:marRight w:val="0"/>
                  <w:marTop w:val="0"/>
                  <w:marBottom w:val="0"/>
                  <w:divBdr>
                    <w:top w:val="none" w:sz="0" w:space="0" w:color="auto"/>
                    <w:left w:val="none" w:sz="0" w:space="0" w:color="auto"/>
                    <w:bottom w:val="none" w:sz="0" w:space="0" w:color="auto"/>
                    <w:right w:val="none" w:sz="0" w:space="0" w:color="auto"/>
                  </w:divBdr>
                </w:div>
              </w:divsChild>
            </w:div>
            <w:div w:id="1178693737">
              <w:marLeft w:val="0"/>
              <w:marRight w:val="0"/>
              <w:marTop w:val="0"/>
              <w:marBottom w:val="0"/>
              <w:divBdr>
                <w:top w:val="none" w:sz="0" w:space="0" w:color="auto"/>
                <w:left w:val="none" w:sz="0" w:space="0" w:color="auto"/>
                <w:bottom w:val="none" w:sz="0" w:space="0" w:color="auto"/>
                <w:right w:val="none" w:sz="0" w:space="0" w:color="auto"/>
              </w:divBdr>
              <w:divsChild>
                <w:div w:id="1985695891">
                  <w:marLeft w:val="0"/>
                  <w:marRight w:val="0"/>
                  <w:marTop w:val="0"/>
                  <w:marBottom w:val="0"/>
                  <w:divBdr>
                    <w:top w:val="none" w:sz="0" w:space="0" w:color="auto"/>
                    <w:left w:val="none" w:sz="0" w:space="0" w:color="auto"/>
                    <w:bottom w:val="none" w:sz="0" w:space="0" w:color="auto"/>
                    <w:right w:val="none" w:sz="0" w:space="0" w:color="auto"/>
                  </w:divBdr>
                </w:div>
                <w:div w:id="741565962">
                  <w:marLeft w:val="0"/>
                  <w:marRight w:val="0"/>
                  <w:marTop w:val="0"/>
                  <w:marBottom w:val="0"/>
                  <w:divBdr>
                    <w:top w:val="none" w:sz="0" w:space="0" w:color="auto"/>
                    <w:left w:val="none" w:sz="0" w:space="0" w:color="auto"/>
                    <w:bottom w:val="none" w:sz="0" w:space="0" w:color="auto"/>
                    <w:right w:val="none" w:sz="0" w:space="0" w:color="auto"/>
                  </w:divBdr>
                </w:div>
              </w:divsChild>
            </w:div>
            <w:div w:id="2093044320">
              <w:marLeft w:val="0"/>
              <w:marRight w:val="0"/>
              <w:marTop w:val="0"/>
              <w:marBottom w:val="0"/>
              <w:divBdr>
                <w:top w:val="none" w:sz="0" w:space="0" w:color="auto"/>
                <w:left w:val="none" w:sz="0" w:space="0" w:color="auto"/>
                <w:bottom w:val="none" w:sz="0" w:space="0" w:color="auto"/>
                <w:right w:val="none" w:sz="0" w:space="0" w:color="auto"/>
              </w:divBdr>
              <w:divsChild>
                <w:div w:id="410389370">
                  <w:marLeft w:val="0"/>
                  <w:marRight w:val="0"/>
                  <w:marTop w:val="0"/>
                  <w:marBottom w:val="0"/>
                  <w:divBdr>
                    <w:top w:val="none" w:sz="0" w:space="0" w:color="auto"/>
                    <w:left w:val="none" w:sz="0" w:space="0" w:color="auto"/>
                    <w:bottom w:val="none" w:sz="0" w:space="0" w:color="auto"/>
                    <w:right w:val="none" w:sz="0" w:space="0" w:color="auto"/>
                  </w:divBdr>
                </w:div>
                <w:div w:id="1350401960">
                  <w:marLeft w:val="0"/>
                  <w:marRight w:val="0"/>
                  <w:marTop w:val="0"/>
                  <w:marBottom w:val="0"/>
                  <w:divBdr>
                    <w:top w:val="none" w:sz="0" w:space="0" w:color="auto"/>
                    <w:left w:val="none" w:sz="0" w:space="0" w:color="auto"/>
                    <w:bottom w:val="none" w:sz="0" w:space="0" w:color="auto"/>
                    <w:right w:val="none" w:sz="0" w:space="0" w:color="auto"/>
                  </w:divBdr>
                </w:div>
              </w:divsChild>
            </w:div>
            <w:div w:id="1522739890">
              <w:marLeft w:val="0"/>
              <w:marRight w:val="0"/>
              <w:marTop w:val="0"/>
              <w:marBottom w:val="0"/>
              <w:divBdr>
                <w:top w:val="none" w:sz="0" w:space="0" w:color="auto"/>
                <w:left w:val="none" w:sz="0" w:space="0" w:color="auto"/>
                <w:bottom w:val="none" w:sz="0" w:space="0" w:color="auto"/>
                <w:right w:val="none" w:sz="0" w:space="0" w:color="auto"/>
              </w:divBdr>
            </w:div>
            <w:div w:id="135686955">
              <w:marLeft w:val="0"/>
              <w:marRight w:val="0"/>
              <w:marTop w:val="0"/>
              <w:marBottom w:val="0"/>
              <w:divBdr>
                <w:top w:val="none" w:sz="0" w:space="0" w:color="auto"/>
                <w:left w:val="none" w:sz="0" w:space="0" w:color="auto"/>
                <w:bottom w:val="none" w:sz="0" w:space="0" w:color="auto"/>
                <w:right w:val="none" w:sz="0" w:space="0" w:color="auto"/>
              </w:divBdr>
            </w:div>
          </w:divsChild>
        </w:div>
        <w:div w:id="1862627278">
          <w:marLeft w:val="0"/>
          <w:marRight w:val="0"/>
          <w:marTop w:val="0"/>
          <w:marBottom w:val="0"/>
          <w:divBdr>
            <w:top w:val="none" w:sz="0" w:space="0" w:color="auto"/>
            <w:left w:val="none" w:sz="0" w:space="0" w:color="auto"/>
            <w:bottom w:val="none" w:sz="0" w:space="0" w:color="auto"/>
            <w:right w:val="none" w:sz="0" w:space="0" w:color="auto"/>
          </w:divBdr>
        </w:div>
      </w:divsChild>
    </w:div>
    <w:div w:id="1275749610">
      <w:bodyDiv w:val="1"/>
      <w:marLeft w:val="0"/>
      <w:marRight w:val="0"/>
      <w:marTop w:val="0"/>
      <w:marBottom w:val="0"/>
      <w:divBdr>
        <w:top w:val="none" w:sz="0" w:space="0" w:color="auto"/>
        <w:left w:val="none" w:sz="0" w:space="0" w:color="auto"/>
        <w:bottom w:val="none" w:sz="0" w:space="0" w:color="auto"/>
        <w:right w:val="none" w:sz="0" w:space="0" w:color="auto"/>
      </w:divBdr>
      <w:divsChild>
        <w:div w:id="129131633">
          <w:marLeft w:val="0"/>
          <w:marRight w:val="0"/>
          <w:marTop w:val="0"/>
          <w:marBottom w:val="0"/>
          <w:divBdr>
            <w:top w:val="single" w:sz="6" w:space="2" w:color="DDDDDD"/>
            <w:left w:val="single" w:sz="6" w:space="2" w:color="DDDDDD"/>
            <w:bottom w:val="single" w:sz="6" w:space="2" w:color="DDDDDD"/>
            <w:right w:val="single" w:sz="6" w:space="2" w:color="DDDDDD"/>
          </w:divBdr>
          <w:divsChild>
            <w:div w:id="1220021031">
              <w:marLeft w:val="0"/>
              <w:marRight w:val="0"/>
              <w:marTop w:val="0"/>
              <w:marBottom w:val="0"/>
              <w:divBdr>
                <w:top w:val="none" w:sz="0" w:space="0" w:color="auto"/>
                <w:left w:val="none" w:sz="0" w:space="0" w:color="auto"/>
                <w:bottom w:val="none" w:sz="0" w:space="0" w:color="auto"/>
                <w:right w:val="none" w:sz="0" w:space="0" w:color="auto"/>
              </w:divBdr>
              <w:divsChild>
                <w:div w:id="889608150">
                  <w:marLeft w:val="0"/>
                  <w:marRight w:val="0"/>
                  <w:marTop w:val="0"/>
                  <w:marBottom w:val="0"/>
                  <w:divBdr>
                    <w:top w:val="none" w:sz="0" w:space="0" w:color="auto"/>
                    <w:left w:val="none" w:sz="0" w:space="0" w:color="auto"/>
                    <w:bottom w:val="none" w:sz="0" w:space="0" w:color="auto"/>
                    <w:right w:val="none" w:sz="0" w:space="0" w:color="auto"/>
                  </w:divBdr>
                </w:div>
                <w:div w:id="1202941511">
                  <w:marLeft w:val="0"/>
                  <w:marRight w:val="0"/>
                  <w:marTop w:val="0"/>
                  <w:marBottom w:val="0"/>
                  <w:divBdr>
                    <w:top w:val="none" w:sz="0" w:space="0" w:color="auto"/>
                    <w:left w:val="none" w:sz="0" w:space="0" w:color="auto"/>
                    <w:bottom w:val="none" w:sz="0" w:space="0" w:color="auto"/>
                    <w:right w:val="none" w:sz="0" w:space="0" w:color="auto"/>
                  </w:divBdr>
                </w:div>
              </w:divsChild>
            </w:div>
            <w:div w:id="1005520134">
              <w:marLeft w:val="0"/>
              <w:marRight w:val="0"/>
              <w:marTop w:val="0"/>
              <w:marBottom w:val="0"/>
              <w:divBdr>
                <w:top w:val="none" w:sz="0" w:space="0" w:color="auto"/>
                <w:left w:val="none" w:sz="0" w:space="0" w:color="auto"/>
                <w:bottom w:val="none" w:sz="0" w:space="0" w:color="auto"/>
                <w:right w:val="none" w:sz="0" w:space="0" w:color="auto"/>
              </w:divBdr>
              <w:divsChild>
                <w:div w:id="1901820014">
                  <w:marLeft w:val="0"/>
                  <w:marRight w:val="0"/>
                  <w:marTop w:val="0"/>
                  <w:marBottom w:val="0"/>
                  <w:divBdr>
                    <w:top w:val="none" w:sz="0" w:space="0" w:color="auto"/>
                    <w:left w:val="none" w:sz="0" w:space="0" w:color="auto"/>
                    <w:bottom w:val="none" w:sz="0" w:space="0" w:color="auto"/>
                    <w:right w:val="none" w:sz="0" w:space="0" w:color="auto"/>
                  </w:divBdr>
                </w:div>
                <w:div w:id="1042100396">
                  <w:marLeft w:val="0"/>
                  <w:marRight w:val="0"/>
                  <w:marTop w:val="0"/>
                  <w:marBottom w:val="0"/>
                  <w:divBdr>
                    <w:top w:val="none" w:sz="0" w:space="0" w:color="auto"/>
                    <w:left w:val="none" w:sz="0" w:space="0" w:color="auto"/>
                    <w:bottom w:val="none" w:sz="0" w:space="0" w:color="auto"/>
                    <w:right w:val="none" w:sz="0" w:space="0" w:color="auto"/>
                  </w:divBdr>
                </w:div>
              </w:divsChild>
            </w:div>
            <w:div w:id="517499443">
              <w:marLeft w:val="0"/>
              <w:marRight w:val="0"/>
              <w:marTop w:val="0"/>
              <w:marBottom w:val="0"/>
              <w:divBdr>
                <w:top w:val="none" w:sz="0" w:space="0" w:color="auto"/>
                <w:left w:val="none" w:sz="0" w:space="0" w:color="auto"/>
                <w:bottom w:val="none" w:sz="0" w:space="0" w:color="auto"/>
                <w:right w:val="none" w:sz="0" w:space="0" w:color="auto"/>
              </w:divBdr>
              <w:divsChild>
                <w:div w:id="1119375612">
                  <w:marLeft w:val="0"/>
                  <w:marRight w:val="0"/>
                  <w:marTop w:val="0"/>
                  <w:marBottom w:val="0"/>
                  <w:divBdr>
                    <w:top w:val="none" w:sz="0" w:space="0" w:color="auto"/>
                    <w:left w:val="none" w:sz="0" w:space="0" w:color="auto"/>
                    <w:bottom w:val="none" w:sz="0" w:space="0" w:color="auto"/>
                    <w:right w:val="none" w:sz="0" w:space="0" w:color="auto"/>
                  </w:divBdr>
                </w:div>
                <w:div w:id="72632249">
                  <w:marLeft w:val="0"/>
                  <w:marRight w:val="0"/>
                  <w:marTop w:val="0"/>
                  <w:marBottom w:val="0"/>
                  <w:divBdr>
                    <w:top w:val="none" w:sz="0" w:space="0" w:color="auto"/>
                    <w:left w:val="none" w:sz="0" w:space="0" w:color="auto"/>
                    <w:bottom w:val="none" w:sz="0" w:space="0" w:color="auto"/>
                    <w:right w:val="none" w:sz="0" w:space="0" w:color="auto"/>
                  </w:divBdr>
                </w:div>
              </w:divsChild>
            </w:div>
            <w:div w:id="1824540574">
              <w:marLeft w:val="0"/>
              <w:marRight w:val="0"/>
              <w:marTop w:val="0"/>
              <w:marBottom w:val="0"/>
              <w:divBdr>
                <w:top w:val="none" w:sz="0" w:space="0" w:color="auto"/>
                <w:left w:val="none" w:sz="0" w:space="0" w:color="auto"/>
                <w:bottom w:val="none" w:sz="0" w:space="0" w:color="auto"/>
                <w:right w:val="none" w:sz="0" w:space="0" w:color="auto"/>
              </w:divBdr>
              <w:divsChild>
                <w:div w:id="1398018028">
                  <w:marLeft w:val="0"/>
                  <w:marRight w:val="0"/>
                  <w:marTop w:val="0"/>
                  <w:marBottom w:val="0"/>
                  <w:divBdr>
                    <w:top w:val="none" w:sz="0" w:space="0" w:color="auto"/>
                    <w:left w:val="none" w:sz="0" w:space="0" w:color="auto"/>
                    <w:bottom w:val="none" w:sz="0" w:space="0" w:color="auto"/>
                    <w:right w:val="none" w:sz="0" w:space="0" w:color="auto"/>
                  </w:divBdr>
                </w:div>
                <w:div w:id="1373725742">
                  <w:marLeft w:val="0"/>
                  <w:marRight w:val="0"/>
                  <w:marTop w:val="0"/>
                  <w:marBottom w:val="0"/>
                  <w:divBdr>
                    <w:top w:val="none" w:sz="0" w:space="0" w:color="auto"/>
                    <w:left w:val="none" w:sz="0" w:space="0" w:color="auto"/>
                    <w:bottom w:val="none" w:sz="0" w:space="0" w:color="auto"/>
                    <w:right w:val="none" w:sz="0" w:space="0" w:color="auto"/>
                  </w:divBdr>
                </w:div>
              </w:divsChild>
            </w:div>
            <w:div w:id="403184127">
              <w:marLeft w:val="0"/>
              <w:marRight w:val="0"/>
              <w:marTop w:val="0"/>
              <w:marBottom w:val="0"/>
              <w:divBdr>
                <w:top w:val="none" w:sz="0" w:space="0" w:color="auto"/>
                <w:left w:val="none" w:sz="0" w:space="0" w:color="auto"/>
                <w:bottom w:val="none" w:sz="0" w:space="0" w:color="auto"/>
                <w:right w:val="none" w:sz="0" w:space="0" w:color="auto"/>
              </w:divBdr>
            </w:div>
            <w:div w:id="1316569563">
              <w:marLeft w:val="0"/>
              <w:marRight w:val="0"/>
              <w:marTop w:val="0"/>
              <w:marBottom w:val="0"/>
              <w:divBdr>
                <w:top w:val="none" w:sz="0" w:space="0" w:color="auto"/>
                <w:left w:val="none" w:sz="0" w:space="0" w:color="auto"/>
                <w:bottom w:val="none" w:sz="0" w:space="0" w:color="auto"/>
                <w:right w:val="none" w:sz="0" w:space="0" w:color="auto"/>
              </w:divBdr>
            </w:div>
          </w:divsChild>
        </w:div>
        <w:div w:id="1773738935">
          <w:marLeft w:val="0"/>
          <w:marRight w:val="0"/>
          <w:marTop w:val="0"/>
          <w:marBottom w:val="0"/>
          <w:divBdr>
            <w:top w:val="none" w:sz="0" w:space="0" w:color="auto"/>
            <w:left w:val="none" w:sz="0" w:space="0" w:color="auto"/>
            <w:bottom w:val="none" w:sz="0" w:space="0" w:color="auto"/>
            <w:right w:val="none" w:sz="0" w:space="0" w:color="auto"/>
          </w:divBdr>
        </w:div>
      </w:divsChild>
    </w:div>
    <w:div w:id="1279797100">
      <w:bodyDiv w:val="1"/>
      <w:marLeft w:val="0"/>
      <w:marRight w:val="0"/>
      <w:marTop w:val="0"/>
      <w:marBottom w:val="0"/>
      <w:divBdr>
        <w:top w:val="none" w:sz="0" w:space="0" w:color="auto"/>
        <w:left w:val="none" w:sz="0" w:space="0" w:color="auto"/>
        <w:bottom w:val="none" w:sz="0" w:space="0" w:color="auto"/>
        <w:right w:val="none" w:sz="0" w:space="0" w:color="auto"/>
      </w:divBdr>
      <w:divsChild>
        <w:div w:id="2113547598">
          <w:marLeft w:val="0"/>
          <w:marRight w:val="0"/>
          <w:marTop w:val="0"/>
          <w:marBottom w:val="0"/>
          <w:divBdr>
            <w:top w:val="single" w:sz="6" w:space="2" w:color="DDDDDD"/>
            <w:left w:val="single" w:sz="6" w:space="2" w:color="DDDDDD"/>
            <w:bottom w:val="single" w:sz="6" w:space="2" w:color="DDDDDD"/>
            <w:right w:val="single" w:sz="6" w:space="2" w:color="DDDDDD"/>
          </w:divBdr>
          <w:divsChild>
            <w:div w:id="182868980">
              <w:marLeft w:val="0"/>
              <w:marRight w:val="0"/>
              <w:marTop w:val="0"/>
              <w:marBottom w:val="0"/>
              <w:divBdr>
                <w:top w:val="none" w:sz="0" w:space="0" w:color="auto"/>
                <w:left w:val="none" w:sz="0" w:space="0" w:color="auto"/>
                <w:bottom w:val="none" w:sz="0" w:space="0" w:color="auto"/>
                <w:right w:val="none" w:sz="0" w:space="0" w:color="auto"/>
              </w:divBdr>
              <w:divsChild>
                <w:div w:id="1752001171">
                  <w:marLeft w:val="0"/>
                  <w:marRight w:val="0"/>
                  <w:marTop w:val="0"/>
                  <w:marBottom w:val="0"/>
                  <w:divBdr>
                    <w:top w:val="none" w:sz="0" w:space="0" w:color="auto"/>
                    <w:left w:val="none" w:sz="0" w:space="0" w:color="auto"/>
                    <w:bottom w:val="none" w:sz="0" w:space="0" w:color="auto"/>
                    <w:right w:val="none" w:sz="0" w:space="0" w:color="auto"/>
                  </w:divBdr>
                </w:div>
                <w:div w:id="624435359">
                  <w:marLeft w:val="0"/>
                  <w:marRight w:val="0"/>
                  <w:marTop w:val="0"/>
                  <w:marBottom w:val="0"/>
                  <w:divBdr>
                    <w:top w:val="none" w:sz="0" w:space="0" w:color="auto"/>
                    <w:left w:val="none" w:sz="0" w:space="0" w:color="auto"/>
                    <w:bottom w:val="none" w:sz="0" w:space="0" w:color="auto"/>
                    <w:right w:val="none" w:sz="0" w:space="0" w:color="auto"/>
                  </w:divBdr>
                </w:div>
              </w:divsChild>
            </w:div>
            <w:div w:id="1539078297">
              <w:marLeft w:val="0"/>
              <w:marRight w:val="0"/>
              <w:marTop w:val="0"/>
              <w:marBottom w:val="0"/>
              <w:divBdr>
                <w:top w:val="none" w:sz="0" w:space="0" w:color="auto"/>
                <w:left w:val="none" w:sz="0" w:space="0" w:color="auto"/>
                <w:bottom w:val="none" w:sz="0" w:space="0" w:color="auto"/>
                <w:right w:val="none" w:sz="0" w:space="0" w:color="auto"/>
              </w:divBdr>
              <w:divsChild>
                <w:div w:id="849416613">
                  <w:marLeft w:val="0"/>
                  <w:marRight w:val="0"/>
                  <w:marTop w:val="0"/>
                  <w:marBottom w:val="0"/>
                  <w:divBdr>
                    <w:top w:val="none" w:sz="0" w:space="0" w:color="auto"/>
                    <w:left w:val="none" w:sz="0" w:space="0" w:color="auto"/>
                    <w:bottom w:val="none" w:sz="0" w:space="0" w:color="auto"/>
                    <w:right w:val="none" w:sz="0" w:space="0" w:color="auto"/>
                  </w:divBdr>
                </w:div>
                <w:div w:id="1751540432">
                  <w:marLeft w:val="0"/>
                  <w:marRight w:val="0"/>
                  <w:marTop w:val="0"/>
                  <w:marBottom w:val="0"/>
                  <w:divBdr>
                    <w:top w:val="none" w:sz="0" w:space="0" w:color="auto"/>
                    <w:left w:val="none" w:sz="0" w:space="0" w:color="auto"/>
                    <w:bottom w:val="none" w:sz="0" w:space="0" w:color="auto"/>
                    <w:right w:val="none" w:sz="0" w:space="0" w:color="auto"/>
                  </w:divBdr>
                </w:div>
              </w:divsChild>
            </w:div>
            <w:div w:id="1563831365">
              <w:marLeft w:val="0"/>
              <w:marRight w:val="0"/>
              <w:marTop w:val="0"/>
              <w:marBottom w:val="0"/>
              <w:divBdr>
                <w:top w:val="none" w:sz="0" w:space="0" w:color="auto"/>
                <w:left w:val="none" w:sz="0" w:space="0" w:color="auto"/>
                <w:bottom w:val="none" w:sz="0" w:space="0" w:color="auto"/>
                <w:right w:val="none" w:sz="0" w:space="0" w:color="auto"/>
              </w:divBdr>
              <w:divsChild>
                <w:div w:id="927225788">
                  <w:marLeft w:val="0"/>
                  <w:marRight w:val="0"/>
                  <w:marTop w:val="0"/>
                  <w:marBottom w:val="0"/>
                  <w:divBdr>
                    <w:top w:val="none" w:sz="0" w:space="0" w:color="auto"/>
                    <w:left w:val="none" w:sz="0" w:space="0" w:color="auto"/>
                    <w:bottom w:val="none" w:sz="0" w:space="0" w:color="auto"/>
                    <w:right w:val="none" w:sz="0" w:space="0" w:color="auto"/>
                  </w:divBdr>
                </w:div>
                <w:div w:id="1606419345">
                  <w:marLeft w:val="0"/>
                  <w:marRight w:val="0"/>
                  <w:marTop w:val="0"/>
                  <w:marBottom w:val="0"/>
                  <w:divBdr>
                    <w:top w:val="none" w:sz="0" w:space="0" w:color="auto"/>
                    <w:left w:val="none" w:sz="0" w:space="0" w:color="auto"/>
                    <w:bottom w:val="none" w:sz="0" w:space="0" w:color="auto"/>
                    <w:right w:val="none" w:sz="0" w:space="0" w:color="auto"/>
                  </w:divBdr>
                </w:div>
              </w:divsChild>
            </w:div>
            <w:div w:id="1727803666">
              <w:marLeft w:val="0"/>
              <w:marRight w:val="0"/>
              <w:marTop w:val="0"/>
              <w:marBottom w:val="0"/>
              <w:divBdr>
                <w:top w:val="none" w:sz="0" w:space="0" w:color="auto"/>
                <w:left w:val="none" w:sz="0" w:space="0" w:color="auto"/>
                <w:bottom w:val="none" w:sz="0" w:space="0" w:color="auto"/>
                <w:right w:val="none" w:sz="0" w:space="0" w:color="auto"/>
              </w:divBdr>
              <w:divsChild>
                <w:div w:id="1496456455">
                  <w:marLeft w:val="0"/>
                  <w:marRight w:val="0"/>
                  <w:marTop w:val="0"/>
                  <w:marBottom w:val="0"/>
                  <w:divBdr>
                    <w:top w:val="none" w:sz="0" w:space="0" w:color="auto"/>
                    <w:left w:val="none" w:sz="0" w:space="0" w:color="auto"/>
                    <w:bottom w:val="none" w:sz="0" w:space="0" w:color="auto"/>
                    <w:right w:val="none" w:sz="0" w:space="0" w:color="auto"/>
                  </w:divBdr>
                </w:div>
                <w:div w:id="855575569">
                  <w:marLeft w:val="0"/>
                  <w:marRight w:val="0"/>
                  <w:marTop w:val="0"/>
                  <w:marBottom w:val="0"/>
                  <w:divBdr>
                    <w:top w:val="none" w:sz="0" w:space="0" w:color="auto"/>
                    <w:left w:val="none" w:sz="0" w:space="0" w:color="auto"/>
                    <w:bottom w:val="none" w:sz="0" w:space="0" w:color="auto"/>
                    <w:right w:val="none" w:sz="0" w:space="0" w:color="auto"/>
                  </w:divBdr>
                </w:div>
              </w:divsChild>
            </w:div>
            <w:div w:id="512577739">
              <w:marLeft w:val="0"/>
              <w:marRight w:val="0"/>
              <w:marTop w:val="0"/>
              <w:marBottom w:val="0"/>
              <w:divBdr>
                <w:top w:val="none" w:sz="0" w:space="0" w:color="auto"/>
                <w:left w:val="none" w:sz="0" w:space="0" w:color="auto"/>
                <w:bottom w:val="none" w:sz="0" w:space="0" w:color="auto"/>
                <w:right w:val="none" w:sz="0" w:space="0" w:color="auto"/>
              </w:divBdr>
            </w:div>
            <w:div w:id="212352661">
              <w:marLeft w:val="0"/>
              <w:marRight w:val="0"/>
              <w:marTop w:val="0"/>
              <w:marBottom w:val="0"/>
              <w:divBdr>
                <w:top w:val="none" w:sz="0" w:space="0" w:color="auto"/>
                <w:left w:val="none" w:sz="0" w:space="0" w:color="auto"/>
                <w:bottom w:val="none" w:sz="0" w:space="0" w:color="auto"/>
                <w:right w:val="none" w:sz="0" w:space="0" w:color="auto"/>
              </w:divBdr>
            </w:div>
          </w:divsChild>
        </w:div>
        <w:div w:id="788935492">
          <w:marLeft w:val="0"/>
          <w:marRight w:val="0"/>
          <w:marTop w:val="0"/>
          <w:marBottom w:val="0"/>
          <w:divBdr>
            <w:top w:val="none" w:sz="0" w:space="0" w:color="auto"/>
            <w:left w:val="none" w:sz="0" w:space="0" w:color="auto"/>
            <w:bottom w:val="none" w:sz="0" w:space="0" w:color="auto"/>
            <w:right w:val="none" w:sz="0" w:space="0" w:color="auto"/>
          </w:divBdr>
        </w:div>
      </w:divsChild>
    </w:div>
    <w:div w:id="1294598723">
      <w:bodyDiv w:val="1"/>
      <w:marLeft w:val="0"/>
      <w:marRight w:val="0"/>
      <w:marTop w:val="0"/>
      <w:marBottom w:val="0"/>
      <w:divBdr>
        <w:top w:val="none" w:sz="0" w:space="0" w:color="auto"/>
        <w:left w:val="none" w:sz="0" w:space="0" w:color="auto"/>
        <w:bottom w:val="none" w:sz="0" w:space="0" w:color="auto"/>
        <w:right w:val="none" w:sz="0" w:space="0" w:color="auto"/>
      </w:divBdr>
      <w:divsChild>
        <w:div w:id="1966420906">
          <w:marLeft w:val="0"/>
          <w:marRight w:val="0"/>
          <w:marTop w:val="0"/>
          <w:marBottom w:val="0"/>
          <w:divBdr>
            <w:top w:val="single" w:sz="6" w:space="2" w:color="DDDDDD"/>
            <w:left w:val="single" w:sz="6" w:space="2" w:color="DDDDDD"/>
            <w:bottom w:val="single" w:sz="6" w:space="2" w:color="DDDDDD"/>
            <w:right w:val="single" w:sz="6" w:space="2" w:color="DDDDDD"/>
          </w:divBdr>
          <w:divsChild>
            <w:div w:id="1081560522">
              <w:marLeft w:val="0"/>
              <w:marRight w:val="0"/>
              <w:marTop w:val="0"/>
              <w:marBottom w:val="0"/>
              <w:divBdr>
                <w:top w:val="none" w:sz="0" w:space="0" w:color="auto"/>
                <w:left w:val="none" w:sz="0" w:space="0" w:color="auto"/>
                <w:bottom w:val="none" w:sz="0" w:space="0" w:color="auto"/>
                <w:right w:val="none" w:sz="0" w:space="0" w:color="auto"/>
              </w:divBdr>
              <w:divsChild>
                <w:div w:id="66270860">
                  <w:marLeft w:val="0"/>
                  <w:marRight w:val="0"/>
                  <w:marTop w:val="0"/>
                  <w:marBottom w:val="0"/>
                  <w:divBdr>
                    <w:top w:val="none" w:sz="0" w:space="0" w:color="auto"/>
                    <w:left w:val="none" w:sz="0" w:space="0" w:color="auto"/>
                    <w:bottom w:val="none" w:sz="0" w:space="0" w:color="auto"/>
                    <w:right w:val="none" w:sz="0" w:space="0" w:color="auto"/>
                  </w:divBdr>
                </w:div>
                <w:div w:id="897280232">
                  <w:marLeft w:val="0"/>
                  <w:marRight w:val="0"/>
                  <w:marTop w:val="0"/>
                  <w:marBottom w:val="0"/>
                  <w:divBdr>
                    <w:top w:val="none" w:sz="0" w:space="0" w:color="auto"/>
                    <w:left w:val="none" w:sz="0" w:space="0" w:color="auto"/>
                    <w:bottom w:val="none" w:sz="0" w:space="0" w:color="auto"/>
                    <w:right w:val="none" w:sz="0" w:space="0" w:color="auto"/>
                  </w:divBdr>
                </w:div>
              </w:divsChild>
            </w:div>
            <w:div w:id="268707862">
              <w:marLeft w:val="0"/>
              <w:marRight w:val="0"/>
              <w:marTop w:val="0"/>
              <w:marBottom w:val="0"/>
              <w:divBdr>
                <w:top w:val="none" w:sz="0" w:space="0" w:color="auto"/>
                <w:left w:val="none" w:sz="0" w:space="0" w:color="auto"/>
                <w:bottom w:val="none" w:sz="0" w:space="0" w:color="auto"/>
                <w:right w:val="none" w:sz="0" w:space="0" w:color="auto"/>
              </w:divBdr>
              <w:divsChild>
                <w:div w:id="1649288563">
                  <w:marLeft w:val="0"/>
                  <w:marRight w:val="0"/>
                  <w:marTop w:val="0"/>
                  <w:marBottom w:val="0"/>
                  <w:divBdr>
                    <w:top w:val="none" w:sz="0" w:space="0" w:color="auto"/>
                    <w:left w:val="none" w:sz="0" w:space="0" w:color="auto"/>
                    <w:bottom w:val="none" w:sz="0" w:space="0" w:color="auto"/>
                    <w:right w:val="none" w:sz="0" w:space="0" w:color="auto"/>
                  </w:divBdr>
                </w:div>
                <w:div w:id="1041130623">
                  <w:marLeft w:val="0"/>
                  <w:marRight w:val="0"/>
                  <w:marTop w:val="0"/>
                  <w:marBottom w:val="0"/>
                  <w:divBdr>
                    <w:top w:val="none" w:sz="0" w:space="0" w:color="auto"/>
                    <w:left w:val="none" w:sz="0" w:space="0" w:color="auto"/>
                    <w:bottom w:val="none" w:sz="0" w:space="0" w:color="auto"/>
                    <w:right w:val="none" w:sz="0" w:space="0" w:color="auto"/>
                  </w:divBdr>
                </w:div>
              </w:divsChild>
            </w:div>
            <w:div w:id="16278870">
              <w:marLeft w:val="0"/>
              <w:marRight w:val="0"/>
              <w:marTop w:val="0"/>
              <w:marBottom w:val="0"/>
              <w:divBdr>
                <w:top w:val="none" w:sz="0" w:space="0" w:color="auto"/>
                <w:left w:val="none" w:sz="0" w:space="0" w:color="auto"/>
                <w:bottom w:val="none" w:sz="0" w:space="0" w:color="auto"/>
                <w:right w:val="none" w:sz="0" w:space="0" w:color="auto"/>
              </w:divBdr>
              <w:divsChild>
                <w:div w:id="1757247016">
                  <w:marLeft w:val="0"/>
                  <w:marRight w:val="0"/>
                  <w:marTop w:val="0"/>
                  <w:marBottom w:val="0"/>
                  <w:divBdr>
                    <w:top w:val="none" w:sz="0" w:space="0" w:color="auto"/>
                    <w:left w:val="none" w:sz="0" w:space="0" w:color="auto"/>
                    <w:bottom w:val="none" w:sz="0" w:space="0" w:color="auto"/>
                    <w:right w:val="none" w:sz="0" w:space="0" w:color="auto"/>
                  </w:divBdr>
                </w:div>
                <w:div w:id="161093807">
                  <w:marLeft w:val="0"/>
                  <w:marRight w:val="0"/>
                  <w:marTop w:val="0"/>
                  <w:marBottom w:val="0"/>
                  <w:divBdr>
                    <w:top w:val="none" w:sz="0" w:space="0" w:color="auto"/>
                    <w:left w:val="none" w:sz="0" w:space="0" w:color="auto"/>
                    <w:bottom w:val="none" w:sz="0" w:space="0" w:color="auto"/>
                    <w:right w:val="none" w:sz="0" w:space="0" w:color="auto"/>
                  </w:divBdr>
                </w:div>
              </w:divsChild>
            </w:div>
            <w:div w:id="182477204">
              <w:marLeft w:val="0"/>
              <w:marRight w:val="0"/>
              <w:marTop w:val="0"/>
              <w:marBottom w:val="0"/>
              <w:divBdr>
                <w:top w:val="none" w:sz="0" w:space="0" w:color="auto"/>
                <w:left w:val="none" w:sz="0" w:space="0" w:color="auto"/>
                <w:bottom w:val="none" w:sz="0" w:space="0" w:color="auto"/>
                <w:right w:val="none" w:sz="0" w:space="0" w:color="auto"/>
              </w:divBdr>
              <w:divsChild>
                <w:div w:id="1056973721">
                  <w:marLeft w:val="0"/>
                  <w:marRight w:val="0"/>
                  <w:marTop w:val="0"/>
                  <w:marBottom w:val="0"/>
                  <w:divBdr>
                    <w:top w:val="none" w:sz="0" w:space="0" w:color="auto"/>
                    <w:left w:val="none" w:sz="0" w:space="0" w:color="auto"/>
                    <w:bottom w:val="none" w:sz="0" w:space="0" w:color="auto"/>
                    <w:right w:val="none" w:sz="0" w:space="0" w:color="auto"/>
                  </w:divBdr>
                </w:div>
                <w:div w:id="659699886">
                  <w:marLeft w:val="0"/>
                  <w:marRight w:val="0"/>
                  <w:marTop w:val="0"/>
                  <w:marBottom w:val="0"/>
                  <w:divBdr>
                    <w:top w:val="none" w:sz="0" w:space="0" w:color="auto"/>
                    <w:left w:val="none" w:sz="0" w:space="0" w:color="auto"/>
                    <w:bottom w:val="none" w:sz="0" w:space="0" w:color="auto"/>
                    <w:right w:val="none" w:sz="0" w:space="0" w:color="auto"/>
                  </w:divBdr>
                </w:div>
              </w:divsChild>
            </w:div>
            <w:div w:id="1515086">
              <w:marLeft w:val="0"/>
              <w:marRight w:val="0"/>
              <w:marTop w:val="0"/>
              <w:marBottom w:val="0"/>
              <w:divBdr>
                <w:top w:val="none" w:sz="0" w:space="0" w:color="auto"/>
                <w:left w:val="none" w:sz="0" w:space="0" w:color="auto"/>
                <w:bottom w:val="none" w:sz="0" w:space="0" w:color="auto"/>
                <w:right w:val="none" w:sz="0" w:space="0" w:color="auto"/>
              </w:divBdr>
            </w:div>
            <w:div w:id="449979864">
              <w:marLeft w:val="0"/>
              <w:marRight w:val="0"/>
              <w:marTop w:val="0"/>
              <w:marBottom w:val="0"/>
              <w:divBdr>
                <w:top w:val="none" w:sz="0" w:space="0" w:color="auto"/>
                <w:left w:val="none" w:sz="0" w:space="0" w:color="auto"/>
                <w:bottom w:val="none" w:sz="0" w:space="0" w:color="auto"/>
                <w:right w:val="none" w:sz="0" w:space="0" w:color="auto"/>
              </w:divBdr>
            </w:div>
          </w:divsChild>
        </w:div>
        <w:div w:id="185873614">
          <w:marLeft w:val="0"/>
          <w:marRight w:val="0"/>
          <w:marTop w:val="0"/>
          <w:marBottom w:val="0"/>
          <w:divBdr>
            <w:top w:val="none" w:sz="0" w:space="0" w:color="auto"/>
            <w:left w:val="none" w:sz="0" w:space="0" w:color="auto"/>
            <w:bottom w:val="none" w:sz="0" w:space="0" w:color="auto"/>
            <w:right w:val="none" w:sz="0" w:space="0" w:color="auto"/>
          </w:divBdr>
        </w:div>
      </w:divsChild>
    </w:div>
    <w:div w:id="1319769880">
      <w:bodyDiv w:val="1"/>
      <w:marLeft w:val="0"/>
      <w:marRight w:val="0"/>
      <w:marTop w:val="0"/>
      <w:marBottom w:val="0"/>
      <w:divBdr>
        <w:top w:val="none" w:sz="0" w:space="0" w:color="auto"/>
        <w:left w:val="none" w:sz="0" w:space="0" w:color="auto"/>
        <w:bottom w:val="none" w:sz="0" w:space="0" w:color="auto"/>
        <w:right w:val="none" w:sz="0" w:space="0" w:color="auto"/>
      </w:divBdr>
      <w:divsChild>
        <w:div w:id="45421434">
          <w:marLeft w:val="0"/>
          <w:marRight w:val="0"/>
          <w:marTop w:val="0"/>
          <w:marBottom w:val="0"/>
          <w:divBdr>
            <w:top w:val="none" w:sz="0" w:space="0" w:color="auto"/>
            <w:left w:val="none" w:sz="0" w:space="0" w:color="auto"/>
            <w:bottom w:val="none" w:sz="0" w:space="0" w:color="auto"/>
            <w:right w:val="none" w:sz="0" w:space="0" w:color="auto"/>
          </w:divBdr>
          <w:divsChild>
            <w:div w:id="8785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1866">
      <w:bodyDiv w:val="1"/>
      <w:marLeft w:val="0"/>
      <w:marRight w:val="0"/>
      <w:marTop w:val="0"/>
      <w:marBottom w:val="0"/>
      <w:divBdr>
        <w:top w:val="none" w:sz="0" w:space="0" w:color="auto"/>
        <w:left w:val="none" w:sz="0" w:space="0" w:color="auto"/>
        <w:bottom w:val="none" w:sz="0" w:space="0" w:color="auto"/>
        <w:right w:val="none" w:sz="0" w:space="0" w:color="auto"/>
      </w:divBdr>
      <w:divsChild>
        <w:div w:id="475488083">
          <w:marLeft w:val="0"/>
          <w:marRight w:val="0"/>
          <w:marTop w:val="0"/>
          <w:marBottom w:val="0"/>
          <w:divBdr>
            <w:top w:val="single" w:sz="6" w:space="2" w:color="DDDDDD"/>
            <w:left w:val="single" w:sz="6" w:space="2" w:color="DDDDDD"/>
            <w:bottom w:val="single" w:sz="6" w:space="2" w:color="DDDDDD"/>
            <w:right w:val="single" w:sz="6" w:space="2" w:color="DDDDDD"/>
          </w:divBdr>
          <w:divsChild>
            <w:div w:id="2037122648">
              <w:marLeft w:val="0"/>
              <w:marRight w:val="0"/>
              <w:marTop w:val="0"/>
              <w:marBottom w:val="0"/>
              <w:divBdr>
                <w:top w:val="none" w:sz="0" w:space="0" w:color="auto"/>
                <w:left w:val="none" w:sz="0" w:space="0" w:color="auto"/>
                <w:bottom w:val="none" w:sz="0" w:space="0" w:color="auto"/>
                <w:right w:val="none" w:sz="0" w:space="0" w:color="auto"/>
              </w:divBdr>
              <w:divsChild>
                <w:div w:id="279648195">
                  <w:marLeft w:val="0"/>
                  <w:marRight w:val="0"/>
                  <w:marTop w:val="0"/>
                  <w:marBottom w:val="0"/>
                  <w:divBdr>
                    <w:top w:val="none" w:sz="0" w:space="0" w:color="auto"/>
                    <w:left w:val="none" w:sz="0" w:space="0" w:color="auto"/>
                    <w:bottom w:val="none" w:sz="0" w:space="0" w:color="auto"/>
                    <w:right w:val="none" w:sz="0" w:space="0" w:color="auto"/>
                  </w:divBdr>
                </w:div>
                <w:div w:id="662662492">
                  <w:marLeft w:val="0"/>
                  <w:marRight w:val="0"/>
                  <w:marTop w:val="0"/>
                  <w:marBottom w:val="0"/>
                  <w:divBdr>
                    <w:top w:val="none" w:sz="0" w:space="0" w:color="auto"/>
                    <w:left w:val="none" w:sz="0" w:space="0" w:color="auto"/>
                    <w:bottom w:val="none" w:sz="0" w:space="0" w:color="auto"/>
                    <w:right w:val="none" w:sz="0" w:space="0" w:color="auto"/>
                  </w:divBdr>
                </w:div>
              </w:divsChild>
            </w:div>
            <w:div w:id="1910728590">
              <w:marLeft w:val="0"/>
              <w:marRight w:val="0"/>
              <w:marTop w:val="0"/>
              <w:marBottom w:val="0"/>
              <w:divBdr>
                <w:top w:val="none" w:sz="0" w:space="0" w:color="auto"/>
                <w:left w:val="none" w:sz="0" w:space="0" w:color="auto"/>
                <w:bottom w:val="none" w:sz="0" w:space="0" w:color="auto"/>
                <w:right w:val="none" w:sz="0" w:space="0" w:color="auto"/>
              </w:divBdr>
              <w:divsChild>
                <w:div w:id="1642925782">
                  <w:marLeft w:val="0"/>
                  <w:marRight w:val="0"/>
                  <w:marTop w:val="0"/>
                  <w:marBottom w:val="0"/>
                  <w:divBdr>
                    <w:top w:val="none" w:sz="0" w:space="0" w:color="auto"/>
                    <w:left w:val="none" w:sz="0" w:space="0" w:color="auto"/>
                    <w:bottom w:val="none" w:sz="0" w:space="0" w:color="auto"/>
                    <w:right w:val="none" w:sz="0" w:space="0" w:color="auto"/>
                  </w:divBdr>
                </w:div>
                <w:div w:id="584342784">
                  <w:marLeft w:val="0"/>
                  <w:marRight w:val="0"/>
                  <w:marTop w:val="0"/>
                  <w:marBottom w:val="0"/>
                  <w:divBdr>
                    <w:top w:val="none" w:sz="0" w:space="0" w:color="auto"/>
                    <w:left w:val="none" w:sz="0" w:space="0" w:color="auto"/>
                    <w:bottom w:val="none" w:sz="0" w:space="0" w:color="auto"/>
                    <w:right w:val="none" w:sz="0" w:space="0" w:color="auto"/>
                  </w:divBdr>
                </w:div>
              </w:divsChild>
            </w:div>
            <w:div w:id="1880241448">
              <w:marLeft w:val="0"/>
              <w:marRight w:val="0"/>
              <w:marTop w:val="0"/>
              <w:marBottom w:val="0"/>
              <w:divBdr>
                <w:top w:val="none" w:sz="0" w:space="0" w:color="auto"/>
                <w:left w:val="none" w:sz="0" w:space="0" w:color="auto"/>
                <w:bottom w:val="none" w:sz="0" w:space="0" w:color="auto"/>
                <w:right w:val="none" w:sz="0" w:space="0" w:color="auto"/>
              </w:divBdr>
              <w:divsChild>
                <w:div w:id="1773014544">
                  <w:marLeft w:val="0"/>
                  <w:marRight w:val="0"/>
                  <w:marTop w:val="0"/>
                  <w:marBottom w:val="0"/>
                  <w:divBdr>
                    <w:top w:val="none" w:sz="0" w:space="0" w:color="auto"/>
                    <w:left w:val="none" w:sz="0" w:space="0" w:color="auto"/>
                    <w:bottom w:val="none" w:sz="0" w:space="0" w:color="auto"/>
                    <w:right w:val="none" w:sz="0" w:space="0" w:color="auto"/>
                  </w:divBdr>
                </w:div>
                <w:div w:id="413821325">
                  <w:marLeft w:val="0"/>
                  <w:marRight w:val="0"/>
                  <w:marTop w:val="0"/>
                  <w:marBottom w:val="0"/>
                  <w:divBdr>
                    <w:top w:val="none" w:sz="0" w:space="0" w:color="auto"/>
                    <w:left w:val="none" w:sz="0" w:space="0" w:color="auto"/>
                    <w:bottom w:val="none" w:sz="0" w:space="0" w:color="auto"/>
                    <w:right w:val="none" w:sz="0" w:space="0" w:color="auto"/>
                  </w:divBdr>
                </w:div>
              </w:divsChild>
            </w:div>
            <w:div w:id="1521041832">
              <w:marLeft w:val="0"/>
              <w:marRight w:val="0"/>
              <w:marTop w:val="0"/>
              <w:marBottom w:val="0"/>
              <w:divBdr>
                <w:top w:val="none" w:sz="0" w:space="0" w:color="auto"/>
                <w:left w:val="none" w:sz="0" w:space="0" w:color="auto"/>
                <w:bottom w:val="none" w:sz="0" w:space="0" w:color="auto"/>
                <w:right w:val="none" w:sz="0" w:space="0" w:color="auto"/>
              </w:divBdr>
              <w:divsChild>
                <w:div w:id="1225337097">
                  <w:marLeft w:val="0"/>
                  <w:marRight w:val="0"/>
                  <w:marTop w:val="0"/>
                  <w:marBottom w:val="0"/>
                  <w:divBdr>
                    <w:top w:val="none" w:sz="0" w:space="0" w:color="auto"/>
                    <w:left w:val="none" w:sz="0" w:space="0" w:color="auto"/>
                    <w:bottom w:val="none" w:sz="0" w:space="0" w:color="auto"/>
                    <w:right w:val="none" w:sz="0" w:space="0" w:color="auto"/>
                  </w:divBdr>
                </w:div>
                <w:div w:id="1425809893">
                  <w:marLeft w:val="0"/>
                  <w:marRight w:val="0"/>
                  <w:marTop w:val="0"/>
                  <w:marBottom w:val="0"/>
                  <w:divBdr>
                    <w:top w:val="none" w:sz="0" w:space="0" w:color="auto"/>
                    <w:left w:val="none" w:sz="0" w:space="0" w:color="auto"/>
                    <w:bottom w:val="none" w:sz="0" w:space="0" w:color="auto"/>
                    <w:right w:val="none" w:sz="0" w:space="0" w:color="auto"/>
                  </w:divBdr>
                </w:div>
              </w:divsChild>
            </w:div>
            <w:div w:id="1701708762">
              <w:marLeft w:val="0"/>
              <w:marRight w:val="0"/>
              <w:marTop w:val="0"/>
              <w:marBottom w:val="0"/>
              <w:divBdr>
                <w:top w:val="none" w:sz="0" w:space="0" w:color="auto"/>
                <w:left w:val="none" w:sz="0" w:space="0" w:color="auto"/>
                <w:bottom w:val="none" w:sz="0" w:space="0" w:color="auto"/>
                <w:right w:val="none" w:sz="0" w:space="0" w:color="auto"/>
              </w:divBdr>
            </w:div>
            <w:div w:id="1440182160">
              <w:marLeft w:val="0"/>
              <w:marRight w:val="0"/>
              <w:marTop w:val="0"/>
              <w:marBottom w:val="0"/>
              <w:divBdr>
                <w:top w:val="none" w:sz="0" w:space="0" w:color="auto"/>
                <w:left w:val="none" w:sz="0" w:space="0" w:color="auto"/>
                <w:bottom w:val="none" w:sz="0" w:space="0" w:color="auto"/>
                <w:right w:val="none" w:sz="0" w:space="0" w:color="auto"/>
              </w:divBdr>
            </w:div>
          </w:divsChild>
        </w:div>
        <w:div w:id="292565384">
          <w:marLeft w:val="0"/>
          <w:marRight w:val="0"/>
          <w:marTop w:val="0"/>
          <w:marBottom w:val="0"/>
          <w:divBdr>
            <w:top w:val="none" w:sz="0" w:space="0" w:color="auto"/>
            <w:left w:val="none" w:sz="0" w:space="0" w:color="auto"/>
            <w:bottom w:val="none" w:sz="0" w:space="0" w:color="auto"/>
            <w:right w:val="none" w:sz="0" w:space="0" w:color="auto"/>
          </w:divBdr>
        </w:div>
      </w:divsChild>
    </w:div>
    <w:div w:id="1322389600">
      <w:bodyDiv w:val="1"/>
      <w:marLeft w:val="0"/>
      <w:marRight w:val="0"/>
      <w:marTop w:val="0"/>
      <w:marBottom w:val="0"/>
      <w:divBdr>
        <w:top w:val="none" w:sz="0" w:space="0" w:color="auto"/>
        <w:left w:val="none" w:sz="0" w:space="0" w:color="auto"/>
        <w:bottom w:val="none" w:sz="0" w:space="0" w:color="auto"/>
        <w:right w:val="none" w:sz="0" w:space="0" w:color="auto"/>
      </w:divBdr>
      <w:divsChild>
        <w:div w:id="856961342">
          <w:marLeft w:val="0"/>
          <w:marRight w:val="0"/>
          <w:marTop w:val="0"/>
          <w:marBottom w:val="0"/>
          <w:divBdr>
            <w:top w:val="single" w:sz="6" w:space="2" w:color="DDDDDD"/>
            <w:left w:val="single" w:sz="6" w:space="2" w:color="DDDDDD"/>
            <w:bottom w:val="single" w:sz="6" w:space="2" w:color="DDDDDD"/>
            <w:right w:val="single" w:sz="6" w:space="2" w:color="DDDDDD"/>
          </w:divBdr>
          <w:divsChild>
            <w:div w:id="1031537972">
              <w:marLeft w:val="0"/>
              <w:marRight w:val="0"/>
              <w:marTop w:val="0"/>
              <w:marBottom w:val="0"/>
              <w:divBdr>
                <w:top w:val="none" w:sz="0" w:space="0" w:color="auto"/>
                <w:left w:val="none" w:sz="0" w:space="0" w:color="auto"/>
                <w:bottom w:val="none" w:sz="0" w:space="0" w:color="auto"/>
                <w:right w:val="none" w:sz="0" w:space="0" w:color="auto"/>
              </w:divBdr>
              <w:divsChild>
                <w:div w:id="333924280">
                  <w:marLeft w:val="0"/>
                  <w:marRight w:val="0"/>
                  <w:marTop w:val="0"/>
                  <w:marBottom w:val="0"/>
                  <w:divBdr>
                    <w:top w:val="none" w:sz="0" w:space="0" w:color="auto"/>
                    <w:left w:val="none" w:sz="0" w:space="0" w:color="auto"/>
                    <w:bottom w:val="none" w:sz="0" w:space="0" w:color="auto"/>
                    <w:right w:val="none" w:sz="0" w:space="0" w:color="auto"/>
                  </w:divBdr>
                </w:div>
                <w:div w:id="189420718">
                  <w:marLeft w:val="0"/>
                  <w:marRight w:val="0"/>
                  <w:marTop w:val="0"/>
                  <w:marBottom w:val="0"/>
                  <w:divBdr>
                    <w:top w:val="none" w:sz="0" w:space="0" w:color="auto"/>
                    <w:left w:val="none" w:sz="0" w:space="0" w:color="auto"/>
                    <w:bottom w:val="none" w:sz="0" w:space="0" w:color="auto"/>
                    <w:right w:val="none" w:sz="0" w:space="0" w:color="auto"/>
                  </w:divBdr>
                </w:div>
              </w:divsChild>
            </w:div>
            <w:div w:id="2063211335">
              <w:marLeft w:val="0"/>
              <w:marRight w:val="0"/>
              <w:marTop w:val="0"/>
              <w:marBottom w:val="0"/>
              <w:divBdr>
                <w:top w:val="none" w:sz="0" w:space="0" w:color="auto"/>
                <w:left w:val="none" w:sz="0" w:space="0" w:color="auto"/>
                <w:bottom w:val="none" w:sz="0" w:space="0" w:color="auto"/>
                <w:right w:val="none" w:sz="0" w:space="0" w:color="auto"/>
              </w:divBdr>
              <w:divsChild>
                <w:div w:id="660500079">
                  <w:marLeft w:val="0"/>
                  <w:marRight w:val="0"/>
                  <w:marTop w:val="0"/>
                  <w:marBottom w:val="0"/>
                  <w:divBdr>
                    <w:top w:val="none" w:sz="0" w:space="0" w:color="auto"/>
                    <w:left w:val="none" w:sz="0" w:space="0" w:color="auto"/>
                    <w:bottom w:val="none" w:sz="0" w:space="0" w:color="auto"/>
                    <w:right w:val="none" w:sz="0" w:space="0" w:color="auto"/>
                  </w:divBdr>
                </w:div>
                <w:div w:id="1399747015">
                  <w:marLeft w:val="0"/>
                  <w:marRight w:val="0"/>
                  <w:marTop w:val="0"/>
                  <w:marBottom w:val="0"/>
                  <w:divBdr>
                    <w:top w:val="none" w:sz="0" w:space="0" w:color="auto"/>
                    <w:left w:val="none" w:sz="0" w:space="0" w:color="auto"/>
                    <w:bottom w:val="none" w:sz="0" w:space="0" w:color="auto"/>
                    <w:right w:val="none" w:sz="0" w:space="0" w:color="auto"/>
                  </w:divBdr>
                </w:div>
              </w:divsChild>
            </w:div>
            <w:div w:id="1462647308">
              <w:marLeft w:val="0"/>
              <w:marRight w:val="0"/>
              <w:marTop w:val="0"/>
              <w:marBottom w:val="0"/>
              <w:divBdr>
                <w:top w:val="none" w:sz="0" w:space="0" w:color="auto"/>
                <w:left w:val="none" w:sz="0" w:space="0" w:color="auto"/>
                <w:bottom w:val="none" w:sz="0" w:space="0" w:color="auto"/>
                <w:right w:val="none" w:sz="0" w:space="0" w:color="auto"/>
              </w:divBdr>
              <w:divsChild>
                <w:div w:id="157504653">
                  <w:marLeft w:val="0"/>
                  <w:marRight w:val="0"/>
                  <w:marTop w:val="0"/>
                  <w:marBottom w:val="0"/>
                  <w:divBdr>
                    <w:top w:val="none" w:sz="0" w:space="0" w:color="auto"/>
                    <w:left w:val="none" w:sz="0" w:space="0" w:color="auto"/>
                    <w:bottom w:val="none" w:sz="0" w:space="0" w:color="auto"/>
                    <w:right w:val="none" w:sz="0" w:space="0" w:color="auto"/>
                  </w:divBdr>
                </w:div>
                <w:div w:id="1464229270">
                  <w:marLeft w:val="0"/>
                  <w:marRight w:val="0"/>
                  <w:marTop w:val="0"/>
                  <w:marBottom w:val="0"/>
                  <w:divBdr>
                    <w:top w:val="none" w:sz="0" w:space="0" w:color="auto"/>
                    <w:left w:val="none" w:sz="0" w:space="0" w:color="auto"/>
                    <w:bottom w:val="none" w:sz="0" w:space="0" w:color="auto"/>
                    <w:right w:val="none" w:sz="0" w:space="0" w:color="auto"/>
                  </w:divBdr>
                </w:div>
              </w:divsChild>
            </w:div>
            <w:div w:id="720247272">
              <w:marLeft w:val="0"/>
              <w:marRight w:val="0"/>
              <w:marTop w:val="0"/>
              <w:marBottom w:val="0"/>
              <w:divBdr>
                <w:top w:val="none" w:sz="0" w:space="0" w:color="auto"/>
                <w:left w:val="none" w:sz="0" w:space="0" w:color="auto"/>
                <w:bottom w:val="none" w:sz="0" w:space="0" w:color="auto"/>
                <w:right w:val="none" w:sz="0" w:space="0" w:color="auto"/>
              </w:divBdr>
              <w:divsChild>
                <w:div w:id="22294661">
                  <w:marLeft w:val="0"/>
                  <w:marRight w:val="0"/>
                  <w:marTop w:val="0"/>
                  <w:marBottom w:val="0"/>
                  <w:divBdr>
                    <w:top w:val="none" w:sz="0" w:space="0" w:color="auto"/>
                    <w:left w:val="none" w:sz="0" w:space="0" w:color="auto"/>
                    <w:bottom w:val="none" w:sz="0" w:space="0" w:color="auto"/>
                    <w:right w:val="none" w:sz="0" w:space="0" w:color="auto"/>
                  </w:divBdr>
                </w:div>
                <w:div w:id="1870607058">
                  <w:marLeft w:val="0"/>
                  <w:marRight w:val="0"/>
                  <w:marTop w:val="0"/>
                  <w:marBottom w:val="0"/>
                  <w:divBdr>
                    <w:top w:val="none" w:sz="0" w:space="0" w:color="auto"/>
                    <w:left w:val="none" w:sz="0" w:space="0" w:color="auto"/>
                    <w:bottom w:val="none" w:sz="0" w:space="0" w:color="auto"/>
                    <w:right w:val="none" w:sz="0" w:space="0" w:color="auto"/>
                  </w:divBdr>
                </w:div>
              </w:divsChild>
            </w:div>
            <w:div w:id="1727219759">
              <w:marLeft w:val="0"/>
              <w:marRight w:val="0"/>
              <w:marTop w:val="0"/>
              <w:marBottom w:val="0"/>
              <w:divBdr>
                <w:top w:val="none" w:sz="0" w:space="0" w:color="auto"/>
                <w:left w:val="none" w:sz="0" w:space="0" w:color="auto"/>
                <w:bottom w:val="none" w:sz="0" w:space="0" w:color="auto"/>
                <w:right w:val="none" w:sz="0" w:space="0" w:color="auto"/>
              </w:divBdr>
            </w:div>
            <w:div w:id="1629118876">
              <w:marLeft w:val="0"/>
              <w:marRight w:val="0"/>
              <w:marTop w:val="0"/>
              <w:marBottom w:val="0"/>
              <w:divBdr>
                <w:top w:val="none" w:sz="0" w:space="0" w:color="auto"/>
                <w:left w:val="none" w:sz="0" w:space="0" w:color="auto"/>
                <w:bottom w:val="none" w:sz="0" w:space="0" w:color="auto"/>
                <w:right w:val="none" w:sz="0" w:space="0" w:color="auto"/>
              </w:divBdr>
            </w:div>
          </w:divsChild>
        </w:div>
        <w:div w:id="500703420">
          <w:marLeft w:val="0"/>
          <w:marRight w:val="0"/>
          <w:marTop w:val="0"/>
          <w:marBottom w:val="0"/>
          <w:divBdr>
            <w:top w:val="none" w:sz="0" w:space="0" w:color="auto"/>
            <w:left w:val="none" w:sz="0" w:space="0" w:color="auto"/>
            <w:bottom w:val="none" w:sz="0" w:space="0" w:color="auto"/>
            <w:right w:val="none" w:sz="0" w:space="0" w:color="auto"/>
          </w:divBdr>
        </w:div>
      </w:divsChild>
    </w:div>
    <w:div w:id="1323654227">
      <w:bodyDiv w:val="1"/>
      <w:marLeft w:val="0"/>
      <w:marRight w:val="0"/>
      <w:marTop w:val="0"/>
      <w:marBottom w:val="0"/>
      <w:divBdr>
        <w:top w:val="none" w:sz="0" w:space="0" w:color="auto"/>
        <w:left w:val="none" w:sz="0" w:space="0" w:color="auto"/>
        <w:bottom w:val="none" w:sz="0" w:space="0" w:color="auto"/>
        <w:right w:val="none" w:sz="0" w:space="0" w:color="auto"/>
      </w:divBdr>
      <w:divsChild>
        <w:div w:id="814181939">
          <w:marLeft w:val="0"/>
          <w:marRight w:val="0"/>
          <w:marTop w:val="0"/>
          <w:marBottom w:val="0"/>
          <w:divBdr>
            <w:top w:val="none" w:sz="0" w:space="0" w:color="auto"/>
            <w:left w:val="none" w:sz="0" w:space="0" w:color="auto"/>
            <w:bottom w:val="none" w:sz="0" w:space="0" w:color="auto"/>
            <w:right w:val="none" w:sz="0" w:space="0" w:color="auto"/>
          </w:divBdr>
          <w:divsChild>
            <w:div w:id="9681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653">
      <w:bodyDiv w:val="1"/>
      <w:marLeft w:val="0"/>
      <w:marRight w:val="0"/>
      <w:marTop w:val="0"/>
      <w:marBottom w:val="0"/>
      <w:divBdr>
        <w:top w:val="none" w:sz="0" w:space="0" w:color="auto"/>
        <w:left w:val="none" w:sz="0" w:space="0" w:color="auto"/>
        <w:bottom w:val="none" w:sz="0" w:space="0" w:color="auto"/>
        <w:right w:val="none" w:sz="0" w:space="0" w:color="auto"/>
      </w:divBdr>
      <w:divsChild>
        <w:div w:id="1536118166">
          <w:marLeft w:val="0"/>
          <w:marRight w:val="0"/>
          <w:marTop w:val="0"/>
          <w:marBottom w:val="0"/>
          <w:divBdr>
            <w:top w:val="single" w:sz="6" w:space="2" w:color="DDDDDD"/>
            <w:left w:val="single" w:sz="6" w:space="2" w:color="DDDDDD"/>
            <w:bottom w:val="single" w:sz="6" w:space="2" w:color="DDDDDD"/>
            <w:right w:val="single" w:sz="6" w:space="2" w:color="DDDDDD"/>
          </w:divBdr>
          <w:divsChild>
            <w:div w:id="1706127919">
              <w:marLeft w:val="0"/>
              <w:marRight w:val="0"/>
              <w:marTop w:val="0"/>
              <w:marBottom w:val="0"/>
              <w:divBdr>
                <w:top w:val="none" w:sz="0" w:space="0" w:color="auto"/>
                <w:left w:val="none" w:sz="0" w:space="0" w:color="auto"/>
                <w:bottom w:val="none" w:sz="0" w:space="0" w:color="auto"/>
                <w:right w:val="none" w:sz="0" w:space="0" w:color="auto"/>
              </w:divBdr>
              <w:divsChild>
                <w:div w:id="1094596157">
                  <w:marLeft w:val="0"/>
                  <w:marRight w:val="0"/>
                  <w:marTop w:val="0"/>
                  <w:marBottom w:val="0"/>
                  <w:divBdr>
                    <w:top w:val="none" w:sz="0" w:space="0" w:color="auto"/>
                    <w:left w:val="none" w:sz="0" w:space="0" w:color="auto"/>
                    <w:bottom w:val="none" w:sz="0" w:space="0" w:color="auto"/>
                    <w:right w:val="none" w:sz="0" w:space="0" w:color="auto"/>
                  </w:divBdr>
                </w:div>
                <w:div w:id="1266769829">
                  <w:marLeft w:val="0"/>
                  <w:marRight w:val="0"/>
                  <w:marTop w:val="0"/>
                  <w:marBottom w:val="0"/>
                  <w:divBdr>
                    <w:top w:val="none" w:sz="0" w:space="0" w:color="auto"/>
                    <w:left w:val="none" w:sz="0" w:space="0" w:color="auto"/>
                    <w:bottom w:val="none" w:sz="0" w:space="0" w:color="auto"/>
                    <w:right w:val="none" w:sz="0" w:space="0" w:color="auto"/>
                  </w:divBdr>
                </w:div>
              </w:divsChild>
            </w:div>
            <w:div w:id="1486820086">
              <w:marLeft w:val="0"/>
              <w:marRight w:val="0"/>
              <w:marTop w:val="0"/>
              <w:marBottom w:val="0"/>
              <w:divBdr>
                <w:top w:val="none" w:sz="0" w:space="0" w:color="auto"/>
                <w:left w:val="none" w:sz="0" w:space="0" w:color="auto"/>
                <w:bottom w:val="none" w:sz="0" w:space="0" w:color="auto"/>
                <w:right w:val="none" w:sz="0" w:space="0" w:color="auto"/>
              </w:divBdr>
              <w:divsChild>
                <w:div w:id="827214982">
                  <w:marLeft w:val="0"/>
                  <w:marRight w:val="0"/>
                  <w:marTop w:val="0"/>
                  <w:marBottom w:val="0"/>
                  <w:divBdr>
                    <w:top w:val="none" w:sz="0" w:space="0" w:color="auto"/>
                    <w:left w:val="none" w:sz="0" w:space="0" w:color="auto"/>
                    <w:bottom w:val="none" w:sz="0" w:space="0" w:color="auto"/>
                    <w:right w:val="none" w:sz="0" w:space="0" w:color="auto"/>
                  </w:divBdr>
                </w:div>
                <w:div w:id="1375545963">
                  <w:marLeft w:val="0"/>
                  <w:marRight w:val="0"/>
                  <w:marTop w:val="0"/>
                  <w:marBottom w:val="0"/>
                  <w:divBdr>
                    <w:top w:val="none" w:sz="0" w:space="0" w:color="auto"/>
                    <w:left w:val="none" w:sz="0" w:space="0" w:color="auto"/>
                    <w:bottom w:val="none" w:sz="0" w:space="0" w:color="auto"/>
                    <w:right w:val="none" w:sz="0" w:space="0" w:color="auto"/>
                  </w:divBdr>
                </w:div>
              </w:divsChild>
            </w:div>
            <w:div w:id="820196385">
              <w:marLeft w:val="0"/>
              <w:marRight w:val="0"/>
              <w:marTop w:val="0"/>
              <w:marBottom w:val="0"/>
              <w:divBdr>
                <w:top w:val="none" w:sz="0" w:space="0" w:color="auto"/>
                <w:left w:val="none" w:sz="0" w:space="0" w:color="auto"/>
                <w:bottom w:val="none" w:sz="0" w:space="0" w:color="auto"/>
                <w:right w:val="none" w:sz="0" w:space="0" w:color="auto"/>
              </w:divBdr>
              <w:divsChild>
                <w:div w:id="50621830">
                  <w:marLeft w:val="0"/>
                  <w:marRight w:val="0"/>
                  <w:marTop w:val="0"/>
                  <w:marBottom w:val="0"/>
                  <w:divBdr>
                    <w:top w:val="none" w:sz="0" w:space="0" w:color="auto"/>
                    <w:left w:val="none" w:sz="0" w:space="0" w:color="auto"/>
                    <w:bottom w:val="none" w:sz="0" w:space="0" w:color="auto"/>
                    <w:right w:val="none" w:sz="0" w:space="0" w:color="auto"/>
                  </w:divBdr>
                </w:div>
                <w:div w:id="1303848140">
                  <w:marLeft w:val="0"/>
                  <w:marRight w:val="0"/>
                  <w:marTop w:val="0"/>
                  <w:marBottom w:val="0"/>
                  <w:divBdr>
                    <w:top w:val="none" w:sz="0" w:space="0" w:color="auto"/>
                    <w:left w:val="none" w:sz="0" w:space="0" w:color="auto"/>
                    <w:bottom w:val="none" w:sz="0" w:space="0" w:color="auto"/>
                    <w:right w:val="none" w:sz="0" w:space="0" w:color="auto"/>
                  </w:divBdr>
                </w:div>
              </w:divsChild>
            </w:div>
            <w:div w:id="525407573">
              <w:marLeft w:val="0"/>
              <w:marRight w:val="0"/>
              <w:marTop w:val="0"/>
              <w:marBottom w:val="0"/>
              <w:divBdr>
                <w:top w:val="none" w:sz="0" w:space="0" w:color="auto"/>
                <w:left w:val="none" w:sz="0" w:space="0" w:color="auto"/>
                <w:bottom w:val="none" w:sz="0" w:space="0" w:color="auto"/>
                <w:right w:val="none" w:sz="0" w:space="0" w:color="auto"/>
              </w:divBdr>
              <w:divsChild>
                <w:div w:id="1791589115">
                  <w:marLeft w:val="0"/>
                  <w:marRight w:val="0"/>
                  <w:marTop w:val="0"/>
                  <w:marBottom w:val="0"/>
                  <w:divBdr>
                    <w:top w:val="none" w:sz="0" w:space="0" w:color="auto"/>
                    <w:left w:val="none" w:sz="0" w:space="0" w:color="auto"/>
                    <w:bottom w:val="none" w:sz="0" w:space="0" w:color="auto"/>
                    <w:right w:val="none" w:sz="0" w:space="0" w:color="auto"/>
                  </w:divBdr>
                </w:div>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1504197432">
              <w:marLeft w:val="0"/>
              <w:marRight w:val="0"/>
              <w:marTop w:val="0"/>
              <w:marBottom w:val="0"/>
              <w:divBdr>
                <w:top w:val="none" w:sz="0" w:space="0" w:color="auto"/>
                <w:left w:val="none" w:sz="0" w:space="0" w:color="auto"/>
                <w:bottom w:val="none" w:sz="0" w:space="0" w:color="auto"/>
                <w:right w:val="none" w:sz="0" w:space="0" w:color="auto"/>
              </w:divBdr>
            </w:div>
            <w:div w:id="1981105056">
              <w:marLeft w:val="0"/>
              <w:marRight w:val="0"/>
              <w:marTop w:val="0"/>
              <w:marBottom w:val="0"/>
              <w:divBdr>
                <w:top w:val="none" w:sz="0" w:space="0" w:color="auto"/>
                <w:left w:val="none" w:sz="0" w:space="0" w:color="auto"/>
                <w:bottom w:val="none" w:sz="0" w:space="0" w:color="auto"/>
                <w:right w:val="none" w:sz="0" w:space="0" w:color="auto"/>
              </w:divBdr>
            </w:div>
          </w:divsChild>
        </w:div>
        <w:div w:id="621114138">
          <w:marLeft w:val="0"/>
          <w:marRight w:val="0"/>
          <w:marTop w:val="0"/>
          <w:marBottom w:val="0"/>
          <w:divBdr>
            <w:top w:val="none" w:sz="0" w:space="0" w:color="auto"/>
            <w:left w:val="none" w:sz="0" w:space="0" w:color="auto"/>
            <w:bottom w:val="none" w:sz="0" w:space="0" w:color="auto"/>
            <w:right w:val="none" w:sz="0" w:space="0" w:color="auto"/>
          </w:divBdr>
        </w:div>
      </w:divsChild>
    </w:div>
    <w:div w:id="1344433414">
      <w:bodyDiv w:val="1"/>
      <w:marLeft w:val="0"/>
      <w:marRight w:val="0"/>
      <w:marTop w:val="0"/>
      <w:marBottom w:val="0"/>
      <w:divBdr>
        <w:top w:val="none" w:sz="0" w:space="0" w:color="auto"/>
        <w:left w:val="none" w:sz="0" w:space="0" w:color="auto"/>
        <w:bottom w:val="none" w:sz="0" w:space="0" w:color="auto"/>
        <w:right w:val="none" w:sz="0" w:space="0" w:color="auto"/>
      </w:divBdr>
      <w:divsChild>
        <w:div w:id="568030247">
          <w:marLeft w:val="0"/>
          <w:marRight w:val="0"/>
          <w:marTop w:val="0"/>
          <w:marBottom w:val="0"/>
          <w:divBdr>
            <w:top w:val="single" w:sz="6" w:space="2" w:color="DDDDDD"/>
            <w:left w:val="single" w:sz="6" w:space="2" w:color="DDDDDD"/>
            <w:bottom w:val="single" w:sz="6" w:space="2" w:color="DDDDDD"/>
            <w:right w:val="single" w:sz="6" w:space="2" w:color="DDDDDD"/>
          </w:divBdr>
          <w:divsChild>
            <w:div w:id="687675815">
              <w:marLeft w:val="0"/>
              <w:marRight w:val="0"/>
              <w:marTop w:val="0"/>
              <w:marBottom w:val="0"/>
              <w:divBdr>
                <w:top w:val="none" w:sz="0" w:space="0" w:color="auto"/>
                <w:left w:val="none" w:sz="0" w:space="0" w:color="auto"/>
                <w:bottom w:val="none" w:sz="0" w:space="0" w:color="auto"/>
                <w:right w:val="none" w:sz="0" w:space="0" w:color="auto"/>
              </w:divBdr>
              <w:divsChild>
                <w:div w:id="1425344639">
                  <w:marLeft w:val="0"/>
                  <w:marRight w:val="0"/>
                  <w:marTop w:val="0"/>
                  <w:marBottom w:val="0"/>
                  <w:divBdr>
                    <w:top w:val="none" w:sz="0" w:space="0" w:color="auto"/>
                    <w:left w:val="none" w:sz="0" w:space="0" w:color="auto"/>
                    <w:bottom w:val="none" w:sz="0" w:space="0" w:color="auto"/>
                    <w:right w:val="none" w:sz="0" w:space="0" w:color="auto"/>
                  </w:divBdr>
                </w:div>
                <w:div w:id="121923582">
                  <w:marLeft w:val="0"/>
                  <w:marRight w:val="0"/>
                  <w:marTop w:val="0"/>
                  <w:marBottom w:val="0"/>
                  <w:divBdr>
                    <w:top w:val="none" w:sz="0" w:space="0" w:color="auto"/>
                    <w:left w:val="none" w:sz="0" w:space="0" w:color="auto"/>
                    <w:bottom w:val="none" w:sz="0" w:space="0" w:color="auto"/>
                    <w:right w:val="none" w:sz="0" w:space="0" w:color="auto"/>
                  </w:divBdr>
                </w:div>
              </w:divsChild>
            </w:div>
            <w:div w:id="1166944080">
              <w:marLeft w:val="0"/>
              <w:marRight w:val="0"/>
              <w:marTop w:val="0"/>
              <w:marBottom w:val="0"/>
              <w:divBdr>
                <w:top w:val="none" w:sz="0" w:space="0" w:color="auto"/>
                <w:left w:val="none" w:sz="0" w:space="0" w:color="auto"/>
                <w:bottom w:val="none" w:sz="0" w:space="0" w:color="auto"/>
                <w:right w:val="none" w:sz="0" w:space="0" w:color="auto"/>
              </w:divBdr>
              <w:divsChild>
                <w:div w:id="748305319">
                  <w:marLeft w:val="0"/>
                  <w:marRight w:val="0"/>
                  <w:marTop w:val="0"/>
                  <w:marBottom w:val="0"/>
                  <w:divBdr>
                    <w:top w:val="none" w:sz="0" w:space="0" w:color="auto"/>
                    <w:left w:val="none" w:sz="0" w:space="0" w:color="auto"/>
                    <w:bottom w:val="none" w:sz="0" w:space="0" w:color="auto"/>
                    <w:right w:val="none" w:sz="0" w:space="0" w:color="auto"/>
                  </w:divBdr>
                </w:div>
                <w:div w:id="564493186">
                  <w:marLeft w:val="0"/>
                  <w:marRight w:val="0"/>
                  <w:marTop w:val="0"/>
                  <w:marBottom w:val="0"/>
                  <w:divBdr>
                    <w:top w:val="none" w:sz="0" w:space="0" w:color="auto"/>
                    <w:left w:val="none" w:sz="0" w:space="0" w:color="auto"/>
                    <w:bottom w:val="none" w:sz="0" w:space="0" w:color="auto"/>
                    <w:right w:val="none" w:sz="0" w:space="0" w:color="auto"/>
                  </w:divBdr>
                </w:div>
              </w:divsChild>
            </w:div>
            <w:div w:id="81487922">
              <w:marLeft w:val="0"/>
              <w:marRight w:val="0"/>
              <w:marTop w:val="0"/>
              <w:marBottom w:val="0"/>
              <w:divBdr>
                <w:top w:val="none" w:sz="0" w:space="0" w:color="auto"/>
                <w:left w:val="none" w:sz="0" w:space="0" w:color="auto"/>
                <w:bottom w:val="none" w:sz="0" w:space="0" w:color="auto"/>
                <w:right w:val="none" w:sz="0" w:space="0" w:color="auto"/>
              </w:divBdr>
              <w:divsChild>
                <w:div w:id="799417170">
                  <w:marLeft w:val="0"/>
                  <w:marRight w:val="0"/>
                  <w:marTop w:val="0"/>
                  <w:marBottom w:val="0"/>
                  <w:divBdr>
                    <w:top w:val="none" w:sz="0" w:space="0" w:color="auto"/>
                    <w:left w:val="none" w:sz="0" w:space="0" w:color="auto"/>
                    <w:bottom w:val="none" w:sz="0" w:space="0" w:color="auto"/>
                    <w:right w:val="none" w:sz="0" w:space="0" w:color="auto"/>
                  </w:divBdr>
                </w:div>
                <w:div w:id="582419339">
                  <w:marLeft w:val="0"/>
                  <w:marRight w:val="0"/>
                  <w:marTop w:val="0"/>
                  <w:marBottom w:val="0"/>
                  <w:divBdr>
                    <w:top w:val="none" w:sz="0" w:space="0" w:color="auto"/>
                    <w:left w:val="none" w:sz="0" w:space="0" w:color="auto"/>
                    <w:bottom w:val="none" w:sz="0" w:space="0" w:color="auto"/>
                    <w:right w:val="none" w:sz="0" w:space="0" w:color="auto"/>
                  </w:divBdr>
                </w:div>
              </w:divsChild>
            </w:div>
            <w:div w:id="224922444">
              <w:marLeft w:val="0"/>
              <w:marRight w:val="0"/>
              <w:marTop w:val="0"/>
              <w:marBottom w:val="0"/>
              <w:divBdr>
                <w:top w:val="none" w:sz="0" w:space="0" w:color="auto"/>
                <w:left w:val="none" w:sz="0" w:space="0" w:color="auto"/>
                <w:bottom w:val="none" w:sz="0" w:space="0" w:color="auto"/>
                <w:right w:val="none" w:sz="0" w:space="0" w:color="auto"/>
              </w:divBdr>
              <w:divsChild>
                <w:div w:id="1632591300">
                  <w:marLeft w:val="0"/>
                  <w:marRight w:val="0"/>
                  <w:marTop w:val="0"/>
                  <w:marBottom w:val="0"/>
                  <w:divBdr>
                    <w:top w:val="none" w:sz="0" w:space="0" w:color="auto"/>
                    <w:left w:val="none" w:sz="0" w:space="0" w:color="auto"/>
                    <w:bottom w:val="none" w:sz="0" w:space="0" w:color="auto"/>
                    <w:right w:val="none" w:sz="0" w:space="0" w:color="auto"/>
                  </w:divBdr>
                </w:div>
                <w:div w:id="1256136530">
                  <w:marLeft w:val="0"/>
                  <w:marRight w:val="0"/>
                  <w:marTop w:val="0"/>
                  <w:marBottom w:val="0"/>
                  <w:divBdr>
                    <w:top w:val="none" w:sz="0" w:space="0" w:color="auto"/>
                    <w:left w:val="none" w:sz="0" w:space="0" w:color="auto"/>
                    <w:bottom w:val="none" w:sz="0" w:space="0" w:color="auto"/>
                    <w:right w:val="none" w:sz="0" w:space="0" w:color="auto"/>
                  </w:divBdr>
                </w:div>
              </w:divsChild>
            </w:div>
            <w:div w:id="1813791923">
              <w:marLeft w:val="0"/>
              <w:marRight w:val="0"/>
              <w:marTop w:val="0"/>
              <w:marBottom w:val="0"/>
              <w:divBdr>
                <w:top w:val="none" w:sz="0" w:space="0" w:color="auto"/>
                <w:left w:val="none" w:sz="0" w:space="0" w:color="auto"/>
                <w:bottom w:val="none" w:sz="0" w:space="0" w:color="auto"/>
                <w:right w:val="none" w:sz="0" w:space="0" w:color="auto"/>
              </w:divBdr>
            </w:div>
            <w:div w:id="706178073">
              <w:marLeft w:val="0"/>
              <w:marRight w:val="0"/>
              <w:marTop w:val="0"/>
              <w:marBottom w:val="0"/>
              <w:divBdr>
                <w:top w:val="none" w:sz="0" w:space="0" w:color="auto"/>
                <w:left w:val="none" w:sz="0" w:space="0" w:color="auto"/>
                <w:bottom w:val="none" w:sz="0" w:space="0" w:color="auto"/>
                <w:right w:val="none" w:sz="0" w:space="0" w:color="auto"/>
              </w:divBdr>
            </w:div>
          </w:divsChild>
        </w:div>
        <w:div w:id="503327515">
          <w:marLeft w:val="0"/>
          <w:marRight w:val="0"/>
          <w:marTop w:val="0"/>
          <w:marBottom w:val="0"/>
          <w:divBdr>
            <w:top w:val="none" w:sz="0" w:space="0" w:color="auto"/>
            <w:left w:val="none" w:sz="0" w:space="0" w:color="auto"/>
            <w:bottom w:val="none" w:sz="0" w:space="0" w:color="auto"/>
            <w:right w:val="none" w:sz="0" w:space="0" w:color="auto"/>
          </w:divBdr>
        </w:div>
      </w:divsChild>
    </w:div>
    <w:div w:id="1423796077">
      <w:bodyDiv w:val="1"/>
      <w:marLeft w:val="0"/>
      <w:marRight w:val="0"/>
      <w:marTop w:val="0"/>
      <w:marBottom w:val="0"/>
      <w:divBdr>
        <w:top w:val="none" w:sz="0" w:space="0" w:color="auto"/>
        <w:left w:val="none" w:sz="0" w:space="0" w:color="auto"/>
        <w:bottom w:val="none" w:sz="0" w:space="0" w:color="auto"/>
        <w:right w:val="none" w:sz="0" w:space="0" w:color="auto"/>
      </w:divBdr>
      <w:divsChild>
        <w:div w:id="1600134966">
          <w:marLeft w:val="0"/>
          <w:marRight w:val="0"/>
          <w:marTop w:val="0"/>
          <w:marBottom w:val="0"/>
          <w:divBdr>
            <w:top w:val="single" w:sz="6" w:space="2" w:color="DDDDDD"/>
            <w:left w:val="single" w:sz="6" w:space="2" w:color="DDDDDD"/>
            <w:bottom w:val="single" w:sz="6" w:space="2" w:color="DDDDDD"/>
            <w:right w:val="single" w:sz="6" w:space="2" w:color="DDDDDD"/>
          </w:divBdr>
          <w:divsChild>
            <w:div w:id="762071535">
              <w:marLeft w:val="0"/>
              <w:marRight w:val="0"/>
              <w:marTop w:val="0"/>
              <w:marBottom w:val="0"/>
              <w:divBdr>
                <w:top w:val="none" w:sz="0" w:space="0" w:color="auto"/>
                <w:left w:val="none" w:sz="0" w:space="0" w:color="auto"/>
                <w:bottom w:val="none" w:sz="0" w:space="0" w:color="auto"/>
                <w:right w:val="none" w:sz="0" w:space="0" w:color="auto"/>
              </w:divBdr>
              <w:divsChild>
                <w:div w:id="869804657">
                  <w:marLeft w:val="0"/>
                  <w:marRight w:val="0"/>
                  <w:marTop w:val="0"/>
                  <w:marBottom w:val="0"/>
                  <w:divBdr>
                    <w:top w:val="none" w:sz="0" w:space="0" w:color="auto"/>
                    <w:left w:val="none" w:sz="0" w:space="0" w:color="auto"/>
                    <w:bottom w:val="none" w:sz="0" w:space="0" w:color="auto"/>
                    <w:right w:val="none" w:sz="0" w:space="0" w:color="auto"/>
                  </w:divBdr>
                </w:div>
                <w:div w:id="1301568336">
                  <w:marLeft w:val="0"/>
                  <w:marRight w:val="0"/>
                  <w:marTop w:val="0"/>
                  <w:marBottom w:val="0"/>
                  <w:divBdr>
                    <w:top w:val="none" w:sz="0" w:space="0" w:color="auto"/>
                    <w:left w:val="none" w:sz="0" w:space="0" w:color="auto"/>
                    <w:bottom w:val="none" w:sz="0" w:space="0" w:color="auto"/>
                    <w:right w:val="none" w:sz="0" w:space="0" w:color="auto"/>
                  </w:divBdr>
                </w:div>
              </w:divsChild>
            </w:div>
            <w:div w:id="1379696054">
              <w:marLeft w:val="0"/>
              <w:marRight w:val="0"/>
              <w:marTop w:val="0"/>
              <w:marBottom w:val="0"/>
              <w:divBdr>
                <w:top w:val="none" w:sz="0" w:space="0" w:color="auto"/>
                <w:left w:val="none" w:sz="0" w:space="0" w:color="auto"/>
                <w:bottom w:val="none" w:sz="0" w:space="0" w:color="auto"/>
                <w:right w:val="none" w:sz="0" w:space="0" w:color="auto"/>
              </w:divBdr>
              <w:divsChild>
                <w:div w:id="2065249650">
                  <w:marLeft w:val="0"/>
                  <w:marRight w:val="0"/>
                  <w:marTop w:val="0"/>
                  <w:marBottom w:val="0"/>
                  <w:divBdr>
                    <w:top w:val="none" w:sz="0" w:space="0" w:color="auto"/>
                    <w:left w:val="none" w:sz="0" w:space="0" w:color="auto"/>
                    <w:bottom w:val="none" w:sz="0" w:space="0" w:color="auto"/>
                    <w:right w:val="none" w:sz="0" w:space="0" w:color="auto"/>
                  </w:divBdr>
                </w:div>
                <w:div w:id="2105951249">
                  <w:marLeft w:val="0"/>
                  <w:marRight w:val="0"/>
                  <w:marTop w:val="0"/>
                  <w:marBottom w:val="0"/>
                  <w:divBdr>
                    <w:top w:val="none" w:sz="0" w:space="0" w:color="auto"/>
                    <w:left w:val="none" w:sz="0" w:space="0" w:color="auto"/>
                    <w:bottom w:val="none" w:sz="0" w:space="0" w:color="auto"/>
                    <w:right w:val="none" w:sz="0" w:space="0" w:color="auto"/>
                  </w:divBdr>
                </w:div>
              </w:divsChild>
            </w:div>
            <w:div w:id="434596215">
              <w:marLeft w:val="0"/>
              <w:marRight w:val="0"/>
              <w:marTop w:val="0"/>
              <w:marBottom w:val="0"/>
              <w:divBdr>
                <w:top w:val="none" w:sz="0" w:space="0" w:color="auto"/>
                <w:left w:val="none" w:sz="0" w:space="0" w:color="auto"/>
                <w:bottom w:val="none" w:sz="0" w:space="0" w:color="auto"/>
                <w:right w:val="none" w:sz="0" w:space="0" w:color="auto"/>
              </w:divBdr>
              <w:divsChild>
                <w:div w:id="1659652754">
                  <w:marLeft w:val="0"/>
                  <w:marRight w:val="0"/>
                  <w:marTop w:val="0"/>
                  <w:marBottom w:val="0"/>
                  <w:divBdr>
                    <w:top w:val="none" w:sz="0" w:space="0" w:color="auto"/>
                    <w:left w:val="none" w:sz="0" w:space="0" w:color="auto"/>
                    <w:bottom w:val="none" w:sz="0" w:space="0" w:color="auto"/>
                    <w:right w:val="none" w:sz="0" w:space="0" w:color="auto"/>
                  </w:divBdr>
                </w:div>
                <w:div w:id="1720744072">
                  <w:marLeft w:val="0"/>
                  <w:marRight w:val="0"/>
                  <w:marTop w:val="0"/>
                  <w:marBottom w:val="0"/>
                  <w:divBdr>
                    <w:top w:val="none" w:sz="0" w:space="0" w:color="auto"/>
                    <w:left w:val="none" w:sz="0" w:space="0" w:color="auto"/>
                    <w:bottom w:val="none" w:sz="0" w:space="0" w:color="auto"/>
                    <w:right w:val="none" w:sz="0" w:space="0" w:color="auto"/>
                  </w:divBdr>
                </w:div>
              </w:divsChild>
            </w:div>
            <w:div w:id="57096495">
              <w:marLeft w:val="0"/>
              <w:marRight w:val="0"/>
              <w:marTop w:val="0"/>
              <w:marBottom w:val="0"/>
              <w:divBdr>
                <w:top w:val="none" w:sz="0" w:space="0" w:color="auto"/>
                <w:left w:val="none" w:sz="0" w:space="0" w:color="auto"/>
                <w:bottom w:val="none" w:sz="0" w:space="0" w:color="auto"/>
                <w:right w:val="none" w:sz="0" w:space="0" w:color="auto"/>
              </w:divBdr>
              <w:divsChild>
                <w:div w:id="333388030">
                  <w:marLeft w:val="0"/>
                  <w:marRight w:val="0"/>
                  <w:marTop w:val="0"/>
                  <w:marBottom w:val="0"/>
                  <w:divBdr>
                    <w:top w:val="none" w:sz="0" w:space="0" w:color="auto"/>
                    <w:left w:val="none" w:sz="0" w:space="0" w:color="auto"/>
                    <w:bottom w:val="none" w:sz="0" w:space="0" w:color="auto"/>
                    <w:right w:val="none" w:sz="0" w:space="0" w:color="auto"/>
                  </w:divBdr>
                </w:div>
                <w:div w:id="1727950642">
                  <w:marLeft w:val="0"/>
                  <w:marRight w:val="0"/>
                  <w:marTop w:val="0"/>
                  <w:marBottom w:val="0"/>
                  <w:divBdr>
                    <w:top w:val="none" w:sz="0" w:space="0" w:color="auto"/>
                    <w:left w:val="none" w:sz="0" w:space="0" w:color="auto"/>
                    <w:bottom w:val="none" w:sz="0" w:space="0" w:color="auto"/>
                    <w:right w:val="none" w:sz="0" w:space="0" w:color="auto"/>
                  </w:divBdr>
                </w:div>
              </w:divsChild>
            </w:div>
            <w:div w:id="1472598471">
              <w:marLeft w:val="0"/>
              <w:marRight w:val="0"/>
              <w:marTop w:val="0"/>
              <w:marBottom w:val="0"/>
              <w:divBdr>
                <w:top w:val="none" w:sz="0" w:space="0" w:color="auto"/>
                <w:left w:val="none" w:sz="0" w:space="0" w:color="auto"/>
                <w:bottom w:val="none" w:sz="0" w:space="0" w:color="auto"/>
                <w:right w:val="none" w:sz="0" w:space="0" w:color="auto"/>
              </w:divBdr>
            </w:div>
            <w:div w:id="436415053">
              <w:marLeft w:val="0"/>
              <w:marRight w:val="0"/>
              <w:marTop w:val="0"/>
              <w:marBottom w:val="0"/>
              <w:divBdr>
                <w:top w:val="none" w:sz="0" w:space="0" w:color="auto"/>
                <w:left w:val="none" w:sz="0" w:space="0" w:color="auto"/>
                <w:bottom w:val="none" w:sz="0" w:space="0" w:color="auto"/>
                <w:right w:val="none" w:sz="0" w:space="0" w:color="auto"/>
              </w:divBdr>
            </w:div>
          </w:divsChild>
        </w:div>
        <w:div w:id="1893078009">
          <w:marLeft w:val="0"/>
          <w:marRight w:val="0"/>
          <w:marTop w:val="0"/>
          <w:marBottom w:val="0"/>
          <w:divBdr>
            <w:top w:val="none" w:sz="0" w:space="0" w:color="auto"/>
            <w:left w:val="none" w:sz="0" w:space="0" w:color="auto"/>
            <w:bottom w:val="none" w:sz="0" w:space="0" w:color="auto"/>
            <w:right w:val="none" w:sz="0" w:space="0" w:color="auto"/>
          </w:divBdr>
        </w:div>
      </w:divsChild>
    </w:div>
    <w:div w:id="1430933001">
      <w:bodyDiv w:val="1"/>
      <w:marLeft w:val="0"/>
      <w:marRight w:val="0"/>
      <w:marTop w:val="0"/>
      <w:marBottom w:val="0"/>
      <w:divBdr>
        <w:top w:val="none" w:sz="0" w:space="0" w:color="auto"/>
        <w:left w:val="none" w:sz="0" w:space="0" w:color="auto"/>
        <w:bottom w:val="none" w:sz="0" w:space="0" w:color="auto"/>
        <w:right w:val="none" w:sz="0" w:space="0" w:color="auto"/>
      </w:divBdr>
      <w:divsChild>
        <w:div w:id="1503739710">
          <w:marLeft w:val="0"/>
          <w:marRight w:val="0"/>
          <w:marTop w:val="0"/>
          <w:marBottom w:val="0"/>
          <w:divBdr>
            <w:top w:val="none" w:sz="0" w:space="0" w:color="auto"/>
            <w:left w:val="none" w:sz="0" w:space="0" w:color="auto"/>
            <w:bottom w:val="none" w:sz="0" w:space="0" w:color="auto"/>
            <w:right w:val="none" w:sz="0" w:space="0" w:color="auto"/>
          </w:divBdr>
          <w:divsChild>
            <w:div w:id="1528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0200">
      <w:bodyDiv w:val="1"/>
      <w:marLeft w:val="0"/>
      <w:marRight w:val="0"/>
      <w:marTop w:val="0"/>
      <w:marBottom w:val="0"/>
      <w:divBdr>
        <w:top w:val="none" w:sz="0" w:space="0" w:color="auto"/>
        <w:left w:val="none" w:sz="0" w:space="0" w:color="auto"/>
        <w:bottom w:val="none" w:sz="0" w:space="0" w:color="auto"/>
        <w:right w:val="none" w:sz="0" w:space="0" w:color="auto"/>
      </w:divBdr>
      <w:divsChild>
        <w:div w:id="1616019206">
          <w:marLeft w:val="0"/>
          <w:marRight w:val="0"/>
          <w:marTop w:val="0"/>
          <w:marBottom w:val="0"/>
          <w:divBdr>
            <w:top w:val="single" w:sz="6" w:space="2" w:color="DDDDDD"/>
            <w:left w:val="single" w:sz="6" w:space="2" w:color="DDDDDD"/>
            <w:bottom w:val="single" w:sz="6" w:space="2" w:color="DDDDDD"/>
            <w:right w:val="single" w:sz="6" w:space="2" w:color="DDDDDD"/>
          </w:divBdr>
          <w:divsChild>
            <w:div w:id="116879438">
              <w:marLeft w:val="0"/>
              <w:marRight w:val="0"/>
              <w:marTop w:val="0"/>
              <w:marBottom w:val="0"/>
              <w:divBdr>
                <w:top w:val="none" w:sz="0" w:space="0" w:color="auto"/>
                <w:left w:val="none" w:sz="0" w:space="0" w:color="auto"/>
                <w:bottom w:val="none" w:sz="0" w:space="0" w:color="auto"/>
                <w:right w:val="none" w:sz="0" w:space="0" w:color="auto"/>
              </w:divBdr>
              <w:divsChild>
                <w:div w:id="119803277">
                  <w:marLeft w:val="0"/>
                  <w:marRight w:val="0"/>
                  <w:marTop w:val="0"/>
                  <w:marBottom w:val="0"/>
                  <w:divBdr>
                    <w:top w:val="none" w:sz="0" w:space="0" w:color="auto"/>
                    <w:left w:val="none" w:sz="0" w:space="0" w:color="auto"/>
                    <w:bottom w:val="none" w:sz="0" w:space="0" w:color="auto"/>
                    <w:right w:val="none" w:sz="0" w:space="0" w:color="auto"/>
                  </w:divBdr>
                </w:div>
                <w:div w:id="1598099427">
                  <w:marLeft w:val="0"/>
                  <w:marRight w:val="0"/>
                  <w:marTop w:val="0"/>
                  <w:marBottom w:val="0"/>
                  <w:divBdr>
                    <w:top w:val="none" w:sz="0" w:space="0" w:color="auto"/>
                    <w:left w:val="none" w:sz="0" w:space="0" w:color="auto"/>
                    <w:bottom w:val="none" w:sz="0" w:space="0" w:color="auto"/>
                    <w:right w:val="none" w:sz="0" w:space="0" w:color="auto"/>
                  </w:divBdr>
                </w:div>
              </w:divsChild>
            </w:div>
            <w:div w:id="826357639">
              <w:marLeft w:val="0"/>
              <w:marRight w:val="0"/>
              <w:marTop w:val="0"/>
              <w:marBottom w:val="0"/>
              <w:divBdr>
                <w:top w:val="none" w:sz="0" w:space="0" w:color="auto"/>
                <w:left w:val="none" w:sz="0" w:space="0" w:color="auto"/>
                <w:bottom w:val="none" w:sz="0" w:space="0" w:color="auto"/>
                <w:right w:val="none" w:sz="0" w:space="0" w:color="auto"/>
              </w:divBdr>
              <w:divsChild>
                <w:div w:id="265430938">
                  <w:marLeft w:val="0"/>
                  <w:marRight w:val="0"/>
                  <w:marTop w:val="0"/>
                  <w:marBottom w:val="0"/>
                  <w:divBdr>
                    <w:top w:val="none" w:sz="0" w:space="0" w:color="auto"/>
                    <w:left w:val="none" w:sz="0" w:space="0" w:color="auto"/>
                    <w:bottom w:val="none" w:sz="0" w:space="0" w:color="auto"/>
                    <w:right w:val="none" w:sz="0" w:space="0" w:color="auto"/>
                  </w:divBdr>
                </w:div>
                <w:div w:id="1468158676">
                  <w:marLeft w:val="0"/>
                  <w:marRight w:val="0"/>
                  <w:marTop w:val="0"/>
                  <w:marBottom w:val="0"/>
                  <w:divBdr>
                    <w:top w:val="none" w:sz="0" w:space="0" w:color="auto"/>
                    <w:left w:val="none" w:sz="0" w:space="0" w:color="auto"/>
                    <w:bottom w:val="none" w:sz="0" w:space="0" w:color="auto"/>
                    <w:right w:val="none" w:sz="0" w:space="0" w:color="auto"/>
                  </w:divBdr>
                </w:div>
              </w:divsChild>
            </w:div>
            <w:div w:id="186875529">
              <w:marLeft w:val="0"/>
              <w:marRight w:val="0"/>
              <w:marTop w:val="0"/>
              <w:marBottom w:val="0"/>
              <w:divBdr>
                <w:top w:val="none" w:sz="0" w:space="0" w:color="auto"/>
                <w:left w:val="none" w:sz="0" w:space="0" w:color="auto"/>
                <w:bottom w:val="none" w:sz="0" w:space="0" w:color="auto"/>
                <w:right w:val="none" w:sz="0" w:space="0" w:color="auto"/>
              </w:divBdr>
              <w:divsChild>
                <w:div w:id="1587498857">
                  <w:marLeft w:val="0"/>
                  <w:marRight w:val="0"/>
                  <w:marTop w:val="0"/>
                  <w:marBottom w:val="0"/>
                  <w:divBdr>
                    <w:top w:val="none" w:sz="0" w:space="0" w:color="auto"/>
                    <w:left w:val="none" w:sz="0" w:space="0" w:color="auto"/>
                    <w:bottom w:val="none" w:sz="0" w:space="0" w:color="auto"/>
                    <w:right w:val="none" w:sz="0" w:space="0" w:color="auto"/>
                  </w:divBdr>
                </w:div>
                <w:div w:id="158036533">
                  <w:marLeft w:val="0"/>
                  <w:marRight w:val="0"/>
                  <w:marTop w:val="0"/>
                  <w:marBottom w:val="0"/>
                  <w:divBdr>
                    <w:top w:val="none" w:sz="0" w:space="0" w:color="auto"/>
                    <w:left w:val="none" w:sz="0" w:space="0" w:color="auto"/>
                    <w:bottom w:val="none" w:sz="0" w:space="0" w:color="auto"/>
                    <w:right w:val="none" w:sz="0" w:space="0" w:color="auto"/>
                  </w:divBdr>
                </w:div>
              </w:divsChild>
            </w:div>
            <w:div w:id="613562180">
              <w:marLeft w:val="0"/>
              <w:marRight w:val="0"/>
              <w:marTop w:val="0"/>
              <w:marBottom w:val="0"/>
              <w:divBdr>
                <w:top w:val="none" w:sz="0" w:space="0" w:color="auto"/>
                <w:left w:val="none" w:sz="0" w:space="0" w:color="auto"/>
                <w:bottom w:val="none" w:sz="0" w:space="0" w:color="auto"/>
                <w:right w:val="none" w:sz="0" w:space="0" w:color="auto"/>
              </w:divBdr>
              <w:divsChild>
                <w:div w:id="129516883">
                  <w:marLeft w:val="0"/>
                  <w:marRight w:val="0"/>
                  <w:marTop w:val="0"/>
                  <w:marBottom w:val="0"/>
                  <w:divBdr>
                    <w:top w:val="none" w:sz="0" w:space="0" w:color="auto"/>
                    <w:left w:val="none" w:sz="0" w:space="0" w:color="auto"/>
                    <w:bottom w:val="none" w:sz="0" w:space="0" w:color="auto"/>
                    <w:right w:val="none" w:sz="0" w:space="0" w:color="auto"/>
                  </w:divBdr>
                </w:div>
                <w:div w:id="348139904">
                  <w:marLeft w:val="0"/>
                  <w:marRight w:val="0"/>
                  <w:marTop w:val="0"/>
                  <w:marBottom w:val="0"/>
                  <w:divBdr>
                    <w:top w:val="none" w:sz="0" w:space="0" w:color="auto"/>
                    <w:left w:val="none" w:sz="0" w:space="0" w:color="auto"/>
                    <w:bottom w:val="none" w:sz="0" w:space="0" w:color="auto"/>
                    <w:right w:val="none" w:sz="0" w:space="0" w:color="auto"/>
                  </w:divBdr>
                </w:div>
              </w:divsChild>
            </w:div>
            <w:div w:id="1269434607">
              <w:marLeft w:val="0"/>
              <w:marRight w:val="0"/>
              <w:marTop w:val="0"/>
              <w:marBottom w:val="0"/>
              <w:divBdr>
                <w:top w:val="none" w:sz="0" w:space="0" w:color="auto"/>
                <w:left w:val="none" w:sz="0" w:space="0" w:color="auto"/>
                <w:bottom w:val="none" w:sz="0" w:space="0" w:color="auto"/>
                <w:right w:val="none" w:sz="0" w:space="0" w:color="auto"/>
              </w:divBdr>
            </w:div>
            <w:div w:id="938414194">
              <w:marLeft w:val="0"/>
              <w:marRight w:val="0"/>
              <w:marTop w:val="0"/>
              <w:marBottom w:val="0"/>
              <w:divBdr>
                <w:top w:val="none" w:sz="0" w:space="0" w:color="auto"/>
                <w:left w:val="none" w:sz="0" w:space="0" w:color="auto"/>
                <w:bottom w:val="none" w:sz="0" w:space="0" w:color="auto"/>
                <w:right w:val="none" w:sz="0" w:space="0" w:color="auto"/>
              </w:divBdr>
            </w:div>
          </w:divsChild>
        </w:div>
        <w:div w:id="823813089">
          <w:marLeft w:val="0"/>
          <w:marRight w:val="0"/>
          <w:marTop w:val="0"/>
          <w:marBottom w:val="0"/>
          <w:divBdr>
            <w:top w:val="none" w:sz="0" w:space="0" w:color="auto"/>
            <w:left w:val="none" w:sz="0" w:space="0" w:color="auto"/>
            <w:bottom w:val="none" w:sz="0" w:space="0" w:color="auto"/>
            <w:right w:val="none" w:sz="0" w:space="0" w:color="auto"/>
          </w:divBdr>
        </w:div>
      </w:divsChild>
    </w:div>
    <w:div w:id="1457144826">
      <w:bodyDiv w:val="1"/>
      <w:marLeft w:val="0"/>
      <w:marRight w:val="0"/>
      <w:marTop w:val="0"/>
      <w:marBottom w:val="0"/>
      <w:divBdr>
        <w:top w:val="none" w:sz="0" w:space="0" w:color="auto"/>
        <w:left w:val="none" w:sz="0" w:space="0" w:color="auto"/>
        <w:bottom w:val="none" w:sz="0" w:space="0" w:color="auto"/>
        <w:right w:val="none" w:sz="0" w:space="0" w:color="auto"/>
      </w:divBdr>
      <w:divsChild>
        <w:div w:id="607782841">
          <w:marLeft w:val="0"/>
          <w:marRight w:val="0"/>
          <w:marTop w:val="0"/>
          <w:marBottom w:val="0"/>
          <w:divBdr>
            <w:top w:val="single" w:sz="6" w:space="2" w:color="DDDDDD"/>
            <w:left w:val="single" w:sz="6" w:space="2" w:color="DDDDDD"/>
            <w:bottom w:val="single" w:sz="6" w:space="2" w:color="DDDDDD"/>
            <w:right w:val="single" w:sz="6" w:space="2" w:color="DDDDDD"/>
          </w:divBdr>
          <w:divsChild>
            <w:div w:id="1347439171">
              <w:marLeft w:val="0"/>
              <w:marRight w:val="0"/>
              <w:marTop w:val="0"/>
              <w:marBottom w:val="0"/>
              <w:divBdr>
                <w:top w:val="none" w:sz="0" w:space="0" w:color="auto"/>
                <w:left w:val="none" w:sz="0" w:space="0" w:color="auto"/>
                <w:bottom w:val="none" w:sz="0" w:space="0" w:color="auto"/>
                <w:right w:val="none" w:sz="0" w:space="0" w:color="auto"/>
              </w:divBdr>
              <w:divsChild>
                <w:div w:id="65346915">
                  <w:marLeft w:val="0"/>
                  <w:marRight w:val="0"/>
                  <w:marTop w:val="0"/>
                  <w:marBottom w:val="0"/>
                  <w:divBdr>
                    <w:top w:val="none" w:sz="0" w:space="0" w:color="auto"/>
                    <w:left w:val="none" w:sz="0" w:space="0" w:color="auto"/>
                    <w:bottom w:val="none" w:sz="0" w:space="0" w:color="auto"/>
                    <w:right w:val="none" w:sz="0" w:space="0" w:color="auto"/>
                  </w:divBdr>
                </w:div>
                <w:div w:id="2037659467">
                  <w:marLeft w:val="0"/>
                  <w:marRight w:val="0"/>
                  <w:marTop w:val="0"/>
                  <w:marBottom w:val="0"/>
                  <w:divBdr>
                    <w:top w:val="none" w:sz="0" w:space="0" w:color="auto"/>
                    <w:left w:val="none" w:sz="0" w:space="0" w:color="auto"/>
                    <w:bottom w:val="none" w:sz="0" w:space="0" w:color="auto"/>
                    <w:right w:val="none" w:sz="0" w:space="0" w:color="auto"/>
                  </w:divBdr>
                </w:div>
              </w:divsChild>
            </w:div>
            <w:div w:id="1307471248">
              <w:marLeft w:val="0"/>
              <w:marRight w:val="0"/>
              <w:marTop w:val="0"/>
              <w:marBottom w:val="0"/>
              <w:divBdr>
                <w:top w:val="none" w:sz="0" w:space="0" w:color="auto"/>
                <w:left w:val="none" w:sz="0" w:space="0" w:color="auto"/>
                <w:bottom w:val="none" w:sz="0" w:space="0" w:color="auto"/>
                <w:right w:val="none" w:sz="0" w:space="0" w:color="auto"/>
              </w:divBdr>
              <w:divsChild>
                <w:div w:id="276450657">
                  <w:marLeft w:val="0"/>
                  <w:marRight w:val="0"/>
                  <w:marTop w:val="0"/>
                  <w:marBottom w:val="0"/>
                  <w:divBdr>
                    <w:top w:val="none" w:sz="0" w:space="0" w:color="auto"/>
                    <w:left w:val="none" w:sz="0" w:space="0" w:color="auto"/>
                    <w:bottom w:val="none" w:sz="0" w:space="0" w:color="auto"/>
                    <w:right w:val="none" w:sz="0" w:space="0" w:color="auto"/>
                  </w:divBdr>
                </w:div>
                <w:div w:id="509179050">
                  <w:marLeft w:val="0"/>
                  <w:marRight w:val="0"/>
                  <w:marTop w:val="0"/>
                  <w:marBottom w:val="0"/>
                  <w:divBdr>
                    <w:top w:val="none" w:sz="0" w:space="0" w:color="auto"/>
                    <w:left w:val="none" w:sz="0" w:space="0" w:color="auto"/>
                    <w:bottom w:val="none" w:sz="0" w:space="0" w:color="auto"/>
                    <w:right w:val="none" w:sz="0" w:space="0" w:color="auto"/>
                  </w:divBdr>
                </w:div>
              </w:divsChild>
            </w:div>
            <w:div w:id="1494687442">
              <w:marLeft w:val="0"/>
              <w:marRight w:val="0"/>
              <w:marTop w:val="0"/>
              <w:marBottom w:val="0"/>
              <w:divBdr>
                <w:top w:val="none" w:sz="0" w:space="0" w:color="auto"/>
                <w:left w:val="none" w:sz="0" w:space="0" w:color="auto"/>
                <w:bottom w:val="none" w:sz="0" w:space="0" w:color="auto"/>
                <w:right w:val="none" w:sz="0" w:space="0" w:color="auto"/>
              </w:divBdr>
              <w:divsChild>
                <w:div w:id="1722166110">
                  <w:marLeft w:val="0"/>
                  <w:marRight w:val="0"/>
                  <w:marTop w:val="0"/>
                  <w:marBottom w:val="0"/>
                  <w:divBdr>
                    <w:top w:val="none" w:sz="0" w:space="0" w:color="auto"/>
                    <w:left w:val="none" w:sz="0" w:space="0" w:color="auto"/>
                    <w:bottom w:val="none" w:sz="0" w:space="0" w:color="auto"/>
                    <w:right w:val="none" w:sz="0" w:space="0" w:color="auto"/>
                  </w:divBdr>
                </w:div>
                <w:div w:id="1548831278">
                  <w:marLeft w:val="0"/>
                  <w:marRight w:val="0"/>
                  <w:marTop w:val="0"/>
                  <w:marBottom w:val="0"/>
                  <w:divBdr>
                    <w:top w:val="none" w:sz="0" w:space="0" w:color="auto"/>
                    <w:left w:val="none" w:sz="0" w:space="0" w:color="auto"/>
                    <w:bottom w:val="none" w:sz="0" w:space="0" w:color="auto"/>
                    <w:right w:val="none" w:sz="0" w:space="0" w:color="auto"/>
                  </w:divBdr>
                </w:div>
              </w:divsChild>
            </w:div>
            <w:div w:id="1585069888">
              <w:marLeft w:val="0"/>
              <w:marRight w:val="0"/>
              <w:marTop w:val="0"/>
              <w:marBottom w:val="0"/>
              <w:divBdr>
                <w:top w:val="none" w:sz="0" w:space="0" w:color="auto"/>
                <w:left w:val="none" w:sz="0" w:space="0" w:color="auto"/>
                <w:bottom w:val="none" w:sz="0" w:space="0" w:color="auto"/>
                <w:right w:val="none" w:sz="0" w:space="0" w:color="auto"/>
              </w:divBdr>
              <w:divsChild>
                <w:div w:id="2022396063">
                  <w:marLeft w:val="0"/>
                  <w:marRight w:val="0"/>
                  <w:marTop w:val="0"/>
                  <w:marBottom w:val="0"/>
                  <w:divBdr>
                    <w:top w:val="none" w:sz="0" w:space="0" w:color="auto"/>
                    <w:left w:val="none" w:sz="0" w:space="0" w:color="auto"/>
                    <w:bottom w:val="none" w:sz="0" w:space="0" w:color="auto"/>
                    <w:right w:val="none" w:sz="0" w:space="0" w:color="auto"/>
                  </w:divBdr>
                </w:div>
                <w:div w:id="336080218">
                  <w:marLeft w:val="0"/>
                  <w:marRight w:val="0"/>
                  <w:marTop w:val="0"/>
                  <w:marBottom w:val="0"/>
                  <w:divBdr>
                    <w:top w:val="none" w:sz="0" w:space="0" w:color="auto"/>
                    <w:left w:val="none" w:sz="0" w:space="0" w:color="auto"/>
                    <w:bottom w:val="none" w:sz="0" w:space="0" w:color="auto"/>
                    <w:right w:val="none" w:sz="0" w:space="0" w:color="auto"/>
                  </w:divBdr>
                </w:div>
              </w:divsChild>
            </w:div>
            <w:div w:id="466049732">
              <w:marLeft w:val="0"/>
              <w:marRight w:val="0"/>
              <w:marTop w:val="0"/>
              <w:marBottom w:val="0"/>
              <w:divBdr>
                <w:top w:val="none" w:sz="0" w:space="0" w:color="auto"/>
                <w:left w:val="none" w:sz="0" w:space="0" w:color="auto"/>
                <w:bottom w:val="none" w:sz="0" w:space="0" w:color="auto"/>
                <w:right w:val="none" w:sz="0" w:space="0" w:color="auto"/>
              </w:divBdr>
            </w:div>
            <w:div w:id="609821636">
              <w:marLeft w:val="0"/>
              <w:marRight w:val="0"/>
              <w:marTop w:val="0"/>
              <w:marBottom w:val="0"/>
              <w:divBdr>
                <w:top w:val="none" w:sz="0" w:space="0" w:color="auto"/>
                <w:left w:val="none" w:sz="0" w:space="0" w:color="auto"/>
                <w:bottom w:val="none" w:sz="0" w:space="0" w:color="auto"/>
                <w:right w:val="none" w:sz="0" w:space="0" w:color="auto"/>
              </w:divBdr>
            </w:div>
          </w:divsChild>
        </w:div>
        <w:div w:id="1453671004">
          <w:marLeft w:val="0"/>
          <w:marRight w:val="0"/>
          <w:marTop w:val="0"/>
          <w:marBottom w:val="0"/>
          <w:divBdr>
            <w:top w:val="none" w:sz="0" w:space="0" w:color="auto"/>
            <w:left w:val="none" w:sz="0" w:space="0" w:color="auto"/>
            <w:bottom w:val="none" w:sz="0" w:space="0" w:color="auto"/>
            <w:right w:val="none" w:sz="0" w:space="0" w:color="auto"/>
          </w:divBdr>
        </w:div>
      </w:divsChild>
    </w:div>
    <w:div w:id="1478645823">
      <w:bodyDiv w:val="1"/>
      <w:marLeft w:val="0"/>
      <w:marRight w:val="0"/>
      <w:marTop w:val="0"/>
      <w:marBottom w:val="0"/>
      <w:divBdr>
        <w:top w:val="none" w:sz="0" w:space="0" w:color="auto"/>
        <w:left w:val="none" w:sz="0" w:space="0" w:color="auto"/>
        <w:bottom w:val="none" w:sz="0" w:space="0" w:color="auto"/>
        <w:right w:val="none" w:sz="0" w:space="0" w:color="auto"/>
      </w:divBdr>
      <w:divsChild>
        <w:div w:id="569968296">
          <w:marLeft w:val="0"/>
          <w:marRight w:val="0"/>
          <w:marTop w:val="0"/>
          <w:marBottom w:val="0"/>
          <w:divBdr>
            <w:top w:val="single" w:sz="6" w:space="2" w:color="DDDDDD"/>
            <w:left w:val="single" w:sz="6" w:space="2" w:color="DDDDDD"/>
            <w:bottom w:val="single" w:sz="6" w:space="2" w:color="DDDDDD"/>
            <w:right w:val="single" w:sz="6" w:space="2" w:color="DDDDDD"/>
          </w:divBdr>
          <w:divsChild>
            <w:div w:id="1477262105">
              <w:marLeft w:val="0"/>
              <w:marRight w:val="0"/>
              <w:marTop w:val="0"/>
              <w:marBottom w:val="0"/>
              <w:divBdr>
                <w:top w:val="none" w:sz="0" w:space="0" w:color="auto"/>
                <w:left w:val="none" w:sz="0" w:space="0" w:color="auto"/>
                <w:bottom w:val="none" w:sz="0" w:space="0" w:color="auto"/>
                <w:right w:val="none" w:sz="0" w:space="0" w:color="auto"/>
              </w:divBdr>
              <w:divsChild>
                <w:div w:id="1027028543">
                  <w:marLeft w:val="0"/>
                  <w:marRight w:val="0"/>
                  <w:marTop w:val="0"/>
                  <w:marBottom w:val="0"/>
                  <w:divBdr>
                    <w:top w:val="none" w:sz="0" w:space="0" w:color="auto"/>
                    <w:left w:val="none" w:sz="0" w:space="0" w:color="auto"/>
                    <w:bottom w:val="none" w:sz="0" w:space="0" w:color="auto"/>
                    <w:right w:val="none" w:sz="0" w:space="0" w:color="auto"/>
                  </w:divBdr>
                </w:div>
                <w:div w:id="657925341">
                  <w:marLeft w:val="0"/>
                  <w:marRight w:val="0"/>
                  <w:marTop w:val="0"/>
                  <w:marBottom w:val="0"/>
                  <w:divBdr>
                    <w:top w:val="none" w:sz="0" w:space="0" w:color="auto"/>
                    <w:left w:val="none" w:sz="0" w:space="0" w:color="auto"/>
                    <w:bottom w:val="none" w:sz="0" w:space="0" w:color="auto"/>
                    <w:right w:val="none" w:sz="0" w:space="0" w:color="auto"/>
                  </w:divBdr>
                </w:div>
              </w:divsChild>
            </w:div>
            <w:div w:id="490558719">
              <w:marLeft w:val="0"/>
              <w:marRight w:val="0"/>
              <w:marTop w:val="0"/>
              <w:marBottom w:val="0"/>
              <w:divBdr>
                <w:top w:val="none" w:sz="0" w:space="0" w:color="auto"/>
                <w:left w:val="none" w:sz="0" w:space="0" w:color="auto"/>
                <w:bottom w:val="none" w:sz="0" w:space="0" w:color="auto"/>
                <w:right w:val="none" w:sz="0" w:space="0" w:color="auto"/>
              </w:divBdr>
              <w:divsChild>
                <w:div w:id="1023358101">
                  <w:marLeft w:val="0"/>
                  <w:marRight w:val="0"/>
                  <w:marTop w:val="0"/>
                  <w:marBottom w:val="0"/>
                  <w:divBdr>
                    <w:top w:val="none" w:sz="0" w:space="0" w:color="auto"/>
                    <w:left w:val="none" w:sz="0" w:space="0" w:color="auto"/>
                    <w:bottom w:val="none" w:sz="0" w:space="0" w:color="auto"/>
                    <w:right w:val="none" w:sz="0" w:space="0" w:color="auto"/>
                  </w:divBdr>
                </w:div>
                <w:div w:id="1315186605">
                  <w:marLeft w:val="0"/>
                  <w:marRight w:val="0"/>
                  <w:marTop w:val="0"/>
                  <w:marBottom w:val="0"/>
                  <w:divBdr>
                    <w:top w:val="none" w:sz="0" w:space="0" w:color="auto"/>
                    <w:left w:val="none" w:sz="0" w:space="0" w:color="auto"/>
                    <w:bottom w:val="none" w:sz="0" w:space="0" w:color="auto"/>
                    <w:right w:val="none" w:sz="0" w:space="0" w:color="auto"/>
                  </w:divBdr>
                </w:div>
              </w:divsChild>
            </w:div>
            <w:div w:id="719208348">
              <w:marLeft w:val="0"/>
              <w:marRight w:val="0"/>
              <w:marTop w:val="0"/>
              <w:marBottom w:val="0"/>
              <w:divBdr>
                <w:top w:val="none" w:sz="0" w:space="0" w:color="auto"/>
                <w:left w:val="none" w:sz="0" w:space="0" w:color="auto"/>
                <w:bottom w:val="none" w:sz="0" w:space="0" w:color="auto"/>
                <w:right w:val="none" w:sz="0" w:space="0" w:color="auto"/>
              </w:divBdr>
              <w:divsChild>
                <w:div w:id="1313173250">
                  <w:marLeft w:val="0"/>
                  <w:marRight w:val="0"/>
                  <w:marTop w:val="0"/>
                  <w:marBottom w:val="0"/>
                  <w:divBdr>
                    <w:top w:val="none" w:sz="0" w:space="0" w:color="auto"/>
                    <w:left w:val="none" w:sz="0" w:space="0" w:color="auto"/>
                    <w:bottom w:val="none" w:sz="0" w:space="0" w:color="auto"/>
                    <w:right w:val="none" w:sz="0" w:space="0" w:color="auto"/>
                  </w:divBdr>
                </w:div>
                <w:div w:id="1245604452">
                  <w:marLeft w:val="0"/>
                  <w:marRight w:val="0"/>
                  <w:marTop w:val="0"/>
                  <w:marBottom w:val="0"/>
                  <w:divBdr>
                    <w:top w:val="none" w:sz="0" w:space="0" w:color="auto"/>
                    <w:left w:val="none" w:sz="0" w:space="0" w:color="auto"/>
                    <w:bottom w:val="none" w:sz="0" w:space="0" w:color="auto"/>
                    <w:right w:val="none" w:sz="0" w:space="0" w:color="auto"/>
                  </w:divBdr>
                </w:div>
              </w:divsChild>
            </w:div>
            <w:div w:id="683362512">
              <w:marLeft w:val="0"/>
              <w:marRight w:val="0"/>
              <w:marTop w:val="0"/>
              <w:marBottom w:val="0"/>
              <w:divBdr>
                <w:top w:val="none" w:sz="0" w:space="0" w:color="auto"/>
                <w:left w:val="none" w:sz="0" w:space="0" w:color="auto"/>
                <w:bottom w:val="none" w:sz="0" w:space="0" w:color="auto"/>
                <w:right w:val="none" w:sz="0" w:space="0" w:color="auto"/>
              </w:divBdr>
              <w:divsChild>
                <w:div w:id="1821537101">
                  <w:marLeft w:val="0"/>
                  <w:marRight w:val="0"/>
                  <w:marTop w:val="0"/>
                  <w:marBottom w:val="0"/>
                  <w:divBdr>
                    <w:top w:val="none" w:sz="0" w:space="0" w:color="auto"/>
                    <w:left w:val="none" w:sz="0" w:space="0" w:color="auto"/>
                    <w:bottom w:val="none" w:sz="0" w:space="0" w:color="auto"/>
                    <w:right w:val="none" w:sz="0" w:space="0" w:color="auto"/>
                  </w:divBdr>
                </w:div>
                <w:div w:id="2082869867">
                  <w:marLeft w:val="0"/>
                  <w:marRight w:val="0"/>
                  <w:marTop w:val="0"/>
                  <w:marBottom w:val="0"/>
                  <w:divBdr>
                    <w:top w:val="none" w:sz="0" w:space="0" w:color="auto"/>
                    <w:left w:val="none" w:sz="0" w:space="0" w:color="auto"/>
                    <w:bottom w:val="none" w:sz="0" w:space="0" w:color="auto"/>
                    <w:right w:val="none" w:sz="0" w:space="0" w:color="auto"/>
                  </w:divBdr>
                </w:div>
              </w:divsChild>
            </w:div>
            <w:div w:id="1713337123">
              <w:marLeft w:val="0"/>
              <w:marRight w:val="0"/>
              <w:marTop w:val="0"/>
              <w:marBottom w:val="0"/>
              <w:divBdr>
                <w:top w:val="none" w:sz="0" w:space="0" w:color="auto"/>
                <w:left w:val="none" w:sz="0" w:space="0" w:color="auto"/>
                <w:bottom w:val="none" w:sz="0" w:space="0" w:color="auto"/>
                <w:right w:val="none" w:sz="0" w:space="0" w:color="auto"/>
              </w:divBdr>
            </w:div>
            <w:div w:id="1045108218">
              <w:marLeft w:val="0"/>
              <w:marRight w:val="0"/>
              <w:marTop w:val="0"/>
              <w:marBottom w:val="0"/>
              <w:divBdr>
                <w:top w:val="none" w:sz="0" w:space="0" w:color="auto"/>
                <w:left w:val="none" w:sz="0" w:space="0" w:color="auto"/>
                <w:bottom w:val="none" w:sz="0" w:space="0" w:color="auto"/>
                <w:right w:val="none" w:sz="0" w:space="0" w:color="auto"/>
              </w:divBdr>
            </w:div>
          </w:divsChild>
        </w:div>
        <w:div w:id="1522354774">
          <w:marLeft w:val="0"/>
          <w:marRight w:val="0"/>
          <w:marTop w:val="0"/>
          <w:marBottom w:val="0"/>
          <w:divBdr>
            <w:top w:val="none" w:sz="0" w:space="0" w:color="auto"/>
            <w:left w:val="none" w:sz="0" w:space="0" w:color="auto"/>
            <w:bottom w:val="none" w:sz="0" w:space="0" w:color="auto"/>
            <w:right w:val="none" w:sz="0" w:space="0" w:color="auto"/>
          </w:divBdr>
        </w:div>
      </w:divsChild>
    </w:div>
    <w:div w:id="1483617223">
      <w:bodyDiv w:val="1"/>
      <w:marLeft w:val="0"/>
      <w:marRight w:val="0"/>
      <w:marTop w:val="0"/>
      <w:marBottom w:val="0"/>
      <w:divBdr>
        <w:top w:val="none" w:sz="0" w:space="0" w:color="auto"/>
        <w:left w:val="none" w:sz="0" w:space="0" w:color="auto"/>
        <w:bottom w:val="none" w:sz="0" w:space="0" w:color="auto"/>
        <w:right w:val="none" w:sz="0" w:space="0" w:color="auto"/>
      </w:divBdr>
      <w:divsChild>
        <w:div w:id="1918051478">
          <w:marLeft w:val="0"/>
          <w:marRight w:val="0"/>
          <w:marTop w:val="0"/>
          <w:marBottom w:val="0"/>
          <w:divBdr>
            <w:top w:val="single" w:sz="6" w:space="2" w:color="DDDDDD"/>
            <w:left w:val="single" w:sz="6" w:space="2" w:color="DDDDDD"/>
            <w:bottom w:val="single" w:sz="6" w:space="2" w:color="DDDDDD"/>
            <w:right w:val="single" w:sz="6" w:space="2" w:color="DDDDDD"/>
          </w:divBdr>
          <w:divsChild>
            <w:div w:id="393162847">
              <w:marLeft w:val="0"/>
              <w:marRight w:val="0"/>
              <w:marTop w:val="0"/>
              <w:marBottom w:val="0"/>
              <w:divBdr>
                <w:top w:val="none" w:sz="0" w:space="0" w:color="auto"/>
                <w:left w:val="none" w:sz="0" w:space="0" w:color="auto"/>
                <w:bottom w:val="none" w:sz="0" w:space="0" w:color="auto"/>
                <w:right w:val="none" w:sz="0" w:space="0" w:color="auto"/>
              </w:divBdr>
              <w:divsChild>
                <w:div w:id="1375078748">
                  <w:marLeft w:val="0"/>
                  <w:marRight w:val="0"/>
                  <w:marTop w:val="0"/>
                  <w:marBottom w:val="0"/>
                  <w:divBdr>
                    <w:top w:val="none" w:sz="0" w:space="0" w:color="auto"/>
                    <w:left w:val="none" w:sz="0" w:space="0" w:color="auto"/>
                    <w:bottom w:val="none" w:sz="0" w:space="0" w:color="auto"/>
                    <w:right w:val="none" w:sz="0" w:space="0" w:color="auto"/>
                  </w:divBdr>
                </w:div>
                <w:div w:id="177891516">
                  <w:marLeft w:val="0"/>
                  <w:marRight w:val="0"/>
                  <w:marTop w:val="0"/>
                  <w:marBottom w:val="0"/>
                  <w:divBdr>
                    <w:top w:val="none" w:sz="0" w:space="0" w:color="auto"/>
                    <w:left w:val="none" w:sz="0" w:space="0" w:color="auto"/>
                    <w:bottom w:val="none" w:sz="0" w:space="0" w:color="auto"/>
                    <w:right w:val="none" w:sz="0" w:space="0" w:color="auto"/>
                  </w:divBdr>
                </w:div>
              </w:divsChild>
            </w:div>
            <w:div w:id="1065496668">
              <w:marLeft w:val="0"/>
              <w:marRight w:val="0"/>
              <w:marTop w:val="0"/>
              <w:marBottom w:val="0"/>
              <w:divBdr>
                <w:top w:val="none" w:sz="0" w:space="0" w:color="auto"/>
                <w:left w:val="none" w:sz="0" w:space="0" w:color="auto"/>
                <w:bottom w:val="none" w:sz="0" w:space="0" w:color="auto"/>
                <w:right w:val="none" w:sz="0" w:space="0" w:color="auto"/>
              </w:divBdr>
              <w:divsChild>
                <w:div w:id="941911034">
                  <w:marLeft w:val="0"/>
                  <w:marRight w:val="0"/>
                  <w:marTop w:val="0"/>
                  <w:marBottom w:val="0"/>
                  <w:divBdr>
                    <w:top w:val="none" w:sz="0" w:space="0" w:color="auto"/>
                    <w:left w:val="none" w:sz="0" w:space="0" w:color="auto"/>
                    <w:bottom w:val="none" w:sz="0" w:space="0" w:color="auto"/>
                    <w:right w:val="none" w:sz="0" w:space="0" w:color="auto"/>
                  </w:divBdr>
                </w:div>
                <w:div w:id="115834260">
                  <w:marLeft w:val="0"/>
                  <w:marRight w:val="0"/>
                  <w:marTop w:val="0"/>
                  <w:marBottom w:val="0"/>
                  <w:divBdr>
                    <w:top w:val="none" w:sz="0" w:space="0" w:color="auto"/>
                    <w:left w:val="none" w:sz="0" w:space="0" w:color="auto"/>
                    <w:bottom w:val="none" w:sz="0" w:space="0" w:color="auto"/>
                    <w:right w:val="none" w:sz="0" w:space="0" w:color="auto"/>
                  </w:divBdr>
                </w:div>
              </w:divsChild>
            </w:div>
            <w:div w:id="266042109">
              <w:marLeft w:val="0"/>
              <w:marRight w:val="0"/>
              <w:marTop w:val="0"/>
              <w:marBottom w:val="0"/>
              <w:divBdr>
                <w:top w:val="none" w:sz="0" w:space="0" w:color="auto"/>
                <w:left w:val="none" w:sz="0" w:space="0" w:color="auto"/>
                <w:bottom w:val="none" w:sz="0" w:space="0" w:color="auto"/>
                <w:right w:val="none" w:sz="0" w:space="0" w:color="auto"/>
              </w:divBdr>
              <w:divsChild>
                <w:div w:id="1189415117">
                  <w:marLeft w:val="0"/>
                  <w:marRight w:val="0"/>
                  <w:marTop w:val="0"/>
                  <w:marBottom w:val="0"/>
                  <w:divBdr>
                    <w:top w:val="none" w:sz="0" w:space="0" w:color="auto"/>
                    <w:left w:val="none" w:sz="0" w:space="0" w:color="auto"/>
                    <w:bottom w:val="none" w:sz="0" w:space="0" w:color="auto"/>
                    <w:right w:val="none" w:sz="0" w:space="0" w:color="auto"/>
                  </w:divBdr>
                </w:div>
                <w:div w:id="968315356">
                  <w:marLeft w:val="0"/>
                  <w:marRight w:val="0"/>
                  <w:marTop w:val="0"/>
                  <w:marBottom w:val="0"/>
                  <w:divBdr>
                    <w:top w:val="none" w:sz="0" w:space="0" w:color="auto"/>
                    <w:left w:val="none" w:sz="0" w:space="0" w:color="auto"/>
                    <w:bottom w:val="none" w:sz="0" w:space="0" w:color="auto"/>
                    <w:right w:val="none" w:sz="0" w:space="0" w:color="auto"/>
                  </w:divBdr>
                </w:div>
              </w:divsChild>
            </w:div>
            <w:div w:id="489442719">
              <w:marLeft w:val="0"/>
              <w:marRight w:val="0"/>
              <w:marTop w:val="0"/>
              <w:marBottom w:val="0"/>
              <w:divBdr>
                <w:top w:val="none" w:sz="0" w:space="0" w:color="auto"/>
                <w:left w:val="none" w:sz="0" w:space="0" w:color="auto"/>
                <w:bottom w:val="none" w:sz="0" w:space="0" w:color="auto"/>
                <w:right w:val="none" w:sz="0" w:space="0" w:color="auto"/>
              </w:divBdr>
              <w:divsChild>
                <w:div w:id="2011786243">
                  <w:marLeft w:val="0"/>
                  <w:marRight w:val="0"/>
                  <w:marTop w:val="0"/>
                  <w:marBottom w:val="0"/>
                  <w:divBdr>
                    <w:top w:val="none" w:sz="0" w:space="0" w:color="auto"/>
                    <w:left w:val="none" w:sz="0" w:space="0" w:color="auto"/>
                    <w:bottom w:val="none" w:sz="0" w:space="0" w:color="auto"/>
                    <w:right w:val="none" w:sz="0" w:space="0" w:color="auto"/>
                  </w:divBdr>
                </w:div>
                <w:div w:id="1255748242">
                  <w:marLeft w:val="0"/>
                  <w:marRight w:val="0"/>
                  <w:marTop w:val="0"/>
                  <w:marBottom w:val="0"/>
                  <w:divBdr>
                    <w:top w:val="none" w:sz="0" w:space="0" w:color="auto"/>
                    <w:left w:val="none" w:sz="0" w:space="0" w:color="auto"/>
                    <w:bottom w:val="none" w:sz="0" w:space="0" w:color="auto"/>
                    <w:right w:val="none" w:sz="0" w:space="0" w:color="auto"/>
                  </w:divBdr>
                </w:div>
              </w:divsChild>
            </w:div>
            <w:div w:id="1834292414">
              <w:marLeft w:val="0"/>
              <w:marRight w:val="0"/>
              <w:marTop w:val="0"/>
              <w:marBottom w:val="0"/>
              <w:divBdr>
                <w:top w:val="none" w:sz="0" w:space="0" w:color="auto"/>
                <w:left w:val="none" w:sz="0" w:space="0" w:color="auto"/>
                <w:bottom w:val="none" w:sz="0" w:space="0" w:color="auto"/>
                <w:right w:val="none" w:sz="0" w:space="0" w:color="auto"/>
              </w:divBdr>
            </w:div>
            <w:div w:id="1345859010">
              <w:marLeft w:val="0"/>
              <w:marRight w:val="0"/>
              <w:marTop w:val="0"/>
              <w:marBottom w:val="0"/>
              <w:divBdr>
                <w:top w:val="none" w:sz="0" w:space="0" w:color="auto"/>
                <w:left w:val="none" w:sz="0" w:space="0" w:color="auto"/>
                <w:bottom w:val="none" w:sz="0" w:space="0" w:color="auto"/>
                <w:right w:val="none" w:sz="0" w:space="0" w:color="auto"/>
              </w:divBdr>
            </w:div>
          </w:divsChild>
        </w:div>
        <w:div w:id="265046353">
          <w:marLeft w:val="0"/>
          <w:marRight w:val="0"/>
          <w:marTop w:val="0"/>
          <w:marBottom w:val="0"/>
          <w:divBdr>
            <w:top w:val="none" w:sz="0" w:space="0" w:color="auto"/>
            <w:left w:val="none" w:sz="0" w:space="0" w:color="auto"/>
            <w:bottom w:val="none" w:sz="0" w:space="0" w:color="auto"/>
            <w:right w:val="none" w:sz="0" w:space="0" w:color="auto"/>
          </w:divBdr>
        </w:div>
      </w:divsChild>
    </w:div>
    <w:div w:id="1489444261">
      <w:bodyDiv w:val="1"/>
      <w:marLeft w:val="0"/>
      <w:marRight w:val="0"/>
      <w:marTop w:val="0"/>
      <w:marBottom w:val="0"/>
      <w:divBdr>
        <w:top w:val="none" w:sz="0" w:space="0" w:color="auto"/>
        <w:left w:val="none" w:sz="0" w:space="0" w:color="auto"/>
        <w:bottom w:val="none" w:sz="0" w:space="0" w:color="auto"/>
        <w:right w:val="none" w:sz="0" w:space="0" w:color="auto"/>
      </w:divBdr>
      <w:divsChild>
        <w:div w:id="907685604">
          <w:marLeft w:val="0"/>
          <w:marRight w:val="0"/>
          <w:marTop w:val="0"/>
          <w:marBottom w:val="0"/>
          <w:divBdr>
            <w:top w:val="single" w:sz="6" w:space="2" w:color="DDDDDD"/>
            <w:left w:val="single" w:sz="6" w:space="2" w:color="DDDDDD"/>
            <w:bottom w:val="single" w:sz="6" w:space="2" w:color="DDDDDD"/>
            <w:right w:val="single" w:sz="6" w:space="2" w:color="DDDDDD"/>
          </w:divBdr>
          <w:divsChild>
            <w:div w:id="1628851727">
              <w:marLeft w:val="0"/>
              <w:marRight w:val="0"/>
              <w:marTop w:val="0"/>
              <w:marBottom w:val="0"/>
              <w:divBdr>
                <w:top w:val="none" w:sz="0" w:space="0" w:color="auto"/>
                <w:left w:val="none" w:sz="0" w:space="0" w:color="auto"/>
                <w:bottom w:val="none" w:sz="0" w:space="0" w:color="auto"/>
                <w:right w:val="none" w:sz="0" w:space="0" w:color="auto"/>
              </w:divBdr>
              <w:divsChild>
                <w:div w:id="1286425979">
                  <w:marLeft w:val="0"/>
                  <w:marRight w:val="0"/>
                  <w:marTop w:val="0"/>
                  <w:marBottom w:val="0"/>
                  <w:divBdr>
                    <w:top w:val="none" w:sz="0" w:space="0" w:color="auto"/>
                    <w:left w:val="none" w:sz="0" w:space="0" w:color="auto"/>
                    <w:bottom w:val="none" w:sz="0" w:space="0" w:color="auto"/>
                    <w:right w:val="none" w:sz="0" w:space="0" w:color="auto"/>
                  </w:divBdr>
                </w:div>
                <w:div w:id="2074549236">
                  <w:marLeft w:val="0"/>
                  <w:marRight w:val="0"/>
                  <w:marTop w:val="0"/>
                  <w:marBottom w:val="0"/>
                  <w:divBdr>
                    <w:top w:val="none" w:sz="0" w:space="0" w:color="auto"/>
                    <w:left w:val="none" w:sz="0" w:space="0" w:color="auto"/>
                    <w:bottom w:val="none" w:sz="0" w:space="0" w:color="auto"/>
                    <w:right w:val="none" w:sz="0" w:space="0" w:color="auto"/>
                  </w:divBdr>
                </w:div>
              </w:divsChild>
            </w:div>
            <w:div w:id="1120535591">
              <w:marLeft w:val="0"/>
              <w:marRight w:val="0"/>
              <w:marTop w:val="0"/>
              <w:marBottom w:val="0"/>
              <w:divBdr>
                <w:top w:val="none" w:sz="0" w:space="0" w:color="auto"/>
                <w:left w:val="none" w:sz="0" w:space="0" w:color="auto"/>
                <w:bottom w:val="none" w:sz="0" w:space="0" w:color="auto"/>
                <w:right w:val="none" w:sz="0" w:space="0" w:color="auto"/>
              </w:divBdr>
              <w:divsChild>
                <w:div w:id="892080060">
                  <w:marLeft w:val="0"/>
                  <w:marRight w:val="0"/>
                  <w:marTop w:val="0"/>
                  <w:marBottom w:val="0"/>
                  <w:divBdr>
                    <w:top w:val="none" w:sz="0" w:space="0" w:color="auto"/>
                    <w:left w:val="none" w:sz="0" w:space="0" w:color="auto"/>
                    <w:bottom w:val="none" w:sz="0" w:space="0" w:color="auto"/>
                    <w:right w:val="none" w:sz="0" w:space="0" w:color="auto"/>
                  </w:divBdr>
                </w:div>
                <w:div w:id="545335197">
                  <w:marLeft w:val="0"/>
                  <w:marRight w:val="0"/>
                  <w:marTop w:val="0"/>
                  <w:marBottom w:val="0"/>
                  <w:divBdr>
                    <w:top w:val="none" w:sz="0" w:space="0" w:color="auto"/>
                    <w:left w:val="none" w:sz="0" w:space="0" w:color="auto"/>
                    <w:bottom w:val="none" w:sz="0" w:space="0" w:color="auto"/>
                    <w:right w:val="none" w:sz="0" w:space="0" w:color="auto"/>
                  </w:divBdr>
                </w:div>
              </w:divsChild>
            </w:div>
            <w:div w:id="880558568">
              <w:marLeft w:val="0"/>
              <w:marRight w:val="0"/>
              <w:marTop w:val="0"/>
              <w:marBottom w:val="0"/>
              <w:divBdr>
                <w:top w:val="none" w:sz="0" w:space="0" w:color="auto"/>
                <w:left w:val="none" w:sz="0" w:space="0" w:color="auto"/>
                <w:bottom w:val="none" w:sz="0" w:space="0" w:color="auto"/>
                <w:right w:val="none" w:sz="0" w:space="0" w:color="auto"/>
              </w:divBdr>
              <w:divsChild>
                <w:div w:id="1223054925">
                  <w:marLeft w:val="0"/>
                  <w:marRight w:val="0"/>
                  <w:marTop w:val="0"/>
                  <w:marBottom w:val="0"/>
                  <w:divBdr>
                    <w:top w:val="none" w:sz="0" w:space="0" w:color="auto"/>
                    <w:left w:val="none" w:sz="0" w:space="0" w:color="auto"/>
                    <w:bottom w:val="none" w:sz="0" w:space="0" w:color="auto"/>
                    <w:right w:val="none" w:sz="0" w:space="0" w:color="auto"/>
                  </w:divBdr>
                </w:div>
                <w:div w:id="1688601458">
                  <w:marLeft w:val="0"/>
                  <w:marRight w:val="0"/>
                  <w:marTop w:val="0"/>
                  <w:marBottom w:val="0"/>
                  <w:divBdr>
                    <w:top w:val="none" w:sz="0" w:space="0" w:color="auto"/>
                    <w:left w:val="none" w:sz="0" w:space="0" w:color="auto"/>
                    <w:bottom w:val="none" w:sz="0" w:space="0" w:color="auto"/>
                    <w:right w:val="none" w:sz="0" w:space="0" w:color="auto"/>
                  </w:divBdr>
                </w:div>
              </w:divsChild>
            </w:div>
            <w:div w:id="2120449963">
              <w:marLeft w:val="0"/>
              <w:marRight w:val="0"/>
              <w:marTop w:val="0"/>
              <w:marBottom w:val="0"/>
              <w:divBdr>
                <w:top w:val="none" w:sz="0" w:space="0" w:color="auto"/>
                <w:left w:val="none" w:sz="0" w:space="0" w:color="auto"/>
                <w:bottom w:val="none" w:sz="0" w:space="0" w:color="auto"/>
                <w:right w:val="none" w:sz="0" w:space="0" w:color="auto"/>
              </w:divBdr>
              <w:divsChild>
                <w:div w:id="43482606">
                  <w:marLeft w:val="0"/>
                  <w:marRight w:val="0"/>
                  <w:marTop w:val="0"/>
                  <w:marBottom w:val="0"/>
                  <w:divBdr>
                    <w:top w:val="none" w:sz="0" w:space="0" w:color="auto"/>
                    <w:left w:val="none" w:sz="0" w:space="0" w:color="auto"/>
                    <w:bottom w:val="none" w:sz="0" w:space="0" w:color="auto"/>
                    <w:right w:val="none" w:sz="0" w:space="0" w:color="auto"/>
                  </w:divBdr>
                </w:div>
                <w:div w:id="1396393285">
                  <w:marLeft w:val="0"/>
                  <w:marRight w:val="0"/>
                  <w:marTop w:val="0"/>
                  <w:marBottom w:val="0"/>
                  <w:divBdr>
                    <w:top w:val="none" w:sz="0" w:space="0" w:color="auto"/>
                    <w:left w:val="none" w:sz="0" w:space="0" w:color="auto"/>
                    <w:bottom w:val="none" w:sz="0" w:space="0" w:color="auto"/>
                    <w:right w:val="none" w:sz="0" w:space="0" w:color="auto"/>
                  </w:divBdr>
                </w:div>
              </w:divsChild>
            </w:div>
            <w:div w:id="11304762">
              <w:marLeft w:val="0"/>
              <w:marRight w:val="0"/>
              <w:marTop w:val="0"/>
              <w:marBottom w:val="0"/>
              <w:divBdr>
                <w:top w:val="none" w:sz="0" w:space="0" w:color="auto"/>
                <w:left w:val="none" w:sz="0" w:space="0" w:color="auto"/>
                <w:bottom w:val="none" w:sz="0" w:space="0" w:color="auto"/>
                <w:right w:val="none" w:sz="0" w:space="0" w:color="auto"/>
              </w:divBdr>
            </w:div>
            <w:div w:id="2048751749">
              <w:marLeft w:val="0"/>
              <w:marRight w:val="0"/>
              <w:marTop w:val="0"/>
              <w:marBottom w:val="0"/>
              <w:divBdr>
                <w:top w:val="none" w:sz="0" w:space="0" w:color="auto"/>
                <w:left w:val="none" w:sz="0" w:space="0" w:color="auto"/>
                <w:bottom w:val="none" w:sz="0" w:space="0" w:color="auto"/>
                <w:right w:val="none" w:sz="0" w:space="0" w:color="auto"/>
              </w:divBdr>
            </w:div>
          </w:divsChild>
        </w:div>
        <w:div w:id="1944721465">
          <w:marLeft w:val="0"/>
          <w:marRight w:val="0"/>
          <w:marTop w:val="0"/>
          <w:marBottom w:val="0"/>
          <w:divBdr>
            <w:top w:val="none" w:sz="0" w:space="0" w:color="auto"/>
            <w:left w:val="none" w:sz="0" w:space="0" w:color="auto"/>
            <w:bottom w:val="none" w:sz="0" w:space="0" w:color="auto"/>
            <w:right w:val="none" w:sz="0" w:space="0" w:color="auto"/>
          </w:divBdr>
        </w:div>
      </w:divsChild>
    </w:div>
    <w:div w:id="1505776102">
      <w:bodyDiv w:val="1"/>
      <w:marLeft w:val="0"/>
      <w:marRight w:val="0"/>
      <w:marTop w:val="0"/>
      <w:marBottom w:val="0"/>
      <w:divBdr>
        <w:top w:val="none" w:sz="0" w:space="0" w:color="auto"/>
        <w:left w:val="none" w:sz="0" w:space="0" w:color="auto"/>
        <w:bottom w:val="none" w:sz="0" w:space="0" w:color="auto"/>
        <w:right w:val="none" w:sz="0" w:space="0" w:color="auto"/>
      </w:divBdr>
      <w:divsChild>
        <w:div w:id="563028421">
          <w:marLeft w:val="0"/>
          <w:marRight w:val="0"/>
          <w:marTop w:val="0"/>
          <w:marBottom w:val="0"/>
          <w:divBdr>
            <w:top w:val="single" w:sz="6" w:space="2" w:color="DDDDDD"/>
            <w:left w:val="single" w:sz="6" w:space="2" w:color="DDDDDD"/>
            <w:bottom w:val="single" w:sz="6" w:space="2" w:color="DDDDDD"/>
            <w:right w:val="single" w:sz="6" w:space="2" w:color="DDDDDD"/>
          </w:divBdr>
          <w:divsChild>
            <w:div w:id="1096484128">
              <w:marLeft w:val="0"/>
              <w:marRight w:val="0"/>
              <w:marTop w:val="0"/>
              <w:marBottom w:val="0"/>
              <w:divBdr>
                <w:top w:val="none" w:sz="0" w:space="0" w:color="auto"/>
                <w:left w:val="none" w:sz="0" w:space="0" w:color="auto"/>
                <w:bottom w:val="none" w:sz="0" w:space="0" w:color="auto"/>
                <w:right w:val="none" w:sz="0" w:space="0" w:color="auto"/>
              </w:divBdr>
              <w:divsChild>
                <w:div w:id="199635037">
                  <w:marLeft w:val="0"/>
                  <w:marRight w:val="0"/>
                  <w:marTop w:val="0"/>
                  <w:marBottom w:val="0"/>
                  <w:divBdr>
                    <w:top w:val="none" w:sz="0" w:space="0" w:color="auto"/>
                    <w:left w:val="none" w:sz="0" w:space="0" w:color="auto"/>
                    <w:bottom w:val="none" w:sz="0" w:space="0" w:color="auto"/>
                    <w:right w:val="none" w:sz="0" w:space="0" w:color="auto"/>
                  </w:divBdr>
                </w:div>
                <w:div w:id="1755125747">
                  <w:marLeft w:val="0"/>
                  <w:marRight w:val="0"/>
                  <w:marTop w:val="0"/>
                  <w:marBottom w:val="0"/>
                  <w:divBdr>
                    <w:top w:val="none" w:sz="0" w:space="0" w:color="auto"/>
                    <w:left w:val="none" w:sz="0" w:space="0" w:color="auto"/>
                    <w:bottom w:val="none" w:sz="0" w:space="0" w:color="auto"/>
                    <w:right w:val="none" w:sz="0" w:space="0" w:color="auto"/>
                  </w:divBdr>
                </w:div>
              </w:divsChild>
            </w:div>
            <w:div w:id="1774856919">
              <w:marLeft w:val="0"/>
              <w:marRight w:val="0"/>
              <w:marTop w:val="0"/>
              <w:marBottom w:val="0"/>
              <w:divBdr>
                <w:top w:val="none" w:sz="0" w:space="0" w:color="auto"/>
                <w:left w:val="none" w:sz="0" w:space="0" w:color="auto"/>
                <w:bottom w:val="none" w:sz="0" w:space="0" w:color="auto"/>
                <w:right w:val="none" w:sz="0" w:space="0" w:color="auto"/>
              </w:divBdr>
              <w:divsChild>
                <w:div w:id="782459709">
                  <w:marLeft w:val="0"/>
                  <w:marRight w:val="0"/>
                  <w:marTop w:val="0"/>
                  <w:marBottom w:val="0"/>
                  <w:divBdr>
                    <w:top w:val="none" w:sz="0" w:space="0" w:color="auto"/>
                    <w:left w:val="none" w:sz="0" w:space="0" w:color="auto"/>
                    <w:bottom w:val="none" w:sz="0" w:space="0" w:color="auto"/>
                    <w:right w:val="none" w:sz="0" w:space="0" w:color="auto"/>
                  </w:divBdr>
                </w:div>
                <w:div w:id="1088116314">
                  <w:marLeft w:val="0"/>
                  <w:marRight w:val="0"/>
                  <w:marTop w:val="0"/>
                  <w:marBottom w:val="0"/>
                  <w:divBdr>
                    <w:top w:val="none" w:sz="0" w:space="0" w:color="auto"/>
                    <w:left w:val="none" w:sz="0" w:space="0" w:color="auto"/>
                    <w:bottom w:val="none" w:sz="0" w:space="0" w:color="auto"/>
                    <w:right w:val="none" w:sz="0" w:space="0" w:color="auto"/>
                  </w:divBdr>
                </w:div>
              </w:divsChild>
            </w:div>
            <w:div w:id="1881892563">
              <w:marLeft w:val="0"/>
              <w:marRight w:val="0"/>
              <w:marTop w:val="0"/>
              <w:marBottom w:val="0"/>
              <w:divBdr>
                <w:top w:val="none" w:sz="0" w:space="0" w:color="auto"/>
                <w:left w:val="none" w:sz="0" w:space="0" w:color="auto"/>
                <w:bottom w:val="none" w:sz="0" w:space="0" w:color="auto"/>
                <w:right w:val="none" w:sz="0" w:space="0" w:color="auto"/>
              </w:divBdr>
              <w:divsChild>
                <w:div w:id="176626922">
                  <w:marLeft w:val="0"/>
                  <w:marRight w:val="0"/>
                  <w:marTop w:val="0"/>
                  <w:marBottom w:val="0"/>
                  <w:divBdr>
                    <w:top w:val="none" w:sz="0" w:space="0" w:color="auto"/>
                    <w:left w:val="none" w:sz="0" w:space="0" w:color="auto"/>
                    <w:bottom w:val="none" w:sz="0" w:space="0" w:color="auto"/>
                    <w:right w:val="none" w:sz="0" w:space="0" w:color="auto"/>
                  </w:divBdr>
                </w:div>
                <w:div w:id="1486701699">
                  <w:marLeft w:val="0"/>
                  <w:marRight w:val="0"/>
                  <w:marTop w:val="0"/>
                  <w:marBottom w:val="0"/>
                  <w:divBdr>
                    <w:top w:val="none" w:sz="0" w:space="0" w:color="auto"/>
                    <w:left w:val="none" w:sz="0" w:space="0" w:color="auto"/>
                    <w:bottom w:val="none" w:sz="0" w:space="0" w:color="auto"/>
                    <w:right w:val="none" w:sz="0" w:space="0" w:color="auto"/>
                  </w:divBdr>
                </w:div>
              </w:divsChild>
            </w:div>
            <w:div w:id="1695496856">
              <w:marLeft w:val="0"/>
              <w:marRight w:val="0"/>
              <w:marTop w:val="0"/>
              <w:marBottom w:val="0"/>
              <w:divBdr>
                <w:top w:val="none" w:sz="0" w:space="0" w:color="auto"/>
                <w:left w:val="none" w:sz="0" w:space="0" w:color="auto"/>
                <w:bottom w:val="none" w:sz="0" w:space="0" w:color="auto"/>
                <w:right w:val="none" w:sz="0" w:space="0" w:color="auto"/>
              </w:divBdr>
              <w:divsChild>
                <w:div w:id="1644892967">
                  <w:marLeft w:val="0"/>
                  <w:marRight w:val="0"/>
                  <w:marTop w:val="0"/>
                  <w:marBottom w:val="0"/>
                  <w:divBdr>
                    <w:top w:val="none" w:sz="0" w:space="0" w:color="auto"/>
                    <w:left w:val="none" w:sz="0" w:space="0" w:color="auto"/>
                    <w:bottom w:val="none" w:sz="0" w:space="0" w:color="auto"/>
                    <w:right w:val="none" w:sz="0" w:space="0" w:color="auto"/>
                  </w:divBdr>
                </w:div>
                <w:div w:id="1161047820">
                  <w:marLeft w:val="0"/>
                  <w:marRight w:val="0"/>
                  <w:marTop w:val="0"/>
                  <w:marBottom w:val="0"/>
                  <w:divBdr>
                    <w:top w:val="none" w:sz="0" w:space="0" w:color="auto"/>
                    <w:left w:val="none" w:sz="0" w:space="0" w:color="auto"/>
                    <w:bottom w:val="none" w:sz="0" w:space="0" w:color="auto"/>
                    <w:right w:val="none" w:sz="0" w:space="0" w:color="auto"/>
                  </w:divBdr>
                </w:div>
              </w:divsChild>
            </w:div>
            <w:div w:id="1972788404">
              <w:marLeft w:val="0"/>
              <w:marRight w:val="0"/>
              <w:marTop w:val="0"/>
              <w:marBottom w:val="0"/>
              <w:divBdr>
                <w:top w:val="none" w:sz="0" w:space="0" w:color="auto"/>
                <w:left w:val="none" w:sz="0" w:space="0" w:color="auto"/>
                <w:bottom w:val="none" w:sz="0" w:space="0" w:color="auto"/>
                <w:right w:val="none" w:sz="0" w:space="0" w:color="auto"/>
              </w:divBdr>
            </w:div>
            <w:div w:id="2023504290">
              <w:marLeft w:val="0"/>
              <w:marRight w:val="0"/>
              <w:marTop w:val="0"/>
              <w:marBottom w:val="0"/>
              <w:divBdr>
                <w:top w:val="none" w:sz="0" w:space="0" w:color="auto"/>
                <w:left w:val="none" w:sz="0" w:space="0" w:color="auto"/>
                <w:bottom w:val="none" w:sz="0" w:space="0" w:color="auto"/>
                <w:right w:val="none" w:sz="0" w:space="0" w:color="auto"/>
              </w:divBdr>
            </w:div>
          </w:divsChild>
        </w:div>
        <w:div w:id="77486509">
          <w:marLeft w:val="0"/>
          <w:marRight w:val="0"/>
          <w:marTop w:val="0"/>
          <w:marBottom w:val="0"/>
          <w:divBdr>
            <w:top w:val="none" w:sz="0" w:space="0" w:color="auto"/>
            <w:left w:val="none" w:sz="0" w:space="0" w:color="auto"/>
            <w:bottom w:val="none" w:sz="0" w:space="0" w:color="auto"/>
            <w:right w:val="none" w:sz="0" w:space="0" w:color="auto"/>
          </w:divBdr>
        </w:div>
      </w:divsChild>
    </w:div>
    <w:div w:id="1609582999">
      <w:bodyDiv w:val="1"/>
      <w:marLeft w:val="0"/>
      <w:marRight w:val="0"/>
      <w:marTop w:val="0"/>
      <w:marBottom w:val="0"/>
      <w:divBdr>
        <w:top w:val="none" w:sz="0" w:space="0" w:color="auto"/>
        <w:left w:val="none" w:sz="0" w:space="0" w:color="auto"/>
        <w:bottom w:val="none" w:sz="0" w:space="0" w:color="auto"/>
        <w:right w:val="none" w:sz="0" w:space="0" w:color="auto"/>
      </w:divBdr>
      <w:divsChild>
        <w:div w:id="1536385473">
          <w:marLeft w:val="0"/>
          <w:marRight w:val="0"/>
          <w:marTop w:val="0"/>
          <w:marBottom w:val="0"/>
          <w:divBdr>
            <w:top w:val="single" w:sz="6" w:space="2" w:color="DDDDDD"/>
            <w:left w:val="single" w:sz="6" w:space="2" w:color="DDDDDD"/>
            <w:bottom w:val="single" w:sz="6" w:space="2" w:color="DDDDDD"/>
            <w:right w:val="single" w:sz="6" w:space="2" w:color="DDDDDD"/>
          </w:divBdr>
          <w:divsChild>
            <w:div w:id="1768652355">
              <w:marLeft w:val="0"/>
              <w:marRight w:val="0"/>
              <w:marTop w:val="0"/>
              <w:marBottom w:val="0"/>
              <w:divBdr>
                <w:top w:val="none" w:sz="0" w:space="0" w:color="auto"/>
                <w:left w:val="none" w:sz="0" w:space="0" w:color="auto"/>
                <w:bottom w:val="none" w:sz="0" w:space="0" w:color="auto"/>
                <w:right w:val="none" w:sz="0" w:space="0" w:color="auto"/>
              </w:divBdr>
              <w:divsChild>
                <w:div w:id="989864228">
                  <w:marLeft w:val="0"/>
                  <w:marRight w:val="0"/>
                  <w:marTop w:val="0"/>
                  <w:marBottom w:val="0"/>
                  <w:divBdr>
                    <w:top w:val="none" w:sz="0" w:space="0" w:color="auto"/>
                    <w:left w:val="none" w:sz="0" w:space="0" w:color="auto"/>
                    <w:bottom w:val="none" w:sz="0" w:space="0" w:color="auto"/>
                    <w:right w:val="none" w:sz="0" w:space="0" w:color="auto"/>
                  </w:divBdr>
                </w:div>
                <w:div w:id="1736588989">
                  <w:marLeft w:val="0"/>
                  <w:marRight w:val="0"/>
                  <w:marTop w:val="0"/>
                  <w:marBottom w:val="0"/>
                  <w:divBdr>
                    <w:top w:val="none" w:sz="0" w:space="0" w:color="auto"/>
                    <w:left w:val="none" w:sz="0" w:space="0" w:color="auto"/>
                    <w:bottom w:val="none" w:sz="0" w:space="0" w:color="auto"/>
                    <w:right w:val="none" w:sz="0" w:space="0" w:color="auto"/>
                  </w:divBdr>
                </w:div>
              </w:divsChild>
            </w:div>
            <w:div w:id="1619993047">
              <w:marLeft w:val="0"/>
              <w:marRight w:val="0"/>
              <w:marTop w:val="0"/>
              <w:marBottom w:val="0"/>
              <w:divBdr>
                <w:top w:val="none" w:sz="0" w:space="0" w:color="auto"/>
                <w:left w:val="none" w:sz="0" w:space="0" w:color="auto"/>
                <w:bottom w:val="none" w:sz="0" w:space="0" w:color="auto"/>
                <w:right w:val="none" w:sz="0" w:space="0" w:color="auto"/>
              </w:divBdr>
              <w:divsChild>
                <w:div w:id="2098164367">
                  <w:marLeft w:val="0"/>
                  <w:marRight w:val="0"/>
                  <w:marTop w:val="0"/>
                  <w:marBottom w:val="0"/>
                  <w:divBdr>
                    <w:top w:val="none" w:sz="0" w:space="0" w:color="auto"/>
                    <w:left w:val="none" w:sz="0" w:space="0" w:color="auto"/>
                    <w:bottom w:val="none" w:sz="0" w:space="0" w:color="auto"/>
                    <w:right w:val="none" w:sz="0" w:space="0" w:color="auto"/>
                  </w:divBdr>
                </w:div>
                <w:div w:id="309020222">
                  <w:marLeft w:val="0"/>
                  <w:marRight w:val="0"/>
                  <w:marTop w:val="0"/>
                  <w:marBottom w:val="0"/>
                  <w:divBdr>
                    <w:top w:val="none" w:sz="0" w:space="0" w:color="auto"/>
                    <w:left w:val="none" w:sz="0" w:space="0" w:color="auto"/>
                    <w:bottom w:val="none" w:sz="0" w:space="0" w:color="auto"/>
                    <w:right w:val="none" w:sz="0" w:space="0" w:color="auto"/>
                  </w:divBdr>
                </w:div>
              </w:divsChild>
            </w:div>
            <w:div w:id="1651598625">
              <w:marLeft w:val="0"/>
              <w:marRight w:val="0"/>
              <w:marTop w:val="0"/>
              <w:marBottom w:val="0"/>
              <w:divBdr>
                <w:top w:val="none" w:sz="0" w:space="0" w:color="auto"/>
                <w:left w:val="none" w:sz="0" w:space="0" w:color="auto"/>
                <w:bottom w:val="none" w:sz="0" w:space="0" w:color="auto"/>
                <w:right w:val="none" w:sz="0" w:space="0" w:color="auto"/>
              </w:divBdr>
              <w:divsChild>
                <w:div w:id="1326857883">
                  <w:marLeft w:val="0"/>
                  <w:marRight w:val="0"/>
                  <w:marTop w:val="0"/>
                  <w:marBottom w:val="0"/>
                  <w:divBdr>
                    <w:top w:val="none" w:sz="0" w:space="0" w:color="auto"/>
                    <w:left w:val="none" w:sz="0" w:space="0" w:color="auto"/>
                    <w:bottom w:val="none" w:sz="0" w:space="0" w:color="auto"/>
                    <w:right w:val="none" w:sz="0" w:space="0" w:color="auto"/>
                  </w:divBdr>
                </w:div>
                <w:div w:id="1381897754">
                  <w:marLeft w:val="0"/>
                  <w:marRight w:val="0"/>
                  <w:marTop w:val="0"/>
                  <w:marBottom w:val="0"/>
                  <w:divBdr>
                    <w:top w:val="none" w:sz="0" w:space="0" w:color="auto"/>
                    <w:left w:val="none" w:sz="0" w:space="0" w:color="auto"/>
                    <w:bottom w:val="none" w:sz="0" w:space="0" w:color="auto"/>
                    <w:right w:val="none" w:sz="0" w:space="0" w:color="auto"/>
                  </w:divBdr>
                </w:div>
              </w:divsChild>
            </w:div>
            <w:div w:id="1508985367">
              <w:marLeft w:val="0"/>
              <w:marRight w:val="0"/>
              <w:marTop w:val="0"/>
              <w:marBottom w:val="0"/>
              <w:divBdr>
                <w:top w:val="none" w:sz="0" w:space="0" w:color="auto"/>
                <w:left w:val="none" w:sz="0" w:space="0" w:color="auto"/>
                <w:bottom w:val="none" w:sz="0" w:space="0" w:color="auto"/>
                <w:right w:val="none" w:sz="0" w:space="0" w:color="auto"/>
              </w:divBdr>
              <w:divsChild>
                <w:div w:id="1144158958">
                  <w:marLeft w:val="0"/>
                  <w:marRight w:val="0"/>
                  <w:marTop w:val="0"/>
                  <w:marBottom w:val="0"/>
                  <w:divBdr>
                    <w:top w:val="none" w:sz="0" w:space="0" w:color="auto"/>
                    <w:left w:val="none" w:sz="0" w:space="0" w:color="auto"/>
                    <w:bottom w:val="none" w:sz="0" w:space="0" w:color="auto"/>
                    <w:right w:val="none" w:sz="0" w:space="0" w:color="auto"/>
                  </w:divBdr>
                </w:div>
                <w:div w:id="724255951">
                  <w:marLeft w:val="0"/>
                  <w:marRight w:val="0"/>
                  <w:marTop w:val="0"/>
                  <w:marBottom w:val="0"/>
                  <w:divBdr>
                    <w:top w:val="none" w:sz="0" w:space="0" w:color="auto"/>
                    <w:left w:val="none" w:sz="0" w:space="0" w:color="auto"/>
                    <w:bottom w:val="none" w:sz="0" w:space="0" w:color="auto"/>
                    <w:right w:val="none" w:sz="0" w:space="0" w:color="auto"/>
                  </w:divBdr>
                </w:div>
              </w:divsChild>
            </w:div>
            <w:div w:id="1702516824">
              <w:marLeft w:val="0"/>
              <w:marRight w:val="0"/>
              <w:marTop w:val="0"/>
              <w:marBottom w:val="0"/>
              <w:divBdr>
                <w:top w:val="none" w:sz="0" w:space="0" w:color="auto"/>
                <w:left w:val="none" w:sz="0" w:space="0" w:color="auto"/>
                <w:bottom w:val="none" w:sz="0" w:space="0" w:color="auto"/>
                <w:right w:val="none" w:sz="0" w:space="0" w:color="auto"/>
              </w:divBdr>
            </w:div>
            <w:div w:id="1388070289">
              <w:marLeft w:val="0"/>
              <w:marRight w:val="0"/>
              <w:marTop w:val="0"/>
              <w:marBottom w:val="0"/>
              <w:divBdr>
                <w:top w:val="none" w:sz="0" w:space="0" w:color="auto"/>
                <w:left w:val="none" w:sz="0" w:space="0" w:color="auto"/>
                <w:bottom w:val="none" w:sz="0" w:space="0" w:color="auto"/>
                <w:right w:val="none" w:sz="0" w:space="0" w:color="auto"/>
              </w:divBdr>
            </w:div>
          </w:divsChild>
        </w:div>
        <w:div w:id="1163811388">
          <w:marLeft w:val="0"/>
          <w:marRight w:val="0"/>
          <w:marTop w:val="0"/>
          <w:marBottom w:val="0"/>
          <w:divBdr>
            <w:top w:val="none" w:sz="0" w:space="0" w:color="auto"/>
            <w:left w:val="none" w:sz="0" w:space="0" w:color="auto"/>
            <w:bottom w:val="none" w:sz="0" w:space="0" w:color="auto"/>
            <w:right w:val="none" w:sz="0" w:space="0" w:color="auto"/>
          </w:divBdr>
        </w:div>
      </w:divsChild>
    </w:div>
    <w:div w:id="1618412798">
      <w:bodyDiv w:val="1"/>
      <w:marLeft w:val="0"/>
      <w:marRight w:val="0"/>
      <w:marTop w:val="0"/>
      <w:marBottom w:val="0"/>
      <w:divBdr>
        <w:top w:val="none" w:sz="0" w:space="0" w:color="auto"/>
        <w:left w:val="none" w:sz="0" w:space="0" w:color="auto"/>
        <w:bottom w:val="none" w:sz="0" w:space="0" w:color="auto"/>
        <w:right w:val="none" w:sz="0" w:space="0" w:color="auto"/>
      </w:divBdr>
      <w:divsChild>
        <w:div w:id="216862944">
          <w:marLeft w:val="0"/>
          <w:marRight w:val="0"/>
          <w:marTop w:val="0"/>
          <w:marBottom w:val="0"/>
          <w:divBdr>
            <w:top w:val="single" w:sz="6" w:space="2" w:color="DDDDDD"/>
            <w:left w:val="single" w:sz="6" w:space="2" w:color="DDDDDD"/>
            <w:bottom w:val="single" w:sz="6" w:space="2" w:color="DDDDDD"/>
            <w:right w:val="single" w:sz="6" w:space="2" w:color="DDDDDD"/>
          </w:divBdr>
          <w:divsChild>
            <w:div w:id="1330713862">
              <w:marLeft w:val="0"/>
              <w:marRight w:val="0"/>
              <w:marTop w:val="0"/>
              <w:marBottom w:val="0"/>
              <w:divBdr>
                <w:top w:val="none" w:sz="0" w:space="0" w:color="auto"/>
                <w:left w:val="none" w:sz="0" w:space="0" w:color="auto"/>
                <w:bottom w:val="none" w:sz="0" w:space="0" w:color="auto"/>
                <w:right w:val="none" w:sz="0" w:space="0" w:color="auto"/>
              </w:divBdr>
              <w:divsChild>
                <w:div w:id="641422359">
                  <w:marLeft w:val="0"/>
                  <w:marRight w:val="0"/>
                  <w:marTop w:val="0"/>
                  <w:marBottom w:val="0"/>
                  <w:divBdr>
                    <w:top w:val="none" w:sz="0" w:space="0" w:color="auto"/>
                    <w:left w:val="none" w:sz="0" w:space="0" w:color="auto"/>
                    <w:bottom w:val="none" w:sz="0" w:space="0" w:color="auto"/>
                    <w:right w:val="none" w:sz="0" w:space="0" w:color="auto"/>
                  </w:divBdr>
                </w:div>
                <w:div w:id="324864506">
                  <w:marLeft w:val="0"/>
                  <w:marRight w:val="0"/>
                  <w:marTop w:val="0"/>
                  <w:marBottom w:val="0"/>
                  <w:divBdr>
                    <w:top w:val="none" w:sz="0" w:space="0" w:color="auto"/>
                    <w:left w:val="none" w:sz="0" w:space="0" w:color="auto"/>
                    <w:bottom w:val="none" w:sz="0" w:space="0" w:color="auto"/>
                    <w:right w:val="none" w:sz="0" w:space="0" w:color="auto"/>
                  </w:divBdr>
                </w:div>
              </w:divsChild>
            </w:div>
            <w:div w:id="673190832">
              <w:marLeft w:val="0"/>
              <w:marRight w:val="0"/>
              <w:marTop w:val="0"/>
              <w:marBottom w:val="0"/>
              <w:divBdr>
                <w:top w:val="none" w:sz="0" w:space="0" w:color="auto"/>
                <w:left w:val="none" w:sz="0" w:space="0" w:color="auto"/>
                <w:bottom w:val="none" w:sz="0" w:space="0" w:color="auto"/>
                <w:right w:val="none" w:sz="0" w:space="0" w:color="auto"/>
              </w:divBdr>
              <w:divsChild>
                <w:div w:id="470367110">
                  <w:marLeft w:val="0"/>
                  <w:marRight w:val="0"/>
                  <w:marTop w:val="0"/>
                  <w:marBottom w:val="0"/>
                  <w:divBdr>
                    <w:top w:val="none" w:sz="0" w:space="0" w:color="auto"/>
                    <w:left w:val="none" w:sz="0" w:space="0" w:color="auto"/>
                    <w:bottom w:val="none" w:sz="0" w:space="0" w:color="auto"/>
                    <w:right w:val="none" w:sz="0" w:space="0" w:color="auto"/>
                  </w:divBdr>
                </w:div>
                <w:div w:id="719934834">
                  <w:marLeft w:val="0"/>
                  <w:marRight w:val="0"/>
                  <w:marTop w:val="0"/>
                  <w:marBottom w:val="0"/>
                  <w:divBdr>
                    <w:top w:val="none" w:sz="0" w:space="0" w:color="auto"/>
                    <w:left w:val="none" w:sz="0" w:space="0" w:color="auto"/>
                    <w:bottom w:val="none" w:sz="0" w:space="0" w:color="auto"/>
                    <w:right w:val="none" w:sz="0" w:space="0" w:color="auto"/>
                  </w:divBdr>
                </w:div>
              </w:divsChild>
            </w:div>
            <w:div w:id="1422069784">
              <w:marLeft w:val="0"/>
              <w:marRight w:val="0"/>
              <w:marTop w:val="0"/>
              <w:marBottom w:val="0"/>
              <w:divBdr>
                <w:top w:val="none" w:sz="0" w:space="0" w:color="auto"/>
                <w:left w:val="none" w:sz="0" w:space="0" w:color="auto"/>
                <w:bottom w:val="none" w:sz="0" w:space="0" w:color="auto"/>
                <w:right w:val="none" w:sz="0" w:space="0" w:color="auto"/>
              </w:divBdr>
              <w:divsChild>
                <w:div w:id="1289243287">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sChild>
            </w:div>
            <w:div w:id="278878010">
              <w:marLeft w:val="0"/>
              <w:marRight w:val="0"/>
              <w:marTop w:val="0"/>
              <w:marBottom w:val="0"/>
              <w:divBdr>
                <w:top w:val="none" w:sz="0" w:space="0" w:color="auto"/>
                <w:left w:val="none" w:sz="0" w:space="0" w:color="auto"/>
                <w:bottom w:val="none" w:sz="0" w:space="0" w:color="auto"/>
                <w:right w:val="none" w:sz="0" w:space="0" w:color="auto"/>
              </w:divBdr>
              <w:divsChild>
                <w:div w:id="1676763504">
                  <w:marLeft w:val="0"/>
                  <w:marRight w:val="0"/>
                  <w:marTop w:val="0"/>
                  <w:marBottom w:val="0"/>
                  <w:divBdr>
                    <w:top w:val="none" w:sz="0" w:space="0" w:color="auto"/>
                    <w:left w:val="none" w:sz="0" w:space="0" w:color="auto"/>
                    <w:bottom w:val="none" w:sz="0" w:space="0" w:color="auto"/>
                    <w:right w:val="none" w:sz="0" w:space="0" w:color="auto"/>
                  </w:divBdr>
                </w:div>
                <w:div w:id="408038136">
                  <w:marLeft w:val="0"/>
                  <w:marRight w:val="0"/>
                  <w:marTop w:val="0"/>
                  <w:marBottom w:val="0"/>
                  <w:divBdr>
                    <w:top w:val="none" w:sz="0" w:space="0" w:color="auto"/>
                    <w:left w:val="none" w:sz="0" w:space="0" w:color="auto"/>
                    <w:bottom w:val="none" w:sz="0" w:space="0" w:color="auto"/>
                    <w:right w:val="none" w:sz="0" w:space="0" w:color="auto"/>
                  </w:divBdr>
                </w:div>
              </w:divsChild>
            </w:div>
            <w:div w:id="1569002379">
              <w:marLeft w:val="0"/>
              <w:marRight w:val="0"/>
              <w:marTop w:val="0"/>
              <w:marBottom w:val="0"/>
              <w:divBdr>
                <w:top w:val="none" w:sz="0" w:space="0" w:color="auto"/>
                <w:left w:val="none" w:sz="0" w:space="0" w:color="auto"/>
                <w:bottom w:val="none" w:sz="0" w:space="0" w:color="auto"/>
                <w:right w:val="none" w:sz="0" w:space="0" w:color="auto"/>
              </w:divBdr>
            </w:div>
            <w:div w:id="1083262331">
              <w:marLeft w:val="0"/>
              <w:marRight w:val="0"/>
              <w:marTop w:val="0"/>
              <w:marBottom w:val="0"/>
              <w:divBdr>
                <w:top w:val="none" w:sz="0" w:space="0" w:color="auto"/>
                <w:left w:val="none" w:sz="0" w:space="0" w:color="auto"/>
                <w:bottom w:val="none" w:sz="0" w:space="0" w:color="auto"/>
                <w:right w:val="none" w:sz="0" w:space="0" w:color="auto"/>
              </w:divBdr>
            </w:div>
          </w:divsChild>
        </w:div>
        <w:div w:id="1945112146">
          <w:marLeft w:val="0"/>
          <w:marRight w:val="0"/>
          <w:marTop w:val="0"/>
          <w:marBottom w:val="0"/>
          <w:divBdr>
            <w:top w:val="none" w:sz="0" w:space="0" w:color="auto"/>
            <w:left w:val="none" w:sz="0" w:space="0" w:color="auto"/>
            <w:bottom w:val="none" w:sz="0" w:space="0" w:color="auto"/>
            <w:right w:val="none" w:sz="0" w:space="0" w:color="auto"/>
          </w:divBdr>
        </w:div>
      </w:divsChild>
    </w:div>
    <w:div w:id="1674920195">
      <w:bodyDiv w:val="1"/>
      <w:marLeft w:val="0"/>
      <w:marRight w:val="0"/>
      <w:marTop w:val="0"/>
      <w:marBottom w:val="0"/>
      <w:divBdr>
        <w:top w:val="none" w:sz="0" w:space="0" w:color="auto"/>
        <w:left w:val="none" w:sz="0" w:space="0" w:color="auto"/>
        <w:bottom w:val="none" w:sz="0" w:space="0" w:color="auto"/>
        <w:right w:val="none" w:sz="0" w:space="0" w:color="auto"/>
      </w:divBdr>
      <w:divsChild>
        <w:div w:id="1161967259">
          <w:marLeft w:val="0"/>
          <w:marRight w:val="0"/>
          <w:marTop w:val="0"/>
          <w:marBottom w:val="0"/>
          <w:divBdr>
            <w:top w:val="single" w:sz="6" w:space="2" w:color="DDDDDD"/>
            <w:left w:val="single" w:sz="6" w:space="2" w:color="DDDDDD"/>
            <w:bottom w:val="single" w:sz="6" w:space="2" w:color="DDDDDD"/>
            <w:right w:val="single" w:sz="6" w:space="2" w:color="DDDDDD"/>
          </w:divBdr>
          <w:divsChild>
            <w:div w:id="1284264845">
              <w:marLeft w:val="0"/>
              <w:marRight w:val="0"/>
              <w:marTop w:val="0"/>
              <w:marBottom w:val="0"/>
              <w:divBdr>
                <w:top w:val="none" w:sz="0" w:space="0" w:color="auto"/>
                <w:left w:val="none" w:sz="0" w:space="0" w:color="auto"/>
                <w:bottom w:val="none" w:sz="0" w:space="0" w:color="auto"/>
                <w:right w:val="none" w:sz="0" w:space="0" w:color="auto"/>
              </w:divBdr>
              <w:divsChild>
                <w:div w:id="1052269009">
                  <w:marLeft w:val="0"/>
                  <w:marRight w:val="0"/>
                  <w:marTop w:val="0"/>
                  <w:marBottom w:val="0"/>
                  <w:divBdr>
                    <w:top w:val="none" w:sz="0" w:space="0" w:color="auto"/>
                    <w:left w:val="none" w:sz="0" w:space="0" w:color="auto"/>
                    <w:bottom w:val="none" w:sz="0" w:space="0" w:color="auto"/>
                    <w:right w:val="none" w:sz="0" w:space="0" w:color="auto"/>
                  </w:divBdr>
                </w:div>
                <w:div w:id="1537547611">
                  <w:marLeft w:val="0"/>
                  <w:marRight w:val="0"/>
                  <w:marTop w:val="0"/>
                  <w:marBottom w:val="0"/>
                  <w:divBdr>
                    <w:top w:val="none" w:sz="0" w:space="0" w:color="auto"/>
                    <w:left w:val="none" w:sz="0" w:space="0" w:color="auto"/>
                    <w:bottom w:val="none" w:sz="0" w:space="0" w:color="auto"/>
                    <w:right w:val="none" w:sz="0" w:space="0" w:color="auto"/>
                  </w:divBdr>
                </w:div>
              </w:divsChild>
            </w:div>
            <w:div w:id="1848594170">
              <w:marLeft w:val="0"/>
              <w:marRight w:val="0"/>
              <w:marTop w:val="0"/>
              <w:marBottom w:val="0"/>
              <w:divBdr>
                <w:top w:val="none" w:sz="0" w:space="0" w:color="auto"/>
                <w:left w:val="none" w:sz="0" w:space="0" w:color="auto"/>
                <w:bottom w:val="none" w:sz="0" w:space="0" w:color="auto"/>
                <w:right w:val="none" w:sz="0" w:space="0" w:color="auto"/>
              </w:divBdr>
              <w:divsChild>
                <w:div w:id="1593971304">
                  <w:marLeft w:val="0"/>
                  <w:marRight w:val="0"/>
                  <w:marTop w:val="0"/>
                  <w:marBottom w:val="0"/>
                  <w:divBdr>
                    <w:top w:val="none" w:sz="0" w:space="0" w:color="auto"/>
                    <w:left w:val="none" w:sz="0" w:space="0" w:color="auto"/>
                    <w:bottom w:val="none" w:sz="0" w:space="0" w:color="auto"/>
                    <w:right w:val="none" w:sz="0" w:space="0" w:color="auto"/>
                  </w:divBdr>
                </w:div>
                <w:div w:id="820852943">
                  <w:marLeft w:val="0"/>
                  <w:marRight w:val="0"/>
                  <w:marTop w:val="0"/>
                  <w:marBottom w:val="0"/>
                  <w:divBdr>
                    <w:top w:val="none" w:sz="0" w:space="0" w:color="auto"/>
                    <w:left w:val="none" w:sz="0" w:space="0" w:color="auto"/>
                    <w:bottom w:val="none" w:sz="0" w:space="0" w:color="auto"/>
                    <w:right w:val="none" w:sz="0" w:space="0" w:color="auto"/>
                  </w:divBdr>
                </w:div>
              </w:divsChild>
            </w:div>
            <w:div w:id="714814727">
              <w:marLeft w:val="0"/>
              <w:marRight w:val="0"/>
              <w:marTop w:val="0"/>
              <w:marBottom w:val="0"/>
              <w:divBdr>
                <w:top w:val="none" w:sz="0" w:space="0" w:color="auto"/>
                <w:left w:val="none" w:sz="0" w:space="0" w:color="auto"/>
                <w:bottom w:val="none" w:sz="0" w:space="0" w:color="auto"/>
                <w:right w:val="none" w:sz="0" w:space="0" w:color="auto"/>
              </w:divBdr>
              <w:divsChild>
                <w:div w:id="1639609918">
                  <w:marLeft w:val="0"/>
                  <w:marRight w:val="0"/>
                  <w:marTop w:val="0"/>
                  <w:marBottom w:val="0"/>
                  <w:divBdr>
                    <w:top w:val="none" w:sz="0" w:space="0" w:color="auto"/>
                    <w:left w:val="none" w:sz="0" w:space="0" w:color="auto"/>
                    <w:bottom w:val="none" w:sz="0" w:space="0" w:color="auto"/>
                    <w:right w:val="none" w:sz="0" w:space="0" w:color="auto"/>
                  </w:divBdr>
                </w:div>
                <w:div w:id="1156918326">
                  <w:marLeft w:val="0"/>
                  <w:marRight w:val="0"/>
                  <w:marTop w:val="0"/>
                  <w:marBottom w:val="0"/>
                  <w:divBdr>
                    <w:top w:val="none" w:sz="0" w:space="0" w:color="auto"/>
                    <w:left w:val="none" w:sz="0" w:space="0" w:color="auto"/>
                    <w:bottom w:val="none" w:sz="0" w:space="0" w:color="auto"/>
                    <w:right w:val="none" w:sz="0" w:space="0" w:color="auto"/>
                  </w:divBdr>
                </w:div>
              </w:divsChild>
            </w:div>
            <w:div w:id="529101037">
              <w:marLeft w:val="0"/>
              <w:marRight w:val="0"/>
              <w:marTop w:val="0"/>
              <w:marBottom w:val="0"/>
              <w:divBdr>
                <w:top w:val="none" w:sz="0" w:space="0" w:color="auto"/>
                <w:left w:val="none" w:sz="0" w:space="0" w:color="auto"/>
                <w:bottom w:val="none" w:sz="0" w:space="0" w:color="auto"/>
                <w:right w:val="none" w:sz="0" w:space="0" w:color="auto"/>
              </w:divBdr>
              <w:divsChild>
                <w:div w:id="1393232511">
                  <w:marLeft w:val="0"/>
                  <w:marRight w:val="0"/>
                  <w:marTop w:val="0"/>
                  <w:marBottom w:val="0"/>
                  <w:divBdr>
                    <w:top w:val="none" w:sz="0" w:space="0" w:color="auto"/>
                    <w:left w:val="none" w:sz="0" w:space="0" w:color="auto"/>
                    <w:bottom w:val="none" w:sz="0" w:space="0" w:color="auto"/>
                    <w:right w:val="none" w:sz="0" w:space="0" w:color="auto"/>
                  </w:divBdr>
                </w:div>
                <w:div w:id="680812068">
                  <w:marLeft w:val="0"/>
                  <w:marRight w:val="0"/>
                  <w:marTop w:val="0"/>
                  <w:marBottom w:val="0"/>
                  <w:divBdr>
                    <w:top w:val="none" w:sz="0" w:space="0" w:color="auto"/>
                    <w:left w:val="none" w:sz="0" w:space="0" w:color="auto"/>
                    <w:bottom w:val="none" w:sz="0" w:space="0" w:color="auto"/>
                    <w:right w:val="none" w:sz="0" w:space="0" w:color="auto"/>
                  </w:divBdr>
                </w:div>
              </w:divsChild>
            </w:div>
            <w:div w:id="1307470623">
              <w:marLeft w:val="0"/>
              <w:marRight w:val="0"/>
              <w:marTop w:val="0"/>
              <w:marBottom w:val="0"/>
              <w:divBdr>
                <w:top w:val="none" w:sz="0" w:space="0" w:color="auto"/>
                <w:left w:val="none" w:sz="0" w:space="0" w:color="auto"/>
                <w:bottom w:val="none" w:sz="0" w:space="0" w:color="auto"/>
                <w:right w:val="none" w:sz="0" w:space="0" w:color="auto"/>
              </w:divBdr>
            </w:div>
            <w:div w:id="680663637">
              <w:marLeft w:val="0"/>
              <w:marRight w:val="0"/>
              <w:marTop w:val="0"/>
              <w:marBottom w:val="0"/>
              <w:divBdr>
                <w:top w:val="none" w:sz="0" w:space="0" w:color="auto"/>
                <w:left w:val="none" w:sz="0" w:space="0" w:color="auto"/>
                <w:bottom w:val="none" w:sz="0" w:space="0" w:color="auto"/>
                <w:right w:val="none" w:sz="0" w:space="0" w:color="auto"/>
              </w:divBdr>
            </w:div>
          </w:divsChild>
        </w:div>
        <w:div w:id="1801848785">
          <w:marLeft w:val="0"/>
          <w:marRight w:val="0"/>
          <w:marTop w:val="0"/>
          <w:marBottom w:val="0"/>
          <w:divBdr>
            <w:top w:val="none" w:sz="0" w:space="0" w:color="auto"/>
            <w:left w:val="none" w:sz="0" w:space="0" w:color="auto"/>
            <w:bottom w:val="none" w:sz="0" w:space="0" w:color="auto"/>
            <w:right w:val="none" w:sz="0" w:space="0" w:color="auto"/>
          </w:divBdr>
        </w:div>
      </w:divsChild>
    </w:div>
    <w:div w:id="1678731978">
      <w:bodyDiv w:val="1"/>
      <w:marLeft w:val="0"/>
      <w:marRight w:val="0"/>
      <w:marTop w:val="0"/>
      <w:marBottom w:val="0"/>
      <w:divBdr>
        <w:top w:val="none" w:sz="0" w:space="0" w:color="auto"/>
        <w:left w:val="none" w:sz="0" w:space="0" w:color="auto"/>
        <w:bottom w:val="none" w:sz="0" w:space="0" w:color="auto"/>
        <w:right w:val="none" w:sz="0" w:space="0" w:color="auto"/>
      </w:divBdr>
      <w:divsChild>
        <w:div w:id="309135625">
          <w:marLeft w:val="0"/>
          <w:marRight w:val="0"/>
          <w:marTop w:val="0"/>
          <w:marBottom w:val="0"/>
          <w:divBdr>
            <w:top w:val="single" w:sz="6" w:space="2" w:color="DDDDDD"/>
            <w:left w:val="single" w:sz="6" w:space="2" w:color="DDDDDD"/>
            <w:bottom w:val="single" w:sz="6" w:space="2" w:color="DDDDDD"/>
            <w:right w:val="single" w:sz="6" w:space="2" w:color="DDDDDD"/>
          </w:divBdr>
          <w:divsChild>
            <w:div w:id="398408388">
              <w:marLeft w:val="0"/>
              <w:marRight w:val="0"/>
              <w:marTop w:val="0"/>
              <w:marBottom w:val="0"/>
              <w:divBdr>
                <w:top w:val="none" w:sz="0" w:space="0" w:color="auto"/>
                <w:left w:val="none" w:sz="0" w:space="0" w:color="auto"/>
                <w:bottom w:val="none" w:sz="0" w:space="0" w:color="auto"/>
                <w:right w:val="none" w:sz="0" w:space="0" w:color="auto"/>
              </w:divBdr>
              <w:divsChild>
                <w:div w:id="921721169">
                  <w:marLeft w:val="0"/>
                  <w:marRight w:val="0"/>
                  <w:marTop w:val="0"/>
                  <w:marBottom w:val="0"/>
                  <w:divBdr>
                    <w:top w:val="none" w:sz="0" w:space="0" w:color="auto"/>
                    <w:left w:val="none" w:sz="0" w:space="0" w:color="auto"/>
                    <w:bottom w:val="none" w:sz="0" w:space="0" w:color="auto"/>
                    <w:right w:val="none" w:sz="0" w:space="0" w:color="auto"/>
                  </w:divBdr>
                </w:div>
                <w:div w:id="334696153">
                  <w:marLeft w:val="0"/>
                  <w:marRight w:val="0"/>
                  <w:marTop w:val="0"/>
                  <w:marBottom w:val="0"/>
                  <w:divBdr>
                    <w:top w:val="none" w:sz="0" w:space="0" w:color="auto"/>
                    <w:left w:val="none" w:sz="0" w:space="0" w:color="auto"/>
                    <w:bottom w:val="none" w:sz="0" w:space="0" w:color="auto"/>
                    <w:right w:val="none" w:sz="0" w:space="0" w:color="auto"/>
                  </w:divBdr>
                </w:div>
              </w:divsChild>
            </w:div>
            <w:div w:id="1548881293">
              <w:marLeft w:val="0"/>
              <w:marRight w:val="0"/>
              <w:marTop w:val="0"/>
              <w:marBottom w:val="0"/>
              <w:divBdr>
                <w:top w:val="none" w:sz="0" w:space="0" w:color="auto"/>
                <w:left w:val="none" w:sz="0" w:space="0" w:color="auto"/>
                <w:bottom w:val="none" w:sz="0" w:space="0" w:color="auto"/>
                <w:right w:val="none" w:sz="0" w:space="0" w:color="auto"/>
              </w:divBdr>
              <w:divsChild>
                <w:div w:id="36516669">
                  <w:marLeft w:val="0"/>
                  <w:marRight w:val="0"/>
                  <w:marTop w:val="0"/>
                  <w:marBottom w:val="0"/>
                  <w:divBdr>
                    <w:top w:val="none" w:sz="0" w:space="0" w:color="auto"/>
                    <w:left w:val="none" w:sz="0" w:space="0" w:color="auto"/>
                    <w:bottom w:val="none" w:sz="0" w:space="0" w:color="auto"/>
                    <w:right w:val="none" w:sz="0" w:space="0" w:color="auto"/>
                  </w:divBdr>
                </w:div>
                <w:div w:id="1015956751">
                  <w:marLeft w:val="0"/>
                  <w:marRight w:val="0"/>
                  <w:marTop w:val="0"/>
                  <w:marBottom w:val="0"/>
                  <w:divBdr>
                    <w:top w:val="none" w:sz="0" w:space="0" w:color="auto"/>
                    <w:left w:val="none" w:sz="0" w:space="0" w:color="auto"/>
                    <w:bottom w:val="none" w:sz="0" w:space="0" w:color="auto"/>
                    <w:right w:val="none" w:sz="0" w:space="0" w:color="auto"/>
                  </w:divBdr>
                </w:div>
              </w:divsChild>
            </w:div>
            <w:div w:id="646478108">
              <w:marLeft w:val="0"/>
              <w:marRight w:val="0"/>
              <w:marTop w:val="0"/>
              <w:marBottom w:val="0"/>
              <w:divBdr>
                <w:top w:val="none" w:sz="0" w:space="0" w:color="auto"/>
                <w:left w:val="none" w:sz="0" w:space="0" w:color="auto"/>
                <w:bottom w:val="none" w:sz="0" w:space="0" w:color="auto"/>
                <w:right w:val="none" w:sz="0" w:space="0" w:color="auto"/>
              </w:divBdr>
              <w:divsChild>
                <w:div w:id="1468275717">
                  <w:marLeft w:val="0"/>
                  <w:marRight w:val="0"/>
                  <w:marTop w:val="0"/>
                  <w:marBottom w:val="0"/>
                  <w:divBdr>
                    <w:top w:val="none" w:sz="0" w:space="0" w:color="auto"/>
                    <w:left w:val="none" w:sz="0" w:space="0" w:color="auto"/>
                    <w:bottom w:val="none" w:sz="0" w:space="0" w:color="auto"/>
                    <w:right w:val="none" w:sz="0" w:space="0" w:color="auto"/>
                  </w:divBdr>
                </w:div>
                <w:div w:id="2114472973">
                  <w:marLeft w:val="0"/>
                  <w:marRight w:val="0"/>
                  <w:marTop w:val="0"/>
                  <w:marBottom w:val="0"/>
                  <w:divBdr>
                    <w:top w:val="none" w:sz="0" w:space="0" w:color="auto"/>
                    <w:left w:val="none" w:sz="0" w:space="0" w:color="auto"/>
                    <w:bottom w:val="none" w:sz="0" w:space="0" w:color="auto"/>
                    <w:right w:val="none" w:sz="0" w:space="0" w:color="auto"/>
                  </w:divBdr>
                </w:div>
              </w:divsChild>
            </w:div>
            <w:div w:id="1298603204">
              <w:marLeft w:val="0"/>
              <w:marRight w:val="0"/>
              <w:marTop w:val="0"/>
              <w:marBottom w:val="0"/>
              <w:divBdr>
                <w:top w:val="none" w:sz="0" w:space="0" w:color="auto"/>
                <w:left w:val="none" w:sz="0" w:space="0" w:color="auto"/>
                <w:bottom w:val="none" w:sz="0" w:space="0" w:color="auto"/>
                <w:right w:val="none" w:sz="0" w:space="0" w:color="auto"/>
              </w:divBdr>
              <w:divsChild>
                <w:div w:id="1329793986">
                  <w:marLeft w:val="0"/>
                  <w:marRight w:val="0"/>
                  <w:marTop w:val="0"/>
                  <w:marBottom w:val="0"/>
                  <w:divBdr>
                    <w:top w:val="none" w:sz="0" w:space="0" w:color="auto"/>
                    <w:left w:val="none" w:sz="0" w:space="0" w:color="auto"/>
                    <w:bottom w:val="none" w:sz="0" w:space="0" w:color="auto"/>
                    <w:right w:val="none" w:sz="0" w:space="0" w:color="auto"/>
                  </w:divBdr>
                </w:div>
                <w:div w:id="701856412">
                  <w:marLeft w:val="0"/>
                  <w:marRight w:val="0"/>
                  <w:marTop w:val="0"/>
                  <w:marBottom w:val="0"/>
                  <w:divBdr>
                    <w:top w:val="none" w:sz="0" w:space="0" w:color="auto"/>
                    <w:left w:val="none" w:sz="0" w:space="0" w:color="auto"/>
                    <w:bottom w:val="none" w:sz="0" w:space="0" w:color="auto"/>
                    <w:right w:val="none" w:sz="0" w:space="0" w:color="auto"/>
                  </w:divBdr>
                </w:div>
              </w:divsChild>
            </w:div>
            <w:div w:id="565451744">
              <w:marLeft w:val="0"/>
              <w:marRight w:val="0"/>
              <w:marTop w:val="0"/>
              <w:marBottom w:val="0"/>
              <w:divBdr>
                <w:top w:val="none" w:sz="0" w:space="0" w:color="auto"/>
                <w:left w:val="none" w:sz="0" w:space="0" w:color="auto"/>
                <w:bottom w:val="none" w:sz="0" w:space="0" w:color="auto"/>
                <w:right w:val="none" w:sz="0" w:space="0" w:color="auto"/>
              </w:divBdr>
            </w:div>
            <w:div w:id="1783064380">
              <w:marLeft w:val="0"/>
              <w:marRight w:val="0"/>
              <w:marTop w:val="0"/>
              <w:marBottom w:val="0"/>
              <w:divBdr>
                <w:top w:val="none" w:sz="0" w:space="0" w:color="auto"/>
                <w:left w:val="none" w:sz="0" w:space="0" w:color="auto"/>
                <w:bottom w:val="none" w:sz="0" w:space="0" w:color="auto"/>
                <w:right w:val="none" w:sz="0" w:space="0" w:color="auto"/>
              </w:divBdr>
            </w:div>
          </w:divsChild>
        </w:div>
        <w:div w:id="753237640">
          <w:marLeft w:val="0"/>
          <w:marRight w:val="0"/>
          <w:marTop w:val="0"/>
          <w:marBottom w:val="0"/>
          <w:divBdr>
            <w:top w:val="none" w:sz="0" w:space="0" w:color="auto"/>
            <w:left w:val="none" w:sz="0" w:space="0" w:color="auto"/>
            <w:bottom w:val="none" w:sz="0" w:space="0" w:color="auto"/>
            <w:right w:val="none" w:sz="0" w:space="0" w:color="auto"/>
          </w:divBdr>
        </w:div>
      </w:divsChild>
    </w:div>
    <w:div w:id="1687437024">
      <w:bodyDiv w:val="1"/>
      <w:marLeft w:val="0"/>
      <w:marRight w:val="0"/>
      <w:marTop w:val="0"/>
      <w:marBottom w:val="0"/>
      <w:divBdr>
        <w:top w:val="none" w:sz="0" w:space="0" w:color="auto"/>
        <w:left w:val="none" w:sz="0" w:space="0" w:color="auto"/>
        <w:bottom w:val="none" w:sz="0" w:space="0" w:color="auto"/>
        <w:right w:val="none" w:sz="0" w:space="0" w:color="auto"/>
      </w:divBdr>
      <w:divsChild>
        <w:div w:id="638725128">
          <w:marLeft w:val="0"/>
          <w:marRight w:val="0"/>
          <w:marTop w:val="0"/>
          <w:marBottom w:val="0"/>
          <w:divBdr>
            <w:top w:val="single" w:sz="6" w:space="2" w:color="DDDDDD"/>
            <w:left w:val="single" w:sz="6" w:space="2" w:color="DDDDDD"/>
            <w:bottom w:val="single" w:sz="6" w:space="2" w:color="DDDDDD"/>
            <w:right w:val="single" w:sz="6" w:space="2" w:color="DDDDDD"/>
          </w:divBdr>
          <w:divsChild>
            <w:div w:id="869685014">
              <w:marLeft w:val="0"/>
              <w:marRight w:val="0"/>
              <w:marTop w:val="0"/>
              <w:marBottom w:val="0"/>
              <w:divBdr>
                <w:top w:val="none" w:sz="0" w:space="0" w:color="auto"/>
                <w:left w:val="none" w:sz="0" w:space="0" w:color="auto"/>
                <w:bottom w:val="none" w:sz="0" w:space="0" w:color="auto"/>
                <w:right w:val="none" w:sz="0" w:space="0" w:color="auto"/>
              </w:divBdr>
              <w:divsChild>
                <w:div w:id="1356806124">
                  <w:marLeft w:val="0"/>
                  <w:marRight w:val="0"/>
                  <w:marTop w:val="0"/>
                  <w:marBottom w:val="0"/>
                  <w:divBdr>
                    <w:top w:val="none" w:sz="0" w:space="0" w:color="auto"/>
                    <w:left w:val="none" w:sz="0" w:space="0" w:color="auto"/>
                    <w:bottom w:val="none" w:sz="0" w:space="0" w:color="auto"/>
                    <w:right w:val="none" w:sz="0" w:space="0" w:color="auto"/>
                  </w:divBdr>
                </w:div>
                <w:div w:id="1880438712">
                  <w:marLeft w:val="0"/>
                  <w:marRight w:val="0"/>
                  <w:marTop w:val="0"/>
                  <w:marBottom w:val="0"/>
                  <w:divBdr>
                    <w:top w:val="none" w:sz="0" w:space="0" w:color="auto"/>
                    <w:left w:val="none" w:sz="0" w:space="0" w:color="auto"/>
                    <w:bottom w:val="none" w:sz="0" w:space="0" w:color="auto"/>
                    <w:right w:val="none" w:sz="0" w:space="0" w:color="auto"/>
                  </w:divBdr>
                </w:div>
              </w:divsChild>
            </w:div>
            <w:div w:id="2039118245">
              <w:marLeft w:val="0"/>
              <w:marRight w:val="0"/>
              <w:marTop w:val="0"/>
              <w:marBottom w:val="0"/>
              <w:divBdr>
                <w:top w:val="none" w:sz="0" w:space="0" w:color="auto"/>
                <w:left w:val="none" w:sz="0" w:space="0" w:color="auto"/>
                <w:bottom w:val="none" w:sz="0" w:space="0" w:color="auto"/>
                <w:right w:val="none" w:sz="0" w:space="0" w:color="auto"/>
              </w:divBdr>
              <w:divsChild>
                <w:div w:id="2028633799">
                  <w:marLeft w:val="0"/>
                  <w:marRight w:val="0"/>
                  <w:marTop w:val="0"/>
                  <w:marBottom w:val="0"/>
                  <w:divBdr>
                    <w:top w:val="none" w:sz="0" w:space="0" w:color="auto"/>
                    <w:left w:val="none" w:sz="0" w:space="0" w:color="auto"/>
                    <w:bottom w:val="none" w:sz="0" w:space="0" w:color="auto"/>
                    <w:right w:val="none" w:sz="0" w:space="0" w:color="auto"/>
                  </w:divBdr>
                </w:div>
                <w:div w:id="1261718376">
                  <w:marLeft w:val="0"/>
                  <w:marRight w:val="0"/>
                  <w:marTop w:val="0"/>
                  <w:marBottom w:val="0"/>
                  <w:divBdr>
                    <w:top w:val="none" w:sz="0" w:space="0" w:color="auto"/>
                    <w:left w:val="none" w:sz="0" w:space="0" w:color="auto"/>
                    <w:bottom w:val="none" w:sz="0" w:space="0" w:color="auto"/>
                    <w:right w:val="none" w:sz="0" w:space="0" w:color="auto"/>
                  </w:divBdr>
                </w:div>
              </w:divsChild>
            </w:div>
            <w:div w:id="259996586">
              <w:marLeft w:val="0"/>
              <w:marRight w:val="0"/>
              <w:marTop w:val="0"/>
              <w:marBottom w:val="0"/>
              <w:divBdr>
                <w:top w:val="none" w:sz="0" w:space="0" w:color="auto"/>
                <w:left w:val="none" w:sz="0" w:space="0" w:color="auto"/>
                <w:bottom w:val="none" w:sz="0" w:space="0" w:color="auto"/>
                <w:right w:val="none" w:sz="0" w:space="0" w:color="auto"/>
              </w:divBdr>
              <w:divsChild>
                <w:div w:id="1701008156">
                  <w:marLeft w:val="0"/>
                  <w:marRight w:val="0"/>
                  <w:marTop w:val="0"/>
                  <w:marBottom w:val="0"/>
                  <w:divBdr>
                    <w:top w:val="none" w:sz="0" w:space="0" w:color="auto"/>
                    <w:left w:val="none" w:sz="0" w:space="0" w:color="auto"/>
                    <w:bottom w:val="none" w:sz="0" w:space="0" w:color="auto"/>
                    <w:right w:val="none" w:sz="0" w:space="0" w:color="auto"/>
                  </w:divBdr>
                </w:div>
                <w:div w:id="123696006">
                  <w:marLeft w:val="0"/>
                  <w:marRight w:val="0"/>
                  <w:marTop w:val="0"/>
                  <w:marBottom w:val="0"/>
                  <w:divBdr>
                    <w:top w:val="none" w:sz="0" w:space="0" w:color="auto"/>
                    <w:left w:val="none" w:sz="0" w:space="0" w:color="auto"/>
                    <w:bottom w:val="none" w:sz="0" w:space="0" w:color="auto"/>
                    <w:right w:val="none" w:sz="0" w:space="0" w:color="auto"/>
                  </w:divBdr>
                </w:div>
              </w:divsChild>
            </w:div>
            <w:div w:id="2004045839">
              <w:marLeft w:val="0"/>
              <w:marRight w:val="0"/>
              <w:marTop w:val="0"/>
              <w:marBottom w:val="0"/>
              <w:divBdr>
                <w:top w:val="none" w:sz="0" w:space="0" w:color="auto"/>
                <w:left w:val="none" w:sz="0" w:space="0" w:color="auto"/>
                <w:bottom w:val="none" w:sz="0" w:space="0" w:color="auto"/>
                <w:right w:val="none" w:sz="0" w:space="0" w:color="auto"/>
              </w:divBdr>
              <w:divsChild>
                <w:div w:id="1884058466">
                  <w:marLeft w:val="0"/>
                  <w:marRight w:val="0"/>
                  <w:marTop w:val="0"/>
                  <w:marBottom w:val="0"/>
                  <w:divBdr>
                    <w:top w:val="none" w:sz="0" w:space="0" w:color="auto"/>
                    <w:left w:val="none" w:sz="0" w:space="0" w:color="auto"/>
                    <w:bottom w:val="none" w:sz="0" w:space="0" w:color="auto"/>
                    <w:right w:val="none" w:sz="0" w:space="0" w:color="auto"/>
                  </w:divBdr>
                </w:div>
                <w:div w:id="291401495">
                  <w:marLeft w:val="0"/>
                  <w:marRight w:val="0"/>
                  <w:marTop w:val="0"/>
                  <w:marBottom w:val="0"/>
                  <w:divBdr>
                    <w:top w:val="none" w:sz="0" w:space="0" w:color="auto"/>
                    <w:left w:val="none" w:sz="0" w:space="0" w:color="auto"/>
                    <w:bottom w:val="none" w:sz="0" w:space="0" w:color="auto"/>
                    <w:right w:val="none" w:sz="0" w:space="0" w:color="auto"/>
                  </w:divBdr>
                </w:div>
              </w:divsChild>
            </w:div>
            <w:div w:id="1813524829">
              <w:marLeft w:val="0"/>
              <w:marRight w:val="0"/>
              <w:marTop w:val="0"/>
              <w:marBottom w:val="0"/>
              <w:divBdr>
                <w:top w:val="none" w:sz="0" w:space="0" w:color="auto"/>
                <w:left w:val="none" w:sz="0" w:space="0" w:color="auto"/>
                <w:bottom w:val="none" w:sz="0" w:space="0" w:color="auto"/>
                <w:right w:val="none" w:sz="0" w:space="0" w:color="auto"/>
              </w:divBdr>
            </w:div>
            <w:div w:id="1445073912">
              <w:marLeft w:val="0"/>
              <w:marRight w:val="0"/>
              <w:marTop w:val="0"/>
              <w:marBottom w:val="0"/>
              <w:divBdr>
                <w:top w:val="none" w:sz="0" w:space="0" w:color="auto"/>
                <w:left w:val="none" w:sz="0" w:space="0" w:color="auto"/>
                <w:bottom w:val="none" w:sz="0" w:space="0" w:color="auto"/>
                <w:right w:val="none" w:sz="0" w:space="0" w:color="auto"/>
              </w:divBdr>
            </w:div>
          </w:divsChild>
        </w:div>
        <w:div w:id="1109393991">
          <w:marLeft w:val="0"/>
          <w:marRight w:val="0"/>
          <w:marTop w:val="0"/>
          <w:marBottom w:val="0"/>
          <w:divBdr>
            <w:top w:val="none" w:sz="0" w:space="0" w:color="auto"/>
            <w:left w:val="none" w:sz="0" w:space="0" w:color="auto"/>
            <w:bottom w:val="none" w:sz="0" w:space="0" w:color="auto"/>
            <w:right w:val="none" w:sz="0" w:space="0" w:color="auto"/>
          </w:divBdr>
        </w:div>
      </w:divsChild>
    </w:div>
    <w:div w:id="1689989604">
      <w:bodyDiv w:val="1"/>
      <w:marLeft w:val="0"/>
      <w:marRight w:val="0"/>
      <w:marTop w:val="0"/>
      <w:marBottom w:val="0"/>
      <w:divBdr>
        <w:top w:val="none" w:sz="0" w:space="0" w:color="auto"/>
        <w:left w:val="none" w:sz="0" w:space="0" w:color="auto"/>
        <w:bottom w:val="none" w:sz="0" w:space="0" w:color="auto"/>
        <w:right w:val="none" w:sz="0" w:space="0" w:color="auto"/>
      </w:divBdr>
      <w:divsChild>
        <w:div w:id="1646204254">
          <w:marLeft w:val="0"/>
          <w:marRight w:val="0"/>
          <w:marTop w:val="0"/>
          <w:marBottom w:val="0"/>
          <w:divBdr>
            <w:top w:val="single" w:sz="6" w:space="2" w:color="DDDDDD"/>
            <w:left w:val="single" w:sz="6" w:space="2" w:color="DDDDDD"/>
            <w:bottom w:val="single" w:sz="6" w:space="2" w:color="DDDDDD"/>
            <w:right w:val="single" w:sz="6" w:space="2" w:color="DDDDDD"/>
          </w:divBdr>
          <w:divsChild>
            <w:div w:id="432362873">
              <w:marLeft w:val="0"/>
              <w:marRight w:val="0"/>
              <w:marTop w:val="0"/>
              <w:marBottom w:val="0"/>
              <w:divBdr>
                <w:top w:val="none" w:sz="0" w:space="0" w:color="auto"/>
                <w:left w:val="none" w:sz="0" w:space="0" w:color="auto"/>
                <w:bottom w:val="none" w:sz="0" w:space="0" w:color="auto"/>
                <w:right w:val="none" w:sz="0" w:space="0" w:color="auto"/>
              </w:divBdr>
              <w:divsChild>
                <w:div w:id="1365129983">
                  <w:marLeft w:val="0"/>
                  <w:marRight w:val="0"/>
                  <w:marTop w:val="0"/>
                  <w:marBottom w:val="0"/>
                  <w:divBdr>
                    <w:top w:val="none" w:sz="0" w:space="0" w:color="auto"/>
                    <w:left w:val="none" w:sz="0" w:space="0" w:color="auto"/>
                    <w:bottom w:val="none" w:sz="0" w:space="0" w:color="auto"/>
                    <w:right w:val="none" w:sz="0" w:space="0" w:color="auto"/>
                  </w:divBdr>
                </w:div>
                <w:div w:id="1611739630">
                  <w:marLeft w:val="0"/>
                  <w:marRight w:val="0"/>
                  <w:marTop w:val="0"/>
                  <w:marBottom w:val="0"/>
                  <w:divBdr>
                    <w:top w:val="none" w:sz="0" w:space="0" w:color="auto"/>
                    <w:left w:val="none" w:sz="0" w:space="0" w:color="auto"/>
                    <w:bottom w:val="none" w:sz="0" w:space="0" w:color="auto"/>
                    <w:right w:val="none" w:sz="0" w:space="0" w:color="auto"/>
                  </w:divBdr>
                </w:div>
              </w:divsChild>
            </w:div>
            <w:div w:id="1060246250">
              <w:marLeft w:val="0"/>
              <w:marRight w:val="0"/>
              <w:marTop w:val="0"/>
              <w:marBottom w:val="0"/>
              <w:divBdr>
                <w:top w:val="none" w:sz="0" w:space="0" w:color="auto"/>
                <w:left w:val="none" w:sz="0" w:space="0" w:color="auto"/>
                <w:bottom w:val="none" w:sz="0" w:space="0" w:color="auto"/>
                <w:right w:val="none" w:sz="0" w:space="0" w:color="auto"/>
              </w:divBdr>
              <w:divsChild>
                <w:div w:id="844711128">
                  <w:marLeft w:val="0"/>
                  <w:marRight w:val="0"/>
                  <w:marTop w:val="0"/>
                  <w:marBottom w:val="0"/>
                  <w:divBdr>
                    <w:top w:val="none" w:sz="0" w:space="0" w:color="auto"/>
                    <w:left w:val="none" w:sz="0" w:space="0" w:color="auto"/>
                    <w:bottom w:val="none" w:sz="0" w:space="0" w:color="auto"/>
                    <w:right w:val="none" w:sz="0" w:space="0" w:color="auto"/>
                  </w:divBdr>
                </w:div>
                <w:div w:id="1078938564">
                  <w:marLeft w:val="0"/>
                  <w:marRight w:val="0"/>
                  <w:marTop w:val="0"/>
                  <w:marBottom w:val="0"/>
                  <w:divBdr>
                    <w:top w:val="none" w:sz="0" w:space="0" w:color="auto"/>
                    <w:left w:val="none" w:sz="0" w:space="0" w:color="auto"/>
                    <w:bottom w:val="none" w:sz="0" w:space="0" w:color="auto"/>
                    <w:right w:val="none" w:sz="0" w:space="0" w:color="auto"/>
                  </w:divBdr>
                </w:div>
              </w:divsChild>
            </w:div>
            <w:div w:id="788743162">
              <w:marLeft w:val="0"/>
              <w:marRight w:val="0"/>
              <w:marTop w:val="0"/>
              <w:marBottom w:val="0"/>
              <w:divBdr>
                <w:top w:val="none" w:sz="0" w:space="0" w:color="auto"/>
                <w:left w:val="none" w:sz="0" w:space="0" w:color="auto"/>
                <w:bottom w:val="none" w:sz="0" w:space="0" w:color="auto"/>
                <w:right w:val="none" w:sz="0" w:space="0" w:color="auto"/>
              </w:divBdr>
              <w:divsChild>
                <w:div w:id="812142628">
                  <w:marLeft w:val="0"/>
                  <w:marRight w:val="0"/>
                  <w:marTop w:val="0"/>
                  <w:marBottom w:val="0"/>
                  <w:divBdr>
                    <w:top w:val="none" w:sz="0" w:space="0" w:color="auto"/>
                    <w:left w:val="none" w:sz="0" w:space="0" w:color="auto"/>
                    <w:bottom w:val="none" w:sz="0" w:space="0" w:color="auto"/>
                    <w:right w:val="none" w:sz="0" w:space="0" w:color="auto"/>
                  </w:divBdr>
                </w:div>
                <w:div w:id="431242672">
                  <w:marLeft w:val="0"/>
                  <w:marRight w:val="0"/>
                  <w:marTop w:val="0"/>
                  <w:marBottom w:val="0"/>
                  <w:divBdr>
                    <w:top w:val="none" w:sz="0" w:space="0" w:color="auto"/>
                    <w:left w:val="none" w:sz="0" w:space="0" w:color="auto"/>
                    <w:bottom w:val="none" w:sz="0" w:space="0" w:color="auto"/>
                    <w:right w:val="none" w:sz="0" w:space="0" w:color="auto"/>
                  </w:divBdr>
                </w:div>
              </w:divsChild>
            </w:div>
            <w:div w:id="659772791">
              <w:marLeft w:val="0"/>
              <w:marRight w:val="0"/>
              <w:marTop w:val="0"/>
              <w:marBottom w:val="0"/>
              <w:divBdr>
                <w:top w:val="none" w:sz="0" w:space="0" w:color="auto"/>
                <w:left w:val="none" w:sz="0" w:space="0" w:color="auto"/>
                <w:bottom w:val="none" w:sz="0" w:space="0" w:color="auto"/>
                <w:right w:val="none" w:sz="0" w:space="0" w:color="auto"/>
              </w:divBdr>
              <w:divsChild>
                <w:div w:id="1783069265">
                  <w:marLeft w:val="0"/>
                  <w:marRight w:val="0"/>
                  <w:marTop w:val="0"/>
                  <w:marBottom w:val="0"/>
                  <w:divBdr>
                    <w:top w:val="none" w:sz="0" w:space="0" w:color="auto"/>
                    <w:left w:val="none" w:sz="0" w:space="0" w:color="auto"/>
                    <w:bottom w:val="none" w:sz="0" w:space="0" w:color="auto"/>
                    <w:right w:val="none" w:sz="0" w:space="0" w:color="auto"/>
                  </w:divBdr>
                </w:div>
                <w:div w:id="385033470">
                  <w:marLeft w:val="0"/>
                  <w:marRight w:val="0"/>
                  <w:marTop w:val="0"/>
                  <w:marBottom w:val="0"/>
                  <w:divBdr>
                    <w:top w:val="none" w:sz="0" w:space="0" w:color="auto"/>
                    <w:left w:val="none" w:sz="0" w:space="0" w:color="auto"/>
                    <w:bottom w:val="none" w:sz="0" w:space="0" w:color="auto"/>
                    <w:right w:val="none" w:sz="0" w:space="0" w:color="auto"/>
                  </w:divBdr>
                </w:div>
              </w:divsChild>
            </w:div>
            <w:div w:id="1425801602">
              <w:marLeft w:val="0"/>
              <w:marRight w:val="0"/>
              <w:marTop w:val="0"/>
              <w:marBottom w:val="0"/>
              <w:divBdr>
                <w:top w:val="none" w:sz="0" w:space="0" w:color="auto"/>
                <w:left w:val="none" w:sz="0" w:space="0" w:color="auto"/>
                <w:bottom w:val="none" w:sz="0" w:space="0" w:color="auto"/>
                <w:right w:val="none" w:sz="0" w:space="0" w:color="auto"/>
              </w:divBdr>
            </w:div>
            <w:div w:id="1357124505">
              <w:marLeft w:val="0"/>
              <w:marRight w:val="0"/>
              <w:marTop w:val="0"/>
              <w:marBottom w:val="0"/>
              <w:divBdr>
                <w:top w:val="none" w:sz="0" w:space="0" w:color="auto"/>
                <w:left w:val="none" w:sz="0" w:space="0" w:color="auto"/>
                <w:bottom w:val="none" w:sz="0" w:space="0" w:color="auto"/>
                <w:right w:val="none" w:sz="0" w:space="0" w:color="auto"/>
              </w:divBdr>
            </w:div>
          </w:divsChild>
        </w:div>
        <w:div w:id="1169096863">
          <w:marLeft w:val="0"/>
          <w:marRight w:val="0"/>
          <w:marTop w:val="0"/>
          <w:marBottom w:val="0"/>
          <w:divBdr>
            <w:top w:val="none" w:sz="0" w:space="0" w:color="auto"/>
            <w:left w:val="none" w:sz="0" w:space="0" w:color="auto"/>
            <w:bottom w:val="none" w:sz="0" w:space="0" w:color="auto"/>
            <w:right w:val="none" w:sz="0" w:space="0" w:color="auto"/>
          </w:divBdr>
        </w:div>
      </w:divsChild>
    </w:div>
    <w:div w:id="1690057789">
      <w:bodyDiv w:val="1"/>
      <w:marLeft w:val="0"/>
      <w:marRight w:val="0"/>
      <w:marTop w:val="0"/>
      <w:marBottom w:val="0"/>
      <w:divBdr>
        <w:top w:val="none" w:sz="0" w:space="0" w:color="auto"/>
        <w:left w:val="none" w:sz="0" w:space="0" w:color="auto"/>
        <w:bottom w:val="none" w:sz="0" w:space="0" w:color="auto"/>
        <w:right w:val="none" w:sz="0" w:space="0" w:color="auto"/>
      </w:divBdr>
      <w:divsChild>
        <w:div w:id="1185360173">
          <w:marLeft w:val="0"/>
          <w:marRight w:val="0"/>
          <w:marTop w:val="0"/>
          <w:marBottom w:val="0"/>
          <w:divBdr>
            <w:top w:val="single" w:sz="6" w:space="2" w:color="DDDDDD"/>
            <w:left w:val="single" w:sz="6" w:space="2" w:color="DDDDDD"/>
            <w:bottom w:val="single" w:sz="6" w:space="2" w:color="DDDDDD"/>
            <w:right w:val="single" w:sz="6" w:space="2" w:color="DDDDDD"/>
          </w:divBdr>
          <w:divsChild>
            <w:div w:id="1836918803">
              <w:marLeft w:val="0"/>
              <w:marRight w:val="0"/>
              <w:marTop w:val="0"/>
              <w:marBottom w:val="0"/>
              <w:divBdr>
                <w:top w:val="none" w:sz="0" w:space="0" w:color="auto"/>
                <w:left w:val="none" w:sz="0" w:space="0" w:color="auto"/>
                <w:bottom w:val="none" w:sz="0" w:space="0" w:color="auto"/>
                <w:right w:val="none" w:sz="0" w:space="0" w:color="auto"/>
              </w:divBdr>
              <w:divsChild>
                <w:div w:id="1787693636">
                  <w:marLeft w:val="0"/>
                  <w:marRight w:val="0"/>
                  <w:marTop w:val="0"/>
                  <w:marBottom w:val="0"/>
                  <w:divBdr>
                    <w:top w:val="none" w:sz="0" w:space="0" w:color="auto"/>
                    <w:left w:val="none" w:sz="0" w:space="0" w:color="auto"/>
                    <w:bottom w:val="none" w:sz="0" w:space="0" w:color="auto"/>
                    <w:right w:val="none" w:sz="0" w:space="0" w:color="auto"/>
                  </w:divBdr>
                </w:div>
                <w:div w:id="1869833286">
                  <w:marLeft w:val="0"/>
                  <w:marRight w:val="0"/>
                  <w:marTop w:val="0"/>
                  <w:marBottom w:val="0"/>
                  <w:divBdr>
                    <w:top w:val="none" w:sz="0" w:space="0" w:color="auto"/>
                    <w:left w:val="none" w:sz="0" w:space="0" w:color="auto"/>
                    <w:bottom w:val="none" w:sz="0" w:space="0" w:color="auto"/>
                    <w:right w:val="none" w:sz="0" w:space="0" w:color="auto"/>
                  </w:divBdr>
                </w:div>
              </w:divsChild>
            </w:div>
            <w:div w:id="266235114">
              <w:marLeft w:val="0"/>
              <w:marRight w:val="0"/>
              <w:marTop w:val="0"/>
              <w:marBottom w:val="0"/>
              <w:divBdr>
                <w:top w:val="none" w:sz="0" w:space="0" w:color="auto"/>
                <w:left w:val="none" w:sz="0" w:space="0" w:color="auto"/>
                <w:bottom w:val="none" w:sz="0" w:space="0" w:color="auto"/>
                <w:right w:val="none" w:sz="0" w:space="0" w:color="auto"/>
              </w:divBdr>
              <w:divsChild>
                <w:div w:id="1763599549">
                  <w:marLeft w:val="0"/>
                  <w:marRight w:val="0"/>
                  <w:marTop w:val="0"/>
                  <w:marBottom w:val="0"/>
                  <w:divBdr>
                    <w:top w:val="none" w:sz="0" w:space="0" w:color="auto"/>
                    <w:left w:val="none" w:sz="0" w:space="0" w:color="auto"/>
                    <w:bottom w:val="none" w:sz="0" w:space="0" w:color="auto"/>
                    <w:right w:val="none" w:sz="0" w:space="0" w:color="auto"/>
                  </w:divBdr>
                </w:div>
                <w:div w:id="1206720357">
                  <w:marLeft w:val="0"/>
                  <w:marRight w:val="0"/>
                  <w:marTop w:val="0"/>
                  <w:marBottom w:val="0"/>
                  <w:divBdr>
                    <w:top w:val="none" w:sz="0" w:space="0" w:color="auto"/>
                    <w:left w:val="none" w:sz="0" w:space="0" w:color="auto"/>
                    <w:bottom w:val="none" w:sz="0" w:space="0" w:color="auto"/>
                    <w:right w:val="none" w:sz="0" w:space="0" w:color="auto"/>
                  </w:divBdr>
                </w:div>
              </w:divsChild>
            </w:div>
            <w:div w:id="55011823">
              <w:marLeft w:val="0"/>
              <w:marRight w:val="0"/>
              <w:marTop w:val="0"/>
              <w:marBottom w:val="0"/>
              <w:divBdr>
                <w:top w:val="none" w:sz="0" w:space="0" w:color="auto"/>
                <w:left w:val="none" w:sz="0" w:space="0" w:color="auto"/>
                <w:bottom w:val="none" w:sz="0" w:space="0" w:color="auto"/>
                <w:right w:val="none" w:sz="0" w:space="0" w:color="auto"/>
              </w:divBdr>
              <w:divsChild>
                <w:div w:id="1678073700">
                  <w:marLeft w:val="0"/>
                  <w:marRight w:val="0"/>
                  <w:marTop w:val="0"/>
                  <w:marBottom w:val="0"/>
                  <w:divBdr>
                    <w:top w:val="none" w:sz="0" w:space="0" w:color="auto"/>
                    <w:left w:val="none" w:sz="0" w:space="0" w:color="auto"/>
                    <w:bottom w:val="none" w:sz="0" w:space="0" w:color="auto"/>
                    <w:right w:val="none" w:sz="0" w:space="0" w:color="auto"/>
                  </w:divBdr>
                </w:div>
                <w:div w:id="351958081">
                  <w:marLeft w:val="0"/>
                  <w:marRight w:val="0"/>
                  <w:marTop w:val="0"/>
                  <w:marBottom w:val="0"/>
                  <w:divBdr>
                    <w:top w:val="none" w:sz="0" w:space="0" w:color="auto"/>
                    <w:left w:val="none" w:sz="0" w:space="0" w:color="auto"/>
                    <w:bottom w:val="none" w:sz="0" w:space="0" w:color="auto"/>
                    <w:right w:val="none" w:sz="0" w:space="0" w:color="auto"/>
                  </w:divBdr>
                </w:div>
              </w:divsChild>
            </w:div>
            <w:div w:id="1821195203">
              <w:marLeft w:val="0"/>
              <w:marRight w:val="0"/>
              <w:marTop w:val="0"/>
              <w:marBottom w:val="0"/>
              <w:divBdr>
                <w:top w:val="none" w:sz="0" w:space="0" w:color="auto"/>
                <w:left w:val="none" w:sz="0" w:space="0" w:color="auto"/>
                <w:bottom w:val="none" w:sz="0" w:space="0" w:color="auto"/>
                <w:right w:val="none" w:sz="0" w:space="0" w:color="auto"/>
              </w:divBdr>
              <w:divsChild>
                <w:div w:id="427166793">
                  <w:marLeft w:val="0"/>
                  <w:marRight w:val="0"/>
                  <w:marTop w:val="0"/>
                  <w:marBottom w:val="0"/>
                  <w:divBdr>
                    <w:top w:val="none" w:sz="0" w:space="0" w:color="auto"/>
                    <w:left w:val="none" w:sz="0" w:space="0" w:color="auto"/>
                    <w:bottom w:val="none" w:sz="0" w:space="0" w:color="auto"/>
                    <w:right w:val="none" w:sz="0" w:space="0" w:color="auto"/>
                  </w:divBdr>
                </w:div>
                <w:div w:id="1286427493">
                  <w:marLeft w:val="0"/>
                  <w:marRight w:val="0"/>
                  <w:marTop w:val="0"/>
                  <w:marBottom w:val="0"/>
                  <w:divBdr>
                    <w:top w:val="none" w:sz="0" w:space="0" w:color="auto"/>
                    <w:left w:val="none" w:sz="0" w:space="0" w:color="auto"/>
                    <w:bottom w:val="none" w:sz="0" w:space="0" w:color="auto"/>
                    <w:right w:val="none" w:sz="0" w:space="0" w:color="auto"/>
                  </w:divBdr>
                </w:div>
              </w:divsChild>
            </w:div>
            <w:div w:id="1322923591">
              <w:marLeft w:val="0"/>
              <w:marRight w:val="0"/>
              <w:marTop w:val="0"/>
              <w:marBottom w:val="0"/>
              <w:divBdr>
                <w:top w:val="none" w:sz="0" w:space="0" w:color="auto"/>
                <w:left w:val="none" w:sz="0" w:space="0" w:color="auto"/>
                <w:bottom w:val="none" w:sz="0" w:space="0" w:color="auto"/>
                <w:right w:val="none" w:sz="0" w:space="0" w:color="auto"/>
              </w:divBdr>
            </w:div>
            <w:div w:id="1682470749">
              <w:marLeft w:val="0"/>
              <w:marRight w:val="0"/>
              <w:marTop w:val="0"/>
              <w:marBottom w:val="0"/>
              <w:divBdr>
                <w:top w:val="none" w:sz="0" w:space="0" w:color="auto"/>
                <w:left w:val="none" w:sz="0" w:space="0" w:color="auto"/>
                <w:bottom w:val="none" w:sz="0" w:space="0" w:color="auto"/>
                <w:right w:val="none" w:sz="0" w:space="0" w:color="auto"/>
              </w:divBdr>
            </w:div>
          </w:divsChild>
        </w:div>
        <w:div w:id="1037048052">
          <w:marLeft w:val="0"/>
          <w:marRight w:val="0"/>
          <w:marTop w:val="0"/>
          <w:marBottom w:val="0"/>
          <w:divBdr>
            <w:top w:val="none" w:sz="0" w:space="0" w:color="auto"/>
            <w:left w:val="none" w:sz="0" w:space="0" w:color="auto"/>
            <w:bottom w:val="none" w:sz="0" w:space="0" w:color="auto"/>
            <w:right w:val="none" w:sz="0" w:space="0" w:color="auto"/>
          </w:divBdr>
        </w:div>
      </w:divsChild>
    </w:div>
    <w:div w:id="1703702876">
      <w:bodyDiv w:val="1"/>
      <w:marLeft w:val="0"/>
      <w:marRight w:val="0"/>
      <w:marTop w:val="0"/>
      <w:marBottom w:val="0"/>
      <w:divBdr>
        <w:top w:val="none" w:sz="0" w:space="0" w:color="auto"/>
        <w:left w:val="none" w:sz="0" w:space="0" w:color="auto"/>
        <w:bottom w:val="none" w:sz="0" w:space="0" w:color="auto"/>
        <w:right w:val="none" w:sz="0" w:space="0" w:color="auto"/>
      </w:divBdr>
      <w:divsChild>
        <w:div w:id="390931838">
          <w:marLeft w:val="0"/>
          <w:marRight w:val="0"/>
          <w:marTop w:val="0"/>
          <w:marBottom w:val="0"/>
          <w:divBdr>
            <w:top w:val="single" w:sz="6" w:space="2" w:color="DDDDDD"/>
            <w:left w:val="single" w:sz="6" w:space="2" w:color="DDDDDD"/>
            <w:bottom w:val="single" w:sz="6" w:space="2" w:color="DDDDDD"/>
            <w:right w:val="single" w:sz="6" w:space="2" w:color="DDDDDD"/>
          </w:divBdr>
          <w:divsChild>
            <w:div w:id="1681620059">
              <w:marLeft w:val="0"/>
              <w:marRight w:val="0"/>
              <w:marTop w:val="0"/>
              <w:marBottom w:val="0"/>
              <w:divBdr>
                <w:top w:val="none" w:sz="0" w:space="0" w:color="auto"/>
                <w:left w:val="none" w:sz="0" w:space="0" w:color="auto"/>
                <w:bottom w:val="none" w:sz="0" w:space="0" w:color="auto"/>
                <w:right w:val="none" w:sz="0" w:space="0" w:color="auto"/>
              </w:divBdr>
              <w:divsChild>
                <w:div w:id="2025401330">
                  <w:marLeft w:val="0"/>
                  <w:marRight w:val="0"/>
                  <w:marTop w:val="0"/>
                  <w:marBottom w:val="0"/>
                  <w:divBdr>
                    <w:top w:val="none" w:sz="0" w:space="0" w:color="auto"/>
                    <w:left w:val="none" w:sz="0" w:space="0" w:color="auto"/>
                    <w:bottom w:val="none" w:sz="0" w:space="0" w:color="auto"/>
                    <w:right w:val="none" w:sz="0" w:space="0" w:color="auto"/>
                  </w:divBdr>
                </w:div>
                <w:div w:id="1958875343">
                  <w:marLeft w:val="0"/>
                  <w:marRight w:val="0"/>
                  <w:marTop w:val="0"/>
                  <w:marBottom w:val="0"/>
                  <w:divBdr>
                    <w:top w:val="none" w:sz="0" w:space="0" w:color="auto"/>
                    <w:left w:val="none" w:sz="0" w:space="0" w:color="auto"/>
                    <w:bottom w:val="none" w:sz="0" w:space="0" w:color="auto"/>
                    <w:right w:val="none" w:sz="0" w:space="0" w:color="auto"/>
                  </w:divBdr>
                </w:div>
              </w:divsChild>
            </w:div>
            <w:div w:id="173153596">
              <w:marLeft w:val="0"/>
              <w:marRight w:val="0"/>
              <w:marTop w:val="0"/>
              <w:marBottom w:val="0"/>
              <w:divBdr>
                <w:top w:val="none" w:sz="0" w:space="0" w:color="auto"/>
                <w:left w:val="none" w:sz="0" w:space="0" w:color="auto"/>
                <w:bottom w:val="none" w:sz="0" w:space="0" w:color="auto"/>
                <w:right w:val="none" w:sz="0" w:space="0" w:color="auto"/>
              </w:divBdr>
              <w:divsChild>
                <w:div w:id="1614440254">
                  <w:marLeft w:val="0"/>
                  <w:marRight w:val="0"/>
                  <w:marTop w:val="0"/>
                  <w:marBottom w:val="0"/>
                  <w:divBdr>
                    <w:top w:val="none" w:sz="0" w:space="0" w:color="auto"/>
                    <w:left w:val="none" w:sz="0" w:space="0" w:color="auto"/>
                    <w:bottom w:val="none" w:sz="0" w:space="0" w:color="auto"/>
                    <w:right w:val="none" w:sz="0" w:space="0" w:color="auto"/>
                  </w:divBdr>
                </w:div>
                <w:div w:id="1749305302">
                  <w:marLeft w:val="0"/>
                  <w:marRight w:val="0"/>
                  <w:marTop w:val="0"/>
                  <w:marBottom w:val="0"/>
                  <w:divBdr>
                    <w:top w:val="none" w:sz="0" w:space="0" w:color="auto"/>
                    <w:left w:val="none" w:sz="0" w:space="0" w:color="auto"/>
                    <w:bottom w:val="none" w:sz="0" w:space="0" w:color="auto"/>
                    <w:right w:val="none" w:sz="0" w:space="0" w:color="auto"/>
                  </w:divBdr>
                </w:div>
              </w:divsChild>
            </w:div>
            <w:div w:id="1684892117">
              <w:marLeft w:val="0"/>
              <w:marRight w:val="0"/>
              <w:marTop w:val="0"/>
              <w:marBottom w:val="0"/>
              <w:divBdr>
                <w:top w:val="none" w:sz="0" w:space="0" w:color="auto"/>
                <w:left w:val="none" w:sz="0" w:space="0" w:color="auto"/>
                <w:bottom w:val="none" w:sz="0" w:space="0" w:color="auto"/>
                <w:right w:val="none" w:sz="0" w:space="0" w:color="auto"/>
              </w:divBdr>
              <w:divsChild>
                <w:div w:id="139619994">
                  <w:marLeft w:val="0"/>
                  <w:marRight w:val="0"/>
                  <w:marTop w:val="0"/>
                  <w:marBottom w:val="0"/>
                  <w:divBdr>
                    <w:top w:val="none" w:sz="0" w:space="0" w:color="auto"/>
                    <w:left w:val="none" w:sz="0" w:space="0" w:color="auto"/>
                    <w:bottom w:val="none" w:sz="0" w:space="0" w:color="auto"/>
                    <w:right w:val="none" w:sz="0" w:space="0" w:color="auto"/>
                  </w:divBdr>
                </w:div>
                <w:div w:id="844787993">
                  <w:marLeft w:val="0"/>
                  <w:marRight w:val="0"/>
                  <w:marTop w:val="0"/>
                  <w:marBottom w:val="0"/>
                  <w:divBdr>
                    <w:top w:val="none" w:sz="0" w:space="0" w:color="auto"/>
                    <w:left w:val="none" w:sz="0" w:space="0" w:color="auto"/>
                    <w:bottom w:val="none" w:sz="0" w:space="0" w:color="auto"/>
                    <w:right w:val="none" w:sz="0" w:space="0" w:color="auto"/>
                  </w:divBdr>
                </w:div>
              </w:divsChild>
            </w:div>
            <w:div w:id="1567840597">
              <w:marLeft w:val="0"/>
              <w:marRight w:val="0"/>
              <w:marTop w:val="0"/>
              <w:marBottom w:val="0"/>
              <w:divBdr>
                <w:top w:val="none" w:sz="0" w:space="0" w:color="auto"/>
                <w:left w:val="none" w:sz="0" w:space="0" w:color="auto"/>
                <w:bottom w:val="none" w:sz="0" w:space="0" w:color="auto"/>
                <w:right w:val="none" w:sz="0" w:space="0" w:color="auto"/>
              </w:divBdr>
              <w:divsChild>
                <w:div w:id="1005128846">
                  <w:marLeft w:val="0"/>
                  <w:marRight w:val="0"/>
                  <w:marTop w:val="0"/>
                  <w:marBottom w:val="0"/>
                  <w:divBdr>
                    <w:top w:val="none" w:sz="0" w:space="0" w:color="auto"/>
                    <w:left w:val="none" w:sz="0" w:space="0" w:color="auto"/>
                    <w:bottom w:val="none" w:sz="0" w:space="0" w:color="auto"/>
                    <w:right w:val="none" w:sz="0" w:space="0" w:color="auto"/>
                  </w:divBdr>
                </w:div>
                <w:div w:id="851456476">
                  <w:marLeft w:val="0"/>
                  <w:marRight w:val="0"/>
                  <w:marTop w:val="0"/>
                  <w:marBottom w:val="0"/>
                  <w:divBdr>
                    <w:top w:val="none" w:sz="0" w:space="0" w:color="auto"/>
                    <w:left w:val="none" w:sz="0" w:space="0" w:color="auto"/>
                    <w:bottom w:val="none" w:sz="0" w:space="0" w:color="auto"/>
                    <w:right w:val="none" w:sz="0" w:space="0" w:color="auto"/>
                  </w:divBdr>
                </w:div>
              </w:divsChild>
            </w:div>
            <w:div w:id="1168014084">
              <w:marLeft w:val="0"/>
              <w:marRight w:val="0"/>
              <w:marTop w:val="0"/>
              <w:marBottom w:val="0"/>
              <w:divBdr>
                <w:top w:val="none" w:sz="0" w:space="0" w:color="auto"/>
                <w:left w:val="none" w:sz="0" w:space="0" w:color="auto"/>
                <w:bottom w:val="none" w:sz="0" w:space="0" w:color="auto"/>
                <w:right w:val="none" w:sz="0" w:space="0" w:color="auto"/>
              </w:divBdr>
            </w:div>
            <w:div w:id="1789855989">
              <w:marLeft w:val="0"/>
              <w:marRight w:val="0"/>
              <w:marTop w:val="0"/>
              <w:marBottom w:val="0"/>
              <w:divBdr>
                <w:top w:val="none" w:sz="0" w:space="0" w:color="auto"/>
                <w:left w:val="none" w:sz="0" w:space="0" w:color="auto"/>
                <w:bottom w:val="none" w:sz="0" w:space="0" w:color="auto"/>
                <w:right w:val="none" w:sz="0" w:space="0" w:color="auto"/>
              </w:divBdr>
            </w:div>
          </w:divsChild>
        </w:div>
        <w:div w:id="1831209020">
          <w:marLeft w:val="0"/>
          <w:marRight w:val="0"/>
          <w:marTop w:val="0"/>
          <w:marBottom w:val="0"/>
          <w:divBdr>
            <w:top w:val="none" w:sz="0" w:space="0" w:color="auto"/>
            <w:left w:val="none" w:sz="0" w:space="0" w:color="auto"/>
            <w:bottom w:val="none" w:sz="0" w:space="0" w:color="auto"/>
            <w:right w:val="none" w:sz="0" w:space="0" w:color="auto"/>
          </w:divBdr>
        </w:div>
      </w:divsChild>
    </w:div>
    <w:div w:id="1704134910">
      <w:bodyDiv w:val="1"/>
      <w:marLeft w:val="0"/>
      <w:marRight w:val="0"/>
      <w:marTop w:val="0"/>
      <w:marBottom w:val="0"/>
      <w:divBdr>
        <w:top w:val="none" w:sz="0" w:space="0" w:color="auto"/>
        <w:left w:val="none" w:sz="0" w:space="0" w:color="auto"/>
        <w:bottom w:val="none" w:sz="0" w:space="0" w:color="auto"/>
        <w:right w:val="none" w:sz="0" w:space="0" w:color="auto"/>
      </w:divBdr>
      <w:divsChild>
        <w:div w:id="1943225279">
          <w:marLeft w:val="0"/>
          <w:marRight w:val="0"/>
          <w:marTop w:val="0"/>
          <w:marBottom w:val="0"/>
          <w:divBdr>
            <w:top w:val="single" w:sz="6" w:space="2" w:color="DDDDDD"/>
            <w:left w:val="single" w:sz="6" w:space="2" w:color="DDDDDD"/>
            <w:bottom w:val="single" w:sz="6" w:space="2" w:color="DDDDDD"/>
            <w:right w:val="single" w:sz="6" w:space="2" w:color="DDDDDD"/>
          </w:divBdr>
          <w:divsChild>
            <w:div w:id="227572212">
              <w:marLeft w:val="0"/>
              <w:marRight w:val="0"/>
              <w:marTop w:val="0"/>
              <w:marBottom w:val="0"/>
              <w:divBdr>
                <w:top w:val="none" w:sz="0" w:space="0" w:color="auto"/>
                <w:left w:val="none" w:sz="0" w:space="0" w:color="auto"/>
                <w:bottom w:val="none" w:sz="0" w:space="0" w:color="auto"/>
                <w:right w:val="none" w:sz="0" w:space="0" w:color="auto"/>
              </w:divBdr>
              <w:divsChild>
                <w:div w:id="1944217377">
                  <w:marLeft w:val="0"/>
                  <w:marRight w:val="0"/>
                  <w:marTop w:val="0"/>
                  <w:marBottom w:val="0"/>
                  <w:divBdr>
                    <w:top w:val="none" w:sz="0" w:space="0" w:color="auto"/>
                    <w:left w:val="none" w:sz="0" w:space="0" w:color="auto"/>
                    <w:bottom w:val="none" w:sz="0" w:space="0" w:color="auto"/>
                    <w:right w:val="none" w:sz="0" w:space="0" w:color="auto"/>
                  </w:divBdr>
                </w:div>
                <w:div w:id="150950254">
                  <w:marLeft w:val="0"/>
                  <w:marRight w:val="0"/>
                  <w:marTop w:val="0"/>
                  <w:marBottom w:val="0"/>
                  <w:divBdr>
                    <w:top w:val="none" w:sz="0" w:space="0" w:color="auto"/>
                    <w:left w:val="none" w:sz="0" w:space="0" w:color="auto"/>
                    <w:bottom w:val="none" w:sz="0" w:space="0" w:color="auto"/>
                    <w:right w:val="none" w:sz="0" w:space="0" w:color="auto"/>
                  </w:divBdr>
                </w:div>
              </w:divsChild>
            </w:div>
            <w:div w:id="2055501169">
              <w:marLeft w:val="0"/>
              <w:marRight w:val="0"/>
              <w:marTop w:val="0"/>
              <w:marBottom w:val="0"/>
              <w:divBdr>
                <w:top w:val="none" w:sz="0" w:space="0" w:color="auto"/>
                <w:left w:val="none" w:sz="0" w:space="0" w:color="auto"/>
                <w:bottom w:val="none" w:sz="0" w:space="0" w:color="auto"/>
                <w:right w:val="none" w:sz="0" w:space="0" w:color="auto"/>
              </w:divBdr>
              <w:divsChild>
                <w:div w:id="1039430147">
                  <w:marLeft w:val="0"/>
                  <w:marRight w:val="0"/>
                  <w:marTop w:val="0"/>
                  <w:marBottom w:val="0"/>
                  <w:divBdr>
                    <w:top w:val="none" w:sz="0" w:space="0" w:color="auto"/>
                    <w:left w:val="none" w:sz="0" w:space="0" w:color="auto"/>
                    <w:bottom w:val="none" w:sz="0" w:space="0" w:color="auto"/>
                    <w:right w:val="none" w:sz="0" w:space="0" w:color="auto"/>
                  </w:divBdr>
                </w:div>
                <w:div w:id="262688166">
                  <w:marLeft w:val="0"/>
                  <w:marRight w:val="0"/>
                  <w:marTop w:val="0"/>
                  <w:marBottom w:val="0"/>
                  <w:divBdr>
                    <w:top w:val="none" w:sz="0" w:space="0" w:color="auto"/>
                    <w:left w:val="none" w:sz="0" w:space="0" w:color="auto"/>
                    <w:bottom w:val="none" w:sz="0" w:space="0" w:color="auto"/>
                    <w:right w:val="none" w:sz="0" w:space="0" w:color="auto"/>
                  </w:divBdr>
                </w:div>
              </w:divsChild>
            </w:div>
            <w:div w:id="1567180371">
              <w:marLeft w:val="0"/>
              <w:marRight w:val="0"/>
              <w:marTop w:val="0"/>
              <w:marBottom w:val="0"/>
              <w:divBdr>
                <w:top w:val="none" w:sz="0" w:space="0" w:color="auto"/>
                <w:left w:val="none" w:sz="0" w:space="0" w:color="auto"/>
                <w:bottom w:val="none" w:sz="0" w:space="0" w:color="auto"/>
                <w:right w:val="none" w:sz="0" w:space="0" w:color="auto"/>
              </w:divBdr>
              <w:divsChild>
                <w:div w:id="472062960">
                  <w:marLeft w:val="0"/>
                  <w:marRight w:val="0"/>
                  <w:marTop w:val="0"/>
                  <w:marBottom w:val="0"/>
                  <w:divBdr>
                    <w:top w:val="none" w:sz="0" w:space="0" w:color="auto"/>
                    <w:left w:val="none" w:sz="0" w:space="0" w:color="auto"/>
                    <w:bottom w:val="none" w:sz="0" w:space="0" w:color="auto"/>
                    <w:right w:val="none" w:sz="0" w:space="0" w:color="auto"/>
                  </w:divBdr>
                </w:div>
                <w:div w:id="1502695295">
                  <w:marLeft w:val="0"/>
                  <w:marRight w:val="0"/>
                  <w:marTop w:val="0"/>
                  <w:marBottom w:val="0"/>
                  <w:divBdr>
                    <w:top w:val="none" w:sz="0" w:space="0" w:color="auto"/>
                    <w:left w:val="none" w:sz="0" w:space="0" w:color="auto"/>
                    <w:bottom w:val="none" w:sz="0" w:space="0" w:color="auto"/>
                    <w:right w:val="none" w:sz="0" w:space="0" w:color="auto"/>
                  </w:divBdr>
                </w:div>
              </w:divsChild>
            </w:div>
            <w:div w:id="1965770941">
              <w:marLeft w:val="0"/>
              <w:marRight w:val="0"/>
              <w:marTop w:val="0"/>
              <w:marBottom w:val="0"/>
              <w:divBdr>
                <w:top w:val="none" w:sz="0" w:space="0" w:color="auto"/>
                <w:left w:val="none" w:sz="0" w:space="0" w:color="auto"/>
                <w:bottom w:val="none" w:sz="0" w:space="0" w:color="auto"/>
                <w:right w:val="none" w:sz="0" w:space="0" w:color="auto"/>
              </w:divBdr>
              <w:divsChild>
                <w:div w:id="1812744787">
                  <w:marLeft w:val="0"/>
                  <w:marRight w:val="0"/>
                  <w:marTop w:val="0"/>
                  <w:marBottom w:val="0"/>
                  <w:divBdr>
                    <w:top w:val="none" w:sz="0" w:space="0" w:color="auto"/>
                    <w:left w:val="none" w:sz="0" w:space="0" w:color="auto"/>
                    <w:bottom w:val="none" w:sz="0" w:space="0" w:color="auto"/>
                    <w:right w:val="none" w:sz="0" w:space="0" w:color="auto"/>
                  </w:divBdr>
                </w:div>
                <w:div w:id="1760832228">
                  <w:marLeft w:val="0"/>
                  <w:marRight w:val="0"/>
                  <w:marTop w:val="0"/>
                  <w:marBottom w:val="0"/>
                  <w:divBdr>
                    <w:top w:val="none" w:sz="0" w:space="0" w:color="auto"/>
                    <w:left w:val="none" w:sz="0" w:space="0" w:color="auto"/>
                    <w:bottom w:val="none" w:sz="0" w:space="0" w:color="auto"/>
                    <w:right w:val="none" w:sz="0" w:space="0" w:color="auto"/>
                  </w:divBdr>
                </w:div>
              </w:divsChild>
            </w:div>
            <w:div w:id="186019164">
              <w:marLeft w:val="0"/>
              <w:marRight w:val="0"/>
              <w:marTop w:val="0"/>
              <w:marBottom w:val="0"/>
              <w:divBdr>
                <w:top w:val="none" w:sz="0" w:space="0" w:color="auto"/>
                <w:left w:val="none" w:sz="0" w:space="0" w:color="auto"/>
                <w:bottom w:val="none" w:sz="0" w:space="0" w:color="auto"/>
                <w:right w:val="none" w:sz="0" w:space="0" w:color="auto"/>
              </w:divBdr>
            </w:div>
            <w:div w:id="2099208572">
              <w:marLeft w:val="0"/>
              <w:marRight w:val="0"/>
              <w:marTop w:val="0"/>
              <w:marBottom w:val="0"/>
              <w:divBdr>
                <w:top w:val="none" w:sz="0" w:space="0" w:color="auto"/>
                <w:left w:val="none" w:sz="0" w:space="0" w:color="auto"/>
                <w:bottom w:val="none" w:sz="0" w:space="0" w:color="auto"/>
                <w:right w:val="none" w:sz="0" w:space="0" w:color="auto"/>
              </w:divBdr>
            </w:div>
          </w:divsChild>
        </w:div>
        <w:div w:id="410079751">
          <w:marLeft w:val="0"/>
          <w:marRight w:val="0"/>
          <w:marTop w:val="0"/>
          <w:marBottom w:val="0"/>
          <w:divBdr>
            <w:top w:val="none" w:sz="0" w:space="0" w:color="auto"/>
            <w:left w:val="none" w:sz="0" w:space="0" w:color="auto"/>
            <w:bottom w:val="none" w:sz="0" w:space="0" w:color="auto"/>
            <w:right w:val="none" w:sz="0" w:space="0" w:color="auto"/>
          </w:divBdr>
        </w:div>
      </w:divsChild>
    </w:div>
    <w:div w:id="1711687386">
      <w:bodyDiv w:val="1"/>
      <w:marLeft w:val="0"/>
      <w:marRight w:val="0"/>
      <w:marTop w:val="0"/>
      <w:marBottom w:val="0"/>
      <w:divBdr>
        <w:top w:val="none" w:sz="0" w:space="0" w:color="auto"/>
        <w:left w:val="none" w:sz="0" w:space="0" w:color="auto"/>
        <w:bottom w:val="none" w:sz="0" w:space="0" w:color="auto"/>
        <w:right w:val="none" w:sz="0" w:space="0" w:color="auto"/>
      </w:divBdr>
      <w:divsChild>
        <w:div w:id="1639795891">
          <w:marLeft w:val="0"/>
          <w:marRight w:val="0"/>
          <w:marTop w:val="0"/>
          <w:marBottom w:val="0"/>
          <w:divBdr>
            <w:top w:val="single" w:sz="6" w:space="2" w:color="DDDDDD"/>
            <w:left w:val="single" w:sz="6" w:space="2" w:color="DDDDDD"/>
            <w:bottom w:val="single" w:sz="6" w:space="2" w:color="DDDDDD"/>
            <w:right w:val="single" w:sz="6" w:space="2" w:color="DDDDDD"/>
          </w:divBdr>
          <w:divsChild>
            <w:div w:id="707880374">
              <w:marLeft w:val="0"/>
              <w:marRight w:val="0"/>
              <w:marTop w:val="0"/>
              <w:marBottom w:val="0"/>
              <w:divBdr>
                <w:top w:val="none" w:sz="0" w:space="0" w:color="auto"/>
                <w:left w:val="none" w:sz="0" w:space="0" w:color="auto"/>
                <w:bottom w:val="none" w:sz="0" w:space="0" w:color="auto"/>
                <w:right w:val="none" w:sz="0" w:space="0" w:color="auto"/>
              </w:divBdr>
              <w:divsChild>
                <w:div w:id="721052386">
                  <w:marLeft w:val="0"/>
                  <w:marRight w:val="0"/>
                  <w:marTop w:val="0"/>
                  <w:marBottom w:val="0"/>
                  <w:divBdr>
                    <w:top w:val="none" w:sz="0" w:space="0" w:color="auto"/>
                    <w:left w:val="none" w:sz="0" w:space="0" w:color="auto"/>
                    <w:bottom w:val="none" w:sz="0" w:space="0" w:color="auto"/>
                    <w:right w:val="none" w:sz="0" w:space="0" w:color="auto"/>
                  </w:divBdr>
                </w:div>
                <w:div w:id="388042921">
                  <w:marLeft w:val="0"/>
                  <w:marRight w:val="0"/>
                  <w:marTop w:val="0"/>
                  <w:marBottom w:val="0"/>
                  <w:divBdr>
                    <w:top w:val="none" w:sz="0" w:space="0" w:color="auto"/>
                    <w:left w:val="none" w:sz="0" w:space="0" w:color="auto"/>
                    <w:bottom w:val="none" w:sz="0" w:space="0" w:color="auto"/>
                    <w:right w:val="none" w:sz="0" w:space="0" w:color="auto"/>
                  </w:divBdr>
                </w:div>
              </w:divsChild>
            </w:div>
            <w:div w:id="1228153456">
              <w:marLeft w:val="0"/>
              <w:marRight w:val="0"/>
              <w:marTop w:val="0"/>
              <w:marBottom w:val="0"/>
              <w:divBdr>
                <w:top w:val="none" w:sz="0" w:space="0" w:color="auto"/>
                <w:left w:val="none" w:sz="0" w:space="0" w:color="auto"/>
                <w:bottom w:val="none" w:sz="0" w:space="0" w:color="auto"/>
                <w:right w:val="none" w:sz="0" w:space="0" w:color="auto"/>
              </w:divBdr>
              <w:divsChild>
                <w:div w:id="433746918">
                  <w:marLeft w:val="0"/>
                  <w:marRight w:val="0"/>
                  <w:marTop w:val="0"/>
                  <w:marBottom w:val="0"/>
                  <w:divBdr>
                    <w:top w:val="none" w:sz="0" w:space="0" w:color="auto"/>
                    <w:left w:val="none" w:sz="0" w:space="0" w:color="auto"/>
                    <w:bottom w:val="none" w:sz="0" w:space="0" w:color="auto"/>
                    <w:right w:val="none" w:sz="0" w:space="0" w:color="auto"/>
                  </w:divBdr>
                </w:div>
                <w:div w:id="1967198905">
                  <w:marLeft w:val="0"/>
                  <w:marRight w:val="0"/>
                  <w:marTop w:val="0"/>
                  <w:marBottom w:val="0"/>
                  <w:divBdr>
                    <w:top w:val="none" w:sz="0" w:space="0" w:color="auto"/>
                    <w:left w:val="none" w:sz="0" w:space="0" w:color="auto"/>
                    <w:bottom w:val="none" w:sz="0" w:space="0" w:color="auto"/>
                    <w:right w:val="none" w:sz="0" w:space="0" w:color="auto"/>
                  </w:divBdr>
                </w:div>
              </w:divsChild>
            </w:div>
            <w:div w:id="64033046">
              <w:marLeft w:val="0"/>
              <w:marRight w:val="0"/>
              <w:marTop w:val="0"/>
              <w:marBottom w:val="0"/>
              <w:divBdr>
                <w:top w:val="none" w:sz="0" w:space="0" w:color="auto"/>
                <w:left w:val="none" w:sz="0" w:space="0" w:color="auto"/>
                <w:bottom w:val="none" w:sz="0" w:space="0" w:color="auto"/>
                <w:right w:val="none" w:sz="0" w:space="0" w:color="auto"/>
              </w:divBdr>
              <w:divsChild>
                <w:div w:id="1184317913">
                  <w:marLeft w:val="0"/>
                  <w:marRight w:val="0"/>
                  <w:marTop w:val="0"/>
                  <w:marBottom w:val="0"/>
                  <w:divBdr>
                    <w:top w:val="none" w:sz="0" w:space="0" w:color="auto"/>
                    <w:left w:val="none" w:sz="0" w:space="0" w:color="auto"/>
                    <w:bottom w:val="none" w:sz="0" w:space="0" w:color="auto"/>
                    <w:right w:val="none" w:sz="0" w:space="0" w:color="auto"/>
                  </w:divBdr>
                </w:div>
                <w:div w:id="1137454206">
                  <w:marLeft w:val="0"/>
                  <w:marRight w:val="0"/>
                  <w:marTop w:val="0"/>
                  <w:marBottom w:val="0"/>
                  <w:divBdr>
                    <w:top w:val="none" w:sz="0" w:space="0" w:color="auto"/>
                    <w:left w:val="none" w:sz="0" w:space="0" w:color="auto"/>
                    <w:bottom w:val="none" w:sz="0" w:space="0" w:color="auto"/>
                    <w:right w:val="none" w:sz="0" w:space="0" w:color="auto"/>
                  </w:divBdr>
                </w:div>
              </w:divsChild>
            </w:div>
            <w:div w:id="802507417">
              <w:marLeft w:val="0"/>
              <w:marRight w:val="0"/>
              <w:marTop w:val="0"/>
              <w:marBottom w:val="0"/>
              <w:divBdr>
                <w:top w:val="none" w:sz="0" w:space="0" w:color="auto"/>
                <w:left w:val="none" w:sz="0" w:space="0" w:color="auto"/>
                <w:bottom w:val="none" w:sz="0" w:space="0" w:color="auto"/>
                <w:right w:val="none" w:sz="0" w:space="0" w:color="auto"/>
              </w:divBdr>
              <w:divsChild>
                <w:div w:id="2047558078">
                  <w:marLeft w:val="0"/>
                  <w:marRight w:val="0"/>
                  <w:marTop w:val="0"/>
                  <w:marBottom w:val="0"/>
                  <w:divBdr>
                    <w:top w:val="none" w:sz="0" w:space="0" w:color="auto"/>
                    <w:left w:val="none" w:sz="0" w:space="0" w:color="auto"/>
                    <w:bottom w:val="none" w:sz="0" w:space="0" w:color="auto"/>
                    <w:right w:val="none" w:sz="0" w:space="0" w:color="auto"/>
                  </w:divBdr>
                </w:div>
                <w:div w:id="653921218">
                  <w:marLeft w:val="0"/>
                  <w:marRight w:val="0"/>
                  <w:marTop w:val="0"/>
                  <w:marBottom w:val="0"/>
                  <w:divBdr>
                    <w:top w:val="none" w:sz="0" w:space="0" w:color="auto"/>
                    <w:left w:val="none" w:sz="0" w:space="0" w:color="auto"/>
                    <w:bottom w:val="none" w:sz="0" w:space="0" w:color="auto"/>
                    <w:right w:val="none" w:sz="0" w:space="0" w:color="auto"/>
                  </w:divBdr>
                </w:div>
              </w:divsChild>
            </w:div>
            <w:div w:id="1601524273">
              <w:marLeft w:val="0"/>
              <w:marRight w:val="0"/>
              <w:marTop w:val="0"/>
              <w:marBottom w:val="0"/>
              <w:divBdr>
                <w:top w:val="none" w:sz="0" w:space="0" w:color="auto"/>
                <w:left w:val="none" w:sz="0" w:space="0" w:color="auto"/>
                <w:bottom w:val="none" w:sz="0" w:space="0" w:color="auto"/>
                <w:right w:val="none" w:sz="0" w:space="0" w:color="auto"/>
              </w:divBdr>
            </w:div>
            <w:div w:id="1002977800">
              <w:marLeft w:val="0"/>
              <w:marRight w:val="0"/>
              <w:marTop w:val="0"/>
              <w:marBottom w:val="0"/>
              <w:divBdr>
                <w:top w:val="none" w:sz="0" w:space="0" w:color="auto"/>
                <w:left w:val="none" w:sz="0" w:space="0" w:color="auto"/>
                <w:bottom w:val="none" w:sz="0" w:space="0" w:color="auto"/>
                <w:right w:val="none" w:sz="0" w:space="0" w:color="auto"/>
              </w:divBdr>
            </w:div>
          </w:divsChild>
        </w:div>
        <w:div w:id="27414890">
          <w:marLeft w:val="0"/>
          <w:marRight w:val="0"/>
          <w:marTop w:val="0"/>
          <w:marBottom w:val="0"/>
          <w:divBdr>
            <w:top w:val="none" w:sz="0" w:space="0" w:color="auto"/>
            <w:left w:val="none" w:sz="0" w:space="0" w:color="auto"/>
            <w:bottom w:val="none" w:sz="0" w:space="0" w:color="auto"/>
            <w:right w:val="none" w:sz="0" w:space="0" w:color="auto"/>
          </w:divBdr>
        </w:div>
      </w:divsChild>
    </w:div>
    <w:div w:id="1741636309">
      <w:bodyDiv w:val="1"/>
      <w:marLeft w:val="0"/>
      <w:marRight w:val="0"/>
      <w:marTop w:val="0"/>
      <w:marBottom w:val="0"/>
      <w:divBdr>
        <w:top w:val="none" w:sz="0" w:space="0" w:color="auto"/>
        <w:left w:val="none" w:sz="0" w:space="0" w:color="auto"/>
        <w:bottom w:val="none" w:sz="0" w:space="0" w:color="auto"/>
        <w:right w:val="none" w:sz="0" w:space="0" w:color="auto"/>
      </w:divBdr>
      <w:divsChild>
        <w:div w:id="72818834">
          <w:marLeft w:val="0"/>
          <w:marRight w:val="0"/>
          <w:marTop w:val="0"/>
          <w:marBottom w:val="0"/>
          <w:divBdr>
            <w:top w:val="single" w:sz="6" w:space="2" w:color="DDDDDD"/>
            <w:left w:val="single" w:sz="6" w:space="2" w:color="DDDDDD"/>
            <w:bottom w:val="single" w:sz="6" w:space="2" w:color="DDDDDD"/>
            <w:right w:val="single" w:sz="6" w:space="2" w:color="DDDDDD"/>
          </w:divBdr>
          <w:divsChild>
            <w:div w:id="1634023872">
              <w:marLeft w:val="0"/>
              <w:marRight w:val="0"/>
              <w:marTop w:val="0"/>
              <w:marBottom w:val="0"/>
              <w:divBdr>
                <w:top w:val="none" w:sz="0" w:space="0" w:color="auto"/>
                <w:left w:val="none" w:sz="0" w:space="0" w:color="auto"/>
                <w:bottom w:val="none" w:sz="0" w:space="0" w:color="auto"/>
                <w:right w:val="none" w:sz="0" w:space="0" w:color="auto"/>
              </w:divBdr>
              <w:divsChild>
                <w:div w:id="1326518667">
                  <w:marLeft w:val="0"/>
                  <w:marRight w:val="0"/>
                  <w:marTop w:val="0"/>
                  <w:marBottom w:val="0"/>
                  <w:divBdr>
                    <w:top w:val="none" w:sz="0" w:space="0" w:color="auto"/>
                    <w:left w:val="none" w:sz="0" w:space="0" w:color="auto"/>
                    <w:bottom w:val="none" w:sz="0" w:space="0" w:color="auto"/>
                    <w:right w:val="none" w:sz="0" w:space="0" w:color="auto"/>
                  </w:divBdr>
                </w:div>
                <w:div w:id="184102270">
                  <w:marLeft w:val="0"/>
                  <w:marRight w:val="0"/>
                  <w:marTop w:val="0"/>
                  <w:marBottom w:val="0"/>
                  <w:divBdr>
                    <w:top w:val="none" w:sz="0" w:space="0" w:color="auto"/>
                    <w:left w:val="none" w:sz="0" w:space="0" w:color="auto"/>
                    <w:bottom w:val="none" w:sz="0" w:space="0" w:color="auto"/>
                    <w:right w:val="none" w:sz="0" w:space="0" w:color="auto"/>
                  </w:divBdr>
                </w:div>
              </w:divsChild>
            </w:div>
            <w:div w:id="1595741514">
              <w:marLeft w:val="0"/>
              <w:marRight w:val="0"/>
              <w:marTop w:val="0"/>
              <w:marBottom w:val="0"/>
              <w:divBdr>
                <w:top w:val="none" w:sz="0" w:space="0" w:color="auto"/>
                <w:left w:val="none" w:sz="0" w:space="0" w:color="auto"/>
                <w:bottom w:val="none" w:sz="0" w:space="0" w:color="auto"/>
                <w:right w:val="none" w:sz="0" w:space="0" w:color="auto"/>
              </w:divBdr>
              <w:divsChild>
                <w:div w:id="368922172">
                  <w:marLeft w:val="0"/>
                  <w:marRight w:val="0"/>
                  <w:marTop w:val="0"/>
                  <w:marBottom w:val="0"/>
                  <w:divBdr>
                    <w:top w:val="none" w:sz="0" w:space="0" w:color="auto"/>
                    <w:left w:val="none" w:sz="0" w:space="0" w:color="auto"/>
                    <w:bottom w:val="none" w:sz="0" w:space="0" w:color="auto"/>
                    <w:right w:val="none" w:sz="0" w:space="0" w:color="auto"/>
                  </w:divBdr>
                </w:div>
                <w:div w:id="2070806757">
                  <w:marLeft w:val="0"/>
                  <w:marRight w:val="0"/>
                  <w:marTop w:val="0"/>
                  <w:marBottom w:val="0"/>
                  <w:divBdr>
                    <w:top w:val="none" w:sz="0" w:space="0" w:color="auto"/>
                    <w:left w:val="none" w:sz="0" w:space="0" w:color="auto"/>
                    <w:bottom w:val="none" w:sz="0" w:space="0" w:color="auto"/>
                    <w:right w:val="none" w:sz="0" w:space="0" w:color="auto"/>
                  </w:divBdr>
                </w:div>
              </w:divsChild>
            </w:div>
            <w:div w:id="1490974353">
              <w:marLeft w:val="0"/>
              <w:marRight w:val="0"/>
              <w:marTop w:val="0"/>
              <w:marBottom w:val="0"/>
              <w:divBdr>
                <w:top w:val="none" w:sz="0" w:space="0" w:color="auto"/>
                <w:left w:val="none" w:sz="0" w:space="0" w:color="auto"/>
                <w:bottom w:val="none" w:sz="0" w:space="0" w:color="auto"/>
                <w:right w:val="none" w:sz="0" w:space="0" w:color="auto"/>
              </w:divBdr>
              <w:divsChild>
                <w:div w:id="1424649782">
                  <w:marLeft w:val="0"/>
                  <w:marRight w:val="0"/>
                  <w:marTop w:val="0"/>
                  <w:marBottom w:val="0"/>
                  <w:divBdr>
                    <w:top w:val="none" w:sz="0" w:space="0" w:color="auto"/>
                    <w:left w:val="none" w:sz="0" w:space="0" w:color="auto"/>
                    <w:bottom w:val="none" w:sz="0" w:space="0" w:color="auto"/>
                    <w:right w:val="none" w:sz="0" w:space="0" w:color="auto"/>
                  </w:divBdr>
                </w:div>
                <w:div w:id="754322368">
                  <w:marLeft w:val="0"/>
                  <w:marRight w:val="0"/>
                  <w:marTop w:val="0"/>
                  <w:marBottom w:val="0"/>
                  <w:divBdr>
                    <w:top w:val="none" w:sz="0" w:space="0" w:color="auto"/>
                    <w:left w:val="none" w:sz="0" w:space="0" w:color="auto"/>
                    <w:bottom w:val="none" w:sz="0" w:space="0" w:color="auto"/>
                    <w:right w:val="none" w:sz="0" w:space="0" w:color="auto"/>
                  </w:divBdr>
                </w:div>
              </w:divsChild>
            </w:div>
            <w:div w:id="1140802697">
              <w:marLeft w:val="0"/>
              <w:marRight w:val="0"/>
              <w:marTop w:val="0"/>
              <w:marBottom w:val="0"/>
              <w:divBdr>
                <w:top w:val="none" w:sz="0" w:space="0" w:color="auto"/>
                <w:left w:val="none" w:sz="0" w:space="0" w:color="auto"/>
                <w:bottom w:val="none" w:sz="0" w:space="0" w:color="auto"/>
                <w:right w:val="none" w:sz="0" w:space="0" w:color="auto"/>
              </w:divBdr>
              <w:divsChild>
                <w:div w:id="1344480271">
                  <w:marLeft w:val="0"/>
                  <w:marRight w:val="0"/>
                  <w:marTop w:val="0"/>
                  <w:marBottom w:val="0"/>
                  <w:divBdr>
                    <w:top w:val="none" w:sz="0" w:space="0" w:color="auto"/>
                    <w:left w:val="none" w:sz="0" w:space="0" w:color="auto"/>
                    <w:bottom w:val="none" w:sz="0" w:space="0" w:color="auto"/>
                    <w:right w:val="none" w:sz="0" w:space="0" w:color="auto"/>
                  </w:divBdr>
                </w:div>
                <w:div w:id="1500732671">
                  <w:marLeft w:val="0"/>
                  <w:marRight w:val="0"/>
                  <w:marTop w:val="0"/>
                  <w:marBottom w:val="0"/>
                  <w:divBdr>
                    <w:top w:val="none" w:sz="0" w:space="0" w:color="auto"/>
                    <w:left w:val="none" w:sz="0" w:space="0" w:color="auto"/>
                    <w:bottom w:val="none" w:sz="0" w:space="0" w:color="auto"/>
                    <w:right w:val="none" w:sz="0" w:space="0" w:color="auto"/>
                  </w:divBdr>
                </w:div>
              </w:divsChild>
            </w:div>
            <w:div w:id="1458182540">
              <w:marLeft w:val="0"/>
              <w:marRight w:val="0"/>
              <w:marTop w:val="0"/>
              <w:marBottom w:val="0"/>
              <w:divBdr>
                <w:top w:val="none" w:sz="0" w:space="0" w:color="auto"/>
                <w:left w:val="none" w:sz="0" w:space="0" w:color="auto"/>
                <w:bottom w:val="none" w:sz="0" w:space="0" w:color="auto"/>
                <w:right w:val="none" w:sz="0" w:space="0" w:color="auto"/>
              </w:divBdr>
            </w:div>
            <w:div w:id="673189342">
              <w:marLeft w:val="0"/>
              <w:marRight w:val="0"/>
              <w:marTop w:val="0"/>
              <w:marBottom w:val="0"/>
              <w:divBdr>
                <w:top w:val="none" w:sz="0" w:space="0" w:color="auto"/>
                <w:left w:val="none" w:sz="0" w:space="0" w:color="auto"/>
                <w:bottom w:val="none" w:sz="0" w:space="0" w:color="auto"/>
                <w:right w:val="none" w:sz="0" w:space="0" w:color="auto"/>
              </w:divBdr>
            </w:div>
          </w:divsChild>
        </w:div>
        <w:div w:id="162009085">
          <w:marLeft w:val="0"/>
          <w:marRight w:val="0"/>
          <w:marTop w:val="0"/>
          <w:marBottom w:val="0"/>
          <w:divBdr>
            <w:top w:val="none" w:sz="0" w:space="0" w:color="auto"/>
            <w:left w:val="none" w:sz="0" w:space="0" w:color="auto"/>
            <w:bottom w:val="none" w:sz="0" w:space="0" w:color="auto"/>
            <w:right w:val="none" w:sz="0" w:space="0" w:color="auto"/>
          </w:divBdr>
        </w:div>
      </w:divsChild>
    </w:div>
    <w:div w:id="1745834118">
      <w:bodyDiv w:val="1"/>
      <w:marLeft w:val="0"/>
      <w:marRight w:val="0"/>
      <w:marTop w:val="0"/>
      <w:marBottom w:val="0"/>
      <w:divBdr>
        <w:top w:val="none" w:sz="0" w:space="0" w:color="auto"/>
        <w:left w:val="none" w:sz="0" w:space="0" w:color="auto"/>
        <w:bottom w:val="none" w:sz="0" w:space="0" w:color="auto"/>
        <w:right w:val="none" w:sz="0" w:space="0" w:color="auto"/>
      </w:divBdr>
      <w:divsChild>
        <w:div w:id="1187713062">
          <w:marLeft w:val="0"/>
          <w:marRight w:val="0"/>
          <w:marTop w:val="0"/>
          <w:marBottom w:val="0"/>
          <w:divBdr>
            <w:top w:val="single" w:sz="6" w:space="2" w:color="DDDDDD"/>
            <w:left w:val="single" w:sz="6" w:space="2" w:color="DDDDDD"/>
            <w:bottom w:val="single" w:sz="6" w:space="2" w:color="DDDDDD"/>
            <w:right w:val="single" w:sz="6" w:space="2" w:color="DDDDDD"/>
          </w:divBdr>
          <w:divsChild>
            <w:div w:id="729185810">
              <w:marLeft w:val="0"/>
              <w:marRight w:val="0"/>
              <w:marTop w:val="0"/>
              <w:marBottom w:val="0"/>
              <w:divBdr>
                <w:top w:val="none" w:sz="0" w:space="0" w:color="auto"/>
                <w:left w:val="none" w:sz="0" w:space="0" w:color="auto"/>
                <w:bottom w:val="none" w:sz="0" w:space="0" w:color="auto"/>
                <w:right w:val="none" w:sz="0" w:space="0" w:color="auto"/>
              </w:divBdr>
              <w:divsChild>
                <w:div w:id="1221869142">
                  <w:marLeft w:val="0"/>
                  <w:marRight w:val="0"/>
                  <w:marTop w:val="0"/>
                  <w:marBottom w:val="0"/>
                  <w:divBdr>
                    <w:top w:val="none" w:sz="0" w:space="0" w:color="auto"/>
                    <w:left w:val="none" w:sz="0" w:space="0" w:color="auto"/>
                    <w:bottom w:val="none" w:sz="0" w:space="0" w:color="auto"/>
                    <w:right w:val="none" w:sz="0" w:space="0" w:color="auto"/>
                  </w:divBdr>
                </w:div>
                <w:div w:id="170723493">
                  <w:marLeft w:val="0"/>
                  <w:marRight w:val="0"/>
                  <w:marTop w:val="0"/>
                  <w:marBottom w:val="0"/>
                  <w:divBdr>
                    <w:top w:val="none" w:sz="0" w:space="0" w:color="auto"/>
                    <w:left w:val="none" w:sz="0" w:space="0" w:color="auto"/>
                    <w:bottom w:val="none" w:sz="0" w:space="0" w:color="auto"/>
                    <w:right w:val="none" w:sz="0" w:space="0" w:color="auto"/>
                  </w:divBdr>
                </w:div>
              </w:divsChild>
            </w:div>
            <w:div w:id="750127220">
              <w:marLeft w:val="0"/>
              <w:marRight w:val="0"/>
              <w:marTop w:val="0"/>
              <w:marBottom w:val="0"/>
              <w:divBdr>
                <w:top w:val="none" w:sz="0" w:space="0" w:color="auto"/>
                <w:left w:val="none" w:sz="0" w:space="0" w:color="auto"/>
                <w:bottom w:val="none" w:sz="0" w:space="0" w:color="auto"/>
                <w:right w:val="none" w:sz="0" w:space="0" w:color="auto"/>
              </w:divBdr>
              <w:divsChild>
                <w:div w:id="684600770">
                  <w:marLeft w:val="0"/>
                  <w:marRight w:val="0"/>
                  <w:marTop w:val="0"/>
                  <w:marBottom w:val="0"/>
                  <w:divBdr>
                    <w:top w:val="none" w:sz="0" w:space="0" w:color="auto"/>
                    <w:left w:val="none" w:sz="0" w:space="0" w:color="auto"/>
                    <w:bottom w:val="none" w:sz="0" w:space="0" w:color="auto"/>
                    <w:right w:val="none" w:sz="0" w:space="0" w:color="auto"/>
                  </w:divBdr>
                </w:div>
                <w:div w:id="195429157">
                  <w:marLeft w:val="0"/>
                  <w:marRight w:val="0"/>
                  <w:marTop w:val="0"/>
                  <w:marBottom w:val="0"/>
                  <w:divBdr>
                    <w:top w:val="none" w:sz="0" w:space="0" w:color="auto"/>
                    <w:left w:val="none" w:sz="0" w:space="0" w:color="auto"/>
                    <w:bottom w:val="none" w:sz="0" w:space="0" w:color="auto"/>
                    <w:right w:val="none" w:sz="0" w:space="0" w:color="auto"/>
                  </w:divBdr>
                </w:div>
              </w:divsChild>
            </w:div>
            <w:div w:id="1111123941">
              <w:marLeft w:val="0"/>
              <w:marRight w:val="0"/>
              <w:marTop w:val="0"/>
              <w:marBottom w:val="0"/>
              <w:divBdr>
                <w:top w:val="none" w:sz="0" w:space="0" w:color="auto"/>
                <w:left w:val="none" w:sz="0" w:space="0" w:color="auto"/>
                <w:bottom w:val="none" w:sz="0" w:space="0" w:color="auto"/>
                <w:right w:val="none" w:sz="0" w:space="0" w:color="auto"/>
              </w:divBdr>
              <w:divsChild>
                <w:div w:id="1322077746">
                  <w:marLeft w:val="0"/>
                  <w:marRight w:val="0"/>
                  <w:marTop w:val="0"/>
                  <w:marBottom w:val="0"/>
                  <w:divBdr>
                    <w:top w:val="none" w:sz="0" w:space="0" w:color="auto"/>
                    <w:left w:val="none" w:sz="0" w:space="0" w:color="auto"/>
                    <w:bottom w:val="none" w:sz="0" w:space="0" w:color="auto"/>
                    <w:right w:val="none" w:sz="0" w:space="0" w:color="auto"/>
                  </w:divBdr>
                </w:div>
                <w:div w:id="1620068612">
                  <w:marLeft w:val="0"/>
                  <w:marRight w:val="0"/>
                  <w:marTop w:val="0"/>
                  <w:marBottom w:val="0"/>
                  <w:divBdr>
                    <w:top w:val="none" w:sz="0" w:space="0" w:color="auto"/>
                    <w:left w:val="none" w:sz="0" w:space="0" w:color="auto"/>
                    <w:bottom w:val="none" w:sz="0" w:space="0" w:color="auto"/>
                    <w:right w:val="none" w:sz="0" w:space="0" w:color="auto"/>
                  </w:divBdr>
                </w:div>
              </w:divsChild>
            </w:div>
            <w:div w:id="1680740585">
              <w:marLeft w:val="0"/>
              <w:marRight w:val="0"/>
              <w:marTop w:val="0"/>
              <w:marBottom w:val="0"/>
              <w:divBdr>
                <w:top w:val="none" w:sz="0" w:space="0" w:color="auto"/>
                <w:left w:val="none" w:sz="0" w:space="0" w:color="auto"/>
                <w:bottom w:val="none" w:sz="0" w:space="0" w:color="auto"/>
                <w:right w:val="none" w:sz="0" w:space="0" w:color="auto"/>
              </w:divBdr>
              <w:divsChild>
                <w:div w:id="1911386729">
                  <w:marLeft w:val="0"/>
                  <w:marRight w:val="0"/>
                  <w:marTop w:val="0"/>
                  <w:marBottom w:val="0"/>
                  <w:divBdr>
                    <w:top w:val="none" w:sz="0" w:space="0" w:color="auto"/>
                    <w:left w:val="none" w:sz="0" w:space="0" w:color="auto"/>
                    <w:bottom w:val="none" w:sz="0" w:space="0" w:color="auto"/>
                    <w:right w:val="none" w:sz="0" w:space="0" w:color="auto"/>
                  </w:divBdr>
                </w:div>
                <w:div w:id="1529873748">
                  <w:marLeft w:val="0"/>
                  <w:marRight w:val="0"/>
                  <w:marTop w:val="0"/>
                  <w:marBottom w:val="0"/>
                  <w:divBdr>
                    <w:top w:val="none" w:sz="0" w:space="0" w:color="auto"/>
                    <w:left w:val="none" w:sz="0" w:space="0" w:color="auto"/>
                    <w:bottom w:val="none" w:sz="0" w:space="0" w:color="auto"/>
                    <w:right w:val="none" w:sz="0" w:space="0" w:color="auto"/>
                  </w:divBdr>
                </w:div>
              </w:divsChild>
            </w:div>
            <w:div w:id="1279601931">
              <w:marLeft w:val="0"/>
              <w:marRight w:val="0"/>
              <w:marTop w:val="0"/>
              <w:marBottom w:val="0"/>
              <w:divBdr>
                <w:top w:val="none" w:sz="0" w:space="0" w:color="auto"/>
                <w:left w:val="none" w:sz="0" w:space="0" w:color="auto"/>
                <w:bottom w:val="none" w:sz="0" w:space="0" w:color="auto"/>
                <w:right w:val="none" w:sz="0" w:space="0" w:color="auto"/>
              </w:divBdr>
            </w:div>
            <w:div w:id="548420594">
              <w:marLeft w:val="0"/>
              <w:marRight w:val="0"/>
              <w:marTop w:val="0"/>
              <w:marBottom w:val="0"/>
              <w:divBdr>
                <w:top w:val="none" w:sz="0" w:space="0" w:color="auto"/>
                <w:left w:val="none" w:sz="0" w:space="0" w:color="auto"/>
                <w:bottom w:val="none" w:sz="0" w:space="0" w:color="auto"/>
                <w:right w:val="none" w:sz="0" w:space="0" w:color="auto"/>
              </w:divBdr>
            </w:div>
          </w:divsChild>
        </w:div>
        <w:div w:id="442043369">
          <w:marLeft w:val="0"/>
          <w:marRight w:val="0"/>
          <w:marTop w:val="0"/>
          <w:marBottom w:val="0"/>
          <w:divBdr>
            <w:top w:val="none" w:sz="0" w:space="0" w:color="auto"/>
            <w:left w:val="none" w:sz="0" w:space="0" w:color="auto"/>
            <w:bottom w:val="none" w:sz="0" w:space="0" w:color="auto"/>
            <w:right w:val="none" w:sz="0" w:space="0" w:color="auto"/>
          </w:divBdr>
        </w:div>
      </w:divsChild>
    </w:div>
    <w:div w:id="1746103287">
      <w:bodyDiv w:val="1"/>
      <w:marLeft w:val="0"/>
      <w:marRight w:val="0"/>
      <w:marTop w:val="0"/>
      <w:marBottom w:val="0"/>
      <w:divBdr>
        <w:top w:val="none" w:sz="0" w:space="0" w:color="auto"/>
        <w:left w:val="none" w:sz="0" w:space="0" w:color="auto"/>
        <w:bottom w:val="none" w:sz="0" w:space="0" w:color="auto"/>
        <w:right w:val="none" w:sz="0" w:space="0" w:color="auto"/>
      </w:divBdr>
      <w:divsChild>
        <w:div w:id="1007169157">
          <w:marLeft w:val="0"/>
          <w:marRight w:val="0"/>
          <w:marTop w:val="0"/>
          <w:marBottom w:val="0"/>
          <w:divBdr>
            <w:top w:val="single" w:sz="6" w:space="2" w:color="DDDDDD"/>
            <w:left w:val="single" w:sz="6" w:space="2" w:color="DDDDDD"/>
            <w:bottom w:val="single" w:sz="6" w:space="2" w:color="DDDDDD"/>
            <w:right w:val="single" w:sz="6" w:space="2" w:color="DDDDDD"/>
          </w:divBdr>
          <w:divsChild>
            <w:div w:id="496574101">
              <w:marLeft w:val="0"/>
              <w:marRight w:val="0"/>
              <w:marTop w:val="0"/>
              <w:marBottom w:val="0"/>
              <w:divBdr>
                <w:top w:val="none" w:sz="0" w:space="0" w:color="auto"/>
                <w:left w:val="none" w:sz="0" w:space="0" w:color="auto"/>
                <w:bottom w:val="none" w:sz="0" w:space="0" w:color="auto"/>
                <w:right w:val="none" w:sz="0" w:space="0" w:color="auto"/>
              </w:divBdr>
              <w:divsChild>
                <w:div w:id="1260479694">
                  <w:marLeft w:val="0"/>
                  <w:marRight w:val="0"/>
                  <w:marTop w:val="0"/>
                  <w:marBottom w:val="0"/>
                  <w:divBdr>
                    <w:top w:val="none" w:sz="0" w:space="0" w:color="auto"/>
                    <w:left w:val="none" w:sz="0" w:space="0" w:color="auto"/>
                    <w:bottom w:val="none" w:sz="0" w:space="0" w:color="auto"/>
                    <w:right w:val="none" w:sz="0" w:space="0" w:color="auto"/>
                  </w:divBdr>
                </w:div>
                <w:div w:id="1274168549">
                  <w:marLeft w:val="0"/>
                  <w:marRight w:val="0"/>
                  <w:marTop w:val="0"/>
                  <w:marBottom w:val="0"/>
                  <w:divBdr>
                    <w:top w:val="none" w:sz="0" w:space="0" w:color="auto"/>
                    <w:left w:val="none" w:sz="0" w:space="0" w:color="auto"/>
                    <w:bottom w:val="none" w:sz="0" w:space="0" w:color="auto"/>
                    <w:right w:val="none" w:sz="0" w:space="0" w:color="auto"/>
                  </w:divBdr>
                </w:div>
              </w:divsChild>
            </w:div>
            <w:div w:id="1245844233">
              <w:marLeft w:val="0"/>
              <w:marRight w:val="0"/>
              <w:marTop w:val="0"/>
              <w:marBottom w:val="0"/>
              <w:divBdr>
                <w:top w:val="none" w:sz="0" w:space="0" w:color="auto"/>
                <w:left w:val="none" w:sz="0" w:space="0" w:color="auto"/>
                <w:bottom w:val="none" w:sz="0" w:space="0" w:color="auto"/>
                <w:right w:val="none" w:sz="0" w:space="0" w:color="auto"/>
              </w:divBdr>
              <w:divsChild>
                <w:div w:id="1126006623">
                  <w:marLeft w:val="0"/>
                  <w:marRight w:val="0"/>
                  <w:marTop w:val="0"/>
                  <w:marBottom w:val="0"/>
                  <w:divBdr>
                    <w:top w:val="none" w:sz="0" w:space="0" w:color="auto"/>
                    <w:left w:val="none" w:sz="0" w:space="0" w:color="auto"/>
                    <w:bottom w:val="none" w:sz="0" w:space="0" w:color="auto"/>
                    <w:right w:val="none" w:sz="0" w:space="0" w:color="auto"/>
                  </w:divBdr>
                </w:div>
                <w:div w:id="369764133">
                  <w:marLeft w:val="0"/>
                  <w:marRight w:val="0"/>
                  <w:marTop w:val="0"/>
                  <w:marBottom w:val="0"/>
                  <w:divBdr>
                    <w:top w:val="none" w:sz="0" w:space="0" w:color="auto"/>
                    <w:left w:val="none" w:sz="0" w:space="0" w:color="auto"/>
                    <w:bottom w:val="none" w:sz="0" w:space="0" w:color="auto"/>
                    <w:right w:val="none" w:sz="0" w:space="0" w:color="auto"/>
                  </w:divBdr>
                </w:div>
              </w:divsChild>
            </w:div>
            <w:div w:id="1645430918">
              <w:marLeft w:val="0"/>
              <w:marRight w:val="0"/>
              <w:marTop w:val="0"/>
              <w:marBottom w:val="0"/>
              <w:divBdr>
                <w:top w:val="none" w:sz="0" w:space="0" w:color="auto"/>
                <w:left w:val="none" w:sz="0" w:space="0" w:color="auto"/>
                <w:bottom w:val="none" w:sz="0" w:space="0" w:color="auto"/>
                <w:right w:val="none" w:sz="0" w:space="0" w:color="auto"/>
              </w:divBdr>
              <w:divsChild>
                <w:div w:id="1230458685">
                  <w:marLeft w:val="0"/>
                  <w:marRight w:val="0"/>
                  <w:marTop w:val="0"/>
                  <w:marBottom w:val="0"/>
                  <w:divBdr>
                    <w:top w:val="none" w:sz="0" w:space="0" w:color="auto"/>
                    <w:left w:val="none" w:sz="0" w:space="0" w:color="auto"/>
                    <w:bottom w:val="none" w:sz="0" w:space="0" w:color="auto"/>
                    <w:right w:val="none" w:sz="0" w:space="0" w:color="auto"/>
                  </w:divBdr>
                </w:div>
                <w:div w:id="1950503377">
                  <w:marLeft w:val="0"/>
                  <w:marRight w:val="0"/>
                  <w:marTop w:val="0"/>
                  <w:marBottom w:val="0"/>
                  <w:divBdr>
                    <w:top w:val="none" w:sz="0" w:space="0" w:color="auto"/>
                    <w:left w:val="none" w:sz="0" w:space="0" w:color="auto"/>
                    <w:bottom w:val="none" w:sz="0" w:space="0" w:color="auto"/>
                    <w:right w:val="none" w:sz="0" w:space="0" w:color="auto"/>
                  </w:divBdr>
                </w:div>
              </w:divsChild>
            </w:div>
            <w:div w:id="1017391547">
              <w:marLeft w:val="0"/>
              <w:marRight w:val="0"/>
              <w:marTop w:val="0"/>
              <w:marBottom w:val="0"/>
              <w:divBdr>
                <w:top w:val="none" w:sz="0" w:space="0" w:color="auto"/>
                <w:left w:val="none" w:sz="0" w:space="0" w:color="auto"/>
                <w:bottom w:val="none" w:sz="0" w:space="0" w:color="auto"/>
                <w:right w:val="none" w:sz="0" w:space="0" w:color="auto"/>
              </w:divBdr>
              <w:divsChild>
                <w:div w:id="1304191355">
                  <w:marLeft w:val="0"/>
                  <w:marRight w:val="0"/>
                  <w:marTop w:val="0"/>
                  <w:marBottom w:val="0"/>
                  <w:divBdr>
                    <w:top w:val="none" w:sz="0" w:space="0" w:color="auto"/>
                    <w:left w:val="none" w:sz="0" w:space="0" w:color="auto"/>
                    <w:bottom w:val="none" w:sz="0" w:space="0" w:color="auto"/>
                    <w:right w:val="none" w:sz="0" w:space="0" w:color="auto"/>
                  </w:divBdr>
                </w:div>
                <w:div w:id="1472554243">
                  <w:marLeft w:val="0"/>
                  <w:marRight w:val="0"/>
                  <w:marTop w:val="0"/>
                  <w:marBottom w:val="0"/>
                  <w:divBdr>
                    <w:top w:val="none" w:sz="0" w:space="0" w:color="auto"/>
                    <w:left w:val="none" w:sz="0" w:space="0" w:color="auto"/>
                    <w:bottom w:val="none" w:sz="0" w:space="0" w:color="auto"/>
                    <w:right w:val="none" w:sz="0" w:space="0" w:color="auto"/>
                  </w:divBdr>
                </w:div>
              </w:divsChild>
            </w:div>
            <w:div w:id="184490124">
              <w:marLeft w:val="0"/>
              <w:marRight w:val="0"/>
              <w:marTop w:val="0"/>
              <w:marBottom w:val="0"/>
              <w:divBdr>
                <w:top w:val="none" w:sz="0" w:space="0" w:color="auto"/>
                <w:left w:val="none" w:sz="0" w:space="0" w:color="auto"/>
                <w:bottom w:val="none" w:sz="0" w:space="0" w:color="auto"/>
                <w:right w:val="none" w:sz="0" w:space="0" w:color="auto"/>
              </w:divBdr>
            </w:div>
            <w:div w:id="826092125">
              <w:marLeft w:val="0"/>
              <w:marRight w:val="0"/>
              <w:marTop w:val="0"/>
              <w:marBottom w:val="0"/>
              <w:divBdr>
                <w:top w:val="none" w:sz="0" w:space="0" w:color="auto"/>
                <w:left w:val="none" w:sz="0" w:space="0" w:color="auto"/>
                <w:bottom w:val="none" w:sz="0" w:space="0" w:color="auto"/>
                <w:right w:val="none" w:sz="0" w:space="0" w:color="auto"/>
              </w:divBdr>
            </w:div>
          </w:divsChild>
        </w:div>
        <w:div w:id="1172253795">
          <w:marLeft w:val="0"/>
          <w:marRight w:val="0"/>
          <w:marTop w:val="0"/>
          <w:marBottom w:val="0"/>
          <w:divBdr>
            <w:top w:val="none" w:sz="0" w:space="0" w:color="auto"/>
            <w:left w:val="none" w:sz="0" w:space="0" w:color="auto"/>
            <w:bottom w:val="none" w:sz="0" w:space="0" w:color="auto"/>
            <w:right w:val="none" w:sz="0" w:space="0" w:color="auto"/>
          </w:divBdr>
        </w:div>
      </w:divsChild>
    </w:div>
    <w:div w:id="1762026235">
      <w:bodyDiv w:val="1"/>
      <w:marLeft w:val="0"/>
      <w:marRight w:val="0"/>
      <w:marTop w:val="0"/>
      <w:marBottom w:val="0"/>
      <w:divBdr>
        <w:top w:val="none" w:sz="0" w:space="0" w:color="auto"/>
        <w:left w:val="none" w:sz="0" w:space="0" w:color="auto"/>
        <w:bottom w:val="none" w:sz="0" w:space="0" w:color="auto"/>
        <w:right w:val="none" w:sz="0" w:space="0" w:color="auto"/>
      </w:divBdr>
      <w:divsChild>
        <w:div w:id="1573613214">
          <w:marLeft w:val="0"/>
          <w:marRight w:val="0"/>
          <w:marTop w:val="0"/>
          <w:marBottom w:val="0"/>
          <w:divBdr>
            <w:top w:val="single" w:sz="6" w:space="2" w:color="DDDDDD"/>
            <w:left w:val="single" w:sz="6" w:space="2" w:color="DDDDDD"/>
            <w:bottom w:val="single" w:sz="6" w:space="2" w:color="DDDDDD"/>
            <w:right w:val="single" w:sz="6" w:space="2" w:color="DDDDDD"/>
          </w:divBdr>
          <w:divsChild>
            <w:div w:id="1705279226">
              <w:marLeft w:val="0"/>
              <w:marRight w:val="0"/>
              <w:marTop w:val="0"/>
              <w:marBottom w:val="0"/>
              <w:divBdr>
                <w:top w:val="none" w:sz="0" w:space="0" w:color="auto"/>
                <w:left w:val="none" w:sz="0" w:space="0" w:color="auto"/>
                <w:bottom w:val="none" w:sz="0" w:space="0" w:color="auto"/>
                <w:right w:val="none" w:sz="0" w:space="0" w:color="auto"/>
              </w:divBdr>
              <w:divsChild>
                <w:div w:id="842403979">
                  <w:marLeft w:val="0"/>
                  <w:marRight w:val="0"/>
                  <w:marTop w:val="0"/>
                  <w:marBottom w:val="0"/>
                  <w:divBdr>
                    <w:top w:val="none" w:sz="0" w:space="0" w:color="auto"/>
                    <w:left w:val="none" w:sz="0" w:space="0" w:color="auto"/>
                    <w:bottom w:val="none" w:sz="0" w:space="0" w:color="auto"/>
                    <w:right w:val="none" w:sz="0" w:space="0" w:color="auto"/>
                  </w:divBdr>
                </w:div>
                <w:div w:id="1121269009">
                  <w:marLeft w:val="0"/>
                  <w:marRight w:val="0"/>
                  <w:marTop w:val="0"/>
                  <w:marBottom w:val="0"/>
                  <w:divBdr>
                    <w:top w:val="none" w:sz="0" w:space="0" w:color="auto"/>
                    <w:left w:val="none" w:sz="0" w:space="0" w:color="auto"/>
                    <w:bottom w:val="none" w:sz="0" w:space="0" w:color="auto"/>
                    <w:right w:val="none" w:sz="0" w:space="0" w:color="auto"/>
                  </w:divBdr>
                </w:div>
              </w:divsChild>
            </w:div>
            <w:div w:id="1247807697">
              <w:marLeft w:val="0"/>
              <w:marRight w:val="0"/>
              <w:marTop w:val="0"/>
              <w:marBottom w:val="0"/>
              <w:divBdr>
                <w:top w:val="none" w:sz="0" w:space="0" w:color="auto"/>
                <w:left w:val="none" w:sz="0" w:space="0" w:color="auto"/>
                <w:bottom w:val="none" w:sz="0" w:space="0" w:color="auto"/>
                <w:right w:val="none" w:sz="0" w:space="0" w:color="auto"/>
              </w:divBdr>
              <w:divsChild>
                <w:div w:id="1996301605">
                  <w:marLeft w:val="0"/>
                  <w:marRight w:val="0"/>
                  <w:marTop w:val="0"/>
                  <w:marBottom w:val="0"/>
                  <w:divBdr>
                    <w:top w:val="none" w:sz="0" w:space="0" w:color="auto"/>
                    <w:left w:val="none" w:sz="0" w:space="0" w:color="auto"/>
                    <w:bottom w:val="none" w:sz="0" w:space="0" w:color="auto"/>
                    <w:right w:val="none" w:sz="0" w:space="0" w:color="auto"/>
                  </w:divBdr>
                </w:div>
                <w:div w:id="462819401">
                  <w:marLeft w:val="0"/>
                  <w:marRight w:val="0"/>
                  <w:marTop w:val="0"/>
                  <w:marBottom w:val="0"/>
                  <w:divBdr>
                    <w:top w:val="none" w:sz="0" w:space="0" w:color="auto"/>
                    <w:left w:val="none" w:sz="0" w:space="0" w:color="auto"/>
                    <w:bottom w:val="none" w:sz="0" w:space="0" w:color="auto"/>
                    <w:right w:val="none" w:sz="0" w:space="0" w:color="auto"/>
                  </w:divBdr>
                </w:div>
              </w:divsChild>
            </w:div>
            <w:div w:id="1533805371">
              <w:marLeft w:val="0"/>
              <w:marRight w:val="0"/>
              <w:marTop w:val="0"/>
              <w:marBottom w:val="0"/>
              <w:divBdr>
                <w:top w:val="none" w:sz="0" w:space="0" w:color="auto"/>
                <w:left w:val="none" w:sz="0" w:space="0" w:color="auto"/>
                <w:bottom w:val="none" w:sz="0" w:space="0" w:color="auto"/>
                <w:right w:val="none" w:sz="0" w:space="0" w:color="auto"/>
              </w:divBdr>
              <w:divsChild>
                <w:div w:id="849443630">
                  <w:marLeft w:val="0"/>
                  <w:marRight w:val="0"/>
                  <w:marTop w:val="0"/>
                  <w:marBottom w:val="0"/>
                  <w:divBdr>
                    <w:top w:val="none" w:sz="0" w:space="0" w:color="auto"/>
                    <w:left w:val="none" w:sz="0" w:space="0" w:color="auto"/>
                    <w:bottom w:val="none" w:sz="0" w:space="0" w:color="auto"/>
                    <w:right w:val="none" w:sz="0" w:space="0" w:color="auto"/>
                  </w:divBdr>
                </w:div>
                <w:div w:id="1148716051">
                  <w:marLeft w:val="0"/>
                  <w:marRight w:val="0"/>
                  <w:marTop w:val="0"/>
                  <w:marBottom w:val="0"/>
                  <w:divBdr>
                    <w:top w:val="none" w:sz="0" w:space="0" w:color="auto"/>
                    <w:left w:val="none" w:sz="0" w:space="0" w:color="auto"/>
                    <w:bottom w:val="none" w:sz="0" w:space="0" w:color="auto"/>
                    <w:right w:val="none" w:sz="0" w:space="0" w:color="auto"/>
                  </w:divBdr>
                </w:div>
              </w:divsChild>
            </w:div>
            <w:div w:id="318270510">
              <w:marLeft w:val="0"/>
              <w:marRight w:val="0"/>
              <w:marTop w:val="0"/>
              <w:marBottom w:val="0"/>
              <w:divBdr>
                <w:top w:val="none" w:sz="0" w:space="0" w:color="auto"/>
                <w:left w:val="none" w:sz="0" w:space="0" w:color="auto"/>
                <w:bottom w:val="none" w:sz="0" w:space="0" w:color="auto"/>
                <w:right w:val="none" w:sz="0" w:space="0" w:color="auto"/>
              </w:divBdr>
              <w:divsChild>
                <w:div w:id="58555548">
                  <w:marLeft w:val="0"/>
                  <w:marRight w:val="0"/>
                  <w:marTop w:val="0"/>
                  <w:marBottom w:val="0"/>
                  <w:divBdr>
                    <w:top w:val="none" w:sz="0" w:space="0" w:color="auto"/>
                    <w:left w:val="none" w:sz="0" w:space="0" w:color="auto"/>
                    <w:bottom w:val="none" w:sz="0" w:space="0" w:color="auto"/>
                    <w:right w:val="none" w:sz="0" w:space="0" w:color="auto"/>
                  </w:divBdr>
                </w:div>
                <w:div w:id="264121044">
                  <w:marLeft w:val="0"/>
                  <w:marRight w:val="0"/>
                  <w:marTop w:val="0"/>
                  <w:marBottom w:val="0"/>
                  <w:divBdr>
                    <w:top w:val="none" w:sz="0" w:space="0" w:color="auto"/>
                    <w:left w:val="none" w:sz="0" w:space="0" w:color="auto"/>
                    <w:bottom w:val="none" w:sz="0" w:space="0" w:color="auto"/>
                    <w:right w:val="none" w:sz="0" w:space="0" w:color="auto"/>
                  </w:divBdr>
                </w:div>
              </w:divsChild>
            </w:div>
            <w:div w:id="1262254132">
              <w:marLeft w:val="0"/>
              <w:marRight w:val="0"/>
              <w:marTop w:val="0"/>
              <w:marBottom w:val="0"/>
              <w:divBdr>
                <w:top w:val="none" w:sz="0" w:space="0" w:color="auto"/>
                <w:left w:val="none" w:sz="0" w:space="0" w:color="auto"/>
                <w:bottom w:val="none" w:sz="0" w:space="0" w:color="auto"/>
                <w:right w:val="none" w:sz="0" w:space="0" w:color="auto"/>
              </w:divBdr>
            </w:div>
            <w:div w:id="200170024">
              <w:marLeft w:val="0"/>
              <w:marRight w:val="0"/>
              <w:marTop w:val="0"/>
              <w:marBottom w:val="0"/>
              <w:divBdr>
                <w:top w:val="none" w:sz="0" w:space="0" w:color="auto"/>
                <w:left w:val="none" w:sz="0" w:space="0" w:color="auto"/>
                <w:bottom w:val="none" w:sz="0" w:space="0" w:color="auto"/>
                <w:right w:val="none" w:sz="0" w:space="0" w:color="auto"/>
              </w:divBdr>
            </w:div>
          </w:divsChild>
        </w:div>
        <w:div w:id="1054814738">
          <w:marLeft w:val="0"/>
          <w:marRight w:val="0"/>
          <w:marTop w:val="0"/>
          <w:marBottom w:val="0"/>
          <w:divBdr>
            <w:top w:val="none" w:sz="0" w:space="0" w:color="auto"/>
            <w:left w:val="none" w:sz="0" w:space="0" w:color="auto"/>
            <w:bottom w:val="none" w:sz="0" w:space="0" w:color="auto"/>
            <w:right w:val="none" w:sz="0" w:space="0" w:color="auto"/>
          </w:divBdr>
        </w:div>
      </w:divsChild>
    </w:div>
    <w:div w:id="1767994930">
      <w:bodyDiv w:val="1"/>
      <w:marLeft w:val="0"/>
      <w:marRight w:val="0"/>
      <w:marTop w:val="0"/>
      <w:marBottom w:val="0"/>
      <w:divBdr>
        <w:top w:val="none" w:sz="0" w:space="0" w:color="auto"/>
        <w:left w:val="none" w:sz="0" w:space="0" w:color="auto"/>
        <w:bottom w:val="none" w:sz="0" w:space="0" w:color="auto"/>
        <w:right w:val="none" w:sz="0" w:space="0" w:color="auto"/>
      </w:divBdr>
      <w:divsChild>
        <w:div w:id="248513442">
          <w:marLeft w:val="0"/>
          <w:marRight w:val="0"/>
          <w:marTop w:val="0"/>
          <w:marBottom w:val="0"/>
          <w:divBdr>
            <w:top w:val="single" w:sz="6" w:space="2" w:color="DDDDDD"/>
            <w:left w:val="single" w:sz="6" w:space="2" w:color="DDDDDD"/>
            <w:bottom w:val="single" w:sz="6" w:space="2" w:color="DDDDDD"/>
            <w:right w:val="single" w:sz="6" w:space="2" w:color="DDDDDD"/>
          </w:divBdr>
          <w:divsChild>
            <w:div w:id="844518839">
              <w:marLeft w:val="0"/>
              <w:marRight w:val="0"/>
              <w:marTop w:val="0"/>
              <w:marBottom w:val="0"/>
              <w:divBdr>
                <w:top w:val="none" w:sz="0" w:space="0" w:color="auto"/>
                <w:left w:val="none" w:sz="0" w:space="0" w:color="auto"/>
                <w:bottom w:val="none" w:sz="0" w:space="0" w:color="auto"/>
                <w:right w:val="none" w:sz="0" w:space="0" w:color="auto"/>
              </w:divBdr>
              <w:divsChild>
                <w:div w:id="32384892">
                  <w:marLeft w:val="0"/>
                  <w:marRight w:val="0"/>
                  <w:marTop w:val="0"/>
                  <w:marBottom w:val="0"/>
                  <w:divBdr>
                    <w:top w:val="none" w:sz="0" w:space="0" w:color="auto"/>
                    <w:left w:val="none" w:sz="0" w:space="0" w:color="auto"/>
                    <w:bottom w:val="none" w:sz="0" w:space="0" w:color="auto"/>
                    <w:right w:val="none" w:sz="0" w:space="0" w:color="auto"/>
                  </w:divBdr>
                </w:div>
                <w:div w:id="1469080934">
                  <w:marLeft w:val="0"/>
                  <w:marRight w:val="0"/>
                  <w:marTop w:val="0"/>
                  <w:marBottom w:val="0"/>
                  <w:divBdr>
                    <w:top w:val="none" w:sz="0" w:space="0" w:color="auto"/>
                    <w:left w:val="none" w:sz="0" w:space="0" w:color="auto"/>
                    <w:bottom w:val="none" w:sz="0" w:space="0" w:color="auto"/>
                    <w:right w:val="none" w:sz="0" w:space="0" w:color="auto"/>
                  </w:divBdr>
                </w:div>
              </w:divsChild>
            </w:div>
            <w:div w:id="1678842875">
              <w:marLeft w:val="0"/>
              <w:marRight w:val="0"/>
              <w:marTop w:val="0"/>
              <w:marBottom w:val="0"/>
              <w:divBdr>
                <w:top w:val="none" w:sz="0" w:space="0" w:color="auto"/>
                <w:left w:val="none" w:sz="0" w:space="0" w:color="auto"/>
                <w:bottom w:val="none" w:sz="0" w:space="0" w:color="auto"/>
                <w:right w:val="none" w:sz="0" w:space="0" w:color="auto"/>
              </w:divBdr>
              <w:divsChild>
                <w:div w:id="1799638012">
                  <w:marLeft w:val="0"/>
                  <w:marRight w:val="0"/>
                  <w:marTop w:val="0"/>
                  <w:marBottom w:val="0"/>
                  <w:divBdr>
                    <w:top w:val="none" w:sz="0" w:space="0" w:color="auto"/>
                    <w:left w:val="none" w:sz="0" w:space="0" w:color="auto"/>
                    <w:bottom w:val="none" w:sz="0" w:space="0" w:color="auto"/>
                    <w:right w:val="none" w:sz="0" w:space="0" w:color="auto"/>
                  </w:divBdr>
                </w:div>
                <w:div w:id="365300579">
                  <w:marLeft w:val="0"/>
                  <w:marRight w:val="0"/>
                  <w:marTop w:val="0"/>
                  <w:marBottom w:val="0"/>
                  <w:divBdr>
                    <w:top w:val="none" w:sz="0" w:space="0" w:color="auto"/>
                    <w:left w:val="none" w:sz="0" w:space="0" w:color="auto"/>
                    <w:bottom w:val="none" w:sz="0" w:space="0" w:color="auto"/>
                    <w:right w:val="none" w:sz="0" w:space="0" w:color="auto"/>
                  </w:divBdr>
                </w:div>
              </w:divsChild>
            </w:div>
            <w:div w:id="933168700">
              <w:marLeft w:val="0"/>
              <w:marRight w:val="0"/>
              <w:marTop w:val="0"/>
              <w:marBottom w:val="0"/>
              <w:divBdr>
                <w:top w:val="none" w:sz="0" w:space="0" w:color="auto"/>
                <w:left w:val="none" w:sz="0" w:space="0" w:color="auto"/>
                <w:bottom w:val="none" w:sz="0" w:space="0" w:color="auto"/>
                <w:right w:val="none" w:sz="0" w:space="0" w:color="auto"/>
              </w:divBdr>
              <w:divsChild>
                <w:div w:id="255793185">
                  <w:marLeft w:val="0"/>
                  <w:marRight w:val="0"/>
                  <w:marTop w:val="0"/>
                  <w:marBottom w:val="0"/>
                  <w:divBdr>
                    <w:top w:val="none" w:sz="0" w:space="0" w:color="auto"/>
                    <w:left w:val="none" w:sz="0" w:space="0" w:color="auto"/>
                    <w:bottom w:val="none" w:sz="0" w:space="0" w:color="auto"/>
                    <w:right w:val="none" w:sz="0" w:space="0" w:color="auto"/>
                  </w:divBdr>
                </w:div>
                <w:div w:id="812722414">
                  <w:marLeft w:val="0"/>
                  <w:marRight w:val="0"/>
                  <w:marTop w:val="0"/>
                  <w:marBottom w:val="0"/>
                  <w:divBdr>
                    <w:top w:val="none" w:sz="0" w:space="0" w:color="auto"/>
                    <w:left w:val="none" w:sz="0" w:space="0" w:color="auto"/>
                    <w:bottom w:val="none" w:sz="0" w:space="0" w:color="auto"/>
                    <w:right w:val="none" w:sz="0" w:space="0" w:color="auto"/>
                  </w:divBdr>
                </w:div>
              </w:divsChild>
            </w:div>
            <w:div w:id="1487042193">
              <w:marLeft w:val="0"/>
              <w:marRight w:val="0"/>
              <w:marTop w:val="0"/>
              <w:marBottom w:val="0"/>
              <w:divBdr>
                <w:top w:val="none" w:sz="0" w:space="0" w:color="auto"/>
                <w:left w:val="none" w:sz="0" w:space="0" w:color="auto"/>
                <w:bottom w:val="none" w:sz="0" w:space="0" w:color="auto"/>
                <w:right w:val="none" w:sz="0" w:space="0" w:color="auto"/>
              </w:divBdr>
              <w:divsChild>
                <w:div w:id="745803667">
                  <w:marLeft w:val="0"/>
                  <w:marRight w:val="0"/>
                  <w:marTop w:val="0"/>
                  <w:marBottom w:val="0"/>
                  <w:divBdr>
                    <w:top w:val="none" w:sz="0" w:space="0" w:color="auto"/>
                    <w:left w:val="none" w:sz="0" w:space="0" w:color="auto"/>
                    <w:bottom w:val="none" w:sz="0" w:space="0" w:color="auto"/>
                    <w:right w:val="none" w:sz="0" w:space="0" w:color="auto"/>
                  </w:divBdr>
                </w:div>
                <w:div w:id="2125226844">
                  <w:marLeft w:val="0"/>
                  <w:marRight w:val="0"/>
                  <w:marTop w:val="0"/>
                  <w:marBottom w:val="0"/>
                  <w:divBdr>
                    <w:top w:val="none" w:sz="0" w:space="0" w:color="auto"/>
                    <w:left w:val="none" w:sz="0" w:space="0" w:color="auto"/>
                    <w:bottom w:val="none" w:sz="0" w:space="0" w:color="auto"/>
                    <w:right w:val="none" w:sz="0" w:space="0" w:color="auto"/>
                  </w:divBdr>
                </w:div>
              </w:divsChild>
            </w:div>
            <w:div w:id="1428845221">
              <w:marLeft w:val="0"/>
              <w:marRight w:val="0"/>
              <w:marTop w:val="0"/>
              <w:marBottom w:val="0"/>
              <w:divBdr>
                <w:top w:val="none" w:sz="0" w:space="0" w:color="auto"/>
                <w:left w:val="none" w:sz="0" w:space="0" w:color="auto"/>
                <w:bottom w:val="none" w:sz="0" w:space="0" w:color="auto"/>
                <w:right w:val="none" w:sz="0" w:space="0" w:color="auto"/>
              </w:divBdr>
            </w:div>
            <w:div w:id="1470901965">
              <w:marLeft w:val="0"/>
              <w:marRight w:val="0"/>
              <w:marTop w:val="0"/>
              <w:marBottom w:val="0"/>
              <w:divBdr>
                <w:top w:val="none" w:sz="0" w:space="0" w:color="auto"/>
                <w:left w:val="none" w:sz="0" w:space="0" w:color="auto"/>
                <w:bottom w:val="none" w:sz="0" w:space="0" w:color="auto"/>
                <w:right w:val="none" w:sz="0" w:space="0" w:color="auto"/>
              </w:divBdr>
            </w:div>
          </w:divsChild>
        </w:div>
        <w:div w:id="1535850189">
          <w:marLeft w:val="0"/>
          <w:marRight w:val="0"/>
          <w:marTop w:val="0"/>
          <w:marBottom w:val="0"/>
          <w:divBdr>
            <w:top w:val="none" w:sz="0" w:space="0" w:color="auto"/>
            <w:left w:val="none" w:sz="0" w:space="0" w:color="auto"/>
            <w:bottom w:val="none" w:sz="0" w:space="0" w:color="auto"/>
            <w:right w:val="none" w:sz="0" w:space="0" w:color="auto"/>
          </w:divBdr>
        </w:div>
      </w:divsChild>
    </w:div>
    <w:div w:id="1778598444">
      <w:bodyDiv w:val="1"/>
      <w:marLeft w:val="0"/>
      <w:marRight w:val="0"/>
      <w:marTop w:val="0"/>
      <w:marBottom w:val="0"/>
      <w:divBdr>
        <w:top w:val="none" w:sz="0" w:space="0" w:color="auto"/>
        <w:left w:val="none" w:sz="0" w:space="0" w:color="auto"/>
        <w:bottom w:val="none" w:sz="0" w:space="0" w:color="auto"/>
        <w:right w:val="none" w:sz="0" w:space="0" w:color="auto"/>
      </w:divBdr>
      <w:divsChild>
        <w:div w:id="1534731319">
          <w:marLeft w:val="0"/>
          <w:marRight w:val="0"/>
          <w:marTop w:val="0"/>
          <w:marBottom w:val="0"/>
          <w:divBdr>
            <w:top w:val="single" w:sz="6" w:space="2" w:color="DDDDDD"/>
            <w:left w:val="single" w:sz="6" w:space="2" w:color="DDDDDD"/>
            <w:bottom w:val="single" w:sz="6" w:space="2" w:color="DDDDDD"/>
            <w:right w:val="single" w:sz="6" w:space="2" w:color="DDDDDD"/>
          </w:divBdr>
          <w:divsChild>
            <w:div w:id="1389256035">
              <w:marLeft w:val="0"/>
              <w:marRight w:val="0"/>
              <w:marTop w:val="0"/>
              <w:marBottom w:val="0"/>
              <w:divBdr>
                <w:top w:val="none" w:sz="0" w:space="0" w:color="auto"/>
                <w:left w:val="none" w:sz="0" w:space="0" w:color="auto"/>
                <w:bottom w:val="none" w:sz="0" w:space="0" w:color="auto"/>
                <w:right w:val="none" w:sz="0" w:space="0" w:color="auto"/>
              </w:divBdr>
              <w:divsChild>
                <w:div w:id="1757238788">
                  <w:marLeft w:val="0"/>
                  <w:marRight w:val="0"/>
                  <w:marTop w:val="0"/>
                  <w:marBottom w:val="0"/>
                  <w:divBdr>
                    <w:top w:val="none" w:sz="0" w:space="0" w:color="auto"/>
                    <w:left w:val="none" w:sz="0" w:space="0" w:color="auto"/>
                    <w:bottom w:val="none" w:sz="0" w:space="0" w:color="auto"/>
                    <w:right w:val="none" w:sz="0" w:space="0" w:color="auto"/>
                  </w:divBdr>
                </w:div>
                <w:div w:id="32926449">
                  <w:marLeft w:val="0"/>
                  <w:marRight w:val="0"/>
                  <w:marTop w:val="0"/>
                  <w:marBottom w:val="0"/>
                  <w:divBdr>
                    <w:top w:val="none" w:sz="0" w:space="0" w:color="auto"/>
                    <w:left w:val="none" w:sz="0" w:space="0" w:color="auto"/>
                    <w:bottom w:val="none" w:sz="0" w:space="0" w:color="auto"/>
                    <w:right w:val="none" w:sz="0" w:space="0" w:color="auto"/>
                  </w:divBdr>
                </w:div>
              </w:divsChild>
            </w:div>
            <w:div w:id="332800160">
              <w:marLeft w:val="0"/>
              <w:marRight w:val="0"/>
              <w:marTop w:val="0"/>
              <w:marBottom w:val="0"/>
              <w:divBdr>
                <w:top w:val="none" w:sz="0" w:space="0" w:color="auto"/>
                <w:left w:val="none" w:sz="0" w:space="0" w:color="auto"/>
                <w:bottom w:val="none" w:sz="0" w:space="0" w:color="auto"/>
                <w:right w:val="none" w:sz="0" w:space="0" w:color="auto"/>
              </w:divBdr>
              <w:divsChild>
                <w:div w:id="837228155">
                  <w:marLeft w:val="0"/>
                  <w:marRight w:val="0"/>
                  <w:marTop w:val="0"/>
                  <w:marBottom w:val="0"/>
                  <w:divBdr>
                    <w:top w:val="none" w:sz="0" w:space="0" w:color="auto"/>
                    <w:left w:val="none" w:sz="0" w:space="0" w:color="auto"/>
                    <w:bottom w:val="none" w:sz="0" w:space="0" w:color="auto"/>
                    <w:right w:val="none" w:sz="0" w:space="0" w:color="auto"/>
                  </w:divBdr>
                </w:div>
                <w:div w:id="218060710">
                  <w:marLeft w:val="0"/>
                  <w:marRight w:val="0"/>
                  <w:marTop w:val="0"/>
                  <w:marBottom w:val="0"/>
                  <w:divBdr>
                    <w:top w:val="none" w:sz="0" w:space="0" w:color="auto"/>
                    <w:left w:val="none" w:sz="0" w:space="0" w:color="auto"/>
                    <w:bottom w:val="none" w:sz="0" w:space="0" w:color="auto"/>
                    <w:right w:val="none" w:sz="0" w:space="0" w:color="auto"/>
                  </w:divBdr>
                </w:div>
              </w:divsChild>
            </w:div>
            <w:div w:id="1397821727">
              <w:marLeft w:val="0"/>
              <w:marRight w:val="0"/>
              <w:marTop w:val="0"/>
              <w:marBottom w:val="0"/>
              <w:divBdr>
                <w:top w:val="none" w:sz="0" w:space="0" w:color="auto"/>
                <w:left w:val="none" w:sz="0" w:space="0" w:color="auto"/>
                <w:bottom w:val="none" w:sz="0" w:space="0" w:color="auto"/>
                <w:right w:val="none" w:sz="0" w:space="0" w:color="auto"/>
              </w:divBdr>
              <w:divsChild>
                <w:div w:id="1006329190">
                  <w:marLeft w:val="0"/>
                  <w:marRight w:val="0"/>
                  <w:marTop w:val="0"/>
                  <w:marBottom w:val="0"/>
                  <w:divBdr>
                    <w:top w:val="none" w:sz="0" w:space="0" w:color="auto"/>
                    <w:left w:val="none" w:sz="0" w:space="0" w:color="auto"/>
                    <w:bottom w:val="none" w:sz="0" w:space="0" w:color="auto"/>
                    <w:right w:val="none" w:sz="0" w:space="0" w:color="auto"/>
                  </w:divBdr>
                </w:div>
                <w:div w:id="832137519">
                  <w:marLeft w:val="0"/>
                  <w:marRight w:val="0"/>
                  <w:marTop w:val="0"/>
                  <w:marBottom w:val="0"/>
                  <w:divBdr>
                    <w:top w:val="none" w:sz="0" w:space="0" w:color="auto"/>
                    <w:left w:val="none" w:sz="0" w:space="0" w:color="auto"/>
                    <w:bottom w:val="none" w:sz="0" w:space="0" w:color="auto"/>
                    <w:right w:val="none" w:sz="0" w:space="0" w:color="auto"/>
                  </w:divBdr>
                </w:div>
              </w:divsChild>
            </w:div>
            <w:div w:id="589657702">
              <w:marLeft w:val="0"/>
              <w:marRight w:val="0"/>
              <w:marTop w:val="0"/>
              <w:marBottom w:val="0"/>
              <w:divBdr>
                <w:top w:val="none" w:sz="0" w:space="0" w:color="auto"/>
                <w:left w:val="none" w:sz="0" w:space="0" w:color="auto"/>
                <w:bottom w:val="none" w:sz="0" w:space="0" w:color="auto"/>
                <w:right w:val="none" w:sz="0" w:space="0" w:color="auto"/>
              </w:divBdr>
              <w:divsChild>
                <w:div w:id="1423379855">
                  <w:marLeft w:val="0"/>
                  <w:marRight w:val="0"/>
                  <w:marTop w:val="0"/>
                  <w:marBottom w:val="0"/>
                  <w:divBdr>
                    <w:top w:val="none" w:sz="0" w:space="0" w:color="auto"/>
                    <w:left w:val="none" w:sz="0" w:space="0" w:color="auto"/>
                    <w:bottom w:val="none" w:sz="0" w:space="0" w:color="auto"/>
                    <w:right w:val="none" w:sz="0" w:space="0" w:color="auto"/>
                  </w:divBdr>
                </w:div>
                <w:div w:id="721753370">
                  <w:marLeft w:val="0"/>
                  <w:marRight w:val="0"/>
                  <w:marTop w:val="0"/>
                  <w:marBottom w:val="0"/>
                  <w:divBdr>
                    <w:top w:val="none" w:sz="0" w:space="0" w:color="auto"/>
                    <w:left w:val="none" w:sz="0" w:space="0" w:color="auto"/>
                    <w:bottom w:val="none" w:sz="0" w:space="0" w:color="auto"/>
                    <w:right w:val="none" w:sz="0" w:space="0" w:color="auto"/>
                  </w:divBdr>
                </w:div>
              </w:divsChild>
            </w:div>
            <w:div w:id="1429040281">
              <w:marLeft w:val="0"/>
              <w:marRight w:val="0"/>
              <w:marTop w:val="0"/>
              <w:marBottom w:val="0"/>
              <w:divBdr>
                <w:top w:val="none" w:sz="0" w:space="0" w:color="auto"/>
                <w:left w:val="none" w:sz="0" w:space="0" w:color="auto"/>
                <w:bottom w:val="none" w:sz="0" w:space="0" w:color="auto"/>
                <w:right w:val="none" w:sz="0" w:space="0" w:color="auto"/>
              </w:divBdr>
            </w:div>
            <w:div w:id="1260985795">
              <w:marLeft w:val="0"/>
              <w:marRight w:val="0"/>
              <w:marTop w:val="0"/>
              <w:marBottom w:val="0"/>
              <w:divBdr>
                <w:top w:val="none" w:sz="0" w:space="0" w:color="auto"/>
                <w:left w:val="none" w:sz="0" w:space="0" w:color="auto"/>
                <w:bottom w:val="none" w:sz="0" w:space="0" w:color="auto"/>
                <w:right w:val="none" w:sz="0" w:space="0" w:color="auto"/>
              </w:divBdr>
            </w:div>
          </w:divsChild>
        </w:div>
        <w:div w:id="1704163773">
          <w:marLeft w:val="0"/>
          <w:marRight w:val="0"/>
          <w:marTop w:val="0"/>
          <w:marBottom w:val="0"/>
          <w:divBdr>
            <w:top w:val="none" w:sz="0" w:space="0" w:color="auto"/>
            <w:left w:val="none" w:sz="0" w:space="0" w:color="auto"/>
            <w:bottom w:val="none" w:sz="0" w:space="0" w:color="auto"/>
            <w:right w:val="none" w:sz="0" w:space="0" w:color="auto"/>
          </w:divBdr>
        </w:div>
      </w:divsChild>
    </w:div>
    <w:div w:id="1780445366">
      <w:bodyDiv w:val="1"/>
      <w:marLeft w:val="0"/>
      <w:marRight w:val="0"/>
      <w:marTop w:val="0"/>
      <w:marBottom w:val="0"/>
      <w:divBdr>
        <w:top w:val="none" w:sz="0" w:space="0" w:color="auto"/>
        <w:left w:val="none" w:sz="0" w:space="0" w:color="auto"/>
        <w:bottom w:val="none" w:sz="0" w:space="0" w:color="auto"/>
        <w:right w:val="none" w:sz="0" w:space="0" w:color="auto"/>
      </w:divBdr>
      <w:divsChild>
        <w:div w:id="1034385281">
          <w:marLeft w:val="0"/>
          <w:marRight w:val="0"/>
          <w:marTop w:val="0"/>
          <w:marBottom w:val="0"/>
          <w:divBdr>
            <w:top w:val="single" w:sz="6" w:space="2" w:color="DDDDDD"/>
            <w:left w:val="single" w:sz="6" w:space="2" w:color="DDDDDD"/>
            <w:bottom w:val="single" w:sz="6" w:space="2" w:color="DDDDDD"/>
            <w:right w:val="single" w:sz="6" w:space="2" w:color="DDDDDD"/>
          </w:divBdr>
          <w:divsChild>
            <w:div w:id="152992613">
              <w:marLeft w:val="0"/>
              <w:marRight w:val="0"/>
              <w:marTop w:val="0"/>
              <w:marBottom w:val="0"/>
              <w:divBdr>
                <w:top w:val="none" w:sz="0" w:space="0" w:color="auto"/>
                <w:left w:val="none" w:sz="0" w:space="0" w:color="auto"/>
                <w:bottom w:val="none" w:sz="0" w:space="0" w:color="auto"/>
                <w:right w:val="none" w:sz="0" w:space="0" w:color="auto"/>
              </w:divBdr>
              <w:divsChild>
                <w:div w:id="863401720">
                  <w:marLeft w:val="0"/>
                  <w:marRight w:val="0"/>
                  <w:marTop w:val="0"/>
                  <w:marBottom w:val="0"/>
                  <w:divBdr>
                    <w:top w:val="none" w:sz="0" w:space="0" w:color="auto"/>
                    <w:left w:val="none" w:sz="0" w:space="0" w:color="auto"/>
                    <w:bottom w:val="none" w:sz="0" w:space="0" w:color="auto"/>
                    <w:right w:val="none" w:sz="0" w:space="0" w:color="auto"/>
                  </w:divBdr>
                </w:div>
                <w:div w:id="993798000">
                  <w:marLeft w:val="0"/>
                  <w:marRight w:val="0"/>
                  <w:marTop w:val="0"/>
                  <w:marBottom w:val="0"/>
                  <w:divBdr>
                    <w:top w:val="none" w:sz="0" w:space="0" w:color="auto"/>
                    <w:left w:val="none" w:sz="0" w:space="0" w:color="auto"/>
                    <w:bottom w:val="none" w:sz="0" w:space="0" w:color="auto"/>
                    <w:right w:val="none" w:sz="0" w:space="0" w:color="auto"/>
                  </w:divBdr>
                </w:div>
              </w:divsChild>
            </w:div>
            <w:div w:id="161553507">
              <w:marLeft w:val="0"/>
              <w:marRight w:val="0"/>
              <w:marTop w:val="0"/>
              <w:marBottom w:val="0"/>
              <w:divBdr>
                <w:top w:val="none" w:sz="0" w:space="0" w:color="auto"/>
                <w:left w:val="none" w:sz="0" w:space="0" w:color="auto"/>
                <w:bottom w:val="none" w:sz="0" w:space="0" w:color="auto"/>
                <w:right w:val="none" w:sz="0" w:space="0" w:color="auto"/>
              </w:divBdr>
              <w:divsChild>
                <w:div w:id="105080631">
                  <w:marLeft w:val="0"/>
                  <w:marRight w:val="0"/>
                  <w:marTop w:val="0"/>
                  <w:marBottom w:val="0"/>
                  <w:divBdr>
                    <w:top w:val="none" w:sz="0" w:space="0" w:color="auto"/>
                    <w:left w:val="none" w:sz="0" w:space="0" w:color="auto"/>
                    <w:bottom w:val="none" w:sz="0" w:space="0" w:color="auto"/>
                    <w:right w:val="none" w:sz="0" w:space="0" w:color="auto"/>
                  </w:divBdr>
                </w:div>
                <w:div w:id="1249776735">
                  <w:marLeft w:val="0"/>
                  <w:marRight w:val="0"/>
                  <w:marTop w:val="0"/>
                  <w:marBottom w:val="0"/>
                  <w:divBdr>
                    <w:top w:val="none" w:sz="0" w:space="0" w:color="auto"/>
                    <w:left w:val="none" w:sz="0" w:space="0" w:color="auto"/>
                    <w:bottom w:val="none" w:sz="0" w:space="0" w:color="auto"/>
                    <w:right w:val="none" w:sz="0" w:space="0" w:color="auto"/>
                  </w:divBdr>
                </w:div>
              </w:divsChild>
            </w:div>
            <w:div w:id="1748527583">
              <w:marLeft w:val="0"/>
              <w:marRight w:val="0"/>
              <w:marTop w:val="0"/>
              <w:marBottom w:val="0"/>
              <w:divBdr>
                <w:top w:val="none" w:sz="0" w:space="0" w:color="auto"/>
                <w:left w:val="none" w:sz="0" w:space="0" w:color="auto"/>
                <w:bottom w:val="none" w:sz="0" w:space="0" w:color="auto"/>
                <w:right w:val="none" w:sz="0" w:space="0" w:color="auto"/>
              </w:divBdr>
              <w:divsChild>
                <w:div w:id="23136853">
                  <w:marLeft w:val="0"/>
                  <w:marRight w:val="0"/>
                  <w:marTop w:val="0"/>
                  <w:marBottom w:val="0"/>
                  <w:divBdr>
                    <w:top w:val="none" w:sz="0" w:space="0" w:color="auto"/>
                    <w:left w:val="none" w:sz="0" w:space="0" w:color="auto"/>
                    <w:bottom w:val="none" w:sz="0" w:space="0" w:color="auto"/>
                    <w:right w:val="none" w:sz="0" w:space="0" w:color="auto"/>
                  </w:divBdr>
                </w:div>
                <w:div w:id="1561594106">
                  <w:marLeft w:val="0"/>
                  <w:marRight w:val="0"/>
                  <w:marTop w:val="0"/>
                  <w:marBottom w:val="0"/>
                  <w:divBdr>
                    <w:top w:val="none" w:sz="0" w:space="0" w:color="auto"/>
                    <w:left w:val="none" w:sz="0" w:space="0" w:color="auto"/>
                    <w:bottom w:val="none" w:sz="0" w:space="0" w:color="auto"/>
                    <w:right w:val="none" w:sz="0" w:space="0" w:color="auto"/>
                  </w:divBdr>
                </w:div>
              </w:divsChild>
            </w:div>
            <w:div w:id="1035886890">
              <w:marLeft w:val="0"/>
              <w:marRight w:val="0"/>
              <w:marTop w:val="0"/>
              <w:marBottom w:val="0"/>
              <w:divBdr>
                <w:top w:val="none" w:sz="0" w:space="0" w:color="auto"/>
                <w:left w:val="none" w:sz="0" w:space="0" w:color="auto"/>
                <w:bottom w:val="none" w:sz="0" w:space="0" w:color="auto"/>
                <w:right w:val="none" w:sz="0" w:space="0" w:color="auto"/>
              </w:divBdr>
              <w:divsChild>
                <w:div w:id="1018194652">
                  <w:marLeft w:val="0"/>
                  <w:marRight w:val="0"/>
                  <w:marTop w:val="0"/>
                  <w:marBottom w:val="0"/>
                  <w:divBdr>
                    <w:top w:val="none" w:sz="0" w:space="0" w:color="auto"/>
                    <w:left w:val="none" w:sz="0" w:space="0" w:color="auto"/>
                    <w:bottom w:val="none" w:sz="0" w:space="0" w:color="auto"/>
                    <w:right w:val="none" w:sz="0" w:space="0" w:color="auto"/>
                  </w:divBdr>
                </w:div>
                <w:div w:id="791441654">
                  <w:marLeft w:val="0"/>
                  <w:marRight w:val="0"/>
                  <w:marTop w:val="0"/>
                  <w:marBottom w:val="0"/>
                  <w:divBdr>
                    <w:top w:val="none" w:sz="0" w:space="0" w:color="auto"/>
                    <w:left w:val="none" w:sz="0" w:space="0" w:color="auto"/>
                    <w:bottom w:val="none" w:sz="0" w:space="0" w:color="auto"/>
                    <w:right w:val="none" w:sz="0" w:space="0" w:color="auto"/>
                  </w:divBdr>
                </w:div>
              </w:divsChild>
            </w:div>
            <w:div w:id="1014306387">
              <w:marLeft w:val="0"/>
              <w:marRight w:val="0"/>
              <w:marTop w:val="0"/>
              <w:marBottom w:val="0"/>
              <w:divBdr>
                <w:top w:val="none" w:sz="0" w:space="0" w:color="auto"/>
                <w:left w:val="none" w:sz="0" w:space="0" w:color="auto"/>
                <w:bottom w:val="none" w:sz="0" w:space="0" w:color="auto"/>
                <w:right w:val="none" w:sz="0" w:space="0" w:color="auto"/>
              </w:divBdr>
            </w:div>
            <w:div w:id="2003046933">
              <w:marLeft w:val="0"/>
              <w:marRight w:val="0"/>
              <w:marTop w:val="0"/>
              <w:marBottom w:val="0"/>
              <w:divBdr>
                <w:top w:val="none" w:sz="0" w:space="0" w:color="auto"/>
                <w:left w:val="none" w:sz="0" w:space="0" w:color="auto"/>
                <w:bottom w:val="none" w:sz="0" w:space="0" w:color="auto"/>
                <w:right w:val="none" w:sz="0" w:space="0" w:color="auto"/>
              </w:divBdr>
            </w:div>
          </w:divsChild>
        </w:div>
        <w:div w:id="1229806901">
          <w:marLeft w:val="0"/>
          <w:marRight w:val="0"/>
          <w:marTop w:val="0"/>
          <w:marBottom w:val="0"/>
          <w:divBdr>
            <w:top w:val="none" w:sz="0" w:space="0" w:color="auto"/>
            <w:left w:val="none" w:sz="0" w:space="0" w:color="auto"/>
            <w:bottom w:val="none" w:sz="0" w:space="0" w:color="auto"/>
            <w:right w:val="none" w:sz="0" w:space="0" w:color="auto"/>
          </w:divBdr>
        </w:div>
      </w:divsChild>
    </w:div>
    <w:div w:id="1819149619">
      <w:bodyDiv w:val="1"/>
      <w:marLeft w:val="0"/>
      <w:marRight w:val="0"/>
      <w:marTop w:val="0"/>
      <w:marBottom w:val="0"/>
      <w:divBdr>
        <w:top w:val="none" w:sz="0" w:space="0" w:color="auto"/>
        <w:left w:val="none" w:sz="0" w:space="0" w:color="auto"/>
        <w:bottom w:val="none" w:sz="0" w:space="0" w:color="auto"/>
        <w:right w:val="none" w:sz="0" w:space="0" w:color="auto"/>
      </w:divBdr>
      <w:divsChild>
        <w:div w:id="667631424">
          <w:marLeft w:val="0"/>
          <w:marRight w:val="0"/>
          <w:marTop w:val="0"/>
          <w:marBottom w:val="0"/>
          <w:divBdr>
            <w:top w:val="single" w:sz="6" w:space="2" w:color="DDDDDD"/>
            <w:left w:val="single" w:sz="6" w:space="2" w:color="DDDDDD"/>
            <w:bottom w:val="single" w:sz="6" w:space="2" w:color="DDDDDD"/>
            <w:right w:val="single" w:sz="6" w:space="2" w:color="DDDDDD"/>
          </w:divBdr>
          <w:divsChild>
            <w:div w:id="483162943">
              <w:marLeft w:val="0"/>
              <w:marRight w:val="0"/>
              <w:marTop w:val="0"/>
              <w:marBottom w:val="0"/>
              <w:divBdr>
                <w:top w:val="none" w:sz="0" w:space="0" w:color="auto"/>
                <w:left w:val="none" w:sz="0" w:space="0" w:color="auto"/>
                <w:bottom w:val="none" w:sz="0" w:space="0" w:color="auto"/>
                <w:right w:val="none" w:sz="0" w:space="0" w:color="auto"/>
              </w:divBdr>
              <w:divsChild>
                <w:div w:id="1262566609">
                  <w:marLeft w:val="0"/>
                  <w:marRight w:val="0"/>
                  <w:marTop w:val="0"/>
                  <w:marBottom w:val="0"/>
                  <w:divBdr>
                    <w:top w:val="none" w:sz="0" w:space="0" w:color="auto"/>
                    <w:left w:val="none" w:sz="0" w:space="0" w:color="auto"/>
                    <w:bottom w:val="none" w:sz="0" w:space="0" w:color="auto"/>
                    <w:right w:val="none" w:sz="0" w:space="0" w:color="auto"/>
                  </w:divBdr>
                </w:div>
                <w:div w:id="1222207439">
                  <w:marLeft w:val="0"/>
                  <w:marRight w:val="0"/>
                  <w:marTop w:val="0"/>
                  <w:marBottom w:val="0"/>
                  <w:divBdr>
                    <w:top w:val="none" w:sz="0" w:space="0" w:color="auto"/>
                    <w:left w:val="none" w:sz="0" w:space="0" w:color="auto"/>
                    <w:bottom w:val="none" w:sz="0" w:space="0" w:color="auto"/>
                    <w:right w:val="none" w:sz="0" w:space="0" w:color="auto"/>
                  </w:divBdr>
                </w:div>
              </w:divsChild>
            </w:div>
            <w:div w:id="734279174">
              <w:marLeft w:val="0"/>
              <w:marRight w:val="0"/>
              <w:marTop w:val="0"/>
              <w:marBottom w:val="0"/>
              <w:divBdr>
                <w:top w:val="none" w:sz="0" w:space="0" w:color="auto"/>
                <w:left w:val="none" w:sz="0" w:space="0" w:color="auto"/>
                <w:bottom w:val="none" w:sz="0" w:space="0" w:color="auto"/>
                <w:right w:val="none" w:sz="0" w:space="0" w:color="auto"/>
              </w:divBdr>
              <w:divsChild>
                <w:div w:id="1412460496">
                  <w:marLeft w:val="0"/>
                  <w:marRight w:val="0"/>
                  <w:marTop w:val="0"/>
                  <w:marBottom w:val="0"/>
                  <w:divBdr>
                    <w:top w:val="none" w:sz="0" w:space="0" w:color="auto"/>
                    <w:left w:val="none" w:sz="0" w:space="0" w:color="auto"/>
                    <w:bottom w:val="none" w:sz="0" w:space="0" w:color="auto"/>
                    <w:right w:val="none" w:sz="0" w:space="0" w:color="auto"/>
                  </w:divBdr>
                </w:div>
                <w:div w:id="989602963">
                  <w:marLeft w:val="0"/>
                  <w:marRight w:val="0"/>
                  <w:marTop w:val="0"/>
                  <w:marBottom w:val="0"/>
                  <w:divBdr>
                    <w:top w:val="none" w:sz="0" w:space="0" w:color="auto"/>
                    <w:left w:val="none" w:sz="0" w:space="0" w:color="auto"/>
                    <w:bottom w:val="none" w:sz="0" w:space="0" w:color="auto"/>
                    <w:right w:val="none" w:sz="0" w:space="0" w:color="auto"/>
                  </w:divBdr>
                </w:div>
              </w:divsChild>
            </w:div>
            <w:div w:id="1682008671">
              <w:marLeft w:val="0"/>
              <w:marRight w:val="0"/>
              <w:marTop w:val="0"/>
              <w:marBottom w:val="0"/>
              <w:divBdr>
                <w:top w:val="none" w:sz="0" w:space="0" w:color="auto"/>
                <w:left w:val="none" w:sz="0" w:space="0" w:color="auto"/>
                <w:bottom w:val="none" w:sz="0" w:space="0" w:color="auto"/>
                <w:right w:val="none" w:sz="0" w:space="0" w:color="auto"/>
              </w:divBdr>
              <w:divsChild>
                <w:div w:id="534662654">
                  <w:marLeft w:val="0"/>
                  <w:marRight w:val="0"/>
                  <w:marTop w:val="0"/>
                  <w:marBottom w:val="0"/>
                  <w:divBdr>
                    <w:top w:val="none" w:sz="0" w:space="0" w:color="auto"/>
                    <w:left w:val="none" w:sz="0" w:space="0" w:color="auto"/>
                    <w:bottom w:val="none" w:sz="0" w:space="0" w:color="auto"/>
                    <w:right w:val="none" w:sz="0" w:space="0" w:color="auto"/>
                  </w:divBdr>
                </w:div>
                <w:div w:id="900793327">
                  <w:marLeft w:val="0"/>
                  <w:marRight w:val="0"/>
                  <w:marTop w:val="0"/>
                  <w:marBottom w:val="0"/>
                  <w:divBdr>
                    <w:top w:val="none" w:sz="0" w:space="0" w:color="auto"/>
                    <w:left w:val="none" w:sz="0" w:space="0" w:color="auto"/>
                    <w:bottom w:val="none" w:sz="0" w:space="0" w:color="auto"/>
                    <w:right w:val="none" w:sz="0" w:space="0" w:color="auto"/>
                  </w:divBdr>
                </w:div>
              </w:divsChild>
            </w:div>
            <w:div w:id="1651978138">
              <w:marLeft w:val="0"/>
              <w:marRight w:val="0"/>
              <w:marTop w:val="0"/>
              <w:marBottom w:val="0"/>
              <w:divBdr>
                <w:top w:val="none" w:sz="0" w:space="0" w:color="auto"/>
                <w:left w:val="none" w:sz="0" w:space="0" w:color="auto"/>
                <w:bottom w:val="none" w:sz="0" w:space="0" w:color="auto"/>
                <w:right w:val="none" w:sz="0" w:space="0" w:color="auto"/>
              </w:divBdr>
              <w:divsChild>
                <w:div w:id="1849363055">
                  <w:marLeft w:val="0"/>
                  <w:marRight w:val="0"/>
                  <w:marTop w:val="0"/>
                  <w:marBottom w:val="0"/>
                  <w:divBdr>
                    <w:top w:val="none" w:sz="0" w:space="0" w:color="auto"/>
                    <w:left w:val="none" w:sz="0" w:space="0" w:color="auto"/>
                    <w:bottom w:val="none" w:sz="0" w:space="0" w:color="auto"/>
                    <w:right w:val="none" w:sz="0" w:space="0" w:color="auto"/>
                  </w:divBdr>
                </w:div>
                <w:div w:id="1097674161">
                  <w:marLeft w:val="0"/>
                  <w:marRight w:val="0"/>
                  <w:marTop w:val="0"/>
                  <w:marBottom w:val="0"/>
                  <w:divBdr>
                    <w:top w:val="none" w:sz="0" w:space="0" w:color="auto"/>
                    <w:left w:val="none" w:sz="0" w:space="0" w:color="auto"/>
                    <w:bottom w:val="none" w:sz="0" w:space="0" w:color="auto"/>
                    <w:right w:val="none" w:sz="0" w:space="0" w:color="auto"/>
                  </w:divBdr>
                </w:div>
              </w:divsChild>
            </w:div>
            <w:div w:id="1200623755">
              <w:marLeft w:val="0"/>
              <w:marRight w:val="0"/>
              <w:marTop w:val="0"/>
              <w:marBottom w:val="0"/>
              <w:divBdr>
                <w:top w:val="none" w:sz="0" w:space="0" w:color="auto"/>
                <w:left w:val="none" w:sz="0" w:space="0" w:color="auto"/>
                <w:bottom w:val="none" w:sz="0" w:space="0" w:color="auto"/>
                <w:right w:val="none" w:sz="0" w:space="0" w:color="auto"/>
              </w:divBdr>
            </w:div>
            <w:div w:id="790443910">
              <w:marLeft w:val="0"/>
              <w:marRight w:val="0"/>
              <w:marTop w:val="0"/>
              <w:marBottom w:val="0"/>
              <w:divBdr>
                <w:top w:val="none" w:sz="0" w:space="0" w:color="auto"/>
                <w:left w:val="none" w:sz="0" w:space="0" w:color="auto"/>
                <w:bottom w:val="none" w:sz="0" w:space="0" w:color="auto"/>
                <w:right w:val="none" w:sz="0" w:space="0" w:color="auto"/>
              </w:divBdr>
            </w:div>
          </w:divsChild>
        </w:div>
        <w:div w:id="698627145">
          <w:marLeft w:val="0"/>
          <w:marRight w:val="0"/>
          <w:marTop w:val="0"/>
          <w:marBottom w:val="0"/>
          <w:divBdr>
            <w:top w:val="none" w:sz="0" w:space="0" w:color="auto"/>
            <w:left w:val="none" w:sz="0" w:space="0" w:color="auto"/>
            <w:bottom w:val="none" w:sz="0" w:space="0" w:color="auto"/>
            <w:right w:val="none" w:sz="0" w:space="0" w:color="auto"/>
          </w:divBdr>
        </w:div>
      </w:divsChild>
    </w:div>
    <w:div w:id="1823499804">
      <w:bodyDiv w:val="1"/>
      <w:marLeft w:val="0"/>
      <w:marRight w:val="0"/>
      <w:marTop w:val="0"/>
      <w:marBottom w:val="0"/>
      <w:divBdr>
        <w:top w:val="none" w:sz="0" w:space="0" w:color="auto"/>
        <w:left w:val="none" w:sz="0" w:space="0" w:color="auto"/>
        <w:bottom w:val="none" w:sz="0" w:space="0" w:color="auto"/>
        <w:right w:val="none" w:sz="0" w:space="0" w:color="auto"/>
      </w:divBdr>
      <w:divsChild>
        <w:div w:id="1846436800">
          <w:marLeft w:val="0"/>
          <w:marRight w:val="0"/>
          <w:marTop w:val="0"/>
          <w:marBottom w:val="0"/>
          <w:divBdr>
            <w:top w:val="single" w:sz="6" w:space="2" w:color="DDDDDD"/>
            <w:left w:val="single" w:sz="6" w:space="2" w:color="DDDDDD"/>
            <w:bottom w:val="single" w:sz="6" w:space="2" w:color="DDDDDD"/>
            <w:right w:val="single" w:sz="6" w:space="2" w:color="DDDDDD"/>
          </w:divBdr>
          <w:divsChild>
            <w:div w:id="199976906">
              <w:marLeft w:val="0"/>
              <w:marRight w:val="0"/>
              <w:marTop w:val="0"/>
              <w:marBottom w:val="0"/>
              <w:divBdr>
                <w:top w:val="none" w:sz="0" w:space="0" w:color="auto"/>
                <w:left w:val="none" w:sz="0" w:space="0" w:color="auto"/>
                <w:bottom w:val="none" w:sz="0" w:space="0" w:color="auto"/>
                <w:right w:val="none" w:sz="0" w:space="0" w:color="auto"/>
              </w:divBdr>
              <w:divsChild>
                <w:div w:id="1402946330">
                  <w:marLeft w:val="0"/>
                  <w:marRight w:val="0"/>
                  <w:marTop w:val="0"/>
                  <w:marBottom w:val="0"/>
                  <w:divBdr>
                    <w:top w:val="none" w:sz="0" w:space="0" w:color="auto"/>
                    <w:left w:val="none" w:sz="0" w:space="0" w:color="auto"/>
                    <w:bottom w:val="none" w:sz="0" w:space="0" w:color="auto"/>
                    <w:right w:val="none" w:sz="0" w:space="0" w:color="auto"/>
                  </w:divBdr>
                </w:div>
                <w:div w:id="1762144677">
                  <w:marLeft w:val="0"/>
                  <w:marRight w:val="0"/>
                  <w:marTop w:val="0"/>
                  <w:marBottom w:val="0"/>
                  <w:divBdr>
                    <w:top w:val="none" w:sz="0" w:space="0" w:color="auto"/>
                    <w:left w:val="none" w:sz="0" w:space="0" w:color="auto"/>
                    <w:bottom w:val="none" w:sz="0" w:space="0" w:color="auto"/>
                    <w:right w:val="none" w:sz="0" w:space="0" w:color="auto"/>
                  </w:divBdr>
                </w:div>
              </w:divsChild>
            </w:div>
            <w:div w:id="1607498487">
              <w:marLeft w:val="0"/>
              <w:marRight w:val="0"/>
              <w:marTop w:val="0"/>
              <w:marBottom w:val="0"/>
              <w:divBdr>
                <w:top w:val="none" w:sz="0" w:space="0" w:color="auto"/>
                <w:left w:val="none" w:sz="0" w:space="0" w:color="auto"/>
                <w:bottom w:val="none" w:sz="0" w:space="0" w:color="auto"/>
                <w:right w:val="none" w:sz="0" w:space="0" w:color="auto"/>
              </w:divBdr>
              <w:divsChild>
                <w:div w:id="1639453592">
                  <w:marLeft w:val="0"/>
                  <w:marRight w:val="0"/>
                  <w:marTop w:val="0"/>
                  <w:marBottom w:val="0"/>
                  <w:divBdr>
                    <w:top w:val="none" w:sz="0" w:space="0" w:color="auto"/>
                    <w:left w:val="none" w:sz="0" w:space="0" w:color="auto"/>
                    <w:bottom w:val="none" w:sz="0" w:space="0" w:color="auto"/>
                    <w:right w:val="none" w:sz="0" w:space="0" w:color="auto"/>
                  </w:divBdr>
                </w:div>
                <w:div w:id="1295797476">
                  <w:marLeft w:val="0"/>
                  <w:marRight w:val="0"/>
                  <w:marTop w:val="0"/>
                  <w:marBottom w:val="0"/>
                  <w:divBdr>
                    <w:top w:val="none" w:sz="0" w:space="0" w:color="auto"/>
                    <w:left w:val="none" w:sz="0" w:space="0" w:color="auto"/>
                    <w:bottom w:val="none" w:sz="0" w:space="0" w:color="auto"/>
                    <w:right w:val="none" w:sz="0" w:space="0" w:color="auto"/>
                  </w:divBdr>
                </w:div>
              </w:divsChild>
            </w:div>
            <w:div w:id="1145704834">
              <w:marLeft w:val="0"/>
              <w:marRight w:val="0"/>
              <w:marTop w:val="0"/>
              <w:marBottom w:val="0"/>
              <w:divBdr>
                <w:top w:val="none" w:sz="0" w:space="0" w:color="auto"/>
                <w:left w:val="none" w:sz="0" w:space="0" w:color="auto"/>
                <w:bottom w:val="none" w:sz="0" w:space="0" w:color="auto"/>
                <w:right w:val="none" w:sz="0" w:space="0" w:color="auto"/>
              </w:divBdr>
              <w:divsChild>
                <w:div w:id="1936547516">
                  <w:marLeft w:val="0"/>
                  <w:marRight w:val="0"/>
                  <w:marTop w:val="0"/>
                  <w:marBottom w:val="0"/>
                  <w:divBdr>
                    <w:top w:val="none" w:sz="0" w:space="0" w:color="auto"/>
                    <w:left w:val="none" w:sz="0" w:space="0" w:color="auto"/>
                    <w:bottom w:val="none" w:sz="0" w:space="0" w:color="auto"/>
                    <w:right w:val="none" w:sz="0" w:space="0" w:color="auto"/>
                  </w:divBdr>
                </w:div>
                <w:div w:id="157158156">
                  <w:marLeft w:val="0"/>
                  <w:marRight w:val="0"/>
                  <w:marTop w:val="0"/>
                  <w:marBottom w:val="0"/>
                  <w:divBdr>
                    <w:top w:val="none" w:sz="0" w:space="0" w:color="auto"/>
                    <w:left w:val="none" w:sz="0" w:space="0" w:color="auto"/>
                    <w:bottom w:val="none" w:sz="0" w:space="0" w:color="auto"/>
                    <w:right w:val="none" w:sz="0" w:space="0" w:color="auto"/>
                  </w:divBdr>
                </w:div>
              </w:divsChild>
            </w:div>
            <w:div w:id="1020739241">
              <w:marLeft w:val="0"/>
              <w:marRight w:val="0"/>
              <w:marTop w:val="0"/>
              <w:marBottom w:val="0"/>
              <w:divBdr>
                <w:top w:val="none" w:sz="0" w:space="0" w:color="auto"/>
                <w:left w:val="none" w:sz="0" w:space="0" w:color="auto"/>
                <w:bottom w:val="none" w:sz="0" w:space="0" w:color="auto"/>
                <w:right w:val="none" w:sz="0" w:space="0" w:color="auto"/>
              </w:divBdr>
              <w:divsChild>
                <w:div w:id="1110390165">
                  <w:marLeft w:val="0"/>
                  <w:marRight w:val="0"/>
                  <w:marTop w:val="0"/>
                  <w:marBottom w:val="0"/>
                  <w:divBdr>
                    <w:top w:val="none" w:sz="0" w:space="0" w:color="auto"/>
                    <w:left w:val="none" w:sz="0" w:space="0" w:color="auto"/>
                    <w:bottom w:val="none" w:sz="0" w:space="0" w:color="auto"/>
                    <w:right w:val="none" w:sz="0" w:space="0" w:color="auto"/>
                  </w:divBdr>
                </w:div>
                <w:div w:id="439033533">
                  <w:marLeft w:val="0"/>
                  <w:marRight w:val="0"/>
                  <w:marTop w:val="0"/>
                  <w:marBottom w:val="0"/>
                  <w:divBdr>
                    <w:top w:val="none" w:sz="0" w:space="0" w:color="auto"/>
                    <w:left w:val="none" w:sz="0" w:space="0" w:color="auto"/>
                    <w:bottom w:val="none" w:sz="0" w:space="0" w:color="auto"/>
                    <w:right w:val="none" w:sz="0" w:space="0" w:color="auto"/>
                  </w:divBdr>
                </w:div>
              </w:divsChild>
            </w:div>
            <w:div w:id="1887984858">
              <w:marLeft w:val="0"/>
              <w:marRight w:val="0"/>
              <w:marTop w:val="0"/>
              <w:marBottom w:val="0"/>
              <w:divBdr>
                <w:top w:val="none" w:sz="0" w:space="0" w:color="auto"/>
                <w:left w:val="none" w:sz="0" w:space="0" w:color="auto"/>
                <w:bottom w:val="none" w:sz="0" w:space="0" w:color="auto"/>
                <w:right w:val="none" w:sz="0" w:space="0" w:color="auto"/>
              </w:divBdr>
            </w:div>
            <w:div w:id="1250164755">
              <w:marLeft w:val="0"/>
              <w:marRight w:val="0"/>
              <w:marTop w:val="0"/>
              <w:marBottom w:val="0"/>
              <w:divBdr>
                <w:top w:val="none" w:sz="0" w:space="0" w:color="auto"/>
                <w:left w:val="none" w:sz="0" w:space="0" w:color="auto"/>
                <w:bottom w:val="none" w:sz="0" w:space="0" w:color="auto"/>
                <w:right w:val="none" w:sz="0" w:space="0" w:color="auto"/>
              </w:divBdr>
            </w:div>
          </w:divsChild>
        </w:div>
        <w:div w:id="1810047561">
          <w:marLeft w:val="0"/>
          <w:marRight w:val="0"/>
          <w:marTop w:val="0"/>
          <w:marBottom w:val="0"/>
          <w:divBdr>
            <w:top w:val="none" w:sz="0" w:space="0" w:color="auto"/>
            <w:left w:val="none" w:sz="0" w:space="0" w:color="auto"/>
            <w:bottom w:val="none" w:sz="0" w:space="0" w:color="auto"/>
            <w:right w:val="none" w:sz="0" w:space="0" w:color="auto"/>
          </w:divBdr>
        </w:div>
      </w:divsChild>
    </w:div>
    <w:div w:id="1826628649">
      <w:bodyDiv w:val="1"/>
      <w:marLeft w:val="0"/>
      <w:marRight w:val="0"/>
      <w:marTop w:val="0"/>
      <w:marBottom w:val="0"/>
      <w:divBdr>
        <w:top w:val="none" w:sz="0" w:space="0" w:color="auto"/>
        <w:left w:val="none" w:sz="0" w:space="0" w:color="auto"/>
        <w:bottom w:val="none" w:sz="0" w:space="0" w:color="auto"/>
        <w:right w:val="none" w:sz="0" w:space="0" w:color="auto"/>
      </w:divBdr>
      <w:divsChild>
        <w:div w:id="1623263917">
          <w:marLeft w:val="0"/>
          <w:marRight w:val="0"/>
          <w:marTop w:val="0"/>
          <w:marBottom w:val="0"/>
          <w:divBdr>
            <w:top w:val="single" w:sz="6" w:space="2" w:color="DDDDDD"/>
            <w:left w:val="single" w:sz="6" w:space="2" w:color="DDDDDD"/>
            <w:bottom w:val="single" w:sz="6" w:space="2" w:color="DDDDDD"/>
            <w:right w:val="single" w:sz="6" w:space="2" w:color="DDDDDD"/>
          </w:divBdr>
          <w:divsChild>
            <w:div w:id="817111366">
              <w:marLeft w:val="0"/>
              <w:marRight w:val="0"/>
              <w:marTop w:val="0"/>
              <w:marBottom w:val="0"/>
              <w:divBdr>
                <w:top w:val="none" w:sz="0" w:space="0" w:color="auto"/>
                <w:left w:val="none" w:sz="0" w:space="0" w:color="auto"/>
                <w:bottom w:val="none" w:sz="0" w:space="0" w:color="auto"/>
                <w:right w:val="none" w:sz="0" w:space="0" w:color="auto"/>
              </w:divBdr>
              <w:divsChild>
                <w:div w:id="250049235">
                  <w:marLeft w:val="0"/>
                  <w:marRight w:val="0"/>
                  <w:marTop w:val="0"/>
                  <w:marBottom w:val="0"/>
                  <w:divBdr>
                    <w:top w:val="none" w:sz="0" w:space="0" w:color="auto"/>
                    <w:left w:val="none" w:sz="0" w:space="0" w:color="auto"/>
                    <w:bottom w:val="none" w:sz="0" w:space="0" w:color="auto"/>
                    <w:right w:val="none" w:sz="0" w:space="0" w:color="auto"/>
                  </w:divBdr>
                </w:div>
                <w:div w:id="1130173142">
                  <w:marLeft w:val="0"/>
                  <w:marRight w:val="0"/>
                  <w:marTop w:val="0"/>
                  <w:marBottom w:val="0"/>
                  <w:divBdr>
                    <w:top w:val="none" w:sz="0" w:space="0" w:color="auto"/>
                    <w:left w:val="none" w:sz="0" w:space="0" w:color="auto"/>
                    <w:bottom w:val="none" w:sz="0" w:space="0" w:color="auto"/>
                    <w:right w:val="none" w:sz="0" w:space="0" w:color="auto"/>
                  </w:divBdr>
                </w:div>
              </w:divsChild>
            </w:div>
            <w:div w:id="108397897">
              <w:marLeft w:val="0"/>
              <w:marRight w:val="0"/>
              <w:marTop w:val="0"/>
              <w:marBottom w:val="0"/>
              <w:divBdr>
                <w:top w:val="none" w:sz="0" w:space="0" w:color="auto"/>
                <w:left w:val="none" w:sz="0" w:space="0" w:color="auto"/>
                <w:bottom w:val="none" w:sz="0" w:space="0" w:color="auto"/>
                <w:right w:val="none" w:sz="0" w:space="0" w:color="auto"/>
              </w:divBdr>
              <w:divsChild>
                <w:div w:id="49810817">
                  <w:marLeft w:val="0"/>
                  <w:marRight w:val="0"/>
                  <w:marTop w:val="0"/>
                  <w:marBottom w:val="0"/>
                  <w:divBdr>
                    <w:top w:val="none" w:sz="0" w:space="0" w:color="auto"/>
                    <w:left w:val="none" w:sz="0" w:space="0" w:color="auto"/>
                    <w:bottom w:val="none" w:sz="0" w:space="0" w:color="auto"/>
                    <w:right w:val="none" w:sz="0" w:space="0" w:color="auto"/>
                  </w:divBdr>
                </w:div>
                <w:div w:id="418451497">
                  <w:marLeft w:val="0"/>
                  <w:marRight w:val="0"/>
                  <w:marTop w:val="0"/>
                  <w:marBottom w:val="0"/>
                  <w:divBdr>
                    <w:top w:val="none" w:sz="0" w:space="0" w:color="auto"/>
                    <w:left w:val="none" w:sz="0" w:space="0" w:color="auto"/>
                    <w:bottom w:val="none" w:sz="0" w:space="0" w:color="auto"/>
                    <w:right w:val="none" w:sz="0" w:space="0" w:color="auto"/>
                  </w:divBdr>
                </w:div>
              </w:divsChild>
            </w:div>
            <w:div w:id="314527889">
              <w:marLeft w:val="0"/>
              <w:marRight w:val="0"/>
              <w:marTop w:val="0"/>
              <w:marBottom w:val="0"/>
              <w:divBdr>
                <w:top w:val="none" w:sz="0" w:space="0" w:color="auto"/>
                <w:left w:val="none" w:sz="0" w:space="0" w:color="auto"/>
                <w:bottom w:val="none" w:sz="0" w:space="0" w:color="auto"/>
                <w:right w:val="none" w:sz="0" w:space="0" w:color="auto"/>
              </w:divBdr>
              <w:divsChild>
                <w:div w:id="1217165491">
                  <w:marLeft w:val="0"/>
                  <w:marRight w:val="0"/>
                  <w:marTop w:val="0"/>
                  <w:marBottom w:val="0"/>
                  <w:divBdr>
                    <w:top w:val="none" w:sz="0" w:space="0" w:color="auto"/>
                    <w:left w:val="none" w:sz="0" w:space="0" w:color="auto"/>
                    <w:bottom w:val="none" w:sz="0" w:space="0" w:color="auto"/>
                    <w:right w:val="none" w:sz="0" w:space="0" w:color="auto"/>
                  </w:divBdr>
                </w:div>
                <w:div w:id="693923021">
                  <w:marLeft w:val="0"/>
                  <w:marRight w:val="0"/>
                  <w:marTop w:val="0"/>
                  <w:marBottom w:val="0"/>
                  <w:divBdr>
                    <w:top w:val="none" w:sz="0" w:space="0" w:color="auto"/>
                    <w:left w:val="none" w:sz="0" w:space="0" w:color="auto"/>
                    <w:bottom w:val="none" w:sz="0" w:space="0" w:color="auto"/>
                    <w:right w:val="none" w:sz="0" w:space="0" w:color="auto"/>
                  </w:divBdr>
                </w:div>
              </w:divsChild>
            </w:div>
            <w:div w:id="718552988">
              <w:marLeft w:val="0"/>
              <w:marRight w:val="0"/>
              <w:marTop w:val="0"/>
              <w:marBottom w:val="0"/>
              <w:divBdr>
                <w:top w:val="none" w:sz="0" w:space="0" w:color="auto"/>
                <w:left w:val="none" w:sz="0" w:space="0" w:color="auto"/>
                <w:bottom w:val="none" w:sz="0" w:space="0" w:color="auto"/>
                <w:right w:val="none" w:sz="0" w:space="0" w:color="auto"/>
              </w:divBdr>
              <w:divsChild>
                <w:div w:id="2025857217">
                  <w:marLeft w:val="0"/>
                  <w:marRight w:val="0"/>
                  <w:marTop w:val="0"/>
                  <w:marBottom w:val="0"/>
                  <w:divBdr>
                    <w:top w:val="none" w:sz="0" w:space="0" w:color="auto"/>
                    <w:left w:val="none" w:sz="0" w:space="0" w:color="auto"/>
                    <w:bottom w:val="none" w:sz="0" w:space="0" w:color="auto"/>
                    <w:right w:val="none" w:sz="0" w:space="0" w:color="auto"/>
                  </w:divBdr>
                </w:div>
                <w:div w:id="234361335">
                  <w:marLeft w:val="0"/>
                  <w:marRight w:val="0"/>
                  <w:marTop w:val="0"/>
                  <w:marBottom w:val="0"/>
                  <w:divBdr>
                    <w:top w:val="none" w:sz="0" w:space="0" w:color="auto"/>
                    <w:left w:val="none" w:sz="0" w:space="0" w:color="auto"/>
                    <w:bottom w:val="none" w:sz="0" w:space="0" w:color="auto"/>
                    <w:right w:val="none" w:sz="0" w:space="0" w:color="auto"/>
                  </w:divBdr>
                </w:div>
              </w:divsChild>
            </w:div>
            <w:div w:id="1769427152">
              <w:marLeft w:val="0"/>
              <w:marRight w:val="0"/>
              <w:marTop w:val="0"/>
              <w:marBottom w:val="0"/>
              <w:divBdr>
                <w:top w:val="none" w:sz="0" w:space="0" w:color="auto"/>
                <w:left w:val="none" w:sz="0" w:space="0" w:color="auto"/>
                <w:bottom w:val="none" w:sz="0" w:space="0" w:color="auto"/>
                <w:right w:val="none" w:sz="0" w:space="0" w:color="auto"/>
              </w:divBdr>
            </w:div>
            <w:div w:id="1258365106">
              <w:marLeft w:val="0"/>
              <w:marRight w:val="0"/>
              <w:marTop w:val="0"/>
              <w:marBottom w:val="0"/>
              <w:divBdr>
                <w:top w:val="none" w:sz="0" w:space="0" w:color="auto"/>
                <w:left w:val="none" w:sz="0" w:space="0" w:color="auto"/>
                <w:bottom w:val="none" w:sz="0" w:space="0" w:color="auto"/>
                <w:right w:val="none" w:sz="0" w:space="0" w:color="auto"/>
              </w:divBdr>
            </w:div>
          </w:divsChild>
        </w:div>
        <w:div w:id="373969001">
          <w:marLeft w:val="0"/>
          <w:marRight w:val="0"/>
          <w:marTop w:val="0"/>
          <w:marBottom w:val="0"/>
          <w:divBdr>
            <w:top w:val="none" w:sz="0" w:space="0" w:color="auto"/>
            <w:left w:val="none" w:sz="0" w:space="0" w:color="auto"/>
            <w:bottom w:val="none" w:sz="0" w:space="0" w:color="auto"/>
            <w:right w:val="none" w:sz="0" w:space="0" w:color="auto"/>
          </w:divBdr>
        </w:div>
      </w:divsChild>
    </w:div>
    <w:div w:id="1839999398">
      <w:bodyDiv w:val="1"/>
      <w:marLeft w:val="0"/>
      <w:marRight w:val="0"/>
      <w:marTop w:val="0"/>
      <w:marBottom w:val="0"/>
      <w:divBdr>
        <w:top w:val="none" w:sz="0" w:space="0" w:color="auto"/>
        <w:left w:val="none" w:sz="0" w:space="0" w:color="auto"/>
        <w:bottom w:val="none" w:sz="0" w:space="0" w:color="auto"/>
        <w:right w:val="none" w:sz="0" w:space="0" w:color="auto"/>
      </w:divBdr>
      <w:divsChild>
        <w:div w:id="1715886075">
          <w:marLeft w:val="0"/>
          <w:marRight w:val="0"/>
          <w:marTop w:val="0"/>
          <w:marBottom w:val="0"/>
          <w:divBdr>
            <w:top w:val="single" w:sz="6" w:space="2" w:color="DDDDDD"/>
            <w:left w:val="single" w:sz="6" w:space="2" w:color="DDDDDD"/>
            <w:bottom w:val="single" w:sz="6" w:space="2" w:color="DDDDDD"/>
            <w:right w:val="single" w:sz="6" w:space="2" w:color="DDDDDD"/>
          </w:divBdr>
          <w:divsChild>
            <w:div w:id="73287250">
              <w:marLeft w:val="0"/>
              <w:marRight w:val="0"/>
              <w:marTop w:val="0"/>
              <w:marBottom w:val="0"/>
              <w:divBdr>
                <w:top w:val="none" w:sz="0" w:space="0" w:color="auto"/>
                <w:left w:val="none" w:sz="0" w:space="0" w:color="auto"/>
                <w:bottom w:val="none" w:sz="0" w:space="0" w:color="auto"/>
                <w:right w:val="none" w:sz="0" w:space="0" w:color="auto"/>
              </w:divBdr>
              <w:divsChild>
                <w:div w:id="1939438542">
                  <w:marLeft w:val="0"/>
                  <w:marRight w:val="0"/>
                  <w:marTop w:val="0"/>
                  <w:marBottom w:val="0"/>
                  <w:divBdr>
                    <w:top w:val="none" w:sz="0" w:space="0" w:color="auto"/>
                    <w:left w:val="none" w:sz="0" w:space="0" w:color="auto"/>
                    <w:bottom w:val="none" w:sz="0" w:space="0" w:color="auto"/>
                    <w:right w:val="none" w:sz="0" w:space="0" w:color="auto"/>
                  </w:divBdr>
                </w:div>
                <w:div w:id="1229732922">
                  <w:marLeft w:val="0"/>
                  <w:marRight w:val="0"/>
                  <w:marTop w:val="0"/>
                  <w:marBottom w:val="0"/>
                  <w:divBdr>
                    <w:top w:val="none" w:sz="0" w:space="0" w:color="auto"/>
                    <w:left w:val="none" w:sz="0" w:space="0" w:color="auto"/>
                    <w:bottom w:val="none" w:sz="0" w:space="0" w:color="auto"/>
                    <w:right w:val="none" w:sz="0" w:space="0" w:color="auto"/>
                  </w:divBdr>
                </w:div>
              </w:divsChild>
            </w:div>
            <w:div w:id="45615087">
              <w:marLeft w:val="0"/>
              <w:marRight w:val="0"/>
              <w:marTop w:val="0"/>
              <w:marBottom w:val="0"/>
              <w:divBdr>
                <w:top w:val="none" w:sz="0" w:space="0" w:color="auto"/>
                <w:left w:val="none" w:sz="0" w:space="0" w:color="auto"/>
                <w:bottom w:val="none" w:sz="0" w:space="0" w:color="auto"/>
                <w:right w:val="none" w:sz="0" w:space="0" w:color="auto"/>
              </w:divBdr>
              <w:divsChild>
                <w:div w:id="1136292199">
                  <w:marLeft w:val="0"/>
                  <w:marRight w:val="0"/>
                  <w:marTop w:val="0"/>
                  <w:marBottom w:val="0"/>
                  <w:divBdr>
                    <w:top w:val="none" w:sz="0" w:space="0" w:color="auto"/>
                    <w:left w:val="none" w:sz="0" w:space="0" w:color="auto"/>
                    <w:bottom w:val="none" w:sz="0" w:space="0" w:color="auto"/>
                    <w:right w:val="none" w:sz="0" w:space="0" w:color="auto"/>
                  </w:divBdr>
                </w:div>
                <w:div w:id="351154429">
                  <w:marLeft w:val="0"/>
                  <w:marRight w:val="0"/>
                  <w:marTop w:val="0"/>
                  <w:marBottom w:val="0"/>
                  <w:divBdr>
                    <w:top w:val="none" w:sz="0" w:space="0" w:color="auto"/>
                    <w:left w:val="none" w:sz="0" w:space="0" w:color="auto"/>
                    <w:bottom w:val="none" w:sz="0" w:space="0" w:color="auto"/>
                    <w:right w:val="none" w:sz="0" w:space="0" w:color="auto"/>
                  </w:divBdr>
                </w:div>
              </w:divsChild>
            </w:div>
            <w:div w:id="282687921">
              <w:marLeft w:val="0"/>
              <w:marRight w:val="0"/>
              <w:marTop w:val="0"/>
              <w:marBottom w:val="0"/>
              <w:divBdr>
                <w:top w:val="none" w:sz="0" w:space="0" w:color="auto"/>
                <w:left w:val="none" w:sz="0" w:space="0" w:color="auto"/>
                <w:bottom w:val="none" w:sz="0" w:space="0" w:color="auto"/>
                <w:right w:val="none" w:sz="0" w:space="0" w:color="auto"/>
              </w:divBdr>
              <w:divsChild>
                <w:div w:id="1731074304">
                  <w:marLeft w:val="0"/>
                  <w:marRight w:val="0"/>
                  <w:marTop w:val="0"/>
                  <w:marBottom w:val="0"/>
                  <w:divBdr>
                    <w:top w:val="none" w:sz="0" w:space="0" w:color="auto"/>
                    <w:left w:val="none" w:sz="0" w:space="0" w:color="auto"/>
                    <w:bottom w:val="none" w:sz="0" w:space="0" w:color="auto"/>
                    <w:right w:val="none" w:sz="0" w:space="0" w:color="auto"/>
                  </w:divBdr>
                </w:div>
                <w:div w:id="675231084">
                  <w:marLeft w:val="0"/>
                  <w:marRight w:val="0"/>
                  <w:marTop w:val="0"/>
                  <w:marBottom w:val="0"/>
                  <w:divBdr>
                    <w:top w:val="none" w:sz="0" w:space="0" w:color="auto"/>
                    <w:left w:val="none" w:sz="0" w:space="0" w:color="auto"/>
                    <w:bottom w:val="none" w:sz="0" w:space="0" w:color="auto"/>
                    <w:right w:val="none" w:sz="0" w:space="0" w:color="auto"/>
                  </w:divBdr>
                </w:div>
              </w:divsChild>
            </w:div>
            <w:div w:id="787240948">
              <w:marLeft w:val="0"/>
              <w:marRight w:val="0"/>
              <w:marTop w:val="0"/>
              <w:marBottom w:val="0"/>
              <w:divBdr>
                <w:top w:val="none" w:sz="0" w:space="0" w:color="auto"/>
                <w:left w:val="none" w:sz="0" w:space="0" w:color="auto"/>
                <w:bottom w:val="none" w:sz="0" w:space="0" w:color="auto"/>
                <w:right w:val="none" w:sz="0" w:space="0" w:color="auto"/>
              </w:divBdr>
              <w:divsChild>
                <w:div w:id="763838760">
                  <w:marLeft w:val="0"/>
                  <w:marRight w:val="0"/>
                  <w:marTop w:val="0"/>
                  <w:marBottom w:val="0"/>
                  <w:divBdr>
                    <w:top w:val="none" w:sz="0" w:space="0" w:color="auto"/>
                    <w:left w:val="none" w:sz="0" w:space="0" w:color="auto"/>
                    <w:bottom w:val="none" w:sz="0" w:space="0" w:color="auto"/>
                    <w:right w:val="none" w:sz="0" w:space="0" w:color="auto"/>
                  </w:divBdr>
                </w:div>
                <w:div w:id="1218323016">
                  <w:marLeft w:val="0"/>
                  <w:marRight w:val="0"/>
                  <w:marTop w:val="0"/>
                  <w:marBottom w:val="0"/>
                  <w:divBdr>
                    <w:top w:val="none" w:sz="0" w:space="0" w:color="auto"/>
                    <w:left w:val="none" w:sz="0" w:space="0" w:color="auto"/>
                    <w:bottom w:val="none" w:sz="0" w:space="0" w:color="auto"/>
                    <w:right w:val="none" w:sz="0" w:space="0" w:color="auto"/>
                  </w:divBdr>
                </w:div>
              </w:divsChild>
            </w:div>
            <w:div w:id="1385594555">
              <w:marLeft w:val="0"/>
              <w:marRight w:val="0"/>
              <w:marTop w:val="0"/>
              <w:marBottom w:val="0"/>
              <w:divBdr>
                <w:top w:val="none" w:sz="0" w:space="0" w:color="auto"/>
                <w:left w:val="none" w:sz="0" w:space="0" w:color="auto"/>
                <w:bottom w:val="none" w:sz="0" w:space="0" w:color="auto"/>
                <w:right w:val="none" w:sz="0" w:space="0" w:color="auto"/>
              </w:divBdr>
            </w:div>
            <w:div w:id="1842893829">
              <w:marLeft w:val="0"/>
              <w:marRight w:val="0"/>
              <w:marTop w:val="0"/>
              <w:marBottom w:val="0"/>
              <w:divBdr>
                <w:top w:val="none" w:sz="0" w:space="0" w:color="auto"/>
                <w:left w:val="none" w:sz="0" w:space="0" w:color="auto"/>
                <w:bottom w:val="none" w:sz="0" w:space="0" w:color="auto"/>
                <w:right w:val="none" w:sz="0" w:space="0" w:color="auto"/>
              </w:divBdr>
            </w:div>
          </w:divsChild>
        </w:div>
        <w:div w:id="1331182439">
          <w:marLeft w:val="0"/>
          <w:marRight w:val="0"/>
          <w:marTop w:val="0"/>
          <w:marBottom w:val="0"/>
          <w:divBdr>
            <w:top w:val="none" w:sz="0" w:space="0" w:color="auto"/>
            <w:left w:val="none" w:sz="0" w:space="0" w:color="auto"/>
            <w:bottom w:val="none" w:sz="0" w:space="0" w:color="auto"/>
            <w:right w:val="none" w:sz="0" w:space="0" w:color="auto"/>
          </w:divBdr>
        </w:div>
      </w:divsChild>
    </w:div>
    <w:div w:id="1878856833">
      <w:bodyDiv w:val="1"/>
      <w:marLeft w:val="0"/>
      <w:marRight w:val="0"/>
      <w:marTop w:val="0"/>
      <w:marBottom w:val="0"/>
      <w:divBdr>
        <w:top w:val="none" w:sz="0" w:space="0" w:color="auto"/>
        <w:left w:val="none" w:sz="0" w:space="0" w:color="auto"/>
        <w:bottom w:val="none" w:sz="0" w:space="0" w:color="auto"/>
        <w:right w:val="none" w:sz="0" w:space="0" w:color="auto"/>
      </w:divBdr>
      <w:divsChild>
        <w:div w:id="1003511394">
          <w:marLeft w:val="0"/>
          <w:marRight w:val="0"/>
          <w:marTop w:val="0"/>
          <w:marBottom w:val="0"/>
          <w:divBdr>
            <w:top w:val="single" w:sz="6" w:space="2" w:color="DDDDDD"/>
            <w:left w:val="single" w:sz="6" w:space="2" w:color="DDDDDD"/>
            <w:bottom w:val="single" w:sz="6" w:space="2" w:color="DDDDDD"/>
            <w:right w:val="single" w:sz="6" w:space="2" w:color="DDDDDD"/>
          </w:divBdr>
          <w:divsChild>
            <w:div w:id="503319810">
              <w:marLeft w:val="0"/>
              <w:marRight w:val="0"/>
              <w:marTop w:val="0"/>
              <w:marBottom w:val="0"/>
              <w:divBdr>
                <w:top w:val="none" w:sz="0" w:space="0" w:color="auto"/>
                <w:left w:val="none" w:sz="0" w:space="0" w:color="auto"/>
                <w:bottom w:val="none" w:sz="0" w:space="0" w:color="auto"/>
                <w:right w:val="none" w:sz="0" w:space="0" w:color="auto"/>
              </w:divBdr>
              <w:divsChild>
                <w:div w:id="10568387">
                  <w:marLeft w:val="0"/>
                  <w:marRight w:val="0"/>
                  <w:marTop w:val="0"/>
                  <w:marBottom w:val="0"/>
                  <w:divBdr>
                    <w:top w:val="none" w:sz="0" w:space="0" w:color="auto"/>
                    <w:left w:val="none" w:sz="0" w:space="0" w:color="auto"/>
                    <w:bottom w:val="none" w:sz="0" w:space="0" w:color="auto"/>
                    <w:right w:val="none" w:sz="0" w:space="0" w:color="auto"/>
                  </w:divBdr>
                </w:div>
                <w:div w:id="1530099161">
                  <w:marLeft w:val="0"/>
                  <w:marRight w:val="0"/>
                  <w:marTop w:val="0"/>
                  <w:marBottom w:val="0"/>
                  <w:divBdr>
                    <w:top w:val="none" w:sz="0" w:space="0" w:color="auto"/>
                    <w:left w:val="none" w:sz="0" w:space="0" w:color="auto"/>
                    <w:bottom w:val="none" w:sz="0" w:space="0" w:color="auto"/>
                    <w:right w:val="none" w:sz="0" w:space="0" w:color="auto"/>
                  </w:divBdr>
                </w:div>
              </w:divsChild>
            </w:div>
            <w:div w:id="1590306869">
              <w:marLeft w:val="0"/>
              <w:marRight w:val="0"/>
              <w:marTop w:val="0"/>
              <w:marBottom w:val="0"/>
              <w:divBdr>
                <w:top w:val="none" w:sz="0" w:space="0" w:color="auto"/>
                <w:left w:val="none" w:sz="0" w:space="0" w:color="auto"/>
                <w:bottom w:val="none" w:sz="0" w:space="0" w:color="auto"/>
                <w:right w:val="none" w:sz="0" w:space="0" w:color="auto"/>
              </w:divBdr>
              <w:divsChild>
                <w:div w:id="218134958">
                  <w:marLeft w:val="0"/>
                  <w:marRight w:val="0"/>
                  <w:marTop w:val="0"/>
                  <w:marBottom w:val="0"/>
                  <w:divBdr>
                    <w:top w:val="none" w:sz="0" w:space="0" w:color="auto"/>
                    <w:left w:val="none" w:sz="0" w:space="0" w:color="auto"/>
                    <w:bottom w:val="none" w:sz="0" w:space="0" w:color="auto"/>
                    <w:right w:val="none" w:sz="0" w:space="0" w:color="auto"/>
                  </w:divBdr>
                </w:div>
                <w:div w:id="597520254">
                  <w:marLeft w:val="0"/>
                  <w:marRight w:val="0"/>
                  <w:marTop w:val="0"/>
                  <w:marBottom w:val="0"/>
                  <w:divBdr>
                    <w:top w:val="none" w:sz="0" w:space="0" w:color="auto"/>
                    <w:left w:val="none" w:sz="0" w:space="0" w:color="auto"/>
                    <w:bottom w:val="none" w:sz="0" w:space="0" w:color="auto"/>
                    <w:right w:val="none" w:sz="0" w:space="0" w:color="auto"/>
                  </w:divBdr>
                </w:div>
              </w:divsChild>
            </w:div>
            <w:div w:id="478351942">
              <w:marLeft w:val="0"/>
              <w:marRight w:val="0"/>
              <w:marTop w:val="0"/>
              <w:marBottom w:val="0"/>
              <w:divBdr>
                <w:top w:val="none" w:sz="0" w:space="0" w:color="auto"/>
                <w:left w:val="none" w:sz="0" w:space="0" w:color="auto"/>
                <w:bottom w:val="none" w:sz="0" w:space="0" w:color="auto"/>
                <w:right w:val="none" w:sz="0" w:space="0" w:color="auto"/>
              </w:divBdr>
              <w:divsChild>
                <w:div w:id="134951185">
                  <w:marLeft w:val="0"/>
                  <w:marRight w:val="0"/>
                  <w:marTop w:val="0"/>
                  <w:marBottom w:val="0"/>
                  <w:divBdr>
                    <w:top w:val="none" w:sz="0" w:space="0" w:color="auto"/>
                    <w:left w:val="none" w:sz="0" w:space="0" w:color="auto"/>
                    <w:bottom w:val="none" w:sz="0" w:space="0" w:color="auto"/>
                    <w:right w:val="none" w:sz="0" w:space="0" w:color="auto"/>
                  </w:divBdr>
                </w:div>
                <w:div w:id="1806001436">
                  <w:marLeft w:val="0"/>
                  <w:marRight w:val="0"/>
                  <w:marTop w:val="0"/>
                  <w:marBottom w:val="0"/>
                  <w:divBdr>
                    <w:top w:val="none" w:sz="0" w:space="0" w:color="auto"/>
                    <w:left w:val="none" w:sz="0" w:space="0" w:color="auto"/>
                    <w:bottom w:val="none" w:sz="0" w:space="0" w:color="auto"/>
                    <w:right w:val="none" w:sz="0" w:space="0" w:color="auto"/>
                  </w:divBdr>
                </w:div>
              </w:divsChild>
            </w:div>
            <w:div w:id="1274559921">
              <w:marLeft w:val="0"/>
              <w:marRight w:val="0"/>
              <w:marTop w:val="0"/>
              <w:marBottom w:val="0"/>
              <w:divBdr>
                <w:top w:val="none" w:sz="0" w:space="0" w:color="auto"/>
                <w:left w:val="none" w:sz="0" w:space="0" w:color="auto"/>
                <w:bottom w:val="none" w:sz="0" w:space="0" w:color="auto"/>
                <w:right w:val="none" w:sz="0" w:space="0" w:color="auto"/>
              </w:divBdr>
              <w:divsChild>
                <w:div w:id="174422320">
                  <w:marLeft w:val="0"/>
                  <w:marRight w:val="0"/>
                  <w:marTop w:val="0"/>
                  <w:marBottom w:val="0"/>
                  <w:divBdr>
                    <w:top w:val="none" w:sz="0" w:space="0" w:color="auto"/>
                    <w:left w:val="none" w:sz="0" w:space="0" w:color="auto"/>
                    <w:bottom w:val="none" w:sz="0" w:space="0" w:color="auto"/>
                    <w:right w:val="none" w:sz="0" w:space="0" w:color="auto"/>
                  </w:divBdr>
                </w:div>
                <w:div w:id="1552426822">
                  <w:marLeft w:val="0"/>
                  <w:marRight w:val="0"/>
                  <w:marTop w:val="0"/>
                  <w:marBottom w:val="0"/>
                  <w:divBdr>
                    <w:top w:val="none" w:sz="0" w:space="0" w:color="auto"/>
                    <w:left w:val="none" w:sz="0" w:space="0" w:color="auto"/>
                    <w:bottom w:val="none" w:sz="0" w:space="0" w:color="auto"/>
                    <w:right w:val="none" w:sz="0" w:space="0" w:color="auto"/>
                  </w:divBdr>
                </w:div>
              </w:divsChild>
            </w:div>
            <w:div w:id="1286617423">
              <w:marLeft w:val="0"/>
              <w:marRight w:val="0"/>
              <w:marTop w:val="0"/>
              <w:marBottom w:val="0"/>
              <w:divBdr>
                <w:top w:val="none" w:sz="0" w:space="0" w:color="auto"/>
                <w:left w:val="none" w:sz="0" w:space="0" w:color="auto"/>
                <w:bottom w:val="none" w:sz="0" w:space="0" w:color="auto"/>
                <w:right w:val="none" w:sz="0" w:space="0" w:color="auto"/>
              </w:divBdr>
            </w:div>
            <w:div w:id="842207244">
              <w:marLeft w:val="0"/>
              <w:marRight w:val="0"/>
              <w:marTop w:val="0"/>
              <w:marBottom w:val="0"/>
              <w:divBdr>
                <w:top w:val="none" w:sz="0" w:space="0" w:color="auto"/>
                <w:left w:val="none" w:sz="0" w:space="0" w:color="auto"/>
                <w:bottom w:val="none" w:sz="0" w:space="0" w:color="auto"/>
                <w:right w:val="none" w:sz="0" w:space="0" w:color="auto"/>
              </w:divBdr>
            </w:div>
          </w:divsChild>
        </w:div>
        <w:div w:id="36514522">
          <w:marLeft w:val="0"/>
          <w:marRight w:val="0"/>
          <w:marTop w:val="0"/>
          <w:marBottom w:val="0"/>
          <w:divBdr>
            <w:top w:val="none" w:sz="0" w:space="0" w:color="auto"/>
            <w:left w:val="none" w:sz="0" w:space="0" w:color="auto"/>
            <w:bottom w:val="none" w:sz="0" w:space="0" w:color="auto"/>
            <w:right w:val="none" w:sz="0" w:space="0" w:color="auto"/>
          </w:divBdr>
        </w:div>
      </w:divsChild>
    </w:div>
    <w:div w:id="1880701266">
      <w:bodyDiv w:val="1"/>
      <w:marLeft w:val="0"/>
      <w:marRight w:val="0"/>
      <w:marTop w:val="0"/>
      <w:marBottom w:val="0"/>
      <w:divBdr>
        <w:top w:val="none" w:sz="0" w:space="0" w:color="auto"/>
        <w:left w:val="none" w:sz="0" w:space="0" w:color="auto"/>
        <w:bottom w:val="none" w:sz="0" w:space="0" w:color="auto"/>
        <w:right w:val="none" w:sz="0" w:space="0" w:color="auto"/>
      </w:divBdr>
      <w:divsChild>
        <w:div w:id="1542589003">
          <w:marLeft w:val="0"/>
          <w:marRight w:val="0"/>
          <w:marTop w:val="0"/>
          <w:marBottom w:val="0"/>
          <w:divBdr>
            <w:top w:val="single" w:sz="6" w:space="2" w:color="DDDDDD"/>
            <w:left w:val="single" w:sz="6" w:space="2" w:color="DDDDDD"/>
            <w:bottom w:val="single" w:sz="6" w:space="2" w:color="DDDDDD"/>
            <w:right w:val="single" w:sz="6" w:space="2" w:color="DDDDDD"/>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568659341">
                  <w:marLeft w:val="0"/>
                  <w:marRight w:val="0"/>
                  <w:marTop w:val="0"/>
                  <w:marBottom w:val="0"/>
                  <w:divBdr>
                    <w:top w:val="none" w:sz="0" w:space="0" w:color="auto"/>
                    <w:left w:val="none" w:sz="0" w:space="0" w:color="auto"/>
                    <w:bottom w:val="none" w:sz="0" w:space="0" w:color="auto"/>
                    <w:right w:val="none" w:sz="0" w:space="0" w:color="auto"/>
                  </w:divBdr>
                </w:div>
                <w:div w:id="1414275859">
                  <w:marLeft w:val="0"/>
                  <w:marRight w:val="0"/>
                  <w:marTop w:val="0"/>
                  <w:marBottom w:val="0"/>
                  <w:divBdr>
                    <w:top w:val="none" w:sz="0" w:space="0" w:color="auto"/>
                    <w:left w:val="none" w:sz="0" w:space="0" w:color="auto"/>
                    <w:bottom w:val="none" w:sz="0" w:space="0" w:color="auto"/>
                    <w:right w:val="none" w:sz="0" w:space="0" w:color="auto"/>
                  </w:divBdr>
                </w:div>
              </w:divsChild>
            </w:div>
            <w:div w:id="1817985450">
              <w:marLeft w:val="0"/>
              <w:marRight w:val="0"/>
              <w:marTop w:val="0"/>
              <w:marBottom w:val="0"/>
              <w:divBdr>
                <w:top w:val="none" w:sz="0" w:space="0" w:color="auto"/>
                <w:left w:val="none" w:sz="0" w:space="0" w:color="auto"/>
                <w:bottom w:val="none" w:sz="0" w:space="0" w:color="auto"/>
                <w:right w:val="none" w:sz="0" w:space="0" w:color="auto"/>
              </w:divBdr>
              <w:divsChild>
                <w:div w:id="903371701">
                  <w:marLeft w:val="0"/>
                  <w:marRight w:val="0"/>
                  <w:marTop w:val="0"/>
                  <w:marBottom w:val="0"/>
                  <w:divBdr>
                    <w:top w:val="none" w:sz="0" w:space="0" w:color="auto"/>
                    <w:left w:val="none" w:sz="0" w:space="0" w:color="auto"/>
                    <w:bottom w:val="none" w:sz="0" w:space="0" w:color="auto"/>
                    <w:right w:val="none" w:sz="0" w:space="0" w:color="auto"/>
                  </w:divBdr>
                </w:div>
                <w:div w:id="1227104364">
                  <w:marLeft w:val="0"/>
                  <w:marRight w:val="0"/>
                  <w:marTop w:val="0"/>
                  <w:marBottom w:val="0"/>
                  <w:divBdr>
                    <w:top w:val="none" w:sz="0" w:space="0" w:color="auto"/>
                    <w:left w:val="none" w:sz="0" w:space="0" w:color="auto"/>
                    <w:bottom w:val="none" w:sz="0" w:space="0" w:color="auto"/>
                    <w:right w:val="none" w:sz="0" w:space="0" w:color="auto"/>
                  </w:divBdr>
                </w:div>
              </w:divsChild>
            </w:div>
            <w:div w:id="912853693">
              <w:marLeft w:val="0"/>
              <w:marRight w:val="0"/>
              <w:marTop w:val="0"/>
              <w:marBottom w:val="0"/>
              <w:divBdr>
                <w:top w:val="none" w:sz="0" w:space="0" w:color="auto"/>
                <w:left w:val="none" w:sz="0" w:space="0" w:color="auto"/>
                <w:bottom w:val="none" w:sz="0" w:space="0" w:color="auto"/>
                <w:right w:val="none" w:sz="0" w:space="0" w:color="auto"/>
              </w:divBdr>
              <w:divsChild>
                <w:div w:id="588545079">
                  <w:marLeft w:val="0"/>
                  <w:marRight w:val="0"/>
                  <w:marTop w:val="0"/>
                  <w:marBottom w:val="0"/>
                  <w:divBdr>
                    <w:top w:val="none" w:sz="0" w:space="0" w:color="auto"/>
                    <w:left w:val="none" w:sz="0" w:space="0" w:color="auto"/>
                    <w:bottom w:val="none" w:sz="0" w:space="0" w:color="auto"/>
                    <w:right w:val="none" w:sz="0" w:space="0" w:color="auto"/>
                  </w:divBdr>
                </w:div>
                <w:div w:id="1798648186">
                  <w:marLeft w:val="0"/>
                  <w:marRight w:val="0"/>
                  <w:marTop w:val="0"/>
                  <w:marBottom w:val="0"/>
                  <w:divBdr>
                    <w:top w:val="none" w:sz="0" w:space="0" w:color="auto"/>
                    <w:left w:val="none" w:sz="0" w:space="0" w:color="auto"/>
                    <w:bottom w:val="none" w:sz="0" w:space="0" w:color="auto"/>
                    <w:right w:val="none" w:sz="0" w:space="0" w:color="auto"/>
                  </w:divBdr>
                </w:div>
              </w:divsChild>
            </w:div>
            <w:div w:id="1947497290">
              <w:marLeft w:val="0"/>
              <w:marRight w:val="0"/>
              <w:marTop w:val="0"/>
              <w:marBottom w:val="0"/>
              <w:divBdr>
                <w:top w:val="none" w:sz="0" w:space="0" w:color="auto"/>
                <w:left w:val="none" w:sz="0" w:space="0" w:color="auto"/>
                <w:bottom w:val="none" w:sz="0" w:space="0" w:color="auto"/>
                <w:right w:val="none" w:sz="0" w:space="0" w:color="auto"/>
              </w:divBdr>
              <w:divsChild>
                <w:div w:id="105851682">
                  <w:marLeft w:val="0"/>
                  <w:marRight w:val="0"/>
                  <w:marTop w:val="0"/>
                  <w:marBottom w:val="0"/>
                  <w:divBdr>
                    <w:top w:val="none" w:sz="0" w:space="0" w:color="auto"/>
                    <w:left w:val="none" w:sz="0" w:space="0" w:color="auto"/>
                    <w:bottom w:val="none" w:sz="0" w:space="0" w:color="auto"/>
                    <w:right w:val="none" w:sz="0" w:space="0" w:color="auto"/>
                  </w:divBdr>
                </w:div>
                <w:div w:id="1267542799">
                  <w:marLeft w:val="0"/>
                  <w:marRight w:val="0"/>
                  <w:marTop w:val="0"/>
                  <w:marBottom w:val="0"/>
                  <w:divBdr>
                    <w:top w:val="none" w:sz="0" w:space="0" w:color="auto"/>
                    <w:left w:val="none" w:sz="0" w:space="0" w:color="auto"/>
                    <w:bottom w:val="none" w:sz="0" w:space="0" w:color="auto"/>
                    <w:right w:val="none" w:sz="0" w:space="0" w:color="auto"/>
                  </w:divBdr>
                </w:div>
              </w:divsChild>
            </w:div>
            <w:div w:id="306861028">
              <w:marLeft w:val="0"/>
              <w:marRight w:val="0"/>
              <w:marTop w:val="0"/>
              <w:marBottom w:val="0"/>
              <w:divBdr>
                <w:top w:val="none" w:sz="0" w:space="0" w:color="auto"/>
                <w:left w:val="none" w:sz="0" w:space="0" w:color="auto"/>
                <w:bottom w:val="none" w:sz="0" w:space="0" w:color="auto"/>
                <w:right w:val="none" w:sz="0" w:space="0" w:color="auto"/>
              </w:divBdr>
            </w:div>
            <w:div w:id="65147397">
              <w:marLeft w:val="0"/>
              <w:marRight w:val="0"/>
              <w:marTop w:val="0"/>
              <w:marBottom w:val="0"/>
              <w:divBdr>
                <w:top w:val="none" w:sz="0" w:space="0" w:color="auto"/>
                <w:left w:val="none" w:sz="0" w:space="0" w:color="auto"/>
                <w:bottom w:val="none" w:sz="0" w:space="0" w:color="auto"/>
                <w:right w:val="none" w:sz="0" w:space="0" w:color="auto"/>
              </w:divBdr>
            </w:div>
          </w:divsChild>
        </w:div>
        <w:div w:id="1978799438">
          <w:marLeft w:val="0"/>
          <w:marRight w:val="0"/>
          <w:marTop w:val="0"/>
          <w:marBottom w:val="0"/>
          <w:divBdr>
            <w:top w:val="none" w:sz="0" w:space="0" w:color="auto"/>
            <w:left w:val="none" w:sz="0" w:space="0" w:color="auto"/>
            <w:bottom w:val="none" w:sz="0" w:space="0" w:color="auto"/>
            <w:right w:val="none" w:sz="0" w:space="0" w:color="auto"/>
          </w:divBdr>
        </w:div>
      </w:divsChild>
    </w:div>
    <w:div w:id="1882277979">
      <w:bodyDiv w:val="1"/>
      <w:marLeft w:val="0"/>
      <w:marRight w:val="0"/>
      <w:marTop w:val="0"/>
      <w:marBottom w:val="0"/>
      <w:divBdr>
        <w:top w:val="none" w:sz="0" w:space="0" w:color="auto"/>
        <w:left w:val="none" w:sz="0" w:space="0" w:color="auto"/>
        <w:bottom w:val="none" w:sz="0" w:space="0" w:color="auto"/>
        <w:right w:val="none" w:sz="0" w:space="0" w:color="auto"/>
      </w:divBdr>
      <w:divsChild>
        <w:div w:id="635645052">
          <w:marLeft w:val="0"/>
          <w:marRight w:val="0"/>
          <w:marTop w:val="0"/>
          <w:marBottom w:val="0"/>
          <w:divBdr>
            <w:top w:val="single" w:sz="6" w:space="2" w:color="DDDDDD"/>
            <w:left w:val="single" w:sz="6" w:space="2" w:color="DDDDDD"/>
            <w:bottom w:val="single" w:sz="6" w:space="2" w:color="DDDDDD"/>
            <w:right w:val="single" w:sz="6" w:space="2" w:color="DDDDDD"/>
          </w:divBdr>
          <w:divsChild>
            <w:div w:id="177160415">
              <w:marLeft w:val="0"/>
              <w:marRight w:val="0"/>
              <w:marTop w:val="0"/>
              <w:marBottom w:val="0"/>
              <w:divBdr>
                <w:top w:val="none" w:sz="0" w:space="0" w:color="auto"/>
                <w:left w:val="none" w:sz="0" w:space="0" w:color="auto"/>
                <w:bottom w:val="none" w:sz="0" w:space="0" w:color="auto"/>
                <w:right w:val="none" w:sz="0" w:space="0" w:color="auto"/>
              </w:divBdr>
              <w:divsChild>
                <w:div w:id="1897542072">
                  <w:marLeft w:val="0"/>
                  <w:marRight w:val="0"/>
                  <w:marTop w:val="0"/>
                  <w:marBottom w:val="0"/>
                  <w:divBdr>
                    <w:top w:val="none" w:sz="0" w:space="0" w:color="auto"/>
                    <w:left w:val="none" w:sz="0" w:space="0" w:color="auto"/>
                    <w:bottom w:val="none" w:sz="0" w:space="0" w:color="auto"/>
                    <w:right w:val="none" w:sz="0" w:space="0" w:color="auto"/>
                  </w:divBdr>
                </w:div>
                <w:div w:id="1886133747">
                  <w:marLeft w:val="0"/>
                  <w:marRight w:val="0"/>
                  <w:marTop w:val="0"/>
                  <w:marBottom w:val="0"/>
                  <w:divBdr>
                    <w:top w:val="none" w:sz="0" w:space="0" w:color="auto"/>
                    <w:left w:val="none" w:sz="0" w:space="0" w:color="auto"/>
                    <w:bottom w:val="none" w:sz="0" w:space="0" w:color="auto"/>
                    <w:right w:val="none" w:sz="0" w:space="0" w:color="auto"/>
                  </w:divBdr>
                </w:div>
              </w:divsChild>
            </w:div>
            <w:div w:id="1983776199">
              <w:marLeft w:val="0"/>
              <w:marRight w:val="0"/>
              <w:marTop w:val="0"/>
              <w:marBottom w:val="0"/>
              <w:divBdr>
                <w:top w:val="none" w:sz="0" w:space="0" w:color="auto"/>
                <w:left w:val="none" w:sz="0" w:space="0" w:color="auto"/>
                <w:bottom w:val="none" w:sz="0" w:space="0" w:color="auto"/>
                <w:right w:val="none" w:sz="0" w:space="0" w:color="auto"/>
              </w:divBdr>
              <w:divsChild>
                <w:div w:id="1474249021">
                  <w:marLeft w:val="0"/>
                  <w:marRight w:val="0"/>
                  <w:marTop w:val="0"/>
                  <w:marBottom w:val="0"/>
                  <w:divBdr>
                    <w:top w:val="none" w:sz="0" w:space="0" w:color="auto"/>
                    <w:left w:val="none" w:sz="0" w:space="0" w:color="auto"/>
                    <w:bottom w:val="none" w:sz="0" w:space="0" w:color="auto"/>
                    <w:right w:val="none" w:sz="0" w:space="0" w:color="auto"/>
                  </w:divBdr>
                </w:div>
                <w:div w:id="1773863832">
                  <w:marLeft w:val="0"/>
                  <w:marRight w:val="0"/>
                  <w:marTop w:val="0"/>
                  <w:marBottom w:val="0"/>
                  <w:divBdr>
                    <w:top w:val="none" w:sz="0" w:space="0" w:color="auto"/>
                    <w:left w:val="none" w:sz="0" w:space="0" w:color="auto"/>
                    <w:bottom w:val="none" w:sz="0" w:space="0" w:color="auto"/>
                    <w:right w:val="none" w:sz="0" w:space="0" w:color="auto"/>
                  </w:divBdr>
                </w:div>
              </w:divsChild>
            </w:div>
            <w:div w:id="474831747">
              <w:marLeft w:val="0"/>
              <w:marRight w:val="0"/>
              <w:marTop w:val="0"/>
              <w:marBottom w:val="0"/>
              <w:divBdr>
                <w:top w:val="none" w:sz="0" w:space="0" w:color="auto"/>
                <w:left w:val="none" w:sz="0" w:space="0" w:color="auto"/>
                <w:bottom w:val="none" w:sz="0" w:space="0" w:color="auto"/>
                <w:right w:val="none" w:sz="0" w:space="0" w:color="auto"/>
              </w:divBdr>
              <w:divsChild>
                <w:div w:id="904800990">
                  <w:marLeft w:val="0"/>
                  <w:marRight w:val="0"/>
                  <w:marTop w:val="0"/>
                  <w:marBottom w:val="0"/>
                  <w:divBdr>
                    <w:top w:val="none" w:sz="0" w:space="0" w:color="auto"/>
                    <w:left w:val="none" w:sz="0" w:space="0" w:color="auto"/>
                    <w:bottom w:val="none" w:sz="0" w:space="0" w:color="auto"/>
                    <w:right w:val="none" w:sz="0" w:space="0" w:color="auto"/>
                  </w:divBdr>
                </w:div>
                <w:div w:id="578947020">
                  <w:marLeft w:val="0"/>
                  <w:marRight w:val="0"/>
                  <w:marTop w:val="0"/>
                  <w:marBottom w:val="0"/>
                  <w:divBdr>
                    <w:top w:val="none" w:sz="0" w:space="0" w:color="auto"/>
                    <w:left w:val="none" w:sz="0" w:space="0" w:color="auto"/>
                    <w:bottom w:val="none" w:sz="0" w:space="0" w:color="auto"/>
                    <w:right w:val="none" w:sz="0" w:space="0" w:color="auto"/>
                  </w:divBdr>
                </w:div>
              </w:divsChild>
            </w:div>
            <w:div w:id="2144539892">
              <w:marLeft w:val="0"/>
              <w:marRight w:val="0"/>
              <w:marTop w:val="0"/>
              <w:marBottom w:val="0"/>
              <w:divBdr>
                <w:top w:val="none" w:sz="0" w:space="0" w:color="auto"/>
                <w:left w:val="none" w:sz="0" w:space="0" w:color="auto"/>
                <w:bottom w:val="none" w:sz="0" w:space="0" w:color="auto"/>
                <w:right w:val="none" w:sz="0" w:space="0" w:color="auto"/>
              </w:divBdr>
              <w:divsChild>
                <w:div w:id="1712729755">
                  <w:marLeft w:val="0"/>
                  <w:marRight w:val="0"/>
                  <w:marTop w:val="0"/>
                  <w:marBottom w:val="0"/>
                  <w:divBdr>
                    <w:top w:val="none" w:sz="0" w:space="0" w:color="auto"/>
                    <w:left w:val="none" w:sz="0" w:space="0" w:color="auto"/>
                    <w:bottom w:val="none" w:sz="0" w:space="0" w:color="auto"/>
                    <w:right w:val="none" w:sz="0" w:space="0" w:color="auto"/>
                  </w:divBdr>
                </w:div>
                <w:div w:id="2038653568">
                  <w:marLeft w:val="0"/>
                  <w:marRight w:val="0"/>
                  <w:marTop w:val="0"/>
                  <w:marBottom w:val="0"/>
                  <w:divBdr>
                    <w:top w:val="none" w:sz="0" w:space="0" w:color="auto"/>
                    <w:left w:val="none" w:sz="0" w:space="0" w:color="auto"/>
                    <w:bottom w:val="none" w:sz="0" w:space="0" w:color="auto"/>
                    <w:right w:val="none" w:sz="0" w:space="0" w:color="auto"/>
                  </w:divBdr>
                </w:div>
              </w:divsChild>
            </w:div>
            <w:div w:id="1441412585">
              <w:marLeft w:val="0"/>
              <w:marRight w:val="0"/>
              <w:marTop w:val="0"/>
              <w:marBottom w:val="0"/>
              <w:divBdr>
                <w:top w:val="none" w:sz="0" w:space="0" w:color="auto"/>
                <w:left w:val="none" w:sz="0" w:space="0" w:color="auto"/>
                <w:bottom w:val="none" w:sz="0" w:space="0" w:color="auto"/>
                <w:right w:val="none" w:sz="0" w:space="0" w:color="auto"/>
              </w:divBdr>
            </w:div>
            <w:div w:id="1422870153">
              <w:marLeft w:val="0"/>
              <w:marRight w:val="0"/>
              <w:marTop w:val="0"/>
              <w:marBottom w:val="0"/>
              <w:divBdr>
                <w:top w:val="none" w:sz="0" w:space="0" w:color="auto"/>
                <w:left w:val="none" w:sz="0" w:space="0" w:color="auto"/>
                <w:bottom w:val="none" w:sz="0" w:space="0" w:color="auto"/>
                <w:right w:val="none" w:sz="0" w:space="0" w:color="auto"/>
              </w:divBdr>
            </w:div>
          </w:divsChild>
        </w:div>
        <w:div w:id="940452793">
          <w:marLeft w:val="0"/>
          <w:marRight w:val="0"/>
          <w:marTop w:val="0"/>
          <w:marBottom w:val="0"/>
          <w:divBdr>
            <w:top w:val="none" w:sz="0" w:space="0" w:color="auto"/>
            <w:left w:val="none" w:sz="0" w:space="0" w:color="auto"/>
            <w:bottom w:val="none" w:sz="0" w:space="0" w:color="auto"/>
            <w:right w:val="none" w:sz="0" w:space="0" w:color="auto"/>
          </w:divBdr>
        </w:div>
      </w:divsChild>
    </w:div>
    <w:div w:id="1887983751">
      <w:bodyDiv w:val="1"/>
      <w:marLeft w:val="0"/>
      <w:marRight w:val="0"/>
      <w:marTop w:val="0"/>
      <w:marBottom w:val="0"/>
      <w:divBdr>
        <w:top w:val="none" w:sz="0" w:space="0" w:color="auto"/>
        <w:left w:val="none" w:sz="0" w:space="0" w:color="auto"/>
        <w:bottom w:val="none" w:sz="0" w:space="0" w:color="auto"/>
        <w:right w:val="none" w:sz="0" w:space="0" w:color="auto"/>
      </w:divBdr>
      <w:divsChild>
        <w:div w:id="453910249">
          <w:marLeft w:val="0"/>
          <w:marRight w:val="0"/>
          <w:marTop w:val="0"/>
          <w:marBottom w:val="0"/>
          <w:divBdr>
            <w:top w:val="single" w:sz="6" w:space="2" w:color="DDDDDD"/>
            <w:left w:val="single" w:sz="6" w:space="2" w:color="DDDDDD"/>
            <w:bottom w:val="single" w:sz="6" w:space="2" w:color="DDDDDD"/>
            <w:right w:val="single" w:sz="6" w:space="2" w:color="DDDDDD"/>
          </w:divBdr>
          <w:divsChild>
            <w:div w:id="80489156">
              <w:marLeft w:val="0"/>
              <w:marRight w:val="0"/>
              <w:marTop w:val="0"/>
              <w:marBottom w:val="0"/>
              <w:divBdr>
                <w:top w:val="none" w:sz="0" w:space="0" w:color="auto"/>
                <w:left w:val="none" w:sz="0" w:space="0" w:color="auto"/>
                <w:bottom w:val="none" w:sz="0" w:space="0" w:color="auto"/>
                <w:right w:val="none" w:sz="0" w:space="0" w:color="auto"/>
              </w:divBdr>
              <w:divsChild>
                <w:div w:id="1143616721">
                  <w:marLeft w:val="0"/>
                  <w:marRight w:val="0"/>
                  <w:marTop w:val="0"/>
                  <w:marBottom w:val="0"/>
                  <w:divBdr>
                    <w:top w:val="none" w:sz="0" w:space="0" w:color="auto"/>
                    <w:left w:val="none" w:sz="0" w:space="0" w:color="auto"/>
                    <w:bottom w:val="none" w:sz="0" w:space="0" w:color="auto"/>
                    <w:right w:val="none" w:sz="0" w:space="0" w:color="auto"/>
                  </w:divBdr>
                </w:div>
                <w:div w:id="1245608418">
                  <w:marLeft w:val="0"/>
                  <w:marRight w:val="0"/>
                  <w:marTop w:val="0"/>
                  <w:marBottom w:val="0"/>
                  <w:divBdr>
                    <w:top w:val="none" w:sz="0" w:space="0" w:color="auto"/>
                    <w:left w:val="none" w:sz="0" w:space="0" w:color="auto"/>
                    <w:bottom w:val="none" w:sz="0" w:space="0" w:color="auto"/>
                    <w:right w:val="none" w:sz="0" w:space="0" w:color="auto"/>
                  </w:divBdr>
                </w:div>
              </w:divsChild>
            </w:div>
            <w:div w:id="1599948610">
              <w:marLeft w:val="0"/>
              <w:marRight w:val="0"/>
              <w:marTop w:val="0"/>
              <w:marBottom w:val="0"/>
              <w:divBdr>
                <w:top w:val="none" w:sz="0" w:space="0" w:color="auto"/>
                <w:left w:val="none" w:sz="0" w:space="0" w:color="auto"/>
                <w:bottom w:val="none" w:sz="0" w:space="0" w:color="auto"/>
                <w:right w:val="none" w:sz="0" w:space="0" w:color="auto"/>
              </w:divBdr>
              <w:divsChild>
                <w:div w:id="985667469">
                  <w:marLeft w:val="0"/>
                  <w:marRight w:val="0"/>
                  <w:marTop w:val="0"/>
                  <w:marBottom w:val="0"/>
                  <w:divBdr>
                    <w:top w:val="none" w:sz="0" w:space="0" w:color="auto"/>
                    <w:left w:val="none" w:sz="0" w:space="0" w:color="auto"/>
                    <w:bottom w:val="none" w:sz="0" w:space="0" w:color="auto"/>
                    <w:right w:val="none" w:sz="0" w:space="0" w:color="auto"/>
                  </w:divBdr>
                </w:div>
                <w:div w:id="128325062">
                  <w:marLeft w:val="0"/>
                  <w:marRight w:val="0"/>
                  <w:marTop w:val="0"/>
                  <w:marBottom w:val="0"/>
                  <w:divBdr>
                    <w:top w:val="none" w:sz="0" w:space="0" w:color="auto"/>
                    <w:left w:val="none" w:sz="0" w:space="0" w:color="auto"/>
                    <w:bottom w:val="none" w:sz="0" w:space="0" w:color="auto"/>
                    <w:right w:val="none" w:sz="0" w:space="0" w:color="auto"/>
                  </w:divBdr>
                </w:div>
              </w:divsChild>
            </w:div>
            <w:div w:id="356270368">
              <w:marLeft w:val="0"/>
              <w:marRight w:val="0"/>
              <w:marTop w:val="0"/>
              <w:marBottom w:val="0"/>
              <w:divBdr>
                <w:top w:val="none" w:sz="0" w:space="0" w:color="auto"/>
                <w:left w:val="none" w:sz="0" w:space="0" w:color="auto"/>
                <w:bottom w:val="none" w:sz="0" w:space="0" w:color="auto"/>
                <w:right w:val="none" w:sz="0" w:space="0" w:color="auto"/>
              </w:divBdr>
              <w:divsChild>
                <w:div w:id="1370717461">
                  <w:marLeft w:val="0"/>
                  <w:marRight w:val="0"/>
                  <w:marTop w:val="0"/>
                  <w:marBottom w:val="0"/>
                  <w:divBdr>
                    <w:top w:val="none" w:sz="0" w:space="0" w:color="auto"/>
                    <w:left w:val="none" w:sz="0" w:space="0" w:color="auto"/>
                    <w:bottom w:val="none" w:sz="0" w:space="0" w:color="auto"/>
                    <w:right w:val="none" w:sz="0" w:space="0" w:color="auto"/>
                  </w:divBdr>
                </w:div>
                <w:div w:id="1087387602">
                  <w:marLeft w:val="0"/>
                  <w:marRight w:val="0"/>
                  <w:marTop w:val="0"/>
                  <w:marBottom w:val="0"/>
                  <w:divBdr>
                    <w:top w:val="none" w:sz="0" w:space="0" w:color="auto"/>
                    <w:left w:val="none" w:sz="0" w:space="0" w:color="auto"/>
                    <w:bottom w:val="none" w:sz="0" w:space="0" w:color="auto"/>
                    <w:right w:val="none" w:sz="0" w:space="0" w:color="auto"/>
                  </w:divBdr>
                </w:div>
              </w:divsChild>
            </w:div>
            <w:div w:id="1767458139">
              <w:marLeft w:val="0"/>
              <w:marRight w:val="0"/>
              <w:marTop w:val="0"/>
              <w:marBottom w:val="0"/>
              <w:divBdr>
                <w:top w:val="none" w:sz="0" w:space="0" w:color="auto"/>
                <w:left w:val="none" w:sz="0" w:space="0" w:color="auto"/>
                <w:bottom w:val="none" w:sz="0" w:space="0" w:color="auto"/>
                <w:right w:val="none" w:sz="0" w:space="0" w:color="auto"/>
              </w:divBdr>
              <w:divsChild>
                <w:div w:id="2066681176">
                  <w:marLeft w:val="0"/>
                  <w:marRight w:val="0"/>
                  <w:marTop w:val="0"/>
                  <w:marBottom w:val="0"/>
                  <w:divBdr>
                    <w:top w:val="none" w:sz="0" w:space="0" w:color="auto"/>
                    <w:left w:val="none" w:sz="0" w:space="0" w:color="auto"/>
                    <w:bottom w:val="none" w:sz="0" w:space="0" w:color="auto"/>
                    <w:right w:val="none" w:sz="0" w:space="0" w:color="auto"/>
                  </w:divBdr>
                </w:div>
                <w:div w:id="81805085">
                  <w:marLeft w:val="0"/>
                  <w:marRight w:val="0"/>
                  <w:marTop w:val="0"/>
                  <w:marBottom w:val="0"/>
                  <w:divBdr>
                    <w:top w:val="none" w:sz="0" w:space="0" w:color="auto"/>
                    <w:left w:val="none" w:sz="0" w:space="0" w:color="auto"/>
                    <w:bottom w:val="none" w:sz="0" w:space="0" w:color="auto"/>
                    <w:right w:val="none" w:sz="0" w:space="0" w:color="auto"/>
                  </w:divBdr>
                </w:div>
              </w:divsChild>
            </w:div>
            <w:div w:id="1033770283">
              <w:marLeft w:val="0"/>
              <w:marRight w:val="0"/>
              <w:marTop w:val="0"/>
              <w:marBottom w:val="0"/>
              <w:divBdr>
                <w:top w:val="none" w:sz="0" w:space="0" w:color="auto"/>
                <w:left w:val="none" w:sz="0" w:space="0" w:color="auto"/>
                <w:bottom w:val="none" w:sz="0" w:space="0" w:color="auto"/>
                <w:right w:val="none" w:sz="0" w:space="0" w:color="auto"/>
              </w:divBdr>
            </w:div>
            <w:div w:id="613636306">
              <w:marLeft w:val="0"/>
              <w:marRight w:val="0"/>
              <w:marTop w:val="0"/>
              <w:marBottom w:val="0"/>
              <w:divBdr>
                <w:top w:val="none" w:sz="0" w:space="0" w:color="auto"/>
                <w:left w:val="none" w:sz="0" w:space="0" w:color="auto"/>
                <w:bottom w:val="none" w:sz="0" w:space="0" w:color="auto"/>
                <w:right w:val="none" w:sz="0" w:space="0" w:color="auto"/>
              </w:divBdr>
            </w:div>
          </w:divsChild>
        </w:div>
        <w:div w:id="1764380517">
          <w:marLeft w:val="0"/>
          <w:marRight w:val="0"/>
          <w:marTop w:val="0"/>
          <w:marBottom w:val="0"/>
          <w:divBdr>
            <w:top w:val="none" w:sz="0" w:space="0" w:color="auto"/>
            <w:left w:val="none" w:sz="0" w:space="0" w:color="auto"/>
            <w:bottom w:val="none" w:sz="0" w:space="0" w:color="auto"/>
            <w:right w:val="none" w:sz="0" w:space="0" w:color="auto"/>
          </w:divBdr>
        </w:div>
      </w:divsChild>
    </w:div>
    <w:div w:id="1935742347">
      <w:bodyDiv w:val="1"/>
      <w:marLeft w:val="0"/>
      <w:marRight w:val="0"/>
      <w:marTop w:val="0"/>
      <w:marBottom w:val="0"/>
      <w:divBdr>
        <w:top w:val="none" w:sz="0" w:space="0" w:color="auto"/>
        <w:left w:val="none" w:sz="0" w:space="0" w:color="auto"/>
        <w:bottom w:val="none" w:sz="0" w:space="0" w:color="auto"/>
        <w:right w:val="none" w:sz="0" w:space="0" w:color="auto"/>
      </w:divBdr>
      <w:divsChild>
        <w:div w:id="1671635163">
          <w:marLeft w:val="0"/>
          <w:marRight w:val="0"/>
          <w:marTop w:val="0"/>
          <w:marBottom w:val="0"/>
          <w:divBdr>
            <w:top w:val="single" w:sz="6" w:space="2" w:color="DDDDDD"/>
            <w:left w:val="single" w:sz="6" w:space="2" w:color="DDDDDD"/>
            <w:bottom w:val="single" w:sz="6" w:space="2" w:color="DDDDDD"/>
            <w:right w:val="single" w:sz="6" w:space="2" w:color="DDDDDD"/>
          </w:divBdr>
          <w:divsChild>
            <w:div w:id="1255092955">
              <w:marLeft w:val="0"/>
              <w:marRight w:val="0"/>
              <w:marTop w:val="0"/>
              <w:marBottom w:val="0"/>
              <w:divBdr>
                <w:top w:val="none" w:sz="0" w:space="0" w:color="auto"/>
                <w:left w:val="none" w:sz="0" w:space="0" w:color="auto"/>
                <w:bottom w:val="none" w:sz="0" w:space="0" w:color="auto"/>
                <w:right w:val="none" w:sz="0" w:space="0" w:color="auto"/>
              </w:divBdr>
              <w:divsChild>
                <w:div w:id="827331798">
                  <w:marLeft w:val="0"/>
                  <w:marRight w:val="0"/>
                  <w:marTop w:val="0"/>
                  <w:marBottom w:val="0"/>
                  <w:divBdr>
                    <w:top w:val="none" w:sz="0" w:space="0" w:color="auto"/>
                    <w:left w:val="none" w:sz="0" w:space="0" w:color="auto"/>
                    <w:bottom w:val="none" w:sz="0" w:space="0" w:color="auto"/>
                    <w:right w:val="none" w:sz="0" w:space="0" w:color="auto"/>
                  </w:divBdr>
                </w:div>
                <w:div w:id="1712994570">
                  <w:marLeft w:val="0"/>
                  <w:marRight w:val="0"/>
                  <w:marTop w:val="0"/>
                  <w:marBottom w:val="0"/>
                  <w:divBdr>
                    <w:top w:val="none" w:sz="0" w:space="0" w:color="auto"/>
                    <w:left w:val="none" w:sz="0" w:space="0" w:color="auto"/>
                    <w:bottom w:val="none" w:sz="0" w:space="0" w:color="auto"/>
                    <w:right w:val="none" w:sz="0" w:space="0" w:color="auto"/>
                  </w:divBdr>
                </w:div>
              </w:divsChild>
            </w:div>
            <w:div w:id="473722010">
              <w:marLeft w:val="0"/>
              <w:marRight w:val="0"/>
              <w:marTop w:val="0"/>
              <w:marBottom w:val="0"/>
              <w:divBdr>
                <w:top w:val="none" w:sz="0" w:space="0" w:color="auto"/>
                <w:left w:val="none" w:sz="0" w:space="0" w:color="auto"/>
                <w:bottom w:val="none" w:sz="0" w:space="0" w:color="auto"/>
                <w:right w:val="none" w:sz="0" w:space="0" w:color="auto"/>
              </w:divBdr>
              <w:divsChild>
                <w:div w:id="600182697">
                  <w:marLeft w:val="0"/>
                  <w:marRight w:val="0"/>
                  <w:marTop w:val="0"/>
                  <w:marBottom w:val="0"/>
                  <w:divBdr>
                    <w:top w:val="none" w:sz="0" w:space="0" w:color="auto"/>
                    <w:left w:val="none" w:sz="0" w:space="0" w:color="auto"/>
                    <w:bottom w:val="none" w:sz="0" w:space="0" w:color="auto"/>
                    <w:right w:val="none" w:sz="0" w:space="0" w:color="auto"/>
                  </w:divBdr>
                </w:div>
                <w:div w:id="1530752105">
                  <w:marLeft w:val="0"/>
                  <w:marRight w:val="0"/>
                  <w:marTop w:val="0"/>
                  <w:marBottom w:val="0"/>
                  <w:divBdr>
                    <w:top w:val="none" w:sz="0" w:space="0" w:color="auto"/>
                    <w:left w:val="none" w:sz="0" w:space="0" w:color="auto"/>
                    <w:bottom w:val="none" w:sz="0" w:space="0" w:color="auto"/>
                    <w:right w:val="none" w:sz="0" w:space="0" w:color="auto"/>
                  </w:divBdr>
                </w:div>
              </w:divsChild>
            </w:div>
            <w:div w:id="519860678">
              <w:marLeft w:val="0"/>
              <w:marRight w:val="0"/>
              <w:marTop w:val="0"/>
              <w:marBottom w:val="0"/>
              <w:divBdr>
                <w:top w:val="none" w:sz="0" w:space="0" w:color="auto"/>
                <w:left w:val="none" w:sz="0" w:space="0" w:color="auto"/>
                <w:bottom w:val="none" w:sz="0" w:space="0" w:color="auto"/>
                <w:right w:val="none" w:sz="0" w:space="0" w:color="auto"/>
              </w:divBdr>
              <w:divsChild>
                <w:div w:id="1792553423">
                  <w:marLeft w:val="0"/>
                  <w:marRight w:val="0"/>
                  <w:marTop w:val="0"/>
                  <w:marBottom w:val="0"/>
                  <w:divBdr>
                    <w:top w:val="none" w:sz="0" w:space="0" w:color="auto"/>
                    <w:left w:val="none" w:sz="0" w:space="0" w:color="auto"/>
                    <w:bottom w:val="none" w:sz="0" w:space="0" w:color="auto"/>
                    <w:right w:val="none" w:sz="0" w:space="0" w:color="auto"/>
                  </w:divBdr>
                </w:div>
                <w:div w:id="2064014036">
                  <w:marLeft w:val="0"/>
                  <w:marRight w:val="0"/>
                  <w:marTop w:val="0"/>
                  <w:marBottom w:val="0"/>
                  <w:divBdr>
                    <w:top w:val="none" w:sz="0" w:space="0" w:color="auto"/>
                    <w:left w:val="none" w:sz="0" w:space="0" w:color="auto"/>
                    <w:bottom w:val="none" w:sz="0" w:space="0" w:color="auto"/>
                    <w:right w:val="none" w:sz="0" w:space="0" w:color="auto"/>
                  </w:divBdr>
                </w:div>
              </w:divsChild>
            </w:div>
            <w:div w:id="1558130426">
              <w:marLeft w:val="0"/>
              <w:marRight w:val="0"/>
              <w:marTop w:val="0"/>
              <w:marBottom w:val="0"/>
              <w:divBdr>
                <w:top w:val="none" w:sz="0" w:space="0" w:color="auto"/>
                <w:left w:val="none" w:sz="0" w:space="0" w:color="auto"/>
                <w:bottom w:val="none" w:sz="0" w:space="0" w:color="auto"/>
                <w:right w:val="none" w:sz="0" w:space="0" w:color="auto"/>
              </w:divBdr>
              <w:divsChild>
                <w:div w:id="1385643051">
                  <w:marLeft w:val="0"/>
                  <w:marRight w:val="0"/>
                  <w:marTop w:val="0"/>
                  <w:marBottom w:val="0"/>
                  <w:divBdr>
                    <w:top w:val="none" w:sz="0" w:space="0" w:color="auto"/>
                    <w:left w:val="none" w:sz="0" w:space="0" w:color="auto"/>
                    <w:bottom w:val="none" w:sz="0" w:space="0" w:color="auto"/>
                    <w:right w:val="none" w:sz="0" w:space="0" w:color="auto"/>
                  </w:divBdr>
                </w:div>
                <w:div w:id="1247108772">
                  <w:marLeft w:val="0"/>
                  <w:marRight w:val="0"/>
                  <w:marTop w:val="0"/>
                  <w:marBottom w:val="0"/>
                  <w:divBdr>
                    <w:top w:val="none" w:sz="0" w:space="0" w:color="auto"/>
                    <w:left w:val="none" w:sz="0" w:space="0" w:color="auto"/>
                    <w:bottom w:val="none" w:sz="0" w:space="0" w:color="auto"/>
                    <w:right w:val="none" w:sz="0" w:space="0" w:color="auto"/>
                  </w:divBdr>
                </w:div>
              </w:divsChild>
            </w:div>
            <w:div w:id="1139609065">
              <w:marLeft w:val="0"/>
              <w:marRight w:val="0"/>
              <w:marTop w:val="0"/>
              <w:marBottom w:val="0"/>
              <w:divBdr>
                <w:top w:val="none" w:sz="0" w:space="0" w:color="auto"/>
                <w:left w:val="none" w:sz="0" w:space="0" w:color="auto"/>
                <w:bottom w:val="none" w:sz="0" w:space="0" w:color="auto"/>
                <w:right w:val="none" w:sz="0" w:space="0" w:color="auto"/>
              </w:divBdr>
            </w:div>
            <w:div w:id="681206333">
              <w:marLeft w:val="0"/>
              <w:marRight w:val="0"/>
              <w:marTop w:val="0"/>
              <w:marBottom w:val="0"/>
              <w:divBdr>
                <w:top w:val="none" w:sz="0" w:space="0" w:color="auto"/>
                <w:left w:val="none" w:sz="0" w:space="0" w:color="auto"/>
                <w:bottom w:val="none" w:sz="0" w:space="0" w:color="auto"/>
                <w:right w:val="none" w:sz="0" w:space="0" w:color="auto"/>
              </w:divBdr>
            </w:div>
          </w:divsChild>
        </w:div>
        <w:div w:id="2066222637">
          <w:marLeft w:val="0"/>
          <w:marRight w:val="0"/>
          <w:marTop w:val="0"/>
          <w:marBottom w:val="0"/>
          <w:divBdr>
            <w:top w:val="none" w:sz="0" w:space="0" w:color="auto"/>
            <w:left w:val="none" w:sz="0" w:space="0" w:color="auto"/>
            <w:bottom w:val="none" w:sz="0" w:space="0" w:color="auto"/>
            <w:right w:val="none" w:sz="0" w:space="0" w:color="auto"/>
          </w:divBdr>
        </w:div>
      </w:divsChild>
    </w:div>
    <w:div w:id="1942495152">
      <w:bodyDiv w:val="1"/>
      <w:marLeft w:val="0"/>
      <w:marRight w:val="0"/>
      <w:marTop w:val="0"/>
      <w:marBottom w:val="0"/>
      <w:divBdr>
        <w:top w:val="none" w:sz="0" w:space="0" w:color="auto"/>
        <w:left w:val="none" w:sz="0" w:space="0" w:color="auto"/>
        <w:bottom w:val="none" w:sz="0" w:space="0" w:color="auto"/>
        <w:right w:val="none" w:sz="0" w:space="0" w:color="auto"/>
      </w:divBdr>
      <w:divsChild>
        <w:div w:id="1303538795">
          <w:marLeft w:val="0"/>
          <w:marRight w:val="0"/>
          <w:marTop w:val="0"/>
          <w:marBottom w:val="0"/>
          <w:divBdr>
            <w:top w:val="single" w:sz="6" w:space="2" w:color="DDDDDD"/>
            <w:left w:val="single" w:sz="6" w:space="2" w:color="DDDDDD"/>
            <w:bottom w:val="single" w:sz="6" w:space="2" w:color="DDDDDD"/>
            <w:right w:val="single" w:sz="6" w:space="2" w:color="DDDDDD"/>
          </w:divBdr>
          <w:divsChild>
            <w:div w:id="914583932">
              <w:marLeft w:val="0"/>
              <w:marRight w:val="0"/>
              <w:marTop w:val="0"/>
              <w:marBottom w:val="0"/>
              <w:divBdr>
                <w:top w:val="none" w:sz="0" w:space="0" w:color="auto"/>
                <w:left w:val="none" w:sz="0" w:space="0" w:color="auto"/>
                <w:bottom w:val="none" w:sz="0" w:space="0" w:color="auto"/>
                <w:right w:val="none" w:sz="0" w:space="0" w:color="auto"/>
              </w:divBdr>
              <w:divsChild>
                <w:div w:id="857504569">
                  <w:marLeft w:val="0"/>
                  <w:marRight w:val="0"/>
                  <w:marTop w:val="0"/>
                  <w:marBottom w:val="0"/>
                  <w:divBdr>
                    <w:top w:val="none" w:sz="0" w:space="0" w:color="auto"/>
                    <w:left w:val="none" w:sz="0" w:space="0" w:color="auto"/>
                    <w:bottom w:val="none" w:sz="0" w:space="0" w:color="auto"/>
                    <w:right w:val="none" w:sz="0" w:space="0" w:color="auto"/>
                  </w:divBdr>
                </w:div>
                <w:div w:id="1721594406">
                  <w:marLeft w:val="0"/>
                  <w:marRight w:val="0"/>
                  <w:marTop w:val="0"/>
                  <w:marBottom w:val="0"/>
                  <w:divBdr>
                    <w:top w:val="none" w:sz="0" w:space="0" w:color="auto"/>
                    <w:left w:val="none" w:sz="0" w:space="0" w:color="auto"/>
                    <w:bottom w:val="none" w:sz="0" w:space="0" w:color="auto"/>
                    <w:right w:val="none" w:sz="0" w:space="0" w:color="auto"/>
                  </w:divBdr>
                </w:div>
              </w:divsChild>
            </w:div>
            <w:div w:id="224950326">
              <w:marLeft w:val="0"/>
              <w:marRight w:val="0"/>
              <w:marTop w:val="0"/>
              <w:marBottom w:val="0"/>
              <w:divBdr>
                <w:top w:val="none" w:sz="0" w:space="0" w:color="auto"/>
                <w:left w:val="none" w:sz="0" w:space="0" w:color="auto"/>
                <w:bottom w:val="none" w:sz="0" w:space="0" w:color="auto"/>
                <w:right w:val="none" w:sz="0" w:space="0" w:color="auto"/>
              </w:divBdr>
              <w:divsChild>
                <w:div w:id="1087917959">
                  <w:marLeft w:val="0"/>
                  <w:marRight w:val="0"/>
                  <w:marTop w:val="0"/>
                  <w:marBottom w:val="0"/>
                  <w:divBdr>
                    <w:top w:val="none" w:sz="0" w:space="0" w:color="auto"/>
                    <w:left w:val="none" w:sz="0" w:space="0" w:color="auto"/>
                    <w:bottom w:val="none" w:sz="0" w:space="0" w:color="auto"/>
                    <w:right w:val="none" w:sz="0" w:space="0" w:color="auto"/>
                  </w:divBdr>
                </w:div>
                <w:div w:id="3436475">
                  <w:marLeft w:val="0"/>
                  <w:marRight w:val="0"/>
                  <w:marTop w:val="0"/>
                  <w:marBottom w:val="0"/>
                  <w:divBdr>
                    <w:top w:val="none" w:sz="0" w:space="0" w:color="auto"/>
                    <w:left w:val="none" w:sz="0" w:space="0" w:color="auto"/>
                    <w:bottom w:val="none" w:sz="0" w:space="0" w:color="auto"/>
                    <w:right w:val="none" w:sz="0" w:space="0" w:color="auto"/>
                  </w:divBdr>
                </w:div>
              </w:divsChild>
            </w:div>
            <w:div w:id="1817379871">
              <w:marLeft w:val="0"/>
              <w:marRight w:val="0"/>
              <w:marTop w:val="0"/>
              <w:marBottom w:val="0"/>
              <w:divBdr>
                <w:top w:val="none" w:sz="0" w:space="0" w:color="auto"/>
                <w:left w:val="none" w:sz="0" w:space="0" w:color="auto"/>
                <w:bottom w:val="none" w:sz="0" w:space="0" w:color="auto"/>
                <w:right w:val="none" w:sz="0" w:space="0" w:color="auto"/>
              </w:divBdr>
              <w:divsChild>
                <w:div w:id="1329672884">
                  <w:marLeft w:val="0"/>
                  <w:marRight w:val="0"/>
                  <w:marTop w:val="0"/>
                  <w:marBottom w:val="0"/>
                  <w:divBdr>
                    <w:top w:val="none" w:sz="0" w:space="0" w:color="auto"/>
                    <w:left w:val="none" w:sz="0" w:space="0" w:color="auto"/>
                    <w:bottom w:val="none" w:sz="0" w:space="0" w:color="auto"/>
                    <w:right w:val="none" w:sz="0" w:space="0" w:color="auto"/>
                  </w:divBdr>
                </w:div>
                <w:div w:id="1152411631">
                  <w:marLeft w:val="0"/>
                  <w:marRight w:val="0"/>
                  <w:marTop w:val="0"/>
                  <w:marBottom w:val="0"/>
                  <w:divBdr>
                    <w:top w:val="none" w:sz="0" w:space="0" w:color="auto"/>
                    <w:left w:val="none" w:sz="0" w:space="0" w:color="auto"/>
                    <w:bottom w:val="none" w:sz="0" w:space="0" w:color="auto"/>
                    <w:right w:val="none" w:sz="0" w:space="0" w:color="auto"/>
                  </w:divBdr>
                </w:div>
              </w:divsChild>
            </w:div>
            <w:div w:id="553392319">
              <w:marLeft w:val="0"/>
              <w:marRight w:val="0"/>
              <w:marTop w:val="0"/>
              <w:marBottom w:val="0"/>
              <w:divBdr>
                <w:top w:val="none" w:sz="0" w:space="0" w:color="auto"/>
                <w:left w:val="none" w:sz="0" w:space="0" w:color="auto"/>
                <w:bottom w:val="none" w:sz="0" w:space="0" w:color="auto"/>
                <w:right w:val="none" w:sz="0" w:space="0" w:color="auto"/>
              </w:divBdr>
              <w:divsChild>
                <w:div w:id="592472871">
                  <w:marLeft w:val="0"/>
                  <w:marRight w:val="0"/>
                  <w:marTop w:val="0"/>
                  <w:marBottom w:val="0"/>
                  <w:divBdr>
                    <w:top w:val="none" w:sz="0" w:space="0" w:color="auto"/>
                    <w:left w:val="none" w:sz="0" w:space="0" w:color="auto"/>
                    <w:bottom w:val="none" w:sz="0" w:space="0" w:color="auto"/>
                    <w:right w:val="none" w:sz="0" w:space="0" w:color="auto"/>
                  </w:divBdr>
                </w:div>
                <w:div w:id="1786658838">
                  <w:marLeft w:val="0"/>
                  <w:marRight w:val="0"/>
                  <w:marTop w:val="0"/>
                  <w:marBottom w:val="0"/>
                  <w:divBdr>
                    <w:top w:val="none" w:sz="0" w:space="0" w:color="auto"/>
                    <w:left w:val="none" w:sz="0" w:space="0" w:color="auto"/>
                    <w:bottom w:val="none" w:sz="0" w:space="0" w:color="auto"/>
                    <w:right w:val="none" w:sz="0" w:space="0" w:color="auto"/>
                  </w:divBdr>
                </w:div>
              </w:divsChild>
            </w:div>
            <w:div w:id="1971473777">
              <w:marLeft w:val="0"/>
              <w:marRight w:val="0"/>
              <w:marTop w:val="0"/>
              <w:marBottom w:val="0"/>
              <w:divBdr>
                <w:top w:val="none" w:sz="0" w:space="0" w:color="auto"/>
                <w:left w:val="none" w:sz="0" w:space="0" w:color="auto"/>
                <w:bottom w:val="none" w:sz="0" w:space="0" w:color="auto"/>
                <w:right w:val="none" w:sz="0" w:space="0" w:color="auto"/>
              </w:divBdr>
            </w:div>
            <w:div w:id="2147119704">
              <w:marLeft w:val="0"/>
              <w:marRight w:val="0"/>
              <w:marTop w:val="0"/>
              <w:marBottom w:val="0"/>
              <w:divBdr>
                <w:top w:val="none" w:sz="0" w:space="0" w:color="auto"/>
                <w:left w:val="none" w:sz="0" w:space="0" w:color="auto"/>
                <w:bottom w:val="none" w:sz="0" w:space="0" w:color="auto"/>
                <w:right w:val="none" w:sz="0" w:space="0" w:color="auto"/>
              </w:divBdr>
            </w:div>
          </w:divsChild>
        </w:div>
        <w:div w:id="1792355417">
          <w:marLeft w:val="0"/>
          <w:marRight w:val="0"/>
          <w:marTop w:val="0"/>
          <w:marBottom w:val="0"/>
          <w:divBdr>
            <w:top w:val="none" w:sz="0" w:space="0" w:color="auto"/>
            <w:left w:val="none" w:sz="0" w:space="0" w:color="auto"/>
            <w:bottom w:val="none" w:sz="0" w:space="0" w:color="auto"/>
            <w:right w:val="none" w:sz="0" w:space="0" w:color="auto"/>
          </w:divBdr>
        </w:div>
      </w:divsChild>
    </w:div>
    <w:div w:id="1946189210">
      <w:bodyDiv w:val="1"/>
      <w:marLeft w:val="0"/>
      <w:marRight w:val="0"/>
      <w:marTop w:val="0"/>
      <w:marBottom w:val="0"/>
      <w:divBdr>
        <w:top w:val="none" w:sz="0" w:space="0" w:color="auto"/>
        <w:left w:val="none" w:sz="0" w:space="0" w:color="auto"/>
        <w:bottom w:val="none" w:sz="0" w:space="0" w:color="auto"/>
        <w:right w:val="none" w:sz="0" w:space="0" w:color="auto"/>
      </w:divBdr>
      <w:divsChild>
        <w:div w:id="64880883">
          <w:marLeft w:val="0"/>
          <w:marRight w:val="0"/>
          <w:marTop w:val="0"/>
          <w:marBottom w:val="0"/>
          <w:divBdr>
            <w:top w:val="none" w:sz="0" w:space="0" w:color="auto"/>
            <w:left w:val="none" w:sz="0" w:space="0" w:color="auto"/>
            <w:bottom w:val="none" w:sz="0" w:space="0" w:color="auto"/>
            <w:right w:val="none" w:sz="0" w:space="0" w:color="auto"/>
          </w:divBdr>
          <w:divsChild>
            <w:div w:id="3878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2707">
      <w:bodyDiv w:val="1"/>
      <w:marLeft w:val="0"/>
      <w:marRight w:val="0"/>
      <w:marTop w:val="0"/>
      <w:marBottom w:val="0"/>
      <w:divBdr>
        <w:top w:val="none" w:sz="0" w:space="0" w:color="auto"/>
        <w:left w:val="none" w:sz="0" w:space="0" w:color="auto"/>
        <w:bottom w:val="none" w:sz="0" w:space="0" w:color="auto"/>
        <w:right w:val="none" w:sz="0" w:space="0" w:color="auto"/>
      </w:divBdr>
      <w:divsChild>
        <w:div w:id="1629430213">
          <w:marLeft w:val="0"/>
          <w:marRight w:val="0"/>
          <w:marTop w:val="0"/>
          <w:marBottom w:val="0"/>
          <w:divBdr>
            <w:top w:val="single" w:sz="6" w:space="2" w:color="DDDDDD"/>
            <w:left w:val="single" w:sz="6" w:space="2" w:color="DDDDDD"/>
            <w:bottom w:val="single" w:sz="6" w:space="2" w:color="DDDDDD"/>
            <w:right w:val="single" w:sz="6" w:space="2" w:color="DDDDDD"/>
          </w:divBdr>
          <w:divsChild>
            <w:div w:id="1619725014">
              <w:marLeft w:val="0"/>
              <w:marRight w:val="0"/>
              <w:marTop w:val="0"/>
              <w:marBottom w:val="0"/>
              <w:divBdr>
                <w:top w:val="none" w:sz="0" w:space="0" w:color="auto"/>
                <w:left w:val="none" w:sz="0" w:space="0" w:color="auto"/>
                <w:bottom w:val="none" w:sz="0" w:space="0" w:color="auto"/>
                <w:right w:val="none" w:sz="0" w:space="0" w:color="auto"/>
              </w:divBdr>
              <w:divsChild>
                <w:div w:id="1209953394">
                  <w:marLeft w:val="0"/>
                  <w:marRight w:val="0"/>
                  <w:marTop w:val="0"/>
                  <w:marBottom w:val="0"/>
                  <w:divBdr>
                    <w:top w:val="none" w:sz="0" w:space="0" w:color="auto"/>
                    <w:left w:val="none" w:sz="0" w:space="0" w:color="auto"/>
                    <w:bottom w:val="none" w:sz="0" w:space="0" w:color="auto"/>
                    <w:right w:val="none" w:sz="0" w:space="0" w:color="auto"/>
                  </w:divBdr>
                </w:div>
                <w:div w:id="2078748057">
                  <w:marLeft w:val="0"/>
                  <w:marRight w:val="0"/>
                  <w:marTop w:val="0"/>
                  <w:marBottom w:val="0"/>
                  <w:divBdr>
                    <w:top w:val="none" w:sz="0" w:space="0" w:color="auto"/>
                    <w:left w:val="none" w:sz="0" w:space="0" w:color="auto"/>
                    <w:bottom w:val="none" w:sz="0" w:space="0" w:color="auto"/>
                    <w:right w:val="none" w:sz="0" w:space="0" w:color="auto"/>
                  </w:divBdr>
                </w:div>
              </w:divsChild>
            </w:div>
            <w:div w:id="1937253592">
              <w:marLeft w:val="0"/>
              <w:marRight w:val="0"/>
              <w:marTop w:val="0"/>
              <w:marBottom w:val="0"/>
              <w:divBdr>
                <w:top w:val="none" w:sz="0" w:space="0" w:color="auto"/>
                <w:left w:val="none" w:sz="0" w:space="0" w:color="auto"/>
                <w:bottom w:val="none" w:sz="0" w:space="0" w:color="auto"/>
                <w:right w:val="none" w:sz="0" w:space="0" w:color="auto"/>
              </w:divBdr>
              <w:divsChild>
                <w:div w:id="1159805801">
                  <w:marLeft w:val="0"/>
                  <w:marRight w:val="0"/>
                  <w:marTop w:val="0"/>
                  <w:marBottom w:val="0"/>
                  <w:divBdr>
                    <w:top w:val="none" w:sz="0" w:space="0" w:color="auto"/>
                    <w:left w:val="none" w:sz="0" w:space="0" w:color="auto"/>
                    <w:bottom w:val="none" w:sz="0" w:space="0" w:color="auto"/>
                    <w:right w:val="none" w:sz="0" w:space="0" w:color="auto"/>
                  </w:divBdr>
                </w:div>
                <w:div w:id="1437553569">
                  <w:marLeft w:val="0"/>
                  <w:marRight w:val="0"/>
                  <w:marTop w:val="0"/>
                  <w:marBottom w:val="0"/>
                  <w:divBdr>
                    <w:top w:val="none" w:sz="0" w:space="0" w:color="auto"/>
                    <w:left w:val="none" w:sz="0" w:space="0" w:color="auto"/>
                    <w:bottom w:val="none" w:sz="0" w:space="0" w:color="auto"/>
                    <w:right w:val="none" w:sz="0" w:space="0" w:color="auto"/>
                  </w:divBdr>
                </w:div>
              </w:divsChild>
            </w:div>
            <w:div w:id="1277253685">
              <w:marLeft w:val="0"/>
              <w:marRight w:val="0"/>
              <w:marTop w:val="0"/>
              <w:marBottom w:val="0"/>
              <w:divBdr>
                <w:top w:val="none" w:sz="0" w:space="0" w:color="auto"/>
                <w:left w:val="none" w:sz="0" w:space="0" w:color="auto"/>
                <w:bottom w:val="none" w:sz="0" w:space="0" w:color="auto"/>
                <w:right w:val="none" w:sz="0" w:space="0" w:color="auto"/>
              </w:divBdr>
              <w:divsChild>
                <w:div w:id="2017682148">
                  <w:marLeft w:val="0"/>
                  <w:marRight w:val="0"/>
                  <w:marTop w:val="0"/>
                  <w:marBottom w:val="0"/>
                  <w:divBdr>
                    <w:top w:val="none" w:sz="0" w:space="0" w:color="auto"/>
                    <w:left w:val="none" w:sz="0" w:space="0" w:color="auto"/>
                    <w:bottom w:val="none" w:sz="0" w:space="0" w:color="auto"/>
                    <w:right w:val="none" w:sz="0" w:space="0" w:color="auto"/>
                  </w:divBdr>
                </w:div>
                <w:div w:id="1635713326">
                  <w:marLeft w:val="0"/>
                  <w:marRight w:val="0"/>
                  <w:marTop w:val="0"/>
                  <w:marBottom w:val="0"/>
                  <w:divBdr>
                    <w:top w:val="none" w:sz="0" w:space="0" w:color="auto"/>
                    <w:left w:val="none" w:sz="0" w:space="0" w:color="auto"/>
                    <w:bottom w:val="none" w:sz="0" w:space="0" w:color="auto"/>
                    <w:right w:val="none" w:sz="0" w:space="0" w:color="auto"/>
                  </w:divBdr>
                </w:div>
              </w:divsChild>
            </w:div>
            <w:div w:id="368649238">
              <w:marLeft w:val="0"/>
              <w:marRight w:val="0"/>
              <w:marTop w:val="0"/>
              <w:marBottom w:val="0"/>
              <w:divBdr>
                <w:top w:val="none" w:sz="0" w:space="0" w:color="auto"/>
                <w:left w:val="none" w:sz="0" w:space="0" w:color="auto"/>
                <w:bottom w:val="none" w:sz="0" w:space="0" w:color="auto"/>
                <w:right w:val="none" w:sz="0" w:space="0" w:color="auto"/>
              </w:divBdr>
              <w:divsChild>
                <w:div w:id="412510571">
                  <w:marLeft w:val="0"/>
                  <w:marRight w:val="0"/>
                  <w:marTop w:val="0"/>
                  <w:marBottom w:val="0"/>
                  <w:divBdr>
                    <w:top w:val="none" w:sz="0" w:space="0" w:color="auto"/>
                    <w:left w:val="none" w:sz="0" w:space="0" w:color="auto"/>
                    <w:bottom w:val="none" w:sz="0" w:space="0" w:color="auto"/>
                    <w:right w:val="none" w:sz="0" w:space="0" w:color="auto"/>
                  </w:divBdr>
                </w:div>
                <w:div w:id="1458984009">
                  <w:marLeft w:val="0"/>
                  <w:marRight w:val="0"/>
                  <w:marTop w:val="0"/>
                  <w:marBottom w:val="0"/>
                  <w:divBdr>
                    <w:top w:val="none" w:sz="0" w:space="0" w:color="auto"/>
                    <w:left w:val="none" w:sz="0" w:space="0" w:color="auto"/>
                    <w:bottom w:val="none" w:sz="0" w:space="0" w:color="auto"/>
                    <w:right w:val="none" w:sz="0" w:space="0" w:color="auto"/>
                  </w:divBdr>
                </w:div>
              </w:divsChild>
            </w:div>
            <w:div w:id="1755857712">
              <w:marLeft w:val="0"/>
              <w:marRight w:val="0"/>
              <w:marTop w:val="0"/>
              <w:marBottom w:val="0"/>
              <w:divBdr>
                <w:top w:val="none" w:sz="0" w:space="0" w:color="auto"/>
                <w:left w:val="none" w:sz="0" w:space="0" w:color="auto"/>
                <w:bottom w:val="none" w:sz="0" w:space="0" w:color="auto"/>
                <w:right w:val="none" w:sz="0" w:space="0" w:color="auto"/>
              </w:divBdr>
            </w:div>
            <w:div w:id="723140375">
              <w:marLeft w:val="0"/>
              <w:marRight w:val="0"/>
              <w:marTop w:val="0"/>
              <w:marBottom w:val="0"/>
              <w:divBdr>
                <w:top w:val="none" w:sz="0" w:space="0" w:color="auto"/>
                <w:left w:val="none" w:sz="0" w:space="0" w:color="auto"/>
                <w:bottom w:val="none" w:sz="0" w:space="0" w:color="auto"/>
                <w:right w:val="none" w:sz="0" w:space="0" w:color="auto"/>
              </w:divBdr>
            </w:div>
          </w:divsChild>
        </w:div>
        <w:div w:id="443690404">
          <w:marLeft w:val="0"/>
          <w:marRight w:val="0"/>
          <w:marTop w:val="0"/>
          <w:marBottom w:val="0"/>
          <w:divBdr>
            <w:top w:val="none" w:sz="0" w:space="0" w:color="auto"/>
            <w:left w:val="none" w:sz="0" w:space="0" w:color="auto"/>
            <w:bottom w:val="none" w:sz="0" w:space="0" w:color="auto"/>
            <w:right w:val="none" w:sz="0" w:space="0" w:color="auto"/>
          </w:divBdr>
        </w:div>
      </w:divsChild>
    </w:div>
    <w:div w:id="1959144136">
      <w:bodyDiv w:val="1"/>
      <w:marLeft w:val="0"/>
      <w:marRight w:val="0"/>
      <w:marTop w:val="0"/>
      <w:marBottom w:val="0"/>
      <w:divBdr>
        <w:top w:val="none" w:sz="0" w:space="0" w:color="auto"/>
        <w:left w:val="none" w:sz="0" w:space="0" w:color="auto"/>
        <w:bottom w:val="none" w:sz="0" w:space="0" w:color="auto"/>
        <w:right w:val="none" w:sz="0" w:space="0" w:color="auto"/>
      </w:divBdr>
      <w:divsChild>
        <w:div w:id="1523741001">
          <w:marLeft w:val="0"/>
          <w:marRight w:val="0"/>
          <w:marTop w:val="0"/>
          <w:marBottom w:val="0"/>
          <w:divBdr>
            <w:top w:val="single" w:sz="6" w:space="2" w:color="DDDDDD"/>
            <w:left w:val="single" w:sz="6" w:space="2" w:color="DDDDDD"/>
            <w:bottom w:val="single" w:sz="6" w:space="2" w:color="DDDDDD"/>
            <w:right w:val="single" w:sz="6" w:space="2" w:color="DDDDDD"/>
          </w:divBdr>
          <w:divsChild>
            <w:div w:id="686060299">
              <w:marLeft w:val="0"/>
              <w:marRight w:val="0"/>
              <w:marTop w:val="0"/>
              <w:marBottom w:val="0"/>
              <w:divBdr>
                <w:top w:val="none" w:sz="0" w:space="0" w:color="auto"/>
                <w:left w:val="none" w:sz="0" w:space="0" w:color="auto"/>
                <w:bottom w:val="none" w:sz="0" w:space="0" w:color="auto"/>
                <w:right w:val="none" w:sz="0" w:space="0" w:color="auto"/>
              </w:divBdr>
              <w:divsChild>
                <w:div w:id="1960379603">
                  <w:marLeft w:val="0"/>
                  <w:marRight w:val="0"/>
                  <w:marTop w:val="0"/>
                  <w:marBottom w:val="0"/>
                  <w:divBdr>
                    <w:top w:val="none" w:sz="0" w:space="0" w:color="auto"/>
                    <w:left w:val="none" w:sz="0" w:space="0" w:color="auto"/>
                    <w:bottom w:val="none" w:sz="0" w:space="0" w:color="auto"/>
                    <w:right w:val="none" w:sz="0" w:space="0" w:color="auto"/>
                  </w:divBdr>
                </w:div>
                <w:div w:id="789512413">
                  <w:marLeft w:val="0"/>
                  <w:marRight w:val="0"/>
                  <w:marTop w:val="0"/>
                  <w:marBottom w:val="0"/>
                  <w:divBdr>
                    <w:top w:val="none" w:sz="0" w:space="0" w:color="auto"/>
                    <w:left w:val="none" w:sz="0" w:space="0" w:color="auto"/>
                    <w:bottom w:val="none" w:sz="0" w:space="0" w:color="auto"/>
                    <w:right w:val="none" w:sz="0" w:space="0" w:color="auto"/>
                  </w:divBdr>
                </w:div>
              </w:divsChild>
            </w:div>
            <w:div w:id="1289892708">
              <w:marLeft w:val="0"/>
              <w:marRight w:val="0"/>
              <w:marTop w:val="0"/>
              <w:marBottom w:val="0"/>
              <w:divBdr>
                <w:top w:val="none" w:sz="0" w:space="0" w:color="auto"/>
                <w:left w:val="none" w:sz="0" w:space="0" w:color="auto"/>
                <w:bottom w:val="none" w:sz="0" w:space="0" w:color="auto"/>
                <w:right w:val="none" w:sz="0" w:space="0" w:color="auto"/>
              </w:divBdr>
              <w:divsChild>
                <w:div w:id="701981695">
                  <w:marLeft w:val="0"/>
                  <w:marRight w:val="0"/>
                  <w:marTop w:val="0"/>
                  <w:marBottom w:val="0"/>
                  <w:divBdr>
                    <w:top w:val="none" w:sz="0" w:space="0" w:color="auto"/>
                    <w:left w:val="none" w:sz="0" w:space="0" w:color="auto"/>
                    <w:bottom w:val="none" w:sz="0" w:space="0" w:color="auto"/>
                    <w:right w:val="none" w:sz="0" w:space="0" w:color="auto"/>
                  </w:divBdr>
                </w:div>
                <w:div w:id="1616713972">
                  <w:marLeft w:val="0"/>
                  <w:marRight w:val="0"/>
                  <w:marTop w:val="0"/>
                  <w:marBottom w:val="0"/>
                  <w:divBdr>
                    <w:top w:val="none" w:sz="0" w:space="0" w:color="auto"/>
                    <w:left w:val="none" w:sz="0" w:space="0" w:color="auto"/>
                    <w:bottom w:val="none" w:sz="0" w:space="0" w:color="auto"/>
                    <w:right w:val="none" w:sz="0" w:space="0" w:color="auto"/>
                  </w:divBdr>
                </w:div>
              </w:divsChild>
            </w:div>
            <w:div w:id="913901504">
              <w:marLeft w:val="0"/>
              <w:marRight w:val="0"/>
              <w:marTop w:val="0"/>
              <w:marBottom w:val="0"/>
              <w:divBdr>
                <w:top w:val="none" w:sz="0" w:space="0" w:color="auto"/>
                <w:left w:val="none" w:sz="0" w:space="0" w:color="auto"/>
                <w:bottom w:val="none" w:sz="0" w:space="0" w:color="auto"/>
                <w:right w:val="none" w:sz="0" w:space="0" w:color="auto"/>
              </w:divBdr>
              <w:divsChild>
                <w:div w:id="647435761">
                  <w:marLeft w:val="0"/>
                  <w:marRight w:val="0"/>
                  <w:marTop w:val="0"/>
                  <w:marBottom w:val="0"/>
                  <w:divBdr>
                    <w:top w:val="none" w:sz="0" w:space="0" w:color="auto"/>
                    <w:left w:val="none" w:sz="0" w:space="0" w:color="auto"/>
                    <w:bottom w:val="none" w:sz="0" w:space="0" w:color="auto"/>
                    <w:right w:val="none" w:sz="0" w:space="0" w:color="auto"/>
                  </w:divBdr>
                </w:div>
                <w:div w:id="1280722713">
                  <w:marLeft w:val="0"/>
                  <w:marRight w:val="0"/>
                  <w:marTop w:val="0"/>
                  <w:marBottom w:val="0"/>
                  <w:divBdr>
                    <w:top w:val="none" w:sz="0" w:space="0" w:color="auto"/>
                    <w:left w:val="none" w:sz="0" w:space="0" w:color="auto"/>
                    <w:bottom w:val="none" w:sz="0" w:space="0" w:color="auto"/>
                    <w:right w:val="none" w:sz="0" w:space="0" w:color="auto"/>
                  </w:divBdr>
                </w:div>
              </w:divsChild>
            </w:div>
            <w:div w:id="1676491107">
              <w:marLeft w:val="0"/>
              <w:marRight w:val="0"/>
              <w:marTop w:val="0"/>
              <w:marBottom w:val="0"/>
              <w:divBdr>
                <w:top w:val="none" w:sz="0" w:space="0" w:color="auto"/>
                <w:left w:val="none" w:sz="0" w:space="0" w:color="auto"/>
                <w:bottom w:val="none" w:sz="0" w:space="0" w:color="auto"/>
                <w:right w:val="none" w:sz="0" w:space="0" w:color="auto"/>
              </w:divBdr>
              <w:divsChild>
                <w:div w:id="1828935525">
                  <w:marLeft w:val="0"/>
                  <w:marRight w:val="0"/>
                  <w:marTop w:val="0"/>
                  <w:marBottom w:val="0"/>
                  <w:divBdr>
                    <w:top w:val="none" w:sz="0" w:space="0" w:color="auto"/>
                    <w:left w:val="none" w:sz="0" w:space="0" w:color="auto"/>
                    <w:bottom w:val="none" w:sz="0" w:space="0" w:color="auto"/>
                    <w:right w:val="none" w:sz="0" w:space="0" w:color="auto"/>
                  </w:divBdr>
                </w:div>
                <w:div w:id="1655060913">
                  <w:marLeft w:val="0"/>
                  <w:marRight w:val="0"/>
                  <w:marTop w:val="0"/>
                  <w:marBottom w:val="0"/>
                  <w:divBdr>
                    <w:top w:val="none" w:sz="0" w:space="0" w:color="auto"/>
                    <w:left w:val="none" w:sz="0" w:space="0" w:color="auto"/>
                    <w:bottom w:val="none" w:sz="0" w:space="0" w:color="auto"/>
                    <w:right w:val="none" w:sz="0" w:space="0" w:color="auto"/>
                  </w:divBdr>
                </w:div>
              </w:divsChild>
            </w:div>
            <w:div w:id="923337525">
              <w:marLeft w:val="0"/>
              <w:marRight w:val="0"/>
              <w:marTop w:val="0"/>
              <w:marBottom w:val="0"/>
              <w:divBdr>
                <w:top w:val="none" w:sz="0" w:space="0" w:color="auto"/>
                <w:left w:val="none" w:sz="0" w:space="0" w:color="auto"/>
                <w:bottom w:val="none" w:sz="0" w:space="0" w:color="auto"/>
                <w:right w:val="none" w:sz="0" w:space="0" w:color="auto"/>
              </w:divBdr>
            </w:div>
            <w:div w:id="306906922">
              <w:marLeft w:val="0"/>
              <w:marRight w:val="0"/>
              <w:marTop w:val="0"/>
              <w:marBottom w:val="0"/>
              <w:divBdr>
                <w:top w:val="none" w:sz="0" w:space="0" w:color="auto"/>
                <w:left w:val="none" w:sz="0" w:space="0" w:color="auto"/>
                <w:bottom w:val="none" w:sz="0" w:space="0" w:color="auto"/>
                <w:right w:val="none" w:sz="0" w:space="0" w:color="auto"/>
              </w:divBdr>
            </w:div>
          </w:divsChild>
        </w:div>
        <w:div w:id="615408553">
          <w:marLeft w:val="0"/>
          <w:marRight w:val="0"/>
          <w:marTop w:val="0"/>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903494061">
          <w:marLeft w:val="0"/>
          <w:marRight w:val="0"/>
          <w:marTop w:val="0"/>
          <w:marBottom w:val="0"/>
          <w:divBdr>
            <w:top w:val="single" w:sz="6" w:space="2" w:color="DDDDDD"/>
            <w:left w:val="single" w:sz="6" w:space="2" w:color="DDDDDD"/>
            <w:bottom w:val="single" w:sz="6" w:space="2" w:color="DDDDDD"/>
            <w:right w:val="single" w:sz="6" w:space="2" w:color="DDDDDD"/>
          </w:divBdr>
          <w:divsChild>
            <w:div w:id="321275038">
              <w:marLeft w:val="0"/>
              <w:marRight w:val="0"/>
              <w:marTop w:val="0"/>
              <w:marBottom w:val="0"/>
              <w:divBdr>
                <w:top w:val="none" w:sz="0" w:space="0" w:color="auto"/>
                <w:left w:val="none" w:sz="0" w:space="0" w:color="auto"/>
                <w:bottom w:val="none" w:sz="0" w:space="0" w:color="auto"/>
                <w:right w:val="none" w:sz="0" w:space="0" w:color="auto"/>
              </w:divBdr>
              <w:divsChild>
                <w:div w:id="317807807">
                  <w:marLeft w:val="0"/>
                  <w:marRight w:val="0"/>
                  <w:marTop w:val="0"/>
                  <w:marBottom w:val="0"/>
                  <w:divBdr>
                    <w:top w:val="none" w:sz="0" w:space="0" w:color="auto"/>
                    <w:left w:val="none" w:sz="0" w:space="0" w:color="auto"/>
                    <w:bottom w:val="none" w:sz="0" w:space="0" w:color="auto"/>
                    <w:right w:val="none" w:sz="0" w:space="0" w:color="auto"/>
                  </w:divBdr>
                </w:div>
                <w:div w:id="542639341">
                  <w:marLeft w:val="0"/>
                  <w:marRight w:val="0"/>
                  <w:marTop w:val="0"/>
                  <w:marBottom w:val="0"/>
                  <w:divBdr>
                    <w:top w:val="none" w:sz="0" w:space="0" w:color="auto"/>
                    <w:left w:val="none" w:sz="0" w:space="0" w:color="auto"/>
                    <w:bottom w:val="none" w:sz="0" w:space="0" w:color="auto"/>
                    <w:right w:val="none" w:sz="0" w:space="0" w:color="auto"/>
                  </w:divBdr>
                </w:div>
              </w:divsChild>
            </w:div>
            <w:div w:id="1417508186">
              <w:marLeft w:val="0"/>
              <w:marRight w:val="0"/>
              <w:marTop w:val="0"/>
              <w:marBottom w:val="0"/>
              <w:divBdr>
                <w:top w:val="none" w:sz="0" w:space="0" w:color="auto"/>
                <w:left w:val="none" w:sz="0" w:space="0" w:color="auto"/>
                <w:bottom w:val="none" w:sz="0" w:space="0" w:color="auto"/>
                <w:right w:val="none" w:sz="0" w:space="0" w:color="auto"/>
              </w:divBdr>
              <w:divsChild>
                <w:div w:id="1836069659">
                  <w:marLeft w:val="0"/>
                  <w:marRight w:val="0"/>
                  <w:marTop w:val="0"/>
                  <w:marBottom w:val="0"/>
                  <w:divBdr>
                    <w:top w:val="none" w:sz="0" w:space="0" w:color="auto"/>
                    <w:left w:val="none" w:sz="0" w:space="0" w:color="auto"/>
                    <w:bottom w:val="none" w:sz="0" w:space="0" w:color="auto"/>
                    <w:right w:val="none" w:sz="0" w:space="0" w:color="auto"/>
                  </w:divBdr>
                </w:div>
                <w:div w:id="554973754">
                  <w:marLeft w:val="0"/>
                  <w:marRight w:val="0"/>
                  <w:marTop w:val="0"/>
                  <w:marBottom w:val="0"/>
                  <w:divBdr>
                    <w:top w:val="none" w:sz="0" w:space="0" w:color="auto"/>
                    <w:left w:val="none" w:sz="0" w:space="0" w:color="auto"/>
                    <w:bottom w:val="none" w:sz="0" w:space="0" w:color="auto"/>
                    <w:right w:val="none" w:sz="0" w:space="0" w:color="auto"/>
                  </w:divBdr>
                </w:div>
              </w:divsChild>
            </w:div>
            <w:div w:id="1214385035">
              <w:marLeft w:val="0"/>
              <w:marRight w:val="0"/>
              <w:marTop w:val="0"/>
              <w:marBottom w:val="0"/>
              <w:divBdr>
                <w:top w:val="none" w:sz="0" w:space="0" w:color="auto"/>
                <w:left w:val="none" w:sz="0" w:space="0" w:color="auto"/>
                <w:bottom w:val="none" w:sz="0" w:space="0" w:color="auto"/>
                <w:right w:val="none" w:sz="0" w:space="0" w:color="auto"/>
              </w:divBdr>
              <w:divsChild>
                <w:div w:id="870386260">
                  <w:marLeft w:val="0"/>
                  <w:marRight w:val="0"/>
                  <w:marTop w:val="0"/>
                  <w:marBottom w:val="0"/>
                  <w:divBdr>
                    <w:top w:val="none" w:sz="0" w:space="0" w:color="auto"/>
                    <w:left w:val="none" w:sz="0" w:space="0" w:color="auto"/>
                    <w:bottom w:val="none" w:sz="0" w:space="0" w:color="auto"/>
                    <w:right w:val="none" w:sz="0" w:space="0" w:color="auto"/>
                  </w:divBdr>
                </w:div>
                <w:div w:id="1026097664">
                  <w:marLeft w:val="0"/>
                  <w:marRight w:val="0"/>
                  <w:marTop w:val="0"/>
                  <w:marBottom w:val="0"/>
                  <w:divBdr>
                    <w:top w:val="none" w:sz="0" w:space="0" w:color="auto"/>
                    <w:left w:val="none" w:sz="0" w:space="0" w:color="auto"/>
                    <w:bottom w:val="none" w:sz="0" w:space="0" w:color="auto"/>
                    <w:right w:val="none" w:sz="0" w:space="0" w:color="auto"/>
                  </w:divBdr>
                </w:div>
              </w:divsChild>
            </w:div>
            <w:div w:id="700058408">
              <w:marLeft w:val="0"/>
              <w:marRight w:val="0"/>
              <w:marTop w:val="0"/>
              <w:marBottom w:val="0"/>
              <w:divBdr>
                <w:top w:val="none" w:sz="0" w:space="0" w:color="auto"/>
                <w:left w:val="none" w:sz="0" w:space="0" w:color="auto"/>
                <w:bottom w:val="none" w:sz="0" w:space="0" w:color="auto"/>
                <w:right w:val="none" w:sz="0" w:space="0" w:color="auto"/>
              </w:divBdr>
              <w:divsChild>
                <w:div w:id="1546256840">
                  <w:marLeft w:val="0"/>
                  <w:marRight w:val="0"/>
                  <w:marTop w:val="0"/>
                  <w:marBottom w:val="0"/>
                  <w:divBdr>
                    <w:top w:val="none" w:sz="0" w:space="0" w:color="auto"/>
                    <w:left w:val="none" w:sz="0" w:space="0" w:color="auto"/>
                    <w:bottom w:val="none" w:sz="0" w:space="0" w:color="auto"/>
                    <w:right w:val="none" w:sz="0" w:space="0" w:color="auto"/>
                  </w:divBdr>
                </w:div>
                <w:div w:id="1897931169">
                  <w:marLeft w:val="0"/>
                  <w:marRight w:val="0"/>
                  <w:marTop w:val="0"/>
                  <w:marBottom w:val="0"/>
                  <w:divBdr>
                    <w:top w:val="none" w:sz="0" w:space="0" w:color="auto"/>
                    <w:left w:val="none" w:sz="0" w:space="0" w:color="auto"/>
                    <w:bottom w:val="none" w:sz="0" w:space="0" w:color="auto"/>
                    <w:right w:val="none" w:sz="0" w:space="0" w:color="auto"/>
                  </w:divBdr>
                </w:div>
              </w:divsChild>
            </w:div>
            <w:div w:id="334187477">
              <w:marLeft w:val="0"/>
              <w:marRight w:val="0"/>
              <w:marTop w:val="0"/>
              <w:marBottom w:val="0"/>
              <w:divBdr>
                <w:top w:val="none" w:sz="0" w:space="0" w:color="auto"/>
                <w:left w:val="none" w:sz="0" w:space="0" w:color="auto"/>
                <w:bottom w:val="none" w:sz="0" w:space="0" w:color="auto"/>
                <w:right w:val="none" w:sz="0" w:space="0" w:color="auto"/>
              </w:divBdr>
            </w:div>
            <w:div w:id="922185113">
              <w:marLeft w:val="0"/>
              <w:marRight w:val="0"/>
              <w:marTop w:val="0"/>
              <w:marBottom w:val="0"/>
              <w:divBdr>
                <w:top w:val="none" w:sz="0" w:space="0" w:color="auto"/>
                <w:left w:val="none" w:sz="0" w:space="0" w:color="auto"/>
                <w:bottom w:val="none" w:sz="0" w:space="0" w:color="auto"/>
                <w:right w:val="none" w:sz="0" w:space="0" w:color="auto"/>
              </w:divBdr>
            </w:div>
          </w:divsChild>
        </w:div>
        <w:div w:id="1081217335">
          <w:marLeft w:val="0"/>
          <w:marRight w:val="0"/>
          <w:marTop w:val="0"/>
          <w:marBottom w:val="0"/>
          <w:divBdr>
            <w:top w:val="none" w:sz="0" w:space="0" w:color="auto"/>
            <w:left w:val="none" w:sz="0" w:space="0" w:color="auto"/>
            <w:bottom w:val="none" w:sz="0" w:space="0" w:color="auto"/>
            <w:right w:val="none" w:sz="0" w:space="0" w:color="auto"/>
          </w:divBdr>
        </w:div>
      </w:divsChild>
    </w:div>
    <w:div w:id="1986470087">
      <w:bodyDiv w:val="1"/>
      <w:marLeft w:val="0"/>
      <w:marRight w:val="0"/>
      <w:marTop w:val="0"/>
      <w:marBottom w:val="0"/>
      <w:divBdr>
        <w:top w:val="none" w:sz="0" w:space="0" w:color="auto"/>
        <w:left w:val="none" w:sz="0" w:space="0" w:color="auto"/>
        <w:bottom w:val="none" w:sz="0" w:space="0" w:color="auto"/>
        <w:right w:val="none" w:sz="0" w:space="0" w:color="auto"/>
      </w:divBdr>
      <w:divsChild>
        <w:div w:id="1838686368">
          <w:marLeft w:val="0"/>
          <w:marRight w:val="0"/>
          <w:marTop w:val="0"/>
          <w:marBottom w:val="0"/>
          <w:divBdr>
            <w:top w:val="single" w:sz="6" w:space="2" w:color="DDDDDD"/>
            <w:left w:val="single" w:sz="6" w:space="2" w:color="DDDDDD"/>
            <w:bottom w:val="single" w:sz="6" w:space="2" w:color="DDDDDD"/>
            <w:right w:val="single" w:sz="6" w:space="2" w:color="DDDDDD"/>
          </w:divBdr>
          <w:divsChild>
            <w:div w:id="1438402439">
              <w:marLeft w:val="0"/>
              <w:marRight w:val="0"/>
              <w:marTop w:val="0"/>
              <w:marBottom w:val="0"/>
              <w:divBdr>
                <w:top w:val="none" w:sz="0" w:space="0" w:color="auto"/>
                <w:left w:val="none" w:sz="0" w:space="0" w:color="auto"/>
                <w:bottom w:val="none" w:sz="0" w:space="0" w:color="auto"/>
                <w:right w:val="none" w:sz="0" w:space="0" w:color="auto"/>
              </w:divBdr>
              <w:divsChild>
                <w:div w:id="1984504408">
                  <w:marLeft w:val="0"/>
                  <w:marRight w:val="0"/>
                  <w:marTop w:val="0"/>
                  <w:marBottom w:val="0"/>
                  <w:divBdr>
                    <w:top w:val="none" w:sz="0" w:space="0" w:color="auto"/>
                    <w:left w:val="none" w:sz="0" w:space="0" w:color="auto"/>
                    <w:bottom w:val="none" w:sz="0" w:space="0" w:color="auto"/>
                    <w:right w:val="none" w:sz="0" w:space="0" w:color="auto"/>
                  </w:divBdr>
                </w:div>
                <w:div w:id="205337265">
                  <w:marLeft w:val="0"/>
                  <w:marRight w:val="0"/>
                  <w:marTop w:val="0"/>
                  <w:marBottom w:val="0"/>
                  <w:divBdr>
                    <w:top w:val="none" w:sz="0" w:space="0" w:color="auto"/>
                    <w:left w:val="none" w:sz="0" w:space="0" w:color="auto"/>
                    <w:bottom w:val="none" w:sz="0" w:space="0" w:color="auto"/>
                    <w:right w:val="none" w:sz="0" w:space="0" w:color="auto"/>
                  </w:divBdr>
                </w:div>
              </w:divsChild>
            </w:div>
            <w:div w:id="854610256">
              <w:marLeft w:val="0"/>
              <w:marRight w:val="0"/>
              <w:marTop w:val="0"/>
              <w:marBottom w:val="0"/>
              <w:divBdr>
                <w:top w:val="none" w:sz="0" w:space="0" w:color="auto"/>
                <w:left w:val="none" w:sz="0" w:space="0" w:color="auto"/>
                <w:bottom w:val="none" w:sz="0" w:space="0" w:color="auto"/>
                <w:right w:val="none" w:sz="0" w:space="0" w:color="auto"/>
              </w:divBdr>
              <w:divsChild>
                <w:div w:id="725448355">
                  <w:marLeft w:val="0"/>
                  <w:marRight w:val="0"/>
                  <w:marTop w:val="0"/>
                  <w:marBottom w:val="0"/>
                  <w:divBdr>
                    <w:top w:val="none" w:sz="0" w:space="0" w:color="auto"/>
                    <w:left w:val="none" w:sz="0" w:space="0" w:color="auto"/>
                    <w:bottom w:val="none" w:sz="0" w:space="0" w:color="auto"/>
                    <w:right w:val="none" w:sz="0" w:space="0" w:color="auto"/>
                  </w:divBdr>
                </w:div>
                <w:div w:id="2104446599">
                  <w:marLeft w:val="0"/>
                  <w:marRight w:val="0"/>
                  <w:marTop w:val="0"/>
                  <w:marBottom w:val="0"/>
                  <w:divBdr>
                    <w:top w:val="none" w:sz="0" w:space="0" w:color="auto"/>
                    <w:left w:val="none" w:sz="0" w:space="0" w:color="auto"/>
                    <w:bottom w:val="none" w:sz="0" w:space="0" w:color="auto"/>
                    <w:right w:val="none" w:sz="0" w:space="0" w:color="auto"/>
                  </w:divBdr>
                </w:div>
              </w:divsChild>
            </w:div>
            <w:div w:id="89160818">
              <w:marLeft w:val="0"/>
              <w:marRight w:val="0"/>
              <w:marTop w:val="0"/>
              <w:marBottom w:val="0"/>
              <w:divBdr>
                <w:top w:val="none" w:sz="0" w:space="0" w:color="auto"/>
                <w:left w:val="none" w:sz="0" w:space="0" w:color="auto"/>
                <w:bottom w:val="none" w:sz="0" w:space="0" w:color="auto"/>
                <w:right w:val="none" w:sz="0" w:space="0" w:color="auto"/>
              </w:divBdr>
              <w:divsChild>
                <w:div w:id="67045151">
                  <w:marLeft w:val="0"/>
                  <w:marRight w:val="0"/>
                  <w:marTop w:val="0"/>
                  <w:marBottom w:val="0"/>
                  <w:divBdr>
                    <w:top w:val="none" w:sz="0" w:space="0" w:color="auto"/>
                    <w:left w:val="none" w:sz="0" w:space="0" w:color="auto"/>
                    <w:bottom w:val="none" w:sz="0" w:space="0" w:color="auto"/>
                    <w:right w:val="none" w:sz="0" w:space="0" w:color="auto"/>
                  </w:divBdr>
                </w:div>
                <w:div w:id="1185172318">
                  <w:marLeft w:val="0"/>
                  <w:marRight w:val="0"/>
                  <w:marTop w:val="0"/>
                  <w:marBottom w:val="0"/>
                  <w:divBdr>
                    <w:top w:val="none" w:sz="0" w:space="0" w:color="auto"/>
                    <w:left w:val="none" w:sz="0" w:space="0" w:color="auto"/>
                    <w:bottom w:val="none" w:sz="0" w:space="0" w:color="auto"/>
                    <w:right w:val="none" w:sz="0" w:space="0" w:color="auto"/>
                  </w:divBdr>
                </w:div>
              </w:divsChild>
            </w:div>
            <w:div w:id="2026055168">
              <w:marLeft w:val="0"/>
              <w:marRight w:val="0"/>
              <w:marTop w:val="0"/>
              <w:marBottom w:val="0"/>
              <w:divBdr>
                <w:top w:val="none" w:sz="0" w:space="0" w:color="auto"/>
                <w:left w:val="none" w:sz="0" w:space="0" w:color="auto"/>
                <w:bottom w:val="none" w:sz="0" w:space="0" w:color="auto"/>
                <w:right w:val="none" w:sz="0" w:space="0" w:color="auto"/>
              </w:divBdr>
              <w:divsChild>
                <w:div w:id="1167792930">
                  <w:marLeft w:val="0"/>
                  <w:marRight w:val="0"/>
                  <w:marTop w:val="0"/>
                  <w:marBottom w:val="0"/>
                  <w:divBdr>
                    <w:top w:val="none" w:sz="0" w:space="0" w:color="auto"/>
                    <w:left w:val="none" w:sz="0" w:space="0" w:color="auto"/>
                    <w:bottom w:val="none" w:sz="0" w:space="0" w:color="auto"/>
                    <w:right w:val="none" w:sz="0" w:space="0" w:color="auto"/>
                  </w:divBdr>
                </w:div>
                <w:div w:id="1968780708">
                  <w:marLeft w:val="0"/>
                  <w:marRight w:val="0"/>
                  <w:marTop w:val="0"/>
                  <w:marBottom w:val="0"/>
                  <w:divBdr>
                    <w:top w:val="none" w:sz="0" w:space="0" w:color="auto"/>
                    <w:left w:val="none" w:sz="0" w:space="0" w:color="auto"/>
                    <w:bottom w:val="none" w:sz="0" w:space="0" w:color="auto"/>
                    <w:right w:val="none" w:sz="0" w:space="0" w:color="auto"/>
                  </w:divBdr>
                </w:div>
              </w:divsChild>
            </w:div>
            <w:div w:id="1518808544">
              <w:marLeft w:val="0"/>
              <w:marRight w:val="0"/>
              <w:marTop w:val="0"/>
              <w:marBottom w:val="0"/>
              <w:divBdr>
                <w:top w:val="none" w:sz="0" w:space="0" w:color="auto"/>
                <w:left w:val="none" w:sz="0" w:space="0" w:color="auto"/>
                <w:bottom w:val="none" w:sz="0" w:space="0" w:color="auto"/>
                <w:right w:val="none" w:sz="0" w:space="0" w:color="auto"/>
              </w:divBdr>
            </w:div>
            <w:div w:id="35469692">
              <w:marLeft w:val="0"/>
              <w:marRight w:val="0"/>
              <w:marTop w:val="0"/>
              <w:marBottom w:val="0"/>
              <w:divBdr>
                <w:top w:val="none" w:sz="0" w:space="0" w:color="auto"/>
                <w:left w:val="none" w:sz="0" w:space="0" w:color="auto"/>
                <w:bottom w:val="none" w:sz="0" w:space="0" w:color="auto"/>
                <w:right w:val="none" w:sz="0" w:space="0" w:color="auto"/>
              </w:divBdr>
            </w:div>
          </w:divsChild>
        </w:div>
        <w:div w:id="1041591750">
          <w:marLeft w:val="0"/>
          <w:marRight w:val="0"/>
          <w:marTop w:val="0"/>
          <w:marBottom w:val="0"/>
          <w:divBdr>
            <w:top w:val="none" w:sz="0" w:space="0" w:color="auto"/>
            <w:left w:val="none" w:sz="0" w:space="0" w:color="auto"/>
            <w:bottom w:val="none" w:sz="0" w:space="0" w:color="auto"/>
            <w:right w:val="none" w:sz="0" w:space="0" w:color="auto"/>
          </w:divBdr>
        </w:div>
      </w:divsChild>
    </w:div>
    <w:div w:id="1997759302">
      <w:bodyDiv w:val="1"/>
      <w:marLeft w:val="0"/>
      <w:marRight w:val="0"/>
      <w:marTop w:val="0"/>
      <w:marBottom w:val="0"/>
      <w:divBdr>
        <w:top w:val="none" w:sz="0" w:space="0" w:color="auto"/>
        <w:left w:val="none" w:sz="0" w:space="0" w:color="auto"/>
        <w:bottom w:val="none" w:sz="0" w:space="0" w:color="auto"/>
        <w:right w:val="none" w:sz="0" w:space="0" w:color="auto"/>
      </w:divBdr>
      <w:divsChild>
        <w:div w:id="624432496">
          <w:marLeft w:val="0"/>
          <w:marRight w:val="0"/>
          <w:marTop w:val="0"/>
          <w:marBottom w:val="0"/>
          <w:divBdr>
            <w:top w:val="none" w:sz="0" w:space="0" w:color="auto"/>
            <w:left w:val="none" w:sz="0" w:space="0" w:color="auto"/>
            <w:bottom w:val="none" w:sz="0" w:space="0" w:color="auto"/>
            <w:right w:val="none" w:sz="0" w:space="0" w:color="auto"/>
          </w:divBdr>
          <w:divsChild>
            <w:div w:id="153388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9723">
      <w:bodyDiv w:val="1"/>
      <w:marLeft w:val="0"/>
      <w:marRight w:val="0"/>
      <w:marTop w:val="0"/>
      <w:marBottom w:val="0"/>
      <w:divBdr>
        <w:top w:val="none" w:sz="0" w:space="0" w:color="auto"/>
        <w:left w:val="none" w:sz="0" w:space="0" w:color="auto"/>
        <w:bottom w:val="none" w:sz="0" w:space="0" w:color="auto"/>
        <w:right w:val="none" w:sz="0" w:space="0" w:color="auto"/>
      </w:divBdr>
      <w:divsChild>
        <w:div w:id="1062408683">
          <w:marLeft w:val="0"/>
          <w:marRight w:val="0"/>
          <w:marTop w:val="0"/>
          <w:marBottom w:val="0"/>
          <w:divBdr>
            <w:top w:val="single" w:sz="6" w:space="2" w:color="DDDDDD"/>
            <w:left w:val="single" w:sz="6" w:space="2" w:color="DDDDDD"/>
            <w:bottom w:val="single" w:sz="6" w:space="2" w:color="DDDDDD"/>
            <w:right w:val="single" w:sz="6" w:space="2" w:color="DDDDDD"/>
          </w:divBdr>
          <w:divsChild>
            <w:div w:id="223223634">
              <w:marLeft w:val="0"/>
              <w:marRight w:val="0"/>
              <w:marTop w:val="0"/>
              <w:marBottom w:val="0"/>
              <w:divBdr>
                <w:top w:val="none" w:sz="0" w:space="0" w:color="auto"/>
                <w:left w:val="none" w:sz="0" w:space="0" w:color="auto"/>
                <w:bottom w:val="none" w:sz="0" w:space="0" w:color="auto"/>
                <w:right w:val="none" w:sz="0" w:space="0" w:color="auto"/>
              </w:divBdr>
              <w:divsChild>
                <w:div w:id="855339750">
                  <w:marLeft w:val="0"/>
                  <w:marRight w:val="0"/>
                  <w:marTop w:val="0"/>
                  <w:marBottom w:val="0"/>
                  <w:divBdr>
                    <w:top w:val="none" w:sz="0" w:space="0" w:color="auto"/>
                    <w:left w:val="none" w:sz="0" w:space="0" w:color="auto"/>
                    <w:bottom w:val="none" w:sz="0" w:space="0" w:color="auto"/>
                    <w:right w:val="none" w:sz="0" w:space="0" w:color="auto"/>
                  </w:divBdr>
                </w:div>
                <w:div w:id="154145894">
                  <w:marLeft w:val="0"/>
                  <w:marRight w:val="0"/>
                  <w:marTop w:val="0"/>
                  <w:marBottom w:val="0"/>
                  <w:divBdr>
                    <w:top w:val="none" w:sz="0" w:space="0" w:color="auto"/>
                    <w:left w:val="none" w:sz="0" w:space="0" w:color="auto"/>
                    <w:bottom w:val="none" w:sz="0" w:space="0" w:color="auto"/>
                    <w:right w:val="none" w:sz="0" w:space="0" w:color="auto"/>
                  </w:divBdr>
                </w:div>
              </w:divsChild>
            </w:div>
            <w:div w:id="549659499">
              <w:marLeft w:val="0"/>
              <w:marRight w:val="0"/>
              <w:marTop w:val="0"/>
              <w:marBottom w:val="0"/>
              <w:divBdr>
                <w:top w:val="none" w:sz="0" w:space="0" w:color="auto"/>
                <w:left w:val="none" w:sz="0" w:space="0" w:color="auto"/>
                <w:bottom w:val="none" w:sz="0" w:space="0" w:color="auto"/>
                <w:right w:val="none" w:sz="0" w:space="0" w:color="auto"/>
              </w:divBdr>
              <w:divsChild>
                <w:div w:id="558978336">
                  <w:marLeft w:val="0"/>
                  <w:marRight w:val="0"/>
                  <w:marTop w:val="0"/>
                  <w:marBottom w:val="0"/>
                  <w:divBdr>
                    <w:top w:val="none" w:sz="0" w:space="0" w:color="auto"/>
                    <w:left w:val="none" w:sz="0" w:space="0" w:color="auto"/>
                    <w:bottom w:val="none" w:sz="0" w:space="0" w:color="auto"/>
                    <w:right w:val="none" w:sz="0" w:space="0" w:color="auto"/>
                  </w:divBdr>
                </w:div>
                <w:div w:id="1199972478">
                  <w:marLeft w:val="0"/>
                  <w:marRight w:val="0"/>
                  <w:marTop w:val="0"/>
                  <w:marBottom w:val="0"/>
                  <w:divBdr>
                    <w:top w:val="none" w:sz="0" w:space="0" w:color="auto"/>
                    <w:left w:val="none" w:sz="0" w:space="0" w:color="auto"/>
                    <w:bottom w:val="none" w:sz="0" w:space="0" w:color="auto"/>
                    <w:right w:val="none" w:sz="0" w:space="0" w:color="auto"/>
                  </w:divBdr>
                </w:div>
              </w:divsChild>
            </w:div>
            <w:div w:id="1384253037">
              <w:marLeft w:val="0"/>
              <w:marRight w:val="0"/>
              <w:marTop w:val="0"/>
              <w:marBottom w:val="0"/>
              <w:divBdr>
                <w:top w:val="none" w:sz="0" w:space="0" w:color="auto"/>
                <w:left w:val="none" w:sz="0" w:space="0" w:color="auto"/>
                <w:bottom w:val="none" w:sz="0" w:space="0" w:color="auto"/>
                <w:right w:val="none" w:sz="0" w:space="0" w:color="auto"/>
              </w:divBdr>
              <w:divsChild>
                <w:div w:id="1072510863">
                  <w:marLeft w:val="0"/>
                  <w:marRight w:val="0"/>
                  <w:marTop w:val="0"/>
                  <w:marBottom w:val="0"/>
                  <w:divBdr>
                    <w:top w:val="none" w:sz="0" w:space="0" w:color="auto"/>
                    <w:left w:val="none" w:sz="0" w:space="0" w:color="auto"/>
                    <w:bottom w:val="none" w:sz="0" w:space="0" w:color="auto"/>
                    <w:right w:val="none" w:sz="0" w:space="0" w:color="auto"/>
                  </w:divBdr>
                </w:div>
                <w:div w:id="27534824">
                  <w:marLeft w:val="0"/>
                  <w:marRight w:val="0"/>
                  <w:marTop w:val="0"/>
                  <w:marBottom w:val="0"/>
                  <w:divBdr>
                    <w:top w:val="none" w:sz="0" w:space="0" w:color="auto"/>
                    <w:left w:val="none" w:sz="0" w:space="0" w:color="auto"/>
                    <w:bottom w:val="none" w:sz="0" w:space="0" w:color="auto"/>
                    <w:right w:val="none" w:sz="0" w:space="0" w:color="auto"/>
                  </w:divBdr>
                </w:div>
              </w:divsChild>
            </w:div>
            <w:div w:id="23604732">
              <w:marLeft w:val="0"/>
              <w:marRight w:val="0"/>
              <w:marTop w:val="0"/>
              <w:marBottom w:val="0"/>
              <w:divBdr>
                <w:top w:val="none" w:sz="0" w:space="0" w:color="auto"/>
                <w:left w:val="none" w:sz="0" w:space="0" w:color="auto"/>
                <w:bottom w:val="none" w:sz="0" w:space="0" w:color="auto"/>
                <w:right w:val="none" w:sz="0" w:space="0" w:color="auto"/>
              </w:divBdr>
              <w:divsChild>
                <w:div w:id="151918810">
                  <w:marLeft w:val="0"/>
                  <w:marRight w:val="0"/>
                  <w:marTop w:val="0"/>
                  <w:marBottom w:val="0"/>
                  <w:divBdr>
                    <w:top w:val="none" w:sz="0" w:space="0" w:color="auto"/>
                    <w:left w:val="none" w:sz="0" w:space="0" w:color="auto"/>
                    <w:bottom w:val="none" w:sz="0" w:space="0" w:color="auto"/>
                    <w:right w:val="none" w:sz="0" w:space="0" w:color="auto"/>
                  </w:divBdr>
                </w:div>
                <w:div w:id="1869023880">
                  <w:marLeft w:val="0"/>
                  <w:marRight w:val="0"/>
                  <w:marTop w:val="0"/>
                  <w:marBottom w:val="0"/>
                  <w:divBdr>
                    <w:top w:val="none" w:sz="0" w:space="0" w:color="auto"/>
                    <w:left w:val="none" w:sz="0" w:space="0" w:color="auto"/>
                    <w:bottom w:val="none" w:sz="0" w:space="0" w:color="auto"/>
                    <w:right w:val="none" w:sz="0" w:space="0" w:color="auto"/>
                  </w:divBdr>
                </w:div>
              </w:divsChild>
            </w:div>
            <w:div w:id="864177509">
              <w:marLeft w:val="0"/>
              <w:marRight w:val="0"/>
              <w:marTop w:val="0"/>
              <w:marBottom w:val="0"/>
              <w:divBdr>
                <w:top w:val="none" w:sz="0" w:space="0" w:color="auto"/>
                <w:left w:val="none" w:sz="0" w:space="0" w:color="auto"/>
                <w:bottom w:val="none" w:sz="0" w:space="0" w:color="auto"/>
                <w:right w:val="none" w:sz="0" w:space="0" w:color="auto"/>
              </w:divBdr>
            </w:div>
            <w:div w:id="828330959">
              <w:marLeft w:val="0"/>
              <w:marRight w:val="0"/>
              <w:marTop w:val="0"/>
              <w:marBottom w:val="0"/>
              <w:divBdr>
                <w:top w:val="none" w:sz="0" w:space="0" w:color="auto"/>
                <w:left w:val="none" w:sz="0" w:space="0" w:color="auto"/>
                <w:bottom w:val="none" w:sz="0" w:space="0" w:color="auto"/>
                <w:right w:val="none" w:sz="0" w:space="0" w:color="auto"/>
              </w:divBdr>
            </w:div>
          </w:divsChild>
        </w:div>
        <w:div w:id="22826976">
          <w:marLeft w:val="0"/>
          <w:marRight w:val="0"/>
          <w:marTop w:val="0"/>
          <w:marBottom w:val="0"/>
          <w:divBdr>
            <w:top w:val="none" w:sz="0" w:space="0" w:color="auto"/>
            <w:left w:val="none" w:sz="0" w:space="0" w:color="auto"/>
            <w:bottom w:val="none" w:sz="0" w:space="0" w:color="auto"/>
            <w:right w:val="none" w:sz="0" w:space="0" w:color="auto"/>
          </w:divBdr>
        </w:div>
      </w:divsChild>
    </w:div>
    <w:div w:id="2003585449">
      <w:bodyDiv w:val="1"/>
      <w:marLeft w:val="0"/>
      <w:marRight w:val="0"/>
      <w:marTop w:val="0"/>
      <w:marBottom w:val="0"/>
      <w:divBdr>
        <w:top w:val="none" w:sz="0" w:space="0" w:color="auto"/>
        <w:left w:val="none" w:sz="0" w:space="0" w:color="auto"/>
        <w:bottom w:val="none" w:sz="0" w:space="0" w:color="auto"/>
        <w:right w:val="none" w:sz="0" w:space="0" w:color="auto"/>
      </w:divBdr>
      <w:divsChild>
        <w:div w:id="799566525">
          <w:marLeft w:val="0"/>
          <w:marRight w:val="0"/>
          <w:marTop w:val="0"/>
          <w:marBottom w:val="0"/>
          <w:divBdr>
            <w:top w:val="single" w:sz="6" w:space="2" w:color="DDDDDD"/>
            <w:left w:val="single" w:sz="6" w:space="2" w:color="DDDDDD"/>
            <w:bottom w:val="single" w:sz="6" w:space="2" w:color="DDDDDD"/>
            <w:right w:val="single" w:sz="6" w:space="2" w:color="DDDDDD"/>
          </w:divBdr>
          <w:divsChild>
            <w:div w:id="147597609">
              <w:marLeft w:val="0"/>
              <w:marRight w:val="0"/>
              <w:marTop w:val="0"/>
              <w:marBottom w:val="0"/>
              <w:divBdr>
                <w:top w:val="none" w:sz="0" w:space="0" w:color="auto"/>
                <w:left w:val="none" w:sz="0" w:space="0" w:color="auto"/>
                <w:bottom w:val="none" w:sz="0" w:space="0" w:color="auto"/>
                <w:right w:val="none" w:sz="0" w:space="0" w:color="auto"/>
              </w:divBdr>
              <w:divsChild>
                <w:div w:id="694691915">
                  <w:marLeft w:val="0"/>
                  <w:marRight w:val="0"/>
                  <w:marTop w:val="0"/>
                  <w:marBottom w:val="0"/>
                  <w:divBdr>
                    <w:top w:val="none" w:sz="0" w:space="0" w:color="auto"/>
                    <w:left w:val="none" w:sz="0" w:space="0" w:color="auto"/>
                    <w:bottom w:val="none" w:sz="0" w:space="0" w:color="auto"/>
                    <w:right w:val="none" w:sz="0" w:space="0" w:color="auto"/>
                  </w:divBdr>
                </w:div>
                <w:div w:id="1676614962">
                  <w:marLeft w:val="0"/>
                  <w:marRight w:val="0"/>
                  <w:marTop w:val="0"/>
                  <w:marBottom w:val="0"/>
                  <w:divBdr>
                    <w:top w:val="none" w:sz="0" w:space="0" w:color="auto"/>
                    <w:left w:val="none" w:sz="0" w:space="0" w:color="auto"/>
                    <w:bottom w:val="none" w:sz="0" w:space="0" w:color="auto"/>
                    <w:right w:val="none" w:sz="0" w:space="0" w:color="auto"/>
                  </w:divBdr>
                </w:div>
              </w:divsChild>
            </w:div>
            <w:div w:id="151607804">
              <w:marLeft w:val="0"/>
              <w:marRight w:val="0"/>
              <w:marTop w:val="0"/>
              <w:marBottom w:val="0"/>
              <w:divBdr>
                <w:top w:val="none" w:sz="0" w:space="0" w:color="auto"/>
                <w:left w:val="none" w:sz="0" w:space="0" w:color="auto"/>
                <w:bottom w:val="none" w:sz="0" w:space="0" w:color="auto"/>
                <w:right w:val="none" w:sz="0" w:space="0" w:color="auto"/>
              </w:divBdr>
              <w:divsChild>
                <w:div w:id="468324374">
                  <w:marLeft w:val="0"/>
                  <w:marRight w:val="0"/>
                  <w:marTop w:val="0"/>
                  <w:marBottom w:val="0"/>
                  <w:divBdr>
                    <w:top w:val="none" w:sz="0" w:space="0" w:color="auto"/>
                    <w:left w:val="none" w:sz="0" w:space="0" w:color="auto"/>
                    <w:bottom w:val="none" w:sz="0" w:space="0" w:color="auto"/>
                    <w:right w:val="none" w:sz="0" w:space="0" w:color="auto"/>
                  </w:divBdr>
                </w:div>
                <w:div w:id="870653264">
                  <w:marLeft w:val="0"/>
                  <w:marRight w:val="0"/>
                  <w:marTop w:val="0"/>
                  <w:marBottom w:val="0"/>
                  <w:divBdr>
                    <w:top w:val="none" w:sz="0" w:space="0" w:color="auto"/>
                    <w:left w:val="none" w:sz="0" w:space="0" w:color="auto"/>
                    <w:bottom w:val="none" w:sz="0" w:space="0" w:color="auto"/>
                    <w:right w:val="none" w:sz="0" w:space="0" w:color="auto"/>
                  </w:divBdr>
                </w:div>
              </w:divsChild>
            </w:div>
            <w:div w:id="556866425">
              <w:marLeft w:val="0"/>
              <w:marRight w:val="0"/>
              <w:marTop w:val="0"/>
              <w:marBottom w:val="0"/>
              <w:divBdr>
                <w:top w:val="none" w:sz="0" w:space="0" w:color="auto"/>
                <w:left w:val="none" w:sz="0" w:space="0" w:color="auto"/>
                <w:bottom w:val="none" w:sz="0" w:space="0" w:color="auto"/>
                <w:right w:val="none" w:sz="0" w:space="0" w:color="auto"/>
              </w:divBdr>
              <w:divsChild>
                <w:div w:id="1141309703">
                  <w:marLeft w:val="0"/>
                  <w:marRight w:val="0"/>
                  <w:marTop w:val="0"/>
                  <w:marBottom w:val="0"/>
                  <w:divBdr>
                    <w:top w:val="none" w:sz="0" w:space="0" w:color="auto"/>
                    <w:left w:val="none" w:sz="0" w:space="0" w:color="auto"/>
                    <w:bottom w:val="none" w:sz="0" w:space="0" w:color="auto"/>
                    <w:right w:val="none" w:sz="0" w:space="0" w:color="auto"/>
                  </w:divBdr>
                </w:div>
                <w:div w:id="1833520574">
                  <w:marLeft w:val="0"/>
                  <w:marRight w:val="0"/>
                  <w:marTop w:val="0"/>
                  <w:marBottom w:val="0"/>
                  <w:divBdr>
                    <w:top w:val="none" w:sz="0" w:space="0" w:color="auto"/>
                    <w:left w:val="none" w:sz="0" w:space="0" w:color="auto"/>
                    <w:bottom w:val="none" w:sz="0" w:space="0" w:color="auto"/>
                    <w:right w:val="none" w:sz="0" w:space="0" w:color="auto"/>
                  </w:divBdr>
                </w:div>
              </w:divsChild>
            </w:div>
            <w:div w:id="555312265">
              <w:marLeft w:val="0"/>
              <w:marRight w:val="0"/>
              <w:marTop w:val="0"/>
              <w:marBottom w:val="0"/>
              <w:divBdr>
                <w:top w:val="none" w:sz="0" w:space="0" w:color="auto"/>
                <w:left w:val="none" w:sz="0" w:space="0" w:color="auto"/>
                <w:bottom w:val="none" w:sz="0" w:space="0" w:color="auto"/>
                <w:right w:val="none" w:sz="0" w:space="0" w:color="auto"/>
              </w:divBdr>
              <w:divsChild>
                <w:div w:id="217203913">
                  <w:marLeft w:val="0"/>
                  <w:marRight w:val="0"/>
                  <w:marTop w:val="0"/>
                  <w:marBottom w:val="0"/>
                  <w:divBdr>
                    <w:top w:val="none" w:sz="0" w:space="0" w:color="auto"/>
                    <w:left w:val="none" w:sz="0" w:space="0" w:color="auto"/>
                    <w:bottom w:val="none" w:sz="0" w:space="0" w:color="auto"/>
                    <w:right w:val="none" w:sz="0" w:space="0" w:color="auto"/>
                  </w:divBdr>
                </w:div>
                <w:div w:id="1802993003">
                  <w:marLeft w:val="0"/>
                  <w:marRight w:val="0"/>
                  <w:marTop w:val="0"/>
                  <w:marBottom w:val="0"/>
                  <w:divBdr>
                    <w:top w:val="none" w:sz="0" w:space="0" w:color="auto"/>
                    <w:left w:val="none" w:sz="0" w:space="0" w:color="auto"/>
                    <w:bottom w:val="none" w:sz="0" w:space="0" w:color="auto"/>
                    <w:right w:val="none" w:sz="0" w:space="0" w:color="auto"/>
                  </w:divBdr>
                </w:div>
              </w:divsChild>
            </w:div>
            <w:div w:id="325013345">
              <w:marLeft w:val="0"/>
              <w:marRight w:val="0"/>
              <w:marTop w:val="0"/>
              <w:marBottom w:val="0"/>
              <w:divBdr>
                <w:top w:val="none" w:sz="0" w:space="0" w:color="auto"/>
                <w:left w:val="none" w:sz="0" w:space="0" w:color="auto"/>
                <w:bottom w:val="none" w:sz="0" w:space="0" w:color="auto"/>
                <w:right w:val="none" w:sz="0" w:space="0" w:color="auto"/>
              </w:divBdr>
            </w:div>
            <w:div w:id="1581215960">
              <w:marLeft w:val="0"/>
              <w:marRight w:val="0"/>
              <w:marTop w:val="0"/>
              <w:marBottom w:val="0"/>
              <w:divBdr>
                <w:top w:val="none" w:sz="0" w:space="0" w:color="auto"/>
                <w:left w:val="none" w:sz="0" w:space="0" w:color="auto"/>
                <w:bottom w:val="none" w:sz="0" w:space="0" w:color="auto"/>
                <w:right w:val="none" w:sz="0" w:space="0" w:color="auto"/>
              </w:divBdr>
            </w:div>
          </w:divsChild>
        </w:div>
        <w:div w:id="45179847">
          <w:marLeft w:val="0"/>
          <w:marRight w:val="0"/>
          <w:marTop w:val="0"/>
          <w:marBottom w:val="0"/>
          <w:divBdr>
            <w:top w:val="none" w:sz="0" w:space="0" w:color="auto"/>
            <w:left w:val="none" w:sz="0" w:space="0" w:color="auto"/>
            <w:bottom w:val="none" w:sz="0" w:space="0" w:color="auto"/>
            <w:right w:val="none" w:sz="0" w:space="0" w:color="auto"/>
          </w:divBdr>
        </w:div>
      </w:divsChild>
    </w:div>
    <w:div w:id="2016299364">
      <w:bodyDiv w:val="1"/>
      <w:marLeft w:val="0"/>
      <w:marRight w:val="0"/>
      <w:marTop w:val="0"/>
      <w:marBottom w:val="0"/>
      <w:divBdr>
        <w:top w:val="none" w:sz="0" w:space="0" w:color="auto"/>
        <w:left w:val="none" w:sz="0" w:space="0" w:color="auto"/>
        <w:bottom w:val="none" w:sz="0" w:space="0" w:color="auto"/>
        <w:right w:val="none" w:sz="0" w:space="0" w:color="auto"/>
      </w:divBdr>
      <w:divsChild>
        <w:div w:id="438448475">
          <w:marLeft w:val="0"/>
          <w:marRight w:val="0"/>
          <w:marTop w:val="0"/>
          <w:marBottom w:val="0"/>
          <w:divBdr>
            <w:top w:val="none" w:sz="0" w:space="0" w:color="auto"/>
            <w:left w:val="none" w:sz="0" w:space="0" w:color="auto"/>
            <w:bottom w:val="none" w:sz="0" w:space="0" w:color="auto"/>
            <w:right w:val="none" w:sz="0" w:space="0" w:color="auto"/>
          </w:divBdr>
          <w:divsChild>
            <w:div w:id="18936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114">
      <w:bodyDiv w:val="1"/>
      <w:marLeft w:val="0"/>
      <w:marRight w:val="0"/>
      <w:marTop w:val="0"/>
      <w:marBottom w:val="0"/>
      <w:divBdr>
        <w:top w:val="none" w:sz="0" w:space="0" w:color="auto"/>
        <w:left w:val="none" w:sz="0" w:space="0" w:color="auto"/>
        <w:bottom w:val="none" w:sz="0" w:space="0" w:color="auto"/>
        <w:right w:val="none" w:sz="0" w:space="0" w:color="auto"/>
      </w:divBdr>
      <w:divsChild>
        <w:div w:id="1687369434">
          <w:marLeft w:val="0"/>
          <w:marRight w:val="0"/>
          <w:marTop w:val="0"/>
          <w:marBottom w:val="0"/>
          <w:divBdr>
            <w:top w:val="single" w:sz="6" w:space="2" w:color="DDDDDD"/>
            <w:left w:val="single" w:sz="6" w:space="2" w:color="DDDDDD"/>
            <w:bottom w:val="single" w:sz="6" w:space="2" w:color="DDDDDD"/>
            <w:right w:val="single" w:sz="6" w:space="2" w:color="DDDDDD"/>
          </w:divBdr>
          <w:divsChild>
            <w:div w:id="773672545">
              <w:marLeft w:val="0"/>
              <w:marRight w:val="0"/>
              <w:marTop w:val="0"/>
              <w:marBottom w:val="0"/>
              <w:divBdr>
                <w:top w:val="none" w:sz="0" w:space="0" w:color="auto"/>
                <w:left w:val="none" w:sz="0" w:space="0" w:color="auto"/>
                <w:bottom w:val="none" w:sz="0" w:space="0" w:color="auto"/>
                <w:right w:val="none" w:sz="0" w:space="0" w:color="auto"/>
              </w:divBdr>
              <w:divsChild>
                <w:div w:id="106320634">
                  <w:marLeft w:val="0"/>
                  <w:marRight w:val="0"/>
                  <w:marTop w:val="0"/>
                  <w:marBottom w:val="0"/>
                  <w:divBdr>
                    <w:top w:val="none" w:sz="0" w:space="0" w:color="auto"/>
                    <w:left w:val="none" w:sz="0" w:space="0" w:color="auto"/>
                    <w:bottom w:val="none" w:sz="0" w:space="0" w:color="auto"/>
                    <w:right w:val="none" w:sz="0" w:space="0" w:color="auto"/>
                  </w:divBdr>
                </w:div>
                <w:div w:id="1900048136">
                  <w:marLeft w:val="0"/>
                  <w:marRight w:val="0"/>
                  <w:marTop w:val="0"/>
                  <w:marBottom w:val="0"/>
                  <w:divBdr>
                    <w:top w:val="none" w:sz="0" w:space="0" w:color="auto"/>
                    <w:left w:val="none" w:sz="0" w:space="0" w:color="auto"/>
                    <w:bottom w:val="none" w:sz="0" w:space="0" w:color="auto"/>
                    <w:right w:val="none" w:sz="0" w:space="0" w:color="auto"/>
                  </w:divBdr>
                </w:div>
              </w:divsChild>
            </w:div>
            <w:div w:id="189954964">
              <w:marLeft w:val="0"/>
              <w:marRight w:val="0"/>
              <w:marTop w:val="0"/>
              <w:marBottom w:val="0"/>
              <w:divBdr>
                <w:top w:val="none" w:sz="0" w:space="0" w:color="auto"/>
                <w:left w:val="none" w:sz="0" w:space="0" w:color="auto"/>
                <w:bottom w:val="none" w:sz="0" w:space="0" w:color="auto"/>
                <w:right w:val="none" w:sz="0" w:space="0" w:color="auto"/>
              </w:divBdr>
              <w:divsChild>
                <w:div w:id="1926527969">
                  <w:marLeft w:val="0"/>
                  <w:marRight w:val="0"/>
                  <w:marTop w:val="0"/>
                  <w:marBottom w:val="0"/>
                  <w:divBdr>
                    <w:top w:val="none" w:sz="0" w:space="0" w:color="auto"/>
                    <w:left w:val="none" w:sz="0" w:space="0" w:color="auto"/>
                    <w:bottom w:val="none" w:sz="0" w:space="0" w:color="auto"/>
                    <w:right w:val="none" w:sz="0" w:space="0" w:color="auto"/>
                  </w:divBdr>
                </w:div>
                <w:div w:id="125127172">
                  <w:marLeft w:val="0"/>
                  <w:marRight w:val="0"/>
                  <w:marTop w:val="0"/>
                  <w:marBottom w:val="0"/>
                  <w:divBdr>
                    <w:top w:val="none" w:sz="0" w:space="0" w:color="auto"/>
                    <w:left w:val="none" w:sz="0" w:space="0" w:color="auto"/>
                    <w:bottom w:val="none" w:sz="0" w:space="0" w:color="auto"/>
                    <w:right w:val="none" w:sz="0" w:space="0" w:color="auto"/>
                  </w:divBdr>
                </w:div>
              </w:divsChild>
            </w:div>
            <w:div w:id="1374236110">
              <w:marLeft w:val="0"/>
              <w:marRight w:val="0"/>
              <w:marTop w:val="0"/>
              <w:marBottom w:val="0"/>
              <w:divBdr>
                <w:top w:val="none" w:sz="0" w:space="0" w:color="auto"/>
                <w:left w:val="none" w:sz="0" w:space="0" w:color="auto"/>
                <w:bottom w:val="none" w:sz="0" w:space="0" w:color="auto"/>
                <w:right w:val="none" w:sz="0" w:space="0" w:color="auto"/>
              </w:divBdr>
              <w:divsChild>
                <w:div w:id="470446399">
                  <w:marLeft w:val="0"/>
                  <w:marRight w:val="0"/>
                  <w:marTop w:val="0"/>
                  <w:marBottom w:val="0"/>
                  <w:divBdr>
                    <w:top w:val="none" w:sz="0" w:space="0" w:color="auto"/>
                    <w:left w:val="none" w:sz="0" w:space="0" w:color="auto"/>
                    <w:bottom w:val="none" w:sz="0" w:space="0" w:color="auto"/>
                    <w:right w:val="none" w:sz="0" w:space="0" w:color="auto"/>
                  </w:divBdr>
                </w:div>
                <w:div w:id="526719183">
                  <w:marLeft w:val="0"/>
                  <w:marRight w:val="0"/>
                  <w:marTop w:val="0"/>
                  <w:marBottom w:val="0"/>
                  <w:divBdr>
                    <w:top w:val="none" w:sz="0" w:space="0" w:color="auto"/>
                    <w:left w:val="none" w:sz="0" w:space="0" w:color="auto"/>
                    <w:bottom w:val="none" w:sz="0" w:space="0" w:color="auto"/>
                    <w:right w:val="none" w:sz="0" w:space="0" w:color="auto"/>
                  </w:divBdr>
                </w:div>
              </w:divsChild>
            </w:div>
            <w:div w:id="199175766">
              <w:marLeft w:val="0"/>
              <w:marRight w:val="0"/>
              <w:marTop w:val="0"/>
              <w:marBottom w:val="0"/>
              <w:divBdr>
                <w:top w:val="none" w:sz="0" w:space="0" w:color="auto"/>
                <w:left w:val="none" w:sz="0" w:space="0" w:color="auto"/>
                <w:bottom w:val="none" w:sz="0" w:space="0" w:color="auto"/>
                <w:right w:val="none" w:sz="0" w:space="0" w:color="auto"/>
              </w:divBdr>
              <w:divsChild>
                <w:div w:id="984434581">
                  <w:marLeft w:val="0"/>
                  <w:marRight w:val="0"/>
                  <w:marTop w:val="0"/>
                  <w:marBottom w:val="0"/>
                  <w:divBdr>
                    <w:top w:val="none" w:sz="0" w:space="0" w:color="auto"/>
                    <w:left w:val="none" w:sz="0" w:space="0" w:color="auto"/>
                    <w:bottom w:val="none" w:sz="0" w:space="0" w:color="auto"/>
                    <w:right w:val="none" w:sz="0" w:space="0" w:color="auto"/>
                  </w:divBdr>
                </w:div>
                <w:div w:id="1073547275">
                  <w:marLeft w:val="0"/>
                  <w:marRight w:val="0"/>
                  <w:marTop w:val="0"/>
                  <w:marBottom w:val="0"/>
                  <w:divBdr>
                    <w:top w:val="none" w:sz="0" w:space="0" w:color="auto"/>
                    <w:left w:val="none" w:sz="0" w:space="0" w:color="auto"/>
                    <w:bottom w:val="none" w:sz="0" w:space="0" w:color="auto"/>
                    <w:right w:val="none" w:sz="0" w:space="0" w:color="auto"/>
                  </w:divBdr>
                </w:div>
              </w:divsChild>
            </w:div>
            <w:div w:id="613443573">
              <w:marLeft w:val="0"/>
              <w:marRight w:val="0"/>
              <w:marTop w:val="0"/>
              <w:marBottom w:val="0"/>
              <w:divBdr>
                <w:top w:val="none" w:sz="0" w:space="0" w:color="auto"/>
                <w:left w:val="none" w:sz="0" w:space="0" w:color="auto"/>
                <w:bottom w:val="none" w:sz="0" w:space="0" w:color="auto"/>
                <w:right w:val="none" w:sz="0" w:space="0" w:color="auto"/>
              </w:divBdr>
            </w:div>
            <w:div w:id="1458379150">
              <w:marLeft w:val="0"/>
              <w:marRight w:val="0"/>
              <w:marTop w:val="0"/>
              <w:marBottom w:val="0"/>
              <w:divBdr>
                <w:top w:val="none" w:sz="0" w:space="0" w:color="auto"/>
                <w:left w:val="none" w:sz="0" w:space="0" w:color="auto"/>
                <w:bottom w:val="none" w:sz="0" w:space="0" w:color="auto"/>
                <w:right w:val="none" w:sz="0" w:space="0" w:color="auto"/>
              </w:divBdr>
            </w:div>
          </w:divsChild>
        </w:div>
        <w:div w:id="650521853">
          <w:marLeft w:val="0"/>
          <w:marRight w:val="0"/>
          <w:marTop w:val="0"/>
          <w:marBottom w:val="0"/>
          <w:divBdr>
            <w:top w:val="none" w:sz="0" w:space="0" w:color="auto"/>
            <w:left w:val="none" w:sz="0" w:space="0" w:color="auto"/>
            <w:bottom w:val="none" w:sz="0" w:space="0" w:color="auto"/>
            <w:right w:val="none" w:sz="0" w:space="0" w:color="auto"/>
          </w:divBdr>
        </w:div>
      </w:divsChild>
    </w:div>
    <w:div w:id="2037728445">
      <w:bodyDiv w:val="1"/>
      <w:marLeft w:val="0"/>
      <w:marRight w:val="0"/>
      <w:marTop w:val="0"/>
      <w:marBottom w:val="0"/>
      <w:divBdr>
        <w:top w:val="none" w:sz="0" w:space="0" w:color="auto"/>
        <w:left w:val="none" w:sz="0" w:space="0" w:color="auto"/>
        <w:bottom w:val="none" w:sz="0" w:space="0" w:color="auto"/>
        <w:right w:val="none" w:sz="0" w:space="0" w:color="auto"/>
      </w:divBdr>
      <w:divsChild>
        <w:div w:id="532884914">
          <w:marLeft w:val="0"/>
          <w:marRight w:val="0"/>
          <w:marTop w:val="0"/>
          <w:marBottom w:val="0"/>
          <w:divBdr>
            <w:top w:val="single" w:sz="6" w:space="2" w:color="DDDDDD"/>
            <w:left w:val="single" w:sz="6" w:space="2" w:color="DDDDDD"/>
            <w:bottom w:val="single" w:sz="6" w:space="2" w:color="DDDDDD"/>
            <w:right w:val="single" w:sz="6" w:space="2" w:color="DDDDDD"/>
          </w:divBdr>
          <w:divsChild>
            <w:div w:id="936449612">
              <w:marLeft w:val="0"/>
              <w:marRight w:val="0"/>
              <w:marTop w:val="0"/>
              <w:marBottom w:val="0"/>
              <w:divBdr>
                <w:top w:val="none" w:sz="0" w:space="0" w:color="auto"/>
                <w:left w:val="none" w:sz="0" w:space="0" w:color="auto"/>
                <w:bottom w:val="none" w:sz="0" w:space="0" w:color="auto"/>
                <w:right w:val="none" w:sz="0" w:space="0" w:color="auto"/>
              </w:divBdr>
              <w:divsChild>
                <w:div w:id="953825328">
                  <w:marLeft w:val="0"/>
                  <w:marRight w:val="0"/>
                  <w:marTop w:val="0"/>
                  <w:marBottom w:val="0"/>
                  <w:divBdr>
                    <w:top w:val="none" w:sz="0" w:space="0" w:color="auto"/>
                    <w:left w:val="none" w:sz="0" w:space="0" w:color="auto"/>
                    <w:bottom w:val="none" w:sz="0" w:space="0" w:color="auto"/>
                    <w:right w:val="none" w:sz="0" w:space="0" w:color="auto"/>
                  </w:divBdr>
                </w:div>
                <w:div w:id="492647522">
                  <w:marLeft w:val="0"/>
                  <w:marRight w:val="0"/>
                  <w:marTop w:val="0"/>
                  <w:marBottom w:val="0"/>
                  <w:divBdr>
                    <w:top w:val="none" w:sz="0" w:space="0" w:color="auto"/>
                    <w:left w:val="none" w:sz="0" w:space="0" w:color="auto"/>
                    <w:bottom w:val="none" w:sz="0" w:space="0" w:color="auto"/>
                    <w:right w:val="none" w:sz="0" w:space="0" w:color="auto"/>
                  </w:divBdr>
                </w:div>
              </w:divsChild>
            </w:div>
            <w:div w:id="1591741386">
              <w:marLeft w:val="0"/>
              <w:marRight w:val="0"/>
              <w:marTop w:val="0"/>
              <w:marBottom w:val="0"/>
              <w:divBdr>
                <w:top w:val="none" w:sz="0" w:space="0" w:color="auto"/>
                <w:left w:val="none" w:sz="0" w:space="0" w:color="auto"/>
                <w:bottom w:val="none" w:sz="0" w:space="0" w:color="auto"/>
                <w:right w:val="none" w:sz="0" w:space="0" w:color="auto"/>
              </w:divBdr>
              <w:divsChild>
                <w:div w:id="2071344364">
                  <w:marLeft w:val="0"/>
                  <w:marRight w:val="0"/>
                  <w:marTop w:val="0"/>
                  <w:marBottom w:val="0"/>
                  <w:divBdr>
                    <w:top w:val="none" w:sz="0" w:space="0" w:color="auto"/>
                    <w:left w:val="none" w:sz="0" w:space="0" w:color="auto"/>
                    <w:bottom w:val="none" w:sz="0" w:space="0" w:color="auto"/>
                    <w:right w:val="none" w:sz="0" w:space="0" w:color="auto"/>
                  </w:divBdr>
                </w:div>
                <w:div w:id="1665275141">
                  <w:marLeft w:val="0"/>
                  <w:marRight w:val="0"/>
                  <w:marTop w:val="0"/>
                  <w:marBottom w:val="0"/>
                  <w:divBdr>
                    <w:top w:val="none" w:sz="0" w:space="0" w:color="auto"/>
                    <w:left w:val="none" w:sz="0" w:space="0" w:color="auto"/>
                    <w:bottom w:val="none" w:sz="0" w:space="0" w:color="auto"/>
                    <w:right w:val="none" w:sz="0" w:space="0" w:color="auto"/>
                  </w:divBdr>
                </w:div>
              </w:divsChild>
            </w:div>
            <w:div w:id="375541636">
              <w:marLeft w:val="0"/>
              <w:marRight w:val="0"/>
              <w:marTop w:val="0"/>
              <w:marBottom w:val="0"/>
              <w:divBdr>
                <w:top w:val="none" w:sz="0" w:space="0" w:color="auto"/>
                <w:left w:val="none" w:sz="0" w:space="0" w:color="auto"/>
                <w:bottom w:val="none" w:sz="0" w:space="0" w:color="auto"/>
                <w:right w:val="none" w:sz="0" w:space="0" w:color="auto"/>
              </w:divBdr>
              <w:divsChild>
                <w:div w:id="1034310897">
                  <w:marLeft w:val="0"/>
                  <w:marRight w:val="0"/>
                  <w:marTop w:val="0"/>
                  <w:marBottom w:val="0"/>
                  <w:divBdr>
                    <w:top w:val="none" w:sz="0" w:space="0" w:color="auto"/>
                    <w:left w:val="none" w:sz="0" w:space="0" w:color="auto"/>
                    <w:bottom w:val="none" w:sz="0" w:space="0" w:color="auto"/>
                    <w:right w:val="none" w:sz="0" w:space="0" w:color="auto"/>
                  </w:divBdr>
                </w:div>
                <w:div w:id="1055617900">
                  <w:marLeft w:val="0"/>
                  <w:marRight w:val="0"/>
                  <w:marTop w:val="0"/>
                  <w:marBottom w:val="0"/>
                  <w:divBdr>
                    <w:top w:val="none" w:sz="0" w:space="0" w:color="auto"/>
                    <w:left w:val="none" w:sz="0" w:space="0" w:color="auto"/>
                    <w:bottom w:val="none" w:sz="0" w:space="0" w:color="auto"/>
                    <w:right w:val="none" w:sz="0" w:space="0" w:color="auto"/>
                  </w:divBdr>
                </w:div>
              </w:divsChild>
            </w:div>
            <w:div w:id="1190144198">
              <w:marLeft w:val="0"/>
              <w:marRight w:val="0"/>
              <w:marTop w:val="0"/>
              <w:marBottom w:val="0"/>
              <w:divBdr>
                <w:top w:val="none" w:sz="0" w:space="0" w:color="auto"/>
                <w:left w:val="none" w:sz="0" w:space="0" w:color="auto"/>
                <w:bottom w:val="none" w:sz="0" w:space="0" w:color="auto"/>
                <w:right w:val="none" w:sz="0" w:space="0" w:color="auto"/>
              </w:divBdr>
              <w:divsChild>
                <w:div w:id="292253059">
                  <w:marLeft w:val="0"/>
                  <w:marRight w:val="0"/>
                  <w:marTop w:val="0"/>
                  <w:marBottom w:val="0"/>
                  <w:divBdr>
                    <w:top w:val="none" w:sz="0" w:space="0" w:color="auto"/>
                    <w:left w:val="none" w:sz="0" w:space="0" w:color="auto"/>
                    <w:bottom w:val="none" w:sz="0" w:space="0" w:color="auto"/>
                    <w:right w:val="none" w:sz="0" w:space="0" w:color="auto"/>
                  </w:divBdr>
                </w:div>
                <w:div w:id="1932346822">
                  <w:marLeft w:val="0"/>
                  <w:marRight w:val="0"/>
                  <w:marTop w:val="0"/>
                  <w:marBottom w:val="0"/>
                  <w:divBdr>
                    <w:top w:val="none" w:sz="0" w:space="0" w:color="auto"/>
                    <w:left w:val="none" w:sz="0" w:space="0" w:color="auto"/>
                    <w:bottom w:val="none" w:sz="0" w:space="0" w:color="auto"/>
                    <w:right w:val="none" w:sz="0" w:space="0" w:color="auto"/>
                  </w:divBdr>
                </w:div>
              </w:divsChild>
            </w:div>
            <w:div w:id="1200632003">
              <w:marLeft w:val="0"/>
              <w:marRight w:val="0"/>
              <w:marTop w:val="0"/>
              <w:marBottom w:val="0"/>
              <w:divBdr>
                <w:top w:val="none" w:sz="0" w:space="0" w:color="auto"/>
                <w:left w:val="none" w:sz="0" w:space="0" w:color="auto"/>
                <w:bottom w:val="none" w:sz="0" w:space="0" w:color="auto"/>
                <w:right w:val="none" w:sz="0" w:space="0" w:color="auto"/>
              </w:divBdr>
            </w:div>
            <w:div w:id="1190800264">
              <w:marLeft w:val="0"/>
              <w:marRight w:val="0"/>
              <w:marTop w:val="0"/>
              <w:marBottom w:val="0"/>
              <w:divBdr>
                <w:top w:val="none" w:sz="0" w:space="0" w:color="auto"/>
                <w:left w:val="none" w:sz="0" w:space="0" w:color="auto"/>
                <w:bottom w:val="none" w:sz="0" w:space="0" w:color="auto"/>
                <w:right w:val="none" w:sz="0" w:space="0" w:color="auto"/>
              </w:divBdr>
            </w:div>
          </w:divsChild>
        </w:div>
        <w:div w:id="735475460">
          <w:marLeft w:val="0"/>
          <w:marRight w:val="0"/>
          <w:marTop w:val="0"/>
          <w:marBottom w:val="0"/>
          <w:divBdr>
            <w:top w:val="none" w:sz="0" w:space="0" w:color="auto"/>
            <w:left w:val="none" w:sz="0" w:space="0" w:color="auto"/>
            <w:bottom w:val="none" w:sz="0" w:space="0" w:color="auto"/>
            <w:right w:val="none" w:sz="0" w:space="0" w:color="auto"/>
          </w:divBdr>
        </w:div>
      </w:divsChild>
    </w:div>
    <w:div w:id="2038120848">
      <w:bodyDiv w:val="1"/>
      <w:marLeft w:val="0"/>
      <w:marRight w:val="0"/>
      <w:marTop w:val="0"/>
      <w:marBottom w:val="0"/>
      <w:divBdr>
        <w:top w:val="none" w:sz="0" w:space="0" w:color="auto"/>
        <w:left w:val="none" w:sz="0" w:space="0" w:color="auto"/>
        <w:bottom w:val="none" w:sz="0" w:space="0" w:color="auto"/>
        <w:right w:val="none" w:sz="0" w:space="0" w:color="auto"/>
      </w:divBdr>
      <w:divsChild>
        <w:div w:id="1595477201">
          <w:marLeft w:val="0"/>
          <w:marRight w:val="0"/>
          <w:marTop w:val="0"/>
          <w:marBottom w:val="0"/>
          <w:divBdr>
            <w:top w:val="single" w:sz="6" w:space="2" w:color="DDDDDD"/>
            <w:left w:val="single" w:sz="6" w:space="2" w:color="DDDDDD"/>
            <w:bottom w:val="single" w:sz="6" w:space="2" w:color="DDDDDD"/>
            <w:right w:val="single" w:sz="6" w:space="2" w:color="DDDDDD"/>
          </w:divBdr>
          <w:divsChild>
            <w:div w:id="784882147">
              <w:marLeft w:val="0"/>
              <w:marRight w:val="0"/>
              <w:marTop w:val="0"/>
              <w:marBottom w:val="0"/>
              <w:divBdr>
                <w:top w:val="none" w:sz="0" w:space="0" w:color="auto"/>
                <w:left w:val="none" w:sz="0" w:space="0" w:color="auto"/>
                <w:bottom w:val="none" w:sz="0" w:space="0" w:color="auto"/>
                <w:right w:val="none" w:sz="0" w:space="0" w:color="auto"/>
              </w:divBdr>
              <w:divsChild>
                <w:div w:id="1525435464">
                  <w:marLeft w:val="0"/>
                  <w:marRight w:val="0"/>
                  <w:marTop w:val="0"/>
                  <w:marBottom w:val="0"/>
                  <w:divBdr>
                    <w:top w:val="none" w:sz="0" w:space="0" w:color="auto"/>
                    <w:left w:val="none" w:sz="0" w:space="0" w:color="auto"/>
                    <w:bottom w:val="none" w:sz="0" w:space="0" w:color="auto"/>
                    <w:right w:val="none" w:sz="0" w:space="0" w:color="auto"/>
                  </w:divBdr>
                </w:div>
                <w:div w:id="1953590651">
                  <w:marLeft w:val="0"/>
                  <w:marRight w:val="0"/>
                  <w:marTop w:val="0"/>
                  <w:marBottom w:val="0"/>
                  <w:divBdr>
                    <w:top w:val="none" w:sz="0" w:space="0" w:color="auto"/>
                    <w:left w:val="none" w:sz="0" w:space="0" w:color="auto"/>
                    <w:bottom w:val="none" w:sz="0" w:space="0" w:color="auto"/>
                    <w:right w:val="none" w:sz="0" w:space="0" w:color="auto"/>
                  </w:divBdr>
                </w:div>
              </w:divsChild>
            </w:div>
            <w:div w:id="2010939214">
              <w:marLeft w:val="0"/>
              <w:marRight w:val="0"/>
              <w:marTop w:val="0"/>
              <w:marBottom w:val="0"/>
              <w:divBdr>
                <w:top w:val="none" w:sz="0" w:space="0" w:color="auto"/>
                <w:left w:val="none" w:sz="0" w:space="0" w:color="auto"/>
                <w:bottom w:val="none" w:sz="0" w:space="0" w:color="auto"/>
                <w:right w:val="none" w:sz="0" w:space="0" w:color="auto"/>
              </w:divBdr>
              <w:divsChild>
                <w:div w:id="235673094">
                  <w:marLeft w:val="0"/>
                  <w:marRight w:val="0"/>
                  <w:marTop w:val="0"/>
                  <w:marBottom w:val="0"/>
                  <w:divBdr>
                    <w:top w:val="none" w:sz="0" w:space="0" w:color="auto"/>
                    <w:left w:val="none" w:sz="0" w:space="0" w:color="auto"/>
                    <w:bottom w:val="none" w:sz="0" w:space="0" w:color="auto"/>
                    <w:right w:val="none" w:sz="0" w:space="0" w:color="auto"/>
                  </w:divBdr>
                </w:div>
                <w:div w:id="1668052413">
                  <w:marLeft w:val="0"/>
                  <w:marRight w:val="0"/>
                  <w:marTop w:val="0"/>
                  <w:marBottom w:val="0"/>
                  <w:divBdr>
                    <w:top w:val="none" w:sz="0" w:space="0" w:color="auto"/>
                    <w:left w:val="none" w:sz="0" w:space="0" w:color="auto"/>
                    <w:bottom w:val="none" w:sz="0" w:space="0" w:color="auto"/>
                    <w:right w:val="none" w:sz="0" w:space="0" w:color="auto"/>
                  </w:divBdr>
                </w:div>
              </w:divsChild>
            </w:div>
            <w:div w:id="1572303508">
              <w:marLeft w:val="0"/>
              <w:marRight w:val="0"/>
              <w:marTop w:val="0"/>
              <w:marBottom w:val="0"/>
              <w:divBdr>
                <w:top w:val="none" w:sz="0" w:space="0" w:color="auto"/>
                <w:left w:val="none" w:sz="0" w:space="0" w:color="auto"/>
                <w:bottom w:val="none" w:sz="0" w:space="0" w:color="auto"/>
                <w:right w:val="none" w:sz="0" w:space="0" w:color="auto"/>
              </w:divBdr>
              <w:divsChild>
                <w:div w:id="18092365">
                  <w:marLeft w:val="0"/>
                  <w:marRight w:val="0"/>
                  <w:marTop w:val="0"/>
                  <w:marBottom w:val="0"/>
                  <w:divBdr>
                    <w:top w:val="none" w:sz="0" w:space="0" w:color="auto"/>
                    <w:left w:val="none" w:sz="0" w:space="0" w:color="auto"/>
                    <w:bottom w:val="none" w:sz="0" w:space="0" w:color="auto"/>
                    <w:right w:val="none" w:sz="0" w:space="0" w:color="auto"/>
                  </w:divBdr>
                </w:div>
                <w:div w:id="1090732166">
                  <w:marLeft w:val="0"/>
                  <w:marRight w:val="0"/>
                  <w:marTop w:val="0"/>
                  <w:marBottom w:val="0"/>
                  <w:divBdr>
                    <w:top w:val="none" w:sz="0" w:space="0" w:color="auto"/>
                    <w:left w:val="none" w:sz="0" w:space="0" w:color="auto"/>
                    <w:bottom w:val="none" w:sz="0" w:space="0" w:color="auto"/>
                    <w:right w:val="none" w:sz="0" w:space="0" w:color="auto"/>
                  </w:divBdr>
                </w:div>
              </w:divsChild>
            </w:div>
            <w:div w:id="264387504">
              <w:marLeft w:val="0"/>
              <w:marRight w:val="0"/>
              <w:marTop w:val="0"/>
              <w:marBottom w:val="0"/>
              <w:divBdr>
                <w:top w:val="none" w:sz="0" w:space="0" w:color="auto"/>
                <w:left w:val="none" w:sz="0" w:space="0" w:color="auto"/>
                <w:bottom w:val="none" w:sz="0" w:space="0" w:color="auto"/>
                <w:right w:val="none" w:sz="0" w:space="0" w:color="auto"/>
              </w:divBdr>
              <w:divsChild>
                <w:div w:id="1332874171">
                  <w:marLeft w:val="0"/>
                  <w:marRight w:val="0"/>
                  <w:marTop w:val="0"/>
                  <w:marBottom w:val="0"/>
                  <w:divBdr>
                    <w:top w:val="none" w:sz="0" w:space="0" w:color="auto"/>
                    <w:left w:val="none" w:sz="0" w:space="0" w:color="auto"/>
                    <w:bottom w:val="none" w:sz="0" w:space="0" w:color="auto"/>
                    <w:right w:val="none" w:sz="0" w:space="0" w:color="auto"/>
                  </w:divBdr>
                </w:div>
                <w:div w:id="2109083890">
                  <w:marLeft w:val="0"/>
                  <w:marRight w:val="0"/>
                  <w:marTop w:val="0"/>
                  <w:marBottom w:val="0"/>
                  <w:divBdr>
                    <w:top w:val="none" w:sz="0" w:space="0" w:color="auto"/>
                    <w:left w:val="none" w:sz="0" w:space="0" w:color="auto"/>
                    <w:bottom w:val="none" w:sz="0" w:space="0" w:color="auto"/>
                    <w:right w:val="none" w:sz="0" w:space="0" w:color="auto"/>
                  </w:divBdr>
                </w:div>
              </w:divsChild>
            </w:div>
            <w:div w:id="1692874746">
              <w:marLeft w:val="0"/>
              <w:marRight w:val="0"/>
              <w:marTop w:val="0"/>
              <w:marBottom w:val="0"/>
              <w:divBdr>
                <w:top w:val="none" w:sz="0" w:space="0" w:color="auto"/>
                <w:left w:val="none" w:sz="0" w:space="0" w:color="auto"/>
                <w:bottom w:val="none" w:sz="0" w:space="0" w:color="auto"/>
                <w:right w:val="none" w:sz="0" w:space="0" w:color="auto"/>
              </w:divBdr>
            </w:div>
            <w:div w:id="327757670">
              <w:marLeft w:val="0"/>
              <w:marRight w:val="0"/>
              <w:marTop w:val="0"/>
              <w:marBottom w:val="0"/>
              <w:divBdr>
                <w:top w:val="none" w:sz="0" w:space="0" w:color="auto"/>
                <w:left w:val="none" w:sz="0" w:space="0" w:color="auto"/>
                <w:bottom w:val="none" w:sz="0" w:space="0" w:color="auto"/>
                <w:right w:val="none" w:sz="0" w:space="0" w:color="auto"/>
              </w:divBdr>
            </w:div>
          </w:divsChild>
        </w:div>
        <w:div w:id="894924821">
          <w:marLeft w:val="0"/>
          <w:marRight w:val="0"/>
          <w:marTop w:val="0"/>
          <w:marBottom w:val="0"/>
          <w:divBdr>
            <w:top w:val="none" w:sz="0" w:space="0" w:color="auto"/>
            <w:left w:val="none" w:sz="0" w:space="0" w:color="auto"/>
            <w:bottom w:val="none" w:sz="0" w:space="0" w:color="auto"/>
            <w:right w:val="none" w:sz="0" w:space="0" w:color="auto"/>
          </w:divBdr>
        </w:div>
      </w:divsChild>
    </w:div>
    <w:div w:id="2058120102">
      <w:bodyDiv w:val="1"/>
      <w:marLeft w:val="0"/>
      <w:marRight w:val="0"/>
      <w:marTop w:val="0"/>
      <w:marBottom w:val="0"/>
      <w:divBdr>
        <w:top w:val="none" w:sz="0" w:space="0" w:color="auto"/>
        <w:left w:val="none" w:sz="0" w:space="0" w:color="auto"/>
        <w:bottom w:val="none" w:sz="0" w:space="0" w:color="auto"/>
        <w:right w:val="none" w:sz="0" w:space="0" w:color="auto"/>
      </w:divBdr>
      <w:divsChild>
        <w:div w:id="1195271609">
          <w:marLeft w:val="0"/>
          <w:marRight w:val="0"/>
          <w:marTop w:val="0"/>
          <w:marBottom w:val="0"/>
          <w:divBdr>
            <w:top w:val="single" w:sz="6" w:space="2" w:color="DDDDDD"/>
            <w:left w:val="single" w:sz="6" w:space="2" w:color="DDDDDD"/>
            <w:bottom w:val="single" w:sz="6" w:space="2" w:color="DDDDDD"/>
            <w:right w:val="single" w:sz="6" w:space="2" w:color="DDDDDD"/>
          </w:divBdr>
          <w:divsChild>
            <w:div w:id="1753700188">
              <w:marLeft w:val="0"/>
              <w:marRight w:val="0"/>
              <w:marTop w:val="0"/>
              <w:marBottom w:val="0"/>
              <w:divBdr>
                <w:top w:val="none" w:sz="0" w:space="0" w:color="auto"/>
                <w:left w:val="none" w:sz="0" w:space="0" w:color="auto"/>
                <w:bottom w:val="none" w:sz="0" w:space="0" w:color="auto"/>
                <w:right w:val="none" w:sz="0" w:space="0" w:color="auto"/>
              </w:divBdr>
              <w:divsChild>
                <w:div w:id="318192534">
                  <w:marLeft w:val="0"/>
                  <w:marRight w:val="0"/>
                  <w:marTop w:val="0"/>
                  <w:marBottom w:val="0"/>
                  <w:divBdr>
                    <w:top w:val="none" w:sz="0" w:space="0" w:color="auto"/>
                    <w:left w:val="none" w:sz="0" w:space="0" w:color="auto"/>
                    <w:bottom w:val="none" w:sz="0" w:space="0" w:color="auto"/>
                    <w:right w:val="none" w:sz="0" w:space="0" w:color="auto"/>
                  </w:divBdr>
                </w:div>
                <w:div w:id="37705029">
                  <w:marLeft w:val="0"/>
                  <w:marRight w:val="0"/>
                  <w:marTop w:val="0"/>
                  <w:marBottom w:val="0"/>
                  <w:divBdr>
                    <w:top w:val="none" w:sz="0" w:space="0" w:color="auto"/>
                    <w:left w:val="none" w:sz="0" w:space="0" w:color="auto"/>
                    <w:bottom w:val="none" w:sz="0" w:space="0" w:color="auto"/>
                    <w:right w:val="none" w:sz="0" w:space="0" w:color="auto"/>
                  </w:divBdr>
                </w:div>
              </w:divsChild>
            </w:div>
            <w:div w:id="709576212">
              <w:marLeft w:val="0"/>
              <w:marRight w:val="0"/>
              <w:marTop w:val="0"/>
              <w:marBottom w:val="0"/>
              <w:divBdr>
                <w:top w:val="none" w:sz="0" w:space="0" w:color="auto"/>
                <w:left w:val="none" w:sz="0" w:space="0" w:color="auto"/>
                <w:bottom w:val="none" w:sz="0" w:space="0" w:color="auto"/>
                <w:right w:val="none" w:sz="0" w:space="0" w:color="auto"/>
              </w:divBdr>
              <w:divsChild>
                <w:div w:id="278146066">
                  <w:marLeft w:val="0"/>
                  <w:marRight w:val="0"/>
                  <w:marTop w:val="0"/>
                  <w:marBottom w:val="0"/>
                  <w:divBdr>
                    <w:top w:val="none" w:sz="0" w:space="0" w:color="auto"/>
                    <w:left w:val="none" w:sz="0" w:space="0" w:color="auto"/>
                    <w:bottom w:val="none" w:sz="0" w:space="0" w:color="auto"/>
                    <w:right w:val="none" w:sz="0" w:space="0" w:color="auto"/>
                  </w:divBdr>
                </w:div>
                <w:div w:id="1226986329">
                  <w:marLeft w:val="0"/>
                  <w:marRight w:val="0"/>
                  <w:marTop w:val="0"/>
                  <w:marBottom w:val="0"/>
                  <w:divBdr>
                    <w:top w:val="none" w:sz="0" w:space="0" w:color="auto"/>
                    <w:left w:val="none" w:sz="0" w:space="0" w:color="auto"/>
                    <w:bottom w:val="none" w:sz="0" w:space="0" w:color="auto"/>
                    <w:right w:val="none" w:sz="0" w:space="0" w:color="auto"/>
                  </w:divBdr>
                </w:div>
              </w:divsChild>
            </w:div>
            <w:div w:id="714156907">
              <w:marLeft w:val="0"/>
              <w:marRight w:val="0"/>
              <w:marTop w:val="0"/>
              <w:marBottom w:val="0"/>
              <w:divBdr>
                <w:top w:val="none" w:sz="0" w:space="0" w:color="auto"/>
                <w:left w:val="none" w:sz="0" w:space="0" w:color="auto"/>
                <w:bottom w:val="none" w:sz="0" w:space="0" w:color="auto"/>
                <w:right w:val="none" w:sz="0" w:space="0" w:color="auto"/>
              </w:divBdr>
              <w:divsChild>
                <w:div w:id="29847256">
                  <w:marLeft w:val="0"/>
                  <w:marRight w:val="0"/>
                  <w:marTop w:val="0"/>
                  <w:marBottom w:val="0"/>
                  <w:divBdr>
                    <w:top w:val="none" w:sz="0" w:space="0" w:color="auto"/>
                    <w:left w:val="none" w:sz="0" w:space="0" w:color="auto"/>
                    <w:bottom w:val="none" w:sz="0" w:space="0" w:color="auto"/>
                    <w:right w:val="none" w:sz="0" w:space="0" w:color="auto"/>
                  </w:divBdr>
                </w:div>
                <w:div w:id="1814181125">
                  <w:marLeft w:val="0"/>
                  <w:marRight w:val="0"/>
                  <w:marTop w:val="0"/>
                  <w:marBottom w:val="0"/>
                  <w:divBdr>
                    <w:top w:val="none" w:sz="0" w:space="0" w:color="auto"/>
                    <w:left w:val="none" w:sz="0" w:space="0" w:color="auto"/>
                    <w:bottom w:val="none" w:sz="0" w:space="0" w:color="auto"/>
                    <w:right w:val="none" w:sz="0" w:space="0" w:color="auto"/>
                  </w:divBdr>
                </w:div>
              </w:divsChild>
            </w:div>
            <w:div w:id="789397146">
              <w:marLeft w:val="0"/>
              <w:marRight w:val="0"/>
              <w:marTop w:val="0"/>
              <w:marBottom w:val="0"/>
              <w:divBdr>
                <w:top w:val="none" w:sz="0" w:space="0" w:color="auto"/>
                <w:left w:val="none" w:sz="0" w:space="0" w:color="auto"/>
                <w:bottom w:val="none" w:sz="0" w:space="0" w:color="auto"/>
                <w:right w:val="none" w:sz="0" w:space="0" w:color="auto"/>
              </w:divBdr>
              <w:divsChild>
                <w:div w:id="837384568">
                  <w:marLeft w:val="0"/>
                  <w:marRight w:val="0"/>
                  <w:marTop w:val="0"/>
                  <w:marBottom w:val="0"/>
                  <w:divBdr>
                    <w:top w:val="none" w:sz="0" w:space="0" w:color="auto"/>
                    <w:left w:val="none" w:sz="0" w:space="0" w:color="auto"/>
                    <w:bottom w:val="none" w:sz="0" w:space="0" w:color="auto"/>
                    <w:right w:val="none" w:sz="0" w:space="0" w:color="auto"/>
                  </w:divBdr>
                </w:div>
                <w:div w:id="245574810">
                  <w:marLeft w:val="0"/>
                  <w:marRight w:val="0"/>
                  <w:marTop w:val="0"/>
                  <w:marBottom w:val="0"/>
                  <w:divBdr>
                    <w:top w:val="none" w:sz="0" w:space="0" w:color="auto"/>
                    <w:left w:val="none" w:sz="0" w:space="0" w:color="auto"/>
                    <w:bottom w:val="none" w:sz="0" w:space="0" w:color="auto"/>
                    <w:right w:val="none" w:sz="0" w:space="0" w:color="auto"/>
                  </w:divBdr>
                </w:div>
              </w:divsChild>
            </w:div>
            <w:div w:id="929435941">
              <w:marLeft w:val="0"/>
              <w:marRight w:val="0"/>
              <w:marTop w:val="0"/>
              <w:marBottom w:val="0"/>
              <w:divBdr>
                <w:top w:val="none" w:sz="0" w:space="0" w:color="auto"/>
                <w:left w:val="none" w:sz="0" w:space="0" w:color="auto"/>
                <w:bottom w:val="none" w:sz="0" w:space="0" w:color="auto"/>
                <w:right w:val="none" w:sz="0" w:space="0" w:color="auto"/>
              </w:divBdr>
            </w:div>
            <w:div w:id="1400397512">
              <w:marLeft w:val="0"/>
              <w:marRight w:val="0"/>
              <w:marTop w:val="0"/>
              <w:marBottom w:val="0"/>
              <w:divBdr>
                <w:top w:val="none" w:sz="0" w:space="0" w:color="auto"/>
                <w:left w:val="none" w:sz="0" w:space="0" w:color="auto"/>
                <w:bottom w:val="none" w:sz="0" w:space="0" w:color="auto"/>
                <w:right w:val="none" w:sz="0" w:space="0" w:color="auto"/>
              </w:divBdr>
            </w:div>
          </w:divsChild>
        </w:div>
        <w:div w:id="263810459">
          <w:marLeft w:val="0"/>
          <w:marRight w:val="0"/>
          <w:marTop w:val="0"/>
          <w:marBottom w:val="0"/>
          <w:divBdr>
            <w:top w:val="none" w:sz="0" w:space="0" w:color="auto"/>
            <w:left w:val="none" w:sz="0" w:space="0" w:color="auto"/>
            <w:bottom w:val="none" w:sz="0" w:space="0" w:color="auto"/>
            <w:right w:val="none" w:sz="0" w:space="0" w:color="auto"/>
          </w:divBdr>
        </w:div>
      </w:divsChild>
    </w:div>
    <w:div w:id="2117868343">
      <w:bodyDiv w:val="1"/>
      <w:marLeft w:val="0"/>
      <w:marRight w:val="0"/>
      <w:marTop w:val="0"/>
      <w:marBottom w:val="0"/>
      <w:divBdr>
        <w:top w:val="none" w:sz="0" w:space="0" w:color="auto"/>
        <w:left w:val="none" w:sz="0" w:space="0" w:color="auto"/>
        <w:bottom w:val="none" w:sz="0" w:space="0" w:color="auto"/>
        <w:right w:val="none" w:sz="0" w:space="0" w:color="auto"/>
      </w:divBdr>
      <w:divsChild>
        <w:div w:id="715279872">
          <w:marLeft w:val="0"/>
          <w:marRight w:val="0"/>
          <w:marTop w:val="0"/>
          <w:marBottom w:val="0"/>
          <w:divBdr>
            <w:top w:val="single" w:sz="6" w:space="2" w:color="DDDDDD"/>
            <w:left w:val="single" w:sz="6" w:space="2" w:color="DDDDDD"/>
            <w:bottom w:val="single" w:sz="6" w:space="2" w:color="DDDDDD"/>
            <w:right w:val="single" w:sz="6" w:space="2" w:color="DDDDDD"/>
          </w:divBdr>
          <w:divsChild>
            <w:div w:id="31224049">
              <w:marLeft w:val="0"/>
              <w:marRight w:val="0"/>
              <w:marTop w:val="0"/>
              <w:marBottom w:val="0"/>
              <w:divBdr>
                <w:top w:val="none" w:sz="0" w:space="0" w:color="auto"/>
                <w:left w:val="none" w:sz="0" w:space="0" w:color="auto"/>
                <w:bottom w:val="none" w:sz="0" w:space="0" w:color="auto"/>
                <w:right w:val="none" w:sz="0" w:space="0" w:color="auto"/>
              </w:divBdr>
              <w:divsChild>
                <w:div w:id="61370752">
                  <w:marLeft w:val="0"/>
                  <w:marRight w:val="0"/>
                  <w:marTop w:val="0"/>
                  <w:marBottom w:val="0"/>
                  <w:divBdr>
                    <w:top w:val="none" w:sz="0" w:space="0" w:color="auto"/>
                    <w:left w:val="none" w:sz="0" w:space="0" w:color="auto"/>
                    <w:bottom w:val="none" w:sz="0" w:space="0" w:color="auto"/>
                    <w:right w:val="none" w:sz="0" w:space="0" w:color="auto"/>
                  </w:divBdr>
                </w:div>
                <w:div w:id="1399475522">
                  <w:marLeft w:val="0"/>
                  <w:marRight w:val="0"/>
                  <w:marTop w:val="0"/>
                  <w:marBottom w:val="0"/>
                  <w:divBdr>
                    <w:top w:val="none" w:sz="0" w:space="0" w:color="auto"/>
                    <w:left w:val="none" w:sz="0" w:space="0" w:color="auto"/>
                    <w:bottom w:val="none" w:sz="0" w:space="0" w:color="auto"/>
                    <w:right w:val="none" w:sz="0" w:space="0" w:color="auto"/>
                  </w:divBdr>
                </w:div>
              </w:divsChild>
            </w:div>
            <w:div w:id="964581536">
              <w:marLeft w:val="0"/>
              <w:marRight w:val="0"/>
              <w:marTop w:val="0"/>
              <w:marBottom w:val="0"/>
              <w:divBdr>
                <w:top w:val="none" w:sz="0" w:space="0" w:color="auto"/>
                <w:left w:val="none" w:sz="0" w:space="0" w:color="auto"/>
                <w:bottom w:val="none" w:sz="0" w:space="0" w:color="auto"/>
                <w:right w:val="none" w:sz="0" w:space="0" w:color="auto"/>
              </w:divBdr>
              <w:divsChild>
                <w:div w:id="163477688">
                  <w:marLeft w:val="0"/>
                  <w:marRight w:val="0"/>
                  <w:marTop w:val="0"/>
                  <w:marBottom w:val="0"/>
                  <w:divBdr>
                    <w:top w:val="none" w:sz="0" w:space="0" w:color="auto"/>
                    <w:left w:val="none" w:sz="0" w:space="0" w:color="auto"/>
                    <w:bottom w:val="none" w:sz="0" w:space="0" w:color="auto"/>
                    <w:right w:val="none" w:sz="0" w:space="0" w:color="auto"/>
                  </w:divBdr>
                </w:div>
                <w:div w:id="1371760849">
                  <w:marLeft w:val="0"/>
                  <w:marRight w:val="0"/>
                  <w:marTop w:val="0"/>
                  <w:marBottom w:val="0"/>
                  <w:divBdr>
                    <w:top w:val="none" w:sz="0" w:space="0" w:color="auto"/>
                    <w:left w:val="none" w:sz="0" w:space="0" w:color="auto"/>
                    <w:bottom w:val="none" w:sz="0" w:space="0" w:color="auto"/>
                    <w:right w:val="none" w:sz="0" w:space="0" w:color="auto"/>
                  </w:divBdr>
                </w:div>
              </w:divsChild>
            </w:div>
            <w:div w:id="1248222620">
              <w:marLeft w:val="0"/>
              <w:marRight w:val="0"/>
              <w:marTop w:val="0"/>
              <w:marBottom w:val="0"/>
              <w:divBdr>
                <w:top w:val="none" w:sz="0" w:space="0" w:color="auto"/>
                <w:left w:val="none" w:sz="0" w:space="0" w:color="auto"/>
                <w:bottom w:val="none" w:sz="0" w:space="0" w:color="auto"/>
                <w:right w:val="none" w:sz="0" w:space="0" w:color="auto"/>
              </w:divBdr>
              <w:divsChild>
                <w:div w:id="376512625">
                  <w:marLeft w:val="0"/>
                  <w:marRight w:val="0"/>
                  <w:marTop w:val="0"/>
                  <w:marBottom w:val="0"/>
                  <w:divBdr>
                    <w:top w:val="none" w:sz="0" w:space="0" w:color="auto"/>
                    <w:left w:val="none" w:sz="0" w:space="0" w:color="auto"/>
                    <w:bottom w:val="none" w:sz="0" w:space="0" w:color="auto"/>
                    <w:right w:val="none" w:sz="0" w:space="0" w:color="auto"/>
                  </w:divBdr>
                </w:div>
                <w:div w:id="598176915">
                  <w:marLeft w:val="0"/>
                  <w:marRight w:val="0"/>
                  <w:marTop w:val="0"/>
                  <w:marBottom w:val="0"/>
                  <w:divBdr>
                    <w:top w:val="none" w:sz="0" w:space="0" w:color="auto"/>
                    <w:left w:val="none" w:sz="0" w:space="0" w:color="auto"/>
                    <w:bottom w:val="none" w:sz="0" w:space="0" w:color="auto"/>
                    <w:right w:val="none" w:sz="0" w:space="0" w:color="auto"/>
                  </w:divBdr>
                </w:div>
              </w:divsChild>
            </w:div>
            <w:div w:id="28799246">
              <w:marLeft w:val="0"/>
              <w:marRight w:val="0"/>
              <w:marTop w:val="0"/>
              <w:marBottom w:val="0"/>
              <w:divBdr>
                <w:top w:val="none" w:sz="0" w:space="0" w:color="auto"/>
                <w:left w:val="none" w:sz="0" w:space="0" w:color="auto"/>
                <w:bottom w:val="none" w:sz="0" w:space="0" w:color="auto"/>
                <w:right w:val="none" w:sz="0" w:space="0" w:color="auto"/>
              </w:divBdr>
              <w:divsChild>
                <w:div w:id="1265649914">
                  <w:marLeft w:val="0"/>
                  <w:marRight w:val="0"/>
                  <w:marTop w:val="0"/>
                  <w:marBottom w:val="0"/>
                  <w:divBdr>
                    <w:top w:val="none" w:sz="0" w:space="0" w:color="auto"/>
                    <w:left w:val="none" w:sz="0" w:space="0" w:color="auto"/>
                    <w:bottom w:val="none" w:sz="0" w:space="0" w:color="auto"/>
                    <w:right w:val="none" w:sz="0" w:space="0" w:color="auto"/>
                  </w:divBdr>
                </w:div>
                <w:div w:id="1312976643">
                  <w:marLeft w:val="0"/>
                  <w:marRight w:val="0"/>
                  <w:marTop w:val="0"/>
                  <w:marBottom w:val="0"/>
                  <w:divBdr>
                    <w:top w:val="none" w:sz="0" w:space="0" w:color="auto"/>
                    <w:left w:val="none" w:sz="0" w:space="0" w:color="auto"/>
                    <w:bottom w:val="none" w:sz="0" w:space="0" w:color="auto"/>
                    <w:right w:val="none" w:sz="0" w:space="0" w:color="auto"/>
                  </w:divBdr>
                </w:div>
              </w:divsChild>
            </w:div>
            <w:div w:id="1156801908">
              <w:marLeft w:val="0"/>
              <w:marRight w:val="0"/>
              <w:marTop w:val="0"/>
              <w:marBottom w:val="0"/>
              <w:divBdr>
                <w:top w:val="none" w:sz="0" w:space="0" w:color="auto"/>
                <w:left w:val="none" w:sz="0" w:space="0" w:color="auto"/>
                <w:bottom w:val="none" w:sz="0" w:space="0" w:color="auto"/>
                <w:right w:val="none" w:sz="0" w:space="0" w:color="auto"/>
              </w:divBdr>
            </w:div>
            <w:div w:id="788352390">
              <w:marLeft w:val="0"/>
              <w:marRight w:val="0"/>
              <w:marTop w:val="0"/>
              <w:marBottom w:val="0"/>
              <w:divBdr>
                <w:top w:val="none" w:sz="0" w:space="0" w:color="auto"/>
                <w:left w:val="none" w:sz="0" w:space="0" w:color="auto"/>
                <w:bottom w:val="none" w:sz="0" w:space="0" w:color="auto"/>
                <w:right w:val="none" w:sz="0" w:space="0" w:color="auto"/>
              </w:divBdr>
            </w:div>
          </w:divsChild>
        </w:div>
        <w:div w:id="2079473828">
          <w:marLeft w:val="0"/>
          <w:marRight w:val="0"/>
          <w:marTop w:val="0"/>
          <w:marBottom w:val="0"/>
          <w:divBdr>
            <w:top w:val="none" w:sz="0" w:space="0" w:color="auto"/>
            <w:left w:val="none" w:sz="0" w:space="0" w:color="auto"/>
            <w:bottom w:val="none" w:sz="0" w:space="0" w:color="auto"/>
            <w:right w:val="none" w:sz="0" w:space="0" w:color="auto"/>
          </w:divBdr>
        </w:div>
      </w:divsChild>
    </w:div>
    <w:div w:id="2118596158">
      <w:bodyDiv w:val="1"/>
      <w:marLeft w:val="0"/>
      <w:marRight w:val="0"/>
      <w:marTop w:val="0"/>
      <w:marBottom w:val="0"/>
      <w:divBdr>
        <w:top w:val="none" w:sz="0" w:space="0" w:color="auto"/>
        <w:left w:val="none" w:sz="0" w:space="0" w:color="auto"/>
        <w:bottom w:val="none" w:sz="0" w:space="0" w:color="auto"/>
        <w:right w:val="none" w:sz="0" w:space="0" w:color="auto"/>
      </w:divBdr>
      <w:divsChild>
        <w:div w:id="163862107">
          <w:marLeft w:val="0"/>
          <w:marRight w:val="0"/>
          <w:marTop w:val="0"/>
          <w:marBottom w:val="0"/>
          <w:divBdr>
            <w:top w:val="single" w:sz="6" w:space="2" w:color="DDDDDD"/>
            <w:left w:val="single" w:sz="6" w:space="2" w:color="DDDDDD"/>
            <w:bottom w:val="single" w:sz="6" w:space="2" w:color="DDDDDD"/>
            <w:right w:val="single" w:sz="6" w:space="2" w:color="DDDDDD"/>
          </w:divBdr>
          <w:divsChild>
            <w:div w:id="1446540742">
              <w:marLeft w:val="0"/>
              <w:marRight w:val="0"/>
              <w:marTop w:val="0"/>
              <w:marBottom w:val="0"/>
              <w:divBdr>
                <w:top w:val="none" w:sz="0" w:space="0" w:color="auto"/>
                <w:left w:val="none" w:sz="0" w:space="0" w:color="auto"/>
                <w:bottom w:val="none" w:sz="0" w:space="0" w:color="auto"/>
                <w:right w:val="none" w:sz="0" w:space="0" w:color="auto"/>
              </w:divBdr>
              <w:divsChild>
                <w:div w:id="1459452227">
                  <w:marLeft w:val="0"/>
                  <w:marRight w:val="0"/>
                  <w:marTop w:val="0"/>
                  <w:marBottom w:val="0"/>
                  <w:divBdr>
                    <w:top w:val="none" w:sz="0" w:space="0" w:color="auto"/>
                    <w:left w:val="none" w:sz="0" w:space="0" w:color="auto"/>
                    <w:bottom w:val="none" w:sz="0" w:space="0" w:color="auto"/>
                    <w:right w:val="none" w:sz="0" w:space="0" w:color="auto"/>
                  </w:divBdr>
                </w:div>
                <w:div w:id="694620440">
                  <w:marLeft w:val="0"/>
                  <w:marRight w:val="0"/>
                  <w:marTop w:val="0"/>
                  <w:marBottom w:val="0"/>
                  <w:divBdr>
                    <w:top w:val="none" w:sz="0" w:space="0" w:color="auto"/>
                    <w:left w:val="none" w:sz="0" w:space="0" w:color="auto"/>
                    <w:bottom w:val="none" w:sz="0" w:space="0" w:color="auto"/>
                    <w:right w:val="none" w:sz="0" w:space="0" w:color="auto"/>
                  </w:divBdr>
                </w:div>
              </w:divsChild>
            </w:div>
            <w:div w:id="1650358992">
              <w:marLeft w:val="0"/>
              <w:marRight w:val="0"/>
              <w:marTop w:val="0"/>
              <w:marBottom w:val="0"/>
              <w:divBdr>
                <w:top w:val="none" w:sz="0" w:space="0" w:color="auto"/>
                <w:left w:val="none" w:sz="0" w:space="0" w:color="auto"/>
                <w:bottom w:val="none" w:sz="0" w:space="0" w:color="auto"/>
                <w:right w:val="none" w:sz="0" w:space="0" w:color="auto"/>
              </w:divBdr>
              <w:divsChild>
                <w:div w:id="1442262414">
                  <w:marLeft w:val="0"/>
                  <w:marRight w:val="0"/>
                  <w:marTop w:val="0"/>
                  <w:marBottom w:val="0"/>
                  <w:divBdr>
                    <w:top w:val="none" w:sz="0" w:space="0" w:color="auto"/>
                    <w:left w:val="none" w:sz="0" w:space="0" w:color="auto"/>
                    <w:bottom w:val="none" w:sz="0" w:space="0" w:color="auto"/>
                    <w:right w:val="none" w:sz="0" w:space="0" w:color="auto"/>
                  </w:divBdr>
                </w:div>
                <w:div w:id="752900819">
                  <w:marLeft w:val="0"/>
                  <w:marRight w:val="0"/>
                  <w:marTop w:val="0"/>
                  <w:marBottom w:val="0"/>
                  <w:divBdr>
                    <w:top w:val="none" w:sz="0" w:space="0" w:color="auto"/>
                    <w:left w:val="none" w:sz="0" w:space="0" w:color="auto"/>
                    <w:bottom w:val="none" w:sz="0" w:space="0" w:color="auto"/>
                    <w:right w:val="none" w:sz="0" w:space="0" w:color="auto"/>
                  </w:divBdr>
                </w:div>
              </w:divsChild>
            </w:div>
            <w:div w:id="1721633491">
              <w:marLeft w:val="0"/>
              <w:marRight w:val="0"/>
              <w:marTop w:val="0"/>
              <w:marBottom w:val="0"/>
              <w:divBdr>
                <w:top w:val="none" w:sz="0" w:space="0" w:color="auto"/>
                <w:left w:val="none" w:sz="0" w:space="0" w:color="auto"/>
                <w:bottom w:val="none" w:sz="0" w:space="0" w:color="auto"/>
                <w:right w:val="none" w:sz="0" w:space="0" w:color="auto"/>
              </w:divBdr>
              <w:divsChild>
                <w:div w:id="557400616">
                  <w:marLeft w:val="0"/>
                  <w:marRight w:val="0"/>
                  <w:marTop w:val="0"/>
                  <w:marBottom w:val="0"/>
                  <w:divBdr>
                    <w:top w:val="none" w:sz="0" w:space="0" w:color="auto"/>
                    <w:left w:val="none" w:sz="0" w:space="0" w:color="auto"/>
                    <w:bottom w:val="none" w:sz="0" w:space="0" w:color="auto"/>
                    <w:right w:val="none" w:sz="0" w:space="0" w:color="auto"/>
                  </w:divBdr>
                </w:div>
                <w:div w:id="638416854">
                  <w:marLeft w:val="0"/>
                  <w:marRight w:val="0"/>
                  <w:marTop w:val="0"/>
                  <w:marBottom w:val="0"/>
                  <w:divBdr>
                    <w:top w:val="none" w:sz="0" w:space="0" w:color="auto"/>
                    <w:left w:val="none" w:sz="0" w:space="0" w:color="auto"/>
                    <w:bottom w:val="none" w:sz="0" w:space="0" w:color="auto"/>
                    <w:right w:val="none" w:sz="0" w:space="0" w:color="auto"/>
                  </w:divBdr>
                </w:div>
              </w:divsChild>
            </w:div>
            <w:div w:id="2011444725">
              <w:marLeft w:val="0"/>
              <w:marRight w:val="0"/>
              <w:marTop w:val="0"/>
              <w:marBottom w:val="0"/>
              <w:divBdr>
                <w:top w:val="none" w:sz="0" w:space="0" w:color="auto"/>
                <w:left w:val="none" w:sz="0" w:space="0" w:color="auto"/>
                <w:bottom w:val="none" w:sz="0" w:space="0" w:color="auto"/>
                <w:right w:val="none" w:sz="0" w:space="0" w:color="auto"/>
              </w:divBdr>
              <w:divsChild>
                <w:div w:id="1317147901">
                  <w:marLeft w:val="0"/>
                  <w:marRight w:val="0"/>
                  <w:marTop w:val="0"/>
                  <w:marBottom w:val="0"/>
                  <w:divBdr>
                    <w:top w:val="none" w:sz="0" w:space="0" w:color="auto"/>
                    <w:left w:val="none" w:sz="0" w:space="0" w:color="auto"/>
                    <w:bottom w:val="none" w:sz="0" w:space="0" w:color="auto"/>
                    <w:right w:val="none" w:sz="0" w:space="0" w:color="auto"/>
                  </w:divBdr>
                </w:div>
                <w:div w:id="1107196986">
                  <w:marLeft w:val="0"/>
                  <w:marRight w:val="0"/>
                  <w:marTop w:val="0"/>
                  <w:marBottom w:val="0"/>
                  <w:divBdr>
                    <w:top w:val="none" w:sz="0" w:space="0" w:color="auto"/>
                    <w:left w:val="none" w:sz="0" w:space="0" w:color="auto"/>
                    <w:bottom w:val="none" w:sz="0" w:space="0" w:color="auto"/>
                    <w:right w:val="none" w:sz="0" w:space="0" w:color="auto"/>
                  </w:divBdr>
                </w:div>
              </w:divsChild>
            </w:div>
            <w:div w:id="210265396">
              <w:marLeft w:val="0"/>
              <w:marRight w:val="0"/>
              <w:marTop w:val="0"/>
              <w:marBottom w:val="0"/>
              <w:divBdr>
                <w:top w:val="none" w:sz="0" w:space="0" w:color="auto"/>
                <w:left w:val="none" w:sz="0" w:space="0" w:color="auto"/>
                <w:bottom w:val="none" w:sz="0" w:space="0" w:color="auto"/>
                <w:right w:val="none" w:sz="0" w:space="0" w:color="auto"/>
              </w:divBdr>
            </w:div>
            <w:div w:id="514614029">
              <w:marLeft w:val="0"/>
              <w:marRight w:val="0"/>
              <w:marTop w:val="0"/>
              <w:marBottom w:val="0"/>
              <w:divBdr>
                <w:top w:val="none" w:sz="0" w:space="0" w:color="auto"/>
                <w:left w:val="none" w:sz="0" w:space="0" w:color="auto"/>
                <w:bottom w:val="none" w:sz="0" w:space="0" w:color="auto"/>
                <w:right w:val="none" w:sz="0" w:space="0" w:color="auto"/>
              </w:divBdr>
            </w:div>
          </w:divsChild>
        </w:div>
        <w:div w:id="2083067575">
          <w:marLeft w:val="0"/>
          <w:marRight w:val="0"/>
          <w:marTop w:val="0"/>
          <w:marBottom w:val="0"/>
          <w:divBdr>
            <w:top w:val="none" w:sz="0" w:space="0" w:color="auto"/>
            <w:left w:val="none" w:sz="0" w:space="0" w:color="auto"/>
            <w:bottom w:val="none" w:sz="0" w:space="0" w:color="auto"/>
            <w:right w:val="none" w:sz="0" w:space="0" w:color="auto"/>
          </w:divBdr>
        </w:div>
      </w:divsChild>
    </w:div>
    <w:div w:id="2120490002">
      <w:bodyDiv w:val="1"/>
      <w:marLeft w:val="0"/>
      <w:marRight w:val="0"/>
      <w:marTop w:val="0"/>
      <w:marBottom w:val="0"/>
      <w:divBdr>
        <w:top w:val="none" w:sz="0" w:space="0" w:color="auto"/>
        <w:left w:val="none" w:sz="0" w:space="0" w:color="auto"/>
        <w:bottom w:val="none" w:sz="0" w:space="0" w:color="auto"/>
        <w:right w:val="none" w:sz="0" w:space="0" w:color="auto"/>
      </w:divBdr>
      <w:divsChild>
        <w:div w:id="1083338683">
          <w:marLeft w:val="0"/>
          <w:marRight w:val="0"/>
          <w:marTop w:val="0"/>
          <w:marBottom w:val="0"/>
          <w:divBdr>
            <w:top w:val="single" w:sz="6" w:space="2" w:color="DDDDDD"/>
            <w:left w:val="single" w:sz="6" w:space="2" w:color="DDDDDD"/>
            <w:bottom w:val="single" w:sz="6" w:space="2" w:color="DDDDDD"/>
            <w:right w:val="single" w:sz="6" w:space="2" w:color="DDDDDD"/>
          </w:divBdr>
          <w:divsChild>
            <w:div w:id="772481085">
              <w:marLeft w:val="0"/>
              <w:marRight w:val="0"/>
              <w:marTop w:val="0"/>
              <w:marBottom w:val="0"/>
              <w:divBdr>
                <w:top w:val="none" w:sz="0" w:space="0" w:color="auto"/>
                <w:left w:val="none" w:sz="0" w:space="0" w:color="auto"/>
                <w:bottom w:val="none" w:sz="0" w:space="0" w:color="auto"/>
                <w:right w:val="none" w:sz="0" w:space="0" w:color="auto"/>
              </w:divBdr>
              <w:divsChild>
                <w:div w:id="1187013936">
                  <w:marLeft w:val="0"/>
                  <w:marRight w:val="0"/>
                  <w:marTop w:val="0"/>
                  <w:marBottom w:val="0"/>
                  <w:divBdr>
                    <w:top w:val="none" w:sz="0" w:space="0" w:color="auto"/>
                    <w:left w:val="none" w:sz="0" w:space="0" w:color="auto"/>
                    <w:bottom w:val="none" w:sz="0" w:space="0" w:color="auto"/>
                    <w:right w:val="none" w:sz="0" w:space="0" w:color="auto"/>
                  </w:divBdr>
                </w:div>
                <w:div w:id="332758493">
                  <w:marLeft w:val="0"/>
                  <w:marRight w:val="0"/>
                  <w:marTop w:val="0"/>
                  <w:marBottom w:val="0"/>
                  <w:divBdr>
                    <w:top w:val="none" w:sz="0" w:space="0" w:color="auto"/>
                    <w:left w:val="none" w:sz="0" w:space="0" w:color="auto"/>
                    <w:bottom w:val="none" w:sz="0" w:space="0" w:color="auto"/>
                    <w:right w:val="none" w:sz="0" w:space="0" w:color="auto"/>
                  </w:divBdr>
                </w:div>
              </w:divsChild>
            </w:div>
            <w:div w:id="1766534727">
              <w:marLeft w:val="0"/>
              <w:marRight w:val="0"/>
              <w:marTop w:val="0"/>
              <w:marBottom w:val="0"/>
              <w:divBdr>
                <w:top w:val="none" w:sz="0" w:space="0" w:color="auto"/>
                <w:left w:val="none" w:sz="0" w:space="0" w:color="auto"/>
                <w:bottom w:val="none" w:sz="0" w:space="0" w:color="auto"/>
                <w:right w:val="none" w:sz="0" w:space="0" w:color="auto"/>
              </w:divBdr>
              <w:divsChild>
                <w:div w:id="1485779594">
                  <w:marLeft w:val="0"/>
                  <w:marRight w:val="0"/>
                  <w:marTop w:val="0"/>
                  <w:marBottom w:val="0"/>
                  <w:divBdr>
                    <w:top w:val="none" w:sz="0" w:space="0" w:color="auto"/>
                    <w:left w:val="none" w:sz="0" w:space="0" w:color="auto"/>
                    <w:bottom w:val="none" w:sz="0" w:space="0" w:color="auto"/>
                    <w:right w:val="none" w:sz="0" w:space="0" w:color="auto"/>
                  </w:divBdr>
                </w:div>
                <w:div w:id="28920233">
                  <w:marLeft w:val="0"/>
                  <w:marRight w:val="0"/>
                  <w:marTop w:val="0"/>
                  <w:marBottom w:val="0"/>
                  <w:divBdr>
                    <w:top w:val="none" w:sz="0" w:space="0" w:color="auto"/>
                    <w:left w:val="none" w:sz="0" w:space="0" w:color="auto"/>
                    <w:bottom w:val="none" w:sz="0" w:space="0" w:color="auto"/>
                    <w:right w:val="none" w:sz="0" w:space="0" w:color="auto"/>
                  </w:divBdr>
                </w:div>
              </w:divsChild>
            </w:div>
            <w:div w:id="407580821">
              <w:marLeft w:val="0"/>
              <w:marRight w:val="0"/>
              <w:marTop w:val="0"/>
              <w:marBottom w:val="0"/>
              <w:divBdr>
                <w:top w:val="none" w:sz="0" w:space="0" w:color="auto"/>
                <w:left w:val="none" w:sz="0" w:space="0" w:color="auto"/>
                <w:bottom w:val="none" w:sz="0" w:space="0" w:color="auto"/>
                <w:right w:val="none" w:sz="0" w:space="0" w:color="auto"/>
              </w:divBdr>
              <w:divsChild>
                <w:div w:id="1629431877">
                  <w:marLeft w:val="0"/>
                  <w:marRight w:val="0"/>
                  <w:marTop w:val="0"/>
                  <w:marBottom w:val="0"/>
                  <w:divBdr>
                    <w:top w:val="none" w:sz="0" w:space="0" w:color="auto"/>
                    <w:left w:val="none" w:sz="0" w:space="0" w:color="auto"/>
                    <w:bottom w:val="none" w:sz="0" w:space="0" w:color="auto"/>
                    <w:right w:val="none" w:sz="0" w:space="0" w:color="auto"/>
                  </w:divBdr>
                </w:div>
                <w:div w:id="49689878">
                  <w:marLeft w:val="0"/>
                  <w:marRight w:val="0"/>
                  <w:marTop w:val="0"/>
                  <w:marBottom w:val="0"/>
                  <w:divBdr>
                    <w:top w:val="none" w:sz="0" w:space="0" w:color="auto"/>
                    <w:left w:val="none" w:sz="0" w:space="0" w:color="auto"/>
                    <w:bottom w:val="none" w:sz="0" w:space="0" w:color="auto"/>
                    <w:right w:val="none" w:sz="0" w:space="0" w:color="auto"/>
                  </w:divBdr>
                </w:div>
              </w:divsChild>
            </w:div>
            <w:div w:id="727919422">
              <w:marLeft w:val="0"/>
              <w:marRight w:val="0"/>
              <w:marTop w:val="0"/>
              <w:marBottom w:val="0"/>
              <w:divBdr>
                <w:top w:val="none" w:sz="0" w:space="0" w:color="auto"/>
                <w:left w:val="none" w:sz="0" w:space="0" w:color="auto"/>
                <w:bottom w:val="none" w:sz="0" w:space="0" w:color="auto"/>
                <w:right w:val="none" w:sz="0" w:space="0" w:color="auto"/>
              </w:divBdr>
              <w:divsChild>
                <w:div w:id="1573196507">
                  <w:marLeft w:val="0"/>
                  <w:marRight w:val="0"/>
                  <w:marTop w:val="0"/>
                  <w:marBottom w:val="0"/>
                  <w:divBdr>
                    <w:top w:val="none" w:sz="0" w:space="0" w:color="auto"/>
                    <w:left w:val="none" w:sz="0" w:space="0" w:color="auto"/>
                    <w:bottom w:val="none" w:sz="0" w:space="0" w:color="auto"/>
                    <w:right w:val="none" w:sz="0" w:space="0" w:color="auto"/>
                  </w:divBdr>
                </w:div>
                <w:div w:id="1485928741">
                  <w:marLeft w:val="0"/>
                  <w:marRight w:val="0"/>
                  <w:marTop w:val="0"/>
                  <w:marBottom w:val="0"/>
                  <w:divBdr>
                    <w:top w:val="none" w:sz="0" w:space="0" w:color="auto"/>
                    <w:left w:val="none" w:sz="0" w:space="0" w:color="auto"/>
                    <w:bottom w:val="none" w:sz="0" w:space="0" w:color="auto"/>
                    <w:right w:val="none" w:sz="0" w:space="0" w:color="auto"/>
                  </w:divBdr>
                </w:div>
              </w:divsChild>
            </w:div>
            <w:div w:id="197737715">
              <w:marLeft w:val="0"/>
              <w:marRight w:val="0"/>
              <w:marTop w:val="0"/>
              <w:marBottom w:val="0"/>
              <w:divBdr>
                <w:top w:val="none" w:sz="0" w:space="0" w:color="auto"/>
                <w:left w:val="none" w:sz="0" w:space="0" w:color="auto"/>
                <w:bottom w:val="none" w:sz="0" w:space="0" w:color="auto"/>
                <w:right w:val="none" w:sz="0" w:space="0" w:color="auto"/>
              </w:divBdr>
            </w:div>
            <w:div w:id="1284649355">
              <w:marLeft w:val="0"/>
              <w:marRight w:val="0"/>
              <w:marTop w:val="0"/>
              <w:marBottom w:val="0"/>
              <w:divBdr>
                <w:top w:val="none" w:sz="0" w:space="0" w:color="auto"/>
                <w:left w:val="none" w:sz="0" w:space="0" w:color="auto"/>
                <w:bottom w:val="none" w:sz="0" w:space="0" w:color="auto"/>
                <w:right w:val="none" w:sz="0" w:space="0" w:color="auto"/>
              </w:divBdr>
            </w:div>
          </w:divsChild>
        </w:div>
        <w:div w:id="209876523">
          <w:marLeft w:val="0"/>
          <w:marRight w:val="0"/>
          <w:marTop w:val="0"/>
          <w:marBottom w:val="0"/>
          <w:divBdr>
            <w:top w:val="none" w:sz="0" w:space="0" w:color="auto"/>
            <w:left w:val="none" w:sz="0" w:space="0" w:color="auto"/>
            <w:bottom w:val="none" w:sz="0" w:space="0" w:color="auto"/>
            <w:right w:val="none" w:sz="0" w:space="0" w:color="auto"/>
          </w:divBdr>
        </w:div>
      </w:divsChild>
    </w:div>
    <w:div w:id="2128424935">
      <w:bodyDiv w:val="1"/>
      <w:marLeft w:val="0"/>
      <w:marRight w:val="0"/>
      <w:marTop w:val="0"/>
      <w:marBottom w:val="0"/>
      <w:divBdr>
        <w:top w:val="none" w:sz="0" w:space="0" w:color="auto"/>
        <w:left w:val="none" w:sz="0" w:space="0" w:color="auto"/>
        <w:bottom w:val="none" w:sz="0" w:space="0" w:color="auto"/>
        <w:right w:val="none" w:sz="0" w:space="0" w:color="auto"/>
      </w:divBdr>
      <w:divsChild>
        <w:div w:id="1664118209">
          <w:marLeft w:val="0"/>
          <w:marRight w:val="0"/>
          <w:marTop w:val="0"/>
          <w:marBottom w:val="0"/>
          <w:divBdr>
            <w:top w:val="single" w:sz="6" w:space="2" w:color="DDDDDD"/>
            <w:left w:val="single" w:sz="6" w:space="2" w:color="DDDDDD"/>
            <w:bottom w:val="single" w:sz="6" w:space="2" w:color="DDDDDD"/>
            <w:right w:val="single" w:sz="6" w:space="2" w:color="DDDDDD"/>
          </w:divBdr>
          <w:divsChild>
            <w:div w:id="1048531964">
              <w:marLeft w:val="0"/>
              <w:marRight w:val="0"/>
              <w:marTop w:val="0"/>
              <w:marBottom w:val="0"/>
              <w:divBdr>
                <w:top w:val="none" w:sz="0" w:space="0" w:color="auto"/>
                <w:left w:val="none" w:sz="0" w:space="0" w:color="auto"/>
                <w:bottom w:val="none" w:sz="0" w:space="0" w:color="auto"/>
                <w:right w:val="none" w:sz="0" w:space="0" w:color="auto"/>
              </w:divBdr>
              <w:divsChild>
                <w:div w:id="465051088">
                  <w:marLeft w:val="0"/>
                  <w:marRight w:val="0"/>
                  <w:marTop w:val="0"/>
                  <w:marBottom w:val="0"/>
                  <w:divBdr>
                    <w:top w:val="none" w:sz="0" w:space="0" w:color="auto"/>
                    <w:left w:val="none" w:sz="0" w:space="0" w:color="auto"/>
                    <w:bottom w:val="none" w:sz="0" w:space="0" w:color="auto"/>
                    <w:right w:val="none" w:sz="0" w:space="0" w:color="auto"/>
                  </w:divBdr>
                </w:div>
                <w:div w:id="961614167">
                  <w:marLeft w:val="0"/>
                  <w:marRight w:val="0"/>
                  <w:marTop w:val="0"/>
                  <w:marBottom w:val="0"/>
                  <w:divBdr>
                    <w:top w:val="none" w:sz="0" w:space="0" w:color="auto"/>
                    <w:left w:val="none" w:sz="0" w:space="0" w:color="auto"/>
                    <w:bottom w:val="none" w:sz="0" w:space="0" w:color="auto"/>
                    <w:right w:val="none" w:sz="0" w:space="0" w:color="auto"/>
                  </w:divBdr>
                </w:div>
              </w:divsChild>
            </w:div>
            <w:div w:id="1220634193">
              <w:marLeft w:val="0"/>
              <w:marRight w:val="0"/>
              <w:marTop w:val="0"/>
              <w:marBottom w:val="0"/>
              <w:divBdr>
                <w:top w:val="none" w:sz="0" w:space="0" w:color="auto"/>
                <w:left w:val="none" w:sz="0" w:space="0" w:color="auto"/>
                <w:bottom w:val="none" w:sz="0" w:space="0" w:color="auto"/>
                <w:right w:val="none" w:sz="0" w:space="0" w:color="auto"/>
              </w:divBdr>
              <w:divsChild>
                <w:div w:id="2044673690">
                  <w:marLeft w:val="0"/>
                  <w:marRight w:val="0"/>
                  <w:marTop w:val="0"/>
                  <w:marBottom w:val="0"/>
                  <w:divBdr>
                    <w:top w:val="none" w:sz="0" w:space="0" w:color="auto"/>
                    <w:left w:val="none" w:sz="0" w:space="0" w:color="auto"/>
                    <w:bottom w:val="none" w:sz="0" w:space="0" w:color="auto"/>
                    <w:right w:val="none" w:sz="0" w:space="0" w:color="auto"/>
                  </w:divBdr>
                </w:div>
                <w:div w:id="736053528">
                  <w:marLeft w:val="0"/>
                  <w:marRight w:val="0"/>
                  <w:marTop w:val="0"/>
                  <w:marBottom w:val="0"/>
                  <w:divBdr>
                    <w:top w:val="none" w:sz="0" w:space="0" w:color="auto"/>
                    <w:left w:val="none" w:sz="0" w:space="0" w:color="auto"/>
                    <w:bottom w:val="none" w:sz="0" w:space="0" w:color="auto"/>
                    <w:right w:val="none" w:sz="0" w:space="0" w:color="auto"/>
                  </w:divBdr>
                </w:div>
              </w:divsChild>
            </w:div>
            <w:div w:id="381178522">
              <w:marLeft w:val="0"/>
              <w:marRight w:val="0"/>
              <w:marTop w:val="0"/>
              <w:marBottom w:val="0"/>
              <w:divBdr>
                <w:top w:val="none" w:sz="0" w:space="0" w:color="auto"/>
                <w:left w:val="none" w:sz="0" w:space="0" w:color="auto"/>
                <w:bottom w:val="none" w:sz="0" w:space="0" w:color="auto"/>
                <w:right w:val="none" w:sz="0" w:space="0" w:color="auto"/>
              </w:divBdr>
              <w:divsChild>
                <w:div w:id="1674720488">
                  <w:marLeft w:val="0"/>
                  <w:marRight w:val="0"/>
                  <w:marTop w:val="0"/>
                  <w:marBottom w:val="0"/>
                  <w:divBdr>
                    <w:top w:val="none" w:sz="0" w:space="0" w:color="auto"/>
                    <w:left w:val="none" w:sz="0" w:space="0" w:color="auto"/>
                    <w:bottom w:val="none" w:sz="0" w:space="0" w:color="auto"/>
                    <w:right w:val="none" w:sz="0" w:space="0" w:color="auto"/>
                  </w:divBdr>
                </w:div>
                <w:div w:id="1225988088">
                  <w:marLeft w:val="0"/>
                  <w:marRight w:val="0"/>
                  <w:marTop w:val="0"/>
                  <w:marBottom w:val="0"/>
                  <w:divBdr>
                    <w:top w:val="none" w:sz="0" w:space="0" w:color="auto"/>
                    <w:left w:val="none" w:sz="0" w:space="0" w:color="auto"/>
                    <w:bottom w:val="none" w:sz="0" w:space="0" w:color="auto"/>
                    <w:right w:val="none" w:sz="0" w:space="0" w:color="auto"/>
                  </w:divBdr>
                </w:div>
              </w:divsChild>
            </w:div>
            <w:div w:id="7945692">
              <w:marLeft w:val="0"/>
              <w:marRight w:val="0"/>
              <w:marTop w:val="0"/>
              <w:marBottom w:val="0"/>
              <w:divBdr>
                <w:top w:val="none" w:sz="0" w:space="0" w:color="auto"/>
                <w:left w:val="none" w:sz="0" w:space="0" w:color="auto"/>
                <w:bottom w:val="none" w:sz="0" w:space="0" w:color="auto"/>
                <w:right w:val="none" w:sz="0" w:space="0" w:color="auto"/>
              </w:divBdr>
              <w:divsChild>
                <w:div w:id="9991622">
                  <w:marLeft w:val="0"/>
                  <w:marRight w:val="0"/>
                  <w:marTop w:val="0"/>
                  <w:marBottom w:val="0"/>
                  <w:divBdr>
                    <w:top w:val="none" w:sz="0" w:space="0" w:color="auto"/>
                    <w:left w:val="none" w:sz="0" w:space="0" w:color="auto"/>
                    <w:bottom w:val="none" w:sz="0" w:space="0" w:color="auto"/>
                    <w:right w:val="none" w:sz="0" w:space="0" w:color="auto"/>
                  </w:divBdr>
                </w:div>
                <w:div w:id="1159032176">
                  <w:marLeft w:val="0"/>
                  <w:marRight w:val="0"/>
                  <w:marTop w:val="0"/>
                  <w:marBottom w:val="0"/>
                  <w:divBdr>
                    <w:top w:val="none" w:sz="0" w:space="0" w:color="auto"/>
                    <w:left w:val="none" w:sz="0" w:space="0" w:color="auto"/>
                    <w:bottom w:val="none" w:sz="0" w:space="0" w:color="auto"/>
                    <w:right w:val="none" w:sz="0" w:space="0" w:color="auto"/>
                  </w:divBdr>
                </w:div>
              </w:divsChild>
            </w:div>
            <w:div w:id="779647694">
              <w:marLeft w:val="0"/>
              <w:marRight w:val="0"/>
              <w:marTop w:val="0"/>
              <w:marBottom w:val="0"/>
              <w:divBdr>
                <w:top w:val="none" w:sz="0" w:space="0" w:color="auto"/>
                <w:left w:val="none" w:sz="0" w:space="0" w:color="auto"/>
                <w:bottom w:val="none" w:sz="0" w:space="0" w:color="auto"/>
                <w:right w:val="none" w:sz="0" w:space="0" w:color="auto"/>
              </w:divBdr>
            </w:div>
            <w:div w:id="1415781400">
              <w:marLeft w:val="0"/>
              <w:marRight w:val="0"/>
              <w:marTop w:val="0"/>
              <w:marBottom w:val="0"/>
              <w:divBdr>
                <w:top w:val="none" w:sz="0" w:space="0" w:color="auto"/>
                <w:left w:val="none" w:sz="0" w:space="0" w:color="auto"/>
                <w:bottom w:val="none" w:sz="0" w:space="0" w:color="auto"/>
                <w:right w:val="none" w:sz="0" w:space="0" w:color="auto"/>
              </w:divBdr>
            </w:div>
          </w:divsChild>
        </w:div>
        <w:div w:id="919557196">
          <w:marLeft w:val="0"/>
          <w:marRight w:val="0"/>
          <w:marTop w:val="0"/>
          <w:marBottom w:val="0"/>
          <w:divBdr>
            <w:top w:val="none" w:sz="0" w:space="0" w:color="auto"/>
            <w:left w:val="none" w:sz="0" w:space="0" w:color="auto"/>
            <w:bottom w:val="none" w:sz="0" w:space="0" w:color="auto"/>
            <w:right w:val="none" w:sz="0" w:space="0" w:color="auto"/>
          </w:divBdr>
        </w:div>
      </w:divsChild>
    </w:div>
    <w:div w:id="2131973302">
      <w:bodyDiv w:val="1"/>
      <w:marLeft w:val="0"/>
      <w:marRight w:val="0"/>
      <w:marTop w:val="0"/>
      <w:marBottom w:val="0"/>
      <w:divBdr>
        <w:top w:val="none" w:sz="0" w:space="0" w:color="auto"/>
        <w:left w:val="none" w:sz="0" w:space="0" w:color="auto"/>
        <w:bottom w:val="none" w:sz="0" w:space="0" w:color="auto"/>
        <w:right w:val="none" w:sz="0" w:space="0" w:color="auto"/>
      </w:divBdr>
      <w:divsChild>
        <w:div w:id="1440026042">
          <w:marLeft w:val="0"/>
          <w:marRight w:val="0"/>
          <w:marTop w:val="0"/>
          <w:marBottom w:val="0"/>
          <w:divBdr>
            <w:top w:val="single" w:sz="6" w:space="2" w:color="DDDDDD"/>
            <w:left w:val="single" w:sz="6" w:space="2" w:color="DDDDDD"/>
            <w:bottom w:val="single" w:sz="6" w:space="2" w:color="DDDDDD"/>
            <w:right w:val="single" w:sz="6" w:space="2" w:color="DDDDDD"/>
          </w:divBdr>
          <w:divsChild>
            <w:div w:id="1963415571">
              <w:marLeft w:val="0"/>
              <w:marRight w:val="0"/>
              <w:marTop w:val="0"/>
              <w:marBottom w:val="0"/>
              <w:divBdr>
                <w:top w:val="none" w:sz="0" w:space="0" w:color="auto"/>
                <w:left w:val="none" w:sz="0" w:space="0" w:color="auto"/>
                <w:bottom w:val="none" w:sz="0" w:space="0" w:color="auto"/>
                <w:right w:val="none" w:sz="0" w:space="0" w:color="auto"/>
              </w:divBdr>
              <w:divsChild>
                <w:div w:id="774983681">
                  <w:marLeft w:val="0"/>
                  <w:marRight w:val="0"/>
                  <w:marTop w:val="0"/>
                  <w:marBottom w:val="0"/>
                  <w:divBdr>
                    <w:top w:val="none" w:sz="0" w:space="0" w:color="auto"/>
                    <w:left w:val="none" w:sz="0" w:space="0" w:color="auto"/>
                    <w:bottom w:val="none" w:sz="0" w:space="0" w:color="auto"/>
                    <w:right w:val="none" w:sz="0" w:space="0" w:color="auto"/>
                  </w:divBdr>
                </w:div>
                <w:div w:id="1229150350">
                  <w:marLeft w:val="0"/>
                  <w:marRight w:val="0"/>
                  <w:marTop w:val="0"/>
                  <w:marBottom w:val="0"/>
                  <w:divBdr>
                    <w:top w:val="none" w:sz="0" w:space="0" w:color="auto"/>
                    <w:left w:val="none" w:sz="0" w:space="0" w:color="auto"/>
                    <w:bottom w:val="none" w:sz="0" w:space="0" w:color="auto"/>
                    <w:right w:val="none" w:sz="0" w:space="0" w:color="auto"/>
                  </w:divBdr>
                </w:div>
              </w:divsChild>
            </w:div>
            <w:div w:id="1357388794">
              <w:marLeft w:val="0"/>
              <w:marRight w:val="0"/>
              <w:marTop w:val="0"/>
              <w:marBottom w:val="0"/>
              <w:divBdr>
                <w:top w:val="none" w:sz="0" w:space="0" w:color="auto"/>
                <w:left w:val="none" w:sz="0" w:space="0" w:color="auto"/>
                <w:bottom w:val="none" w:sz="0" w:space="0" w:color="auto"/>
                <w:right w:val="none" w:sz="0" w:space="0" w:color="auto"/>
              </w:divBdr>
              <w:divsChild>
                <w:div w:id="2069960993">
                  <w:marLeft w:val="0"/>
                  <w:marRight w:val="0"/>
                  <w:marTop w:val="0"/>
                  <w:marBottom w:val="0"/>
                  <w:divBdr>
                    <w:top w:val="none" w:sz="0" w:space="0" w:color="auto"/>
                    <w:left w:val="none" w:sz="0" w:space="0" w:color="auto"/>
                    <w:bottom w:val="none" w:sz="0" w:space="0" w:color="auto"/>
                    <w:right w:val="none" w:sz="0" w:space="0" w:color="auto"/>
                  </w:divBdr>
                </w:div>
                <w:div w:id="580870506">
                  <w:marLeft w:val="0"/>
                  <w:marRight w:val="0"/>
                  <w:marTop w:val="0"/>
                  <w:marBottom w:val="0"/>
                  <w:divBdr>
                    <w:top w:val="none" w:sz="0" w:space="0" w:color="auto"/>
                    <w:left w:val="none" w:sz="0" w:space="0" w:color="auto"/>
                    <w:bottom w:val="none" w:sz="0" w:space="0" w:color="auto"/>
                    <w:right w:val="none" w:sz="0" w:space="0" w:color="auto"/>
                  </w:divBdr>
                </w:div>
              </w:divsChild>
            </w:div>
            <w:div w:id="739330095">
              <w:marLeft w:val="0"/>
              <w:marRight w:val="0"/>
              <w:marTop w:val="0"/>
              <w:marBottom w:val="0"/>
              <w:divBdr>
                <w:top w:val="none" w:sz="0" w:space="0" w:color="auto"/>
                <w:left w:val="none" w:sz="0" w:space="0" w:color="auto"/>
                <w:bottom w:val="none" w:sz="0" w:space="0" w:color="auto"/>
                <w:right w:val="none" w:sz="0" w:space="0" w:color="auto"/>
              </w:divBdr>
              <w:divsChild>
                <w:div w:id="1744258052">
                  <w:marLeft w:val="0"/>
                  <w:marRight w:val="0"/>
                  <w:marTop w:val="0"/>
                  <w:marBottom w:val="0"/>
                  <w:divBdr>
                    <w:top w:val="none" w:sz="0" w:space="0" w:color="auto"/>
                    <w:left w:val="none" w:sz="0" w:space="0" w:color="auto"/>
                    <w:bottom w:val="none" w:sz="0" w:space="0" w:color="auto"/>
                    <w:right w:val="none" w:sz="0" w:space="0" w:color="auto"/>
                  </w:divBdr>
                </w:div>
                <w:div w:id="1969044632">
                  <w:marLeft w:val="0"/>
                  <w:marRight w:val="0"/>
                  <w:marTop w:val="0"/>
                  <w:marBottom w:val="0"/>
                  <w:divBdr>
                    <w:top w:val="none" w:sz="0" w:space="0" w:color="auto"/>
                    <w:left w:val="none" w:sz="0" w:space="0" w:color="auto"/>
                    <w:bottom w:val="none" w:sz="0" w:space="0" w:color="auto"/>
                    <w:right w:val="none" w:sz="0" w:space="0" w:color="auto"/>
                  </w:divBdr>
                </w:div>
              </w:divsChild>
            </w:div>
            <w:div w:id="1986617750">
              <w:marLeft w:val="0"/>
              <w:marRight w:val="0"/>
              <w:marTop w:val="0"/>
              <w:marBottom w:val="0"/>
              <w:divBdr>
                <w:top w:val="none" w:sz="0" w:space="0" w:color="auto"/>
                <w:left w:val="none" w:sz="0" w:space="0" w:color="auto"/>
                <w:bottom w:val="none" w:sz="0" w:space="0" w:color="auto"/>
                <w:right w:val="none" w:sz="0" w:space="0" w:color="auto"/>
              </w:divBdr>
              <w:divsChild>
                <w:div w:id="1092824483">
                  <w:marLeft w:val="0"/>
                  <w:marRight w:val="0"/>
                  <w:marTop w:val="0"/>
                  <w:marBottom w:val="0"/>
                  <w:divBdr>
                    <w:top w:val="none" w:sz="0" w:space="0" w:color="auto"/>
                    <w:left w:val="none" w:sz="0" w:space="0" w:color="auto"/>
                    <w:bottom w:val="none" w:sz="0" w:space="0" w:color="auto"/>
                    <w:right w:val="none" w:sz="0" w:space="0" w:color="auto"/>
                  </w:divBdr>
                </w:div>
                <w:div w:id="1682389753">
                  <w:marLeft w:val="0"/>
                  <w:marRight w:val="0"/>
                  <w:marTop w:val="0"/>
                  <w:marBottom w:val="0"/>
                  <w:divBdr>
                    <w:top w:val="none" w:sz="0" w:space="0" w:color="auto"/>
                    <w:left w:val="none" w:sz="0" w:space="0" w:color="auto"/>
                    <w:bottom w:val="none" w:sz="0" w:space="0" w:color="auto"/>
                    <w:right w:val="none" w:sz="0" w:space="0" w:color="auto"/>
                  </w:divBdr>
                </w:div>
              </w:divsChild>
            </w:div>
            <w:div w:id="1545171000">
              <w:marLeft w:val="0"/>
              <w:marRight w:val="0"/>
              <w:marTop w:val="0"/>
              <w:marBottom w:val="0"/>
              <w:divBdr>
                <w:top w:val="none" w:sz="0" w:space="0" w:color="auto"/>
                <w:left w:val="none" w:sz="0" w:space="0" w:color="auto"/>
                <w:bottom w:val="none" w:sz="0" w:space="0" w:color="auto"/>
                <w:right w:val="none" w:sz="0" w:space="0" w:color="auto"/>
              </w:divBdr>
            </w:div>
            <w:div w:id="914053485">
              <w:marLeft w:val="0"/>
              <w:marRight w:val="0"/>
              <w:marTop w:val="0"/>
              <w:marBottom w:val="0"/>
              <w:divBdr>
                <w:top w:val="none" w:sz="0" w:space="0" w:color="auto"/>
                <w:left w:val="none" w:sz="0" w:space="0" w:color="auto"/>
                <w:bottom w:val="none" w:sz="0" w:space="0" w:color="auto"/>
                <w:right w:val="none" w:sz="0" w:space="0" w:color="auto"/>
              </w:divBdr>
            </w:div>
          </w:divsChild>
        </w:div>
        <w:div w:id="361709409">
          <w:marLeft w:val="0"/>
          <w:marRight w:val="0"/>
          <w:marTop w:val="0"/>
          <w:marBottom w:val="0"/>
          <w:divBdr>
            <w:top w:val="none" w:sz="0" w:space="0" w:color="auto"/>
            <w:left w:val="none" w:sz="0" w:space="0" w:color="auto"/>
            <w:bottom w:val="none" w:sz="0" w:space="0" w:color="auto"/>
            <w:right w:val="none" w:sz="0" w:space="0" w:color="auto"/>
          </w:divBdr>
        </w:div>
      </w:divsChild>
    </w:div>
    <w:div w:id="2145927574">
      <w:bodyDiv w:val="1"/>
      <w:marLeft w:val="0"/>
      <w:marRight w:val="0"/>
      <w:marTop w:val="0"/>
      <w:marBottom w:val="0"/>
      <w:divBdr>
        <w:top w:val="none" w:sz="0" w:space="0" w:color="auto"/>
        <w:left w:val="none" w:sz="0" w:space="0" w:color="auto"/>
        <w:bottom w:val="none" w:sz="0" w:space="0" w:color="auto"/>
        <w:right w:val="none" w:sz="0" w:space="0" w:color="auto"/>
      </w:divBdr>
      <w:divsChild>
        <w:div w:id="1361124282">
          <w:marLeft w:val="0"/>
          <w:marRight w:val="0"/>
          <w:marTop w:val="0"/>
          <w:marBottom w:val="0"/>
          <w:divBdr>
            <w:top w:val="single" w:sz="6" w:space="2" w:color="DDDDDD"/>
            <w:left w:val="single" w:sz="6" w:space="2" w:color="DDDDDD"/>
            <w:bottom w:val="single" w:sz="6" w:space="2" w:color="DDDDDD"/>
            <w:right w:val="single" w:sz="6" w:space="2" w:color="DDDDDD"/>
          </w:divBdr>
          <w:divsChild>
            <w:div w:id="1147622141">
              <w:marLeft w:val="0"/>
              <w:marRight w:val="0"/>
              <w:marTop w:val="0"/>
              <w:marBottom w:val="0"/>
              <w:divBdr>
                <w:top w:val="none" w:sz="0" w:space="0" w:color="auto"/>
                <w:left w:val="none" w:sz="0" w:space="0" w:color="auto"/>
                <w:bottom w:val="none" w:sz="0" w:space="0" w:color="auto"/>
                <w:right w:val="none" w:sz="0" w:space="0" w:color="auto"/>
              </w:divBdr>
              <w:divsChild>
                <w:div w:id="2011057672">
                  <w:marLeft w:val="0"/>
                  <w:marRight w:val="0"/>
                  <w:marTop w:val="0"/>
                  <w:marBottom w:val="0"/>
                  <w:divBdr>
                    <w:top w:val="none" w:sz="0" w:space="0" w:color="auto"/>
                    <w:left w:val="none" w:sz="0" w:space="0" w:color="auto"/>
                    <w:bottom w:val="none" w:sz="0" w:space="0" w:color="auto"/>
                    <w:right w:val="none" w:sz="0" w:space="0" w:color="auto"/>
                  </w:divBdr>
                </w:div>
                <w:div w:id="925072851">
                  <w:marLeft w:val="0"/>
                  <w:marRight w:val="0"/>
                  <w:marTop w:val="0"/>
                  <w:marBottom w:val="0"/>
                  <w:divBdr>
                    <w:top w:val="none" w:sz="0" w:space="0" w:color="auto"/>
                    <w:left w:val="none" w:sz="0" w:space="0" w:color="auto"/>
                    <w:bottom w:val="none" w:sz="0" w:space="0" w:color="auto"/>
                    <w:right w:val="none" w:sz="0" w:space="0" w:color="auto"/>
                  </w:divBdr>
                </w:div>
              </w:divsChild>
            </w:div>
            <w:div w:id="1747876787">
              <w:marLeft w:val="0"/>
              <w:marRight w:val="0"/>
              <w:marTop w:val="0"/>
              <w:marBottom w:val="0"/>
              <w:divBdr>
                <w:top w:val="none" w:sz="0" w:space="0" w:color="auto"/>
                <w:left w:val="none" w:sz="0" w:space="0" w:color="auto"/>
                <w:bottom w:val="none" w:sz="0" w:space="0" w:color="auto"/>
                <w:right w:val="none" w:sz="0" w:space="0" w:color="auto"/>
              </w:divBdr>
              <w:divsChild>
                <w:div w:id="1342970455">
                  <w:marLeft w:val="0"/>
                  <w:marRight w:val="0"/>
                  <w:marTop w:val="0"/>
                  <w:marBottom w:val="0"/>
                  <w:divBdr>
                    <w:top w:val="none" w:sz="0" w:space="0" w:color="auto"/>
                    <w:left w:val="none" w:sz="0" w:space="0" w:color="auto"/>
                    <w:bottom w:val="none" w:sz="0" w:space="0" w:color="auto"/>
                    <w:right w:val="none" w:sz="0" w:space="0" w:color="auto"/>
                  </w:divBdr>
                </w:div>
                <w:div w:id="276913715">
                  <w:marLeft w:val="0"/>
                  <w:marRight w:val="0"/>
                  <w:marTop w:val="0"/>
                  <w:marBottom w:val="0"/>
                  <w:divBdr>
                    <w:top w:val="none" w:sz="0" w:space="0" w:color="auto"/>
                    <w:left w:val="none" w:sz="0" w:space="0" w:color="auto"/>
                    <w:bottom w:val="none" w:sz="0" w:space="0" w:color="auto"/>
                    <w:right w:val="none" w:sz="0" w:space="0" w:color="auto"/>
                  </w:divBdr>
                </w:div>
              </w:divsChild>
            </w:div>
            <w:div w:id="132910267">
              <w:marLeft w:val="0"/>
              <w:marRight w:val="0"/>
              <w:marTop w:val="0"/>
              <w:marBottom w:val="0"/>
              <w:divBdr>
                <w:top w:val="none" w:sz="0" w:space="0" w:color="auto"/>
                <w:left w:val="none" w:sz="0" w:space="0" w:color="auto"/>
                <w:bottom w:val="none" w:sz="0" w:space="0" w:color="auto"/>
                <w:right w:val="none" w:sz="0" w:space="0" w:color="auto"/>
              </w:divBdr>
              <w:divsChild>
                <w:div w:id="1059472100">
                  <w:marLeft w:val="0"/>
                  <w:marRight w:val="0"/>
                  <w:marTop w:val="0"/>
                  <w:marBottom w:val="0"/>
                  <w:divBdr>
                    <w:top w:val="none" w:sz="0" w:space="0" w:color="auto"/>
                    <w:left w:val="none" w:sz="0" w:space="0" w:color="auto"/>
                    <w:bottom w:val="none" w:sz="0" w:space="0" w:color="auto"/>
                    <w:right w:val="none" w:sz="0" w:space="0" w:color="auto"/>
                  </w:divBdr>
                </w:div>
                <w:div w:id="1393652634">
                  <w:marLeft w:val="0"/>
                  <w:marRight w:val="0"/>
                  <w:marTop w:val="0"/>
                  <w:marBottom w:val="0"/>
                  <w:divBdr>
                    <w:top w:val="none" w:sz="0" w:space="0" w:color="auto"/>
                    <w:left w:val="none" w:sz="0" w:space="0" w:color="auto"/>
                    <w:bottom w:val="none" w:sz="0" w:space="0" w:color="auto"/>
                    <w:right w:val="none" w:sz="0" w:space="0" w:color="auto"/>
                  </w:divBdr>
                </w:div>
              </w:divsChild>
            </w:div>
            <w:div w:id="1309045318">
              <w:marLeft w:val="0"/>
              <w:marRight w:val="0"/>
              <w:marTop w:val="0"/>
              <w:marBottom w:val="0"/>
              <w:divBdr>
                <w:top w:val="none" w:sz="0" w:space="0" w:color="auto"/>
                <w:left w:val="none" w:sz="0" w:space="0" w:color="auto"/>
                <w:bottom w:val="none" w:sz="0" w:space="0" w:color="auto"/>
                <w:right w:val="none" w:sz="0" w:space="0" w:color="auto"/>
              </w:divBdr>
              <w:divsChild>
                <w:div w:id="2092237831">
                  <w:marLeft w:val="0"/>
                  <w:marRight w:val="0"/>
                  <w:marTop w:val="0"/>
                  <w:marBottom w:val="0"/>
                  <w:divBdr>
                    <w:top w:val="none" w:sz="0" w:space="0" w:color="auto"/>
                    <w:left w:val="none" w:sz="0" w:space="0" w:color="auto"/>
                    <w:bottom w:val="none" w:sz="0" w:space="0" w:color="auto"/>
                    <w:right w:val="none" w:sz="0" w:space="0" w:color="auto"/>
                  </w:divBdr>
                </w:div>
                <w:div w:id="159926082">
                  <w:marLeft w:val="0"/>
                  <w:marRight w:val="0"/>
                  <w:marTop w:val="0"/>
                  <w:marBottom w:val="0"/>
                  <w:divBdr>
                    <w:top w:val="none" w:sz="0" w:space="0" w:color="auto"/>
                    <w:left w:val="none" w:sz="0" w:space="0" w:color="auto"/>
                    <w:bottom w:val="none" w:sz="0" w:space="0" w:color="auto"/>
                    <w:right w:val="none" w:sz="0" w:space="0" w:color="auto"/>
                  </w:divBdr>
                </w:div>
              </w:divsChild>
            </w:div>
            <w:div w:id="172259867">
              <w:marLeft w:val="0"/>
              <w:marRight w:val="0"/>
              <w:marTop w:val="0"/>
              <w:marBottom w:val="0"/>
              <w:divBdr>
                <w:top w:val="none" w:sz="0" w:space="0" w:color="auto"/>
                <w:left w:val="none" w:sz="0" w:space="0" w:color="auto"/>
                <w:bottom w:val="none" w:sz="0" w:space="0" w:color="auto"/>
                <w:right w:val="none" w:sz="0" w:space="0" w:color="auto"/>
              </w:divBdr>
            </w:div>
            <w:div w:id="136840334">
              <w:marLeft w:val="0"/>
              <w:marRight w:val="0"/>
              <w:marTop w:val="0"/>
              <w:marBottom w:val="0"/>
              <w:divBdr>
                <w:top w:val="none" w:sz="0" w:space="0" w:color="auto"/>
                <w:left w:val="none" w:sz="0" w:space="0" w:color="auto"/>
                <w:bottom w:val="none" w:sz="0" w:space="0" w:color="auto"/>
                <w:right w:val="none" w:sz="0" w:space="0" w:color="auto"/>
              </w:divBdr>
            </w:div>
          </w:divsChild>
        </w:div>
        <w:div w:id="1155104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2015.cnblogs.com/blog/786945/201612/786945-20161206222444069-504520694.png" TargetMode="External"/><Relationship Id="rId18" Type="http://schemas.openxmlformats.org/officeDocument/2006/relationships/image" Target="media/image8.jpeg"/><Relationship Id="rId26" Type="http://schemas.openxmlformats.org/officeDocument/2006/relationships/hyperlink" Target="http://blog.csdn.net/eli850934234/article/details/8863839" TargetMode="External"/><Relationship Id="rId39" Type="http://schemas.openxmlformats.org/officeDocument/2006/relationships/image" Target="media/image12.png"/><Relationship Id="rId21" Type="http://schemas.openxmlformats.org/officeDocument/2006/relationships/hyperlink" Target="http://blog.csdn.net/eli850934234/article/details/8863839" TargetMode="External"/><Relationship Id="rId34" Type="http://schemas.openxmlformats.org/officeDocument/2006/relationships/hyperlink" Target="http://blog.csdn.net/sinat_29278271/article/details/47291659" TargetMode="External"/><Relationship Id="rId42" Type="http://schemas.openxmlformats.org/officeDocument/2006/relationships/hyperlink" Target="http://blog.csdn.net/sinat_29278271/article/details/47291659" TargetMode="External"/><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63" Type="http://schemas.openxmlformats.org/officeDocument/2006/relationships/image" Target="media/image32.jpeg"/><Relationship Id="rId68" Type="http://schemas.openxmlformats.org/officeDocument/2006/relationships/hyperlink" Target="https://en.wikipedia.org/wiki/Heap_(data_structure" TargetMode="External"/><Relationship Id="rId7" Type="http://schemas.openxmlformats.org/officeDocument/2006/relationships/image" Target="media/image1.jpeg"/><Relationship Id="rId71" Type="http://schemas.openxmlformats.org/officeDocument/2006/relationships/hyperlink" Target="https://en.wikipedia.org/wiki/Heap_(data_structure" TargetMode="External"/><Relationship Id="rId2" Type="http://schemas.openxmlformats.org/officeDocument/2006/relationships/numbering" Target="numbering.xml"/><Relationship Id="rId16" Type="http://schemas.openxmlformats.org/officeDocument/2006/relationships/hyperlink" Target="http://images2015.cnblogs.com/blog/786945/201612/786945-20161206222444679-518511660.png" TargetMode="External"/><Relationship Id="rId29" Type="http://schemas.openxmlformats.org/officeDocument/2006/relationships/hyperlink" Target="http://blog.csdn.net/eli850934234/article/details/8863839" TargetMode="External"/><Relationship Id="rId11" Type="http://schemas.openxmlformats.org/officeDocument/2006/relationships/hyperlink" Target="http://images2015.cnblogs.com/blog/786945/201612/786945-20161206222443741-1201716038.png" TargetMode="External"/><Relationship Id="rId24" Type="http://schemas.openxmlformats.org/officeDocument/2006/relationships/hyperlink" Target="http://blog.csdn.net/eli850934234/article/details/8863839" TargetMode="External"/><Relationship Id="rId32" Type="http://schemas.openxmlformats.org/officeDocument/2006/relationships/hyperlink" Target="http://blog.csdn.net/sinat_29278271/article/details/47291659" TargetMode="External"/><Relationship Id="rId37" Type="http://schemas.openxmlformats.org/officeDocument/2006/relationships/hyperlink" Target="http://blog.csdn.net/sinat_29278271/article/details/47291659" TargetMode="External"/><Relationship Id="rId40" Type="http://schemas.openxmlformats.org/officeDocument/2006/relationships/image" Target="media/image13.png"/><Relationship Id="rId45" Type="http://schemas.openxmlformats.org/officeDocument/2006/relationships/hyperlink" Target="http://blog.csdn.net/sinat_29278271/article/details/47291659" TargetMode="External"/><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hyperlink" Target="https://en.wikipedia.org/wiki/Clique_(graph_theory"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blog.csdn.net/eli850934234/article/details/8863839" TargetMode="External"/><Relationship Id="rId28" Type="http://schemas.openxmlformats.org/officeDocument/2006/relationships/hyperlink" Target="http://blog.csdn.net/eli850934234/article/details/8863839" TargetMode="External"/><Relationship Id="rId36" Type="http://schemas.openxmlformats.org/officeDocument/2006/relationships/image" Target="media/image11.png"/><Relationship Id="rId49" Type="http://schemas.openxmlformats.org/officeDocument/2006/relationships/image" Target="media/image18.jpeg"/><Relationship Id="rId57" Type="http://schemas.openxmlformats.org/officeDocument/2006/relationships/image" Target="media/image26.jpeg"/><Relationship Id="rId61" Type="http://schemas.openxmlformats.org/officeDocument/2006/relationships/image" Target="media/image30.jpeg"/><Relationship Id="rId10" Type="http://schemas.openxmlformats.org/officeDocument/2006/relationships/hyperlink" Target="http://blog.csdn.net/yangsongtao1991/article/details/43417363" TargetMode="External"/><Relationship Id="rId19" Type="http://schemas.openxmlformats.org/officeDocument/2006/relationships/hyperlink" Target="http://pat.zju.edu.cn/contests/pat-a-practise/1057" TargetMode="External"/><Relationship Id="rId31" Type="http://schemas.openxmlformats.org/officeDocument/2006/relationships/hyperlink" Target="http://blog.csdn.net/sinat_29278271/article/details/47291659" TargetMode="External"/><Relationship Id="rId44" Type="http://schemas.openxmlformats.org/officeDocument/2006/relationships/hyperlink" Target="http://blog.csdn.net/sinat_29278271/article/details/47291659" TargetMode="External"/><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yperlink" Target="http://blog.csdn.net/eli850934234/article/details/8863839" TargetMode="External"/><Relationship Id="rId27" Type="http://schemas.openxmlformats.org/officeDocument/2006/relationships/hyperlink" Target="http://blog.csdn.net/eli850934234/article/details/8863839" TargetMode="External"/><Relationship Id="rId30" Type="http://schemas.openxmlformats.org/officeDocument/2006/relationships/hyperlink" Target="http://blog.csdn.net/eli850934234/article/details/8863839" TargetMode="External"/><Relationship Id="rId35" Type="http://schemas.openxmlformats.org/officeDocument/2006/relationships/hyperlink" Target="http://blog.csdn.net/sinat_29278271/article/details/47291659" TargetMode="External"/><Relationship Id="rId43" Type="http://schemas.openxmlformats.org/officeDocument/2006/relationships/image" Target="media/image14.png"/><Relationship Id="rId48" Type="http://schemas.openxmlformats.org/officeDocument/2006/relationships/image" Target="media/image17.jpe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hyperlink" Target="https://en.wikipedia.org/wiki/Travelling_salesman_problem" TargetMode="External"/><Relationship Id="rId8" Type="http://schemas.openxmlformats.org/officeDocument/2006/relationships/image" Target="media/image2.jpeg"/><Relationship Id="rId51" Type="http://schemas.openxmlformats.org/officeDocument/2006/relationships/image" Target="media/image20.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blog.csdn.net/eli850934234/article/details/8863839" TargetMode="External"/><Relationship Id="rId33" Type="http://schemas.openxmlformats.org/officeDocument/2006/relationships/image" Target="media/image10.png"/><Relationship Id="rId38" Type="http://schemas.openxmlformats.org/officeDocument/2006/relationships/hyperlink" Target="http://blog.csdn.net/sinat_29278271/article/details/47291659" TargetMode="External"/><Relationship Id="rId46" Type="http://schemas.openxmlformats.org/officeDocument/2006/relationships/image" Target="media/image15.png"/><Relationship Id="rId59" Type="http://schemas.openxmlformats.org/officeDocument/2006/relationships/image" Target="media/image28.jpeg"/><Relationship Id="rId67"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hyperlink" Target="http://blog.csdn.net/sinat_29278271/article/details/47291659" TargetMode="External"/><Relationship Id="rId54" Type="http://schemas.openxmlformats.org/officeDocument/2006/relationships/image" Target="media/image23.jpeg"/><Relationship Id="rId62" Type="http://schemas.openxmlformats.org/officeDocument/2006/relationships/image" Target="media/image31.jpeg"/><Relationship Id="rId70"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B750B-055D-453F-92C5-817FC3F8A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15233</TotalTime>
  <Pages>264</Pages>
  <Words>40532</Words>
  <Characters>231038</Characters>
  <Application>Microsoft Office Word</Application>
  <DocSecurity>0</DocSecurity>
  <Lines>1925</Lines>
  <Paragraphs>542</Paragraphs>
  <ScaleCrop>false</ScaleCrop>
  <Company/>
  <LinksUpToDate>false</LinksUpToDate>
  <CharactersWithSpaces>271028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常征</cp:lastModifiedBy>
  <cp:revision>359</cp:revision>
  <dcterms:created xsi:type="dcterms:W3CDTF">2017-11-26T08:50:00Z</dcterms:created>
  <dcterms:modified xsi:type="dcterms:W3CDTF">2019-01-05T14:05:00Z</dcterms:modified>
</cp:coreProperties>
</file>